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53EF0" w14:textId="17677CE5" w:rsidR="00193876" w:rsidRPr="00D541E8" w:rsidRDefault="00FC313A" w:rsidP="002C71AA">
      <w:pPr>
        <w:pStyle w:val="Heading1"/>
        <w:shd w:val="clear" w:color="auto" w:fill="FFFFFF" w:themeFill="background1"/>
      </w:pPr>
      <w:bookmarkStart w:id="0" w:name="_Toc116674225"/>
      <w:r w:rsidRPr="00D541E8">
        <w:t>STUDY TITLE</w:t>
      </w:r>
      <w:bookmarkEnd w:id="0"/>
    </w:p>
    <w:p w14:paraId="57A20A02" w14:textId="5F14B903" w:rsidR="00246BC1" w:rsidRPr="00D541E8" w:rsidRDefault="00246BC1" w:rsidP="002C71AA">
      <w:pPr>
        <w:shd w:val="clear" w:color="auto" w:fill="FFFFFF" w:themeFill="background1"/>
      </w:pPr>
      <w:bookmarkStart w:id="1" w:name="_Hlk116573487"/>
      <w:r>
        <w:t>Testing Pathways to Scale for a Cost-Effective and Evidence-Based Mental Health Innovation</w:t>
      </w:r>
    </w:p>
    <w:bookmarkEnd w:id="1"/>
    <w:p w14:paraId="0D3F3E97" w14:textId="77777777" w:rsidR="00CA1F79" w:rsidRPr="00D541E8" w:rsidRDefault="00CA1F79" w:rsidP="002C71AA">
      <w:pPr>
        <w:shd w:val="clear" w:color="auto" w:fill="FFFFFF" w:themeFill="background1"/>
      </w:pPr>
    </w:p>
    <w:p w14:paraId="2A82199C" w14:textId="784BD6D8" w:rsidR="00757B04" w:rsidRPr="00D541E8" w:rsidRDefault="00FC313A" w:rsidP="002C71AA">
      <w:pPr>
        <w:shd w:val="clear" w:color="auto" w:fill="FFFFFF" w:themeFill="background1"/>
      </w:pPr>
      <w:r w:rsidRPr="00D541E8">
        <w:t>PRINCIPAL INVESTIGATOR:</w:t>
      </w:r>
    </w:p>
    <w:p w14:paraId="3B409DD8" w14:textId="3787507F" w:rsidR="00896E4F" w:rsidRPr="00D541E8" w:rsidRDefault="00FC313A" w:rsidP="002C71AA">
      <w:pPr>
        <w:shd w:val="clear" w:color="auto" w:fill="FFFFFF" w:themeFill="background1"/>
      </w:pPr>
      <w:r w:rsidRPr="00D541E8">
        <w:t>Name of Principal Investigator (PI): Tom L. Osborn</w:t>
      </w:r>
      <w:r w:rsidRPr="00D541E8">
        <w:tab/>
      </w:r>
    </w:p>
    <w:p w14:paraId="38F43A0A" w14:textId="11A0C358" w:rsidR="00FC313A" w:rsidRPr="00D541E8" w:rsidRDefault="00FC313A" w:rsidP="002C71AA">
      <w:pPr>
        <w:shd w:val="clear" w:color="auto" w:fill="FFFFFF" w:themeFill="background1"/>
      </w:pPr>
      <w:r w:rsidRPr="00D541E8">
        <w:t>Qualifications: A.B</w:t>
      </w:r>
    </w:p>
    <w:p w14:paraId="0C6371EB" w14:textId="77777777" w:rsidR="00FC313A" w:rsidRPr="00D541E8" w:rsidRDefault="00FC313A" w:rsidP="002C71AA">
      <w:pPr>
        <w:shd w:val="clear" w:color="auto" w:fill="FFFFFF" w:themeFill="background1"/>
      </w:pPr>
      <w:r w:rsidRPr="00D541E8">
        <w:t>Institutions(s) of affiliation: Shamiri Institute</w:t>
      </w:r>
      <w:r w:rsidRPr="00D541E8">
        <w:tab/>
      </w:r>
    </w:p>
    <w:p w14:paraId="5E160781" w14:textId="77777777" w:rsidR="00FC313A" w:rsidRPr="00D541E8" w:rsidRDefault="00FC313A" w:rsidP="002C71AA">
      <w:pPr>
        <w:shd w:val="clear" w:color="auto" w:fill="FFFFFF" w:themeFill="background1"/>
      </w:pPr>
      <w:r w:rsidRPr="00D541E8">
        <w:t>Postal Address: P.O. Box 6769-00300 Nairobi, Kenya</w:t>
      </w:r>
    </w:p>
    <w:p w14:paraId="0E2AD67A" w14:textId="10975FE5" w:rsidR="00FC313A" w:rsidRPr="00D541E8" w:rsidRDefault="00FC313A" w:rsidP="002C71AA">
      <w:pPr>
        <w:shd w:val="clear" w:color="auto" w:fill="FFFFFF" w:themeFill="background1"/>
      </w:pPr>
      <w:r w:rsidRPr="00D541E8">
        <w:t>Email Address:</w:t>
      </w:r>
      <w:r w:rsidR="009C63E8" w:rsidRPr="00D541E8">
        <w:t xml:space="preserve"> </w:t>
      </w:r>
      <w:r w:rsidR="32142510" w:rsidRPr="00D541E8">
        <w:t>tom.</w:t>
      </w:r>
      <w:r w:rsidRPr="00D541E8">
        <w:t>osborn@shamiri.institute</w:t>
      </w:r>
    </w:p>
    <w:p w14:paraId="1C72CE67" w14:textId="77777777" w:rsidR="00FC313A" w:rsidRPr="00D541E8" w:rsidRDefault="00FC313A" w:rsidP="002C71AA">
      <w:pPr>
        <w:shd w:val="clear" w:color="auto" w:fill="FFFFFF" w:themeFill="background1"/>
      </w:pPr>
      <w:r w:rsidRPr="00D541E8">
        <w:t>Telephone number: +254 706 408 811</w:t>
      </w:r>
    </w:p>
    <w:p w14:paraId="7B651537" w14:textId="77777777" w:rsidR="00FC313A" w:rsidRPr="00D541E8" w:rsidRDefault="00FC313A" w:rsidP="002C71AA">
      <w:pPr>
        <w:shd w:val="clear" w:color="auto" w:fill="FFFFFF" w:themeFill="background1"/>
      </w:pPr>
      <w:r w:rsidRPr="00D541E8">
        <w:t>Cell Phone number: +254 706 408 811</w:t>
      </w:r>
    </w:p>
    <w:p w14:paraId="771FBF2D" w14:textId="77777777" w:rsidR="003347B1" w:rsidRPr="00D541E8" w:rsidRDefault="003347B1" w:rsidP="002C71AA">
      <w:pPr>
        <w:shd w:val="clear" w:color="auto" w:fill="FFFFFF" w:themeFill="background1"/>
        <w:rPr>
          <w:rFonts w:eastAsiaTheme="majorEastAsia" w:cstheme="minorHAnsi"/>
          <w:bCs/>
        </w:rPr>
      </w:pPr>
      <w:bookmarkStart w:id="2" w:name="_Toc116674226"/>
      <w:r w:rsidRPr="00D541E8">
        <w:br w:type="page"/>
      </w:r>
    </w:p>
    <w:p w14:paraId="3B631E07" w14:textId="65E401A3" w:rsidR="00FC313A" w:rsidRPr="00D541E8" w:rsidRDefault="00FC313A" w:rsidP="002C71AA">
      <w:pPr>
        <w:pStyle w:val="Heading1"/>
        <w:shd w:val="clear" w:color="auto" w:fill="FFFFFF" w:themeFill="background1"/>
      </w:pPr>
      <w:r w:rsidRPr="00D541E8">
        <w:t>TABLE OF CONTENTS</w:t>
      </w:r>
      <w:bookmarkEnd w:id="2"/>
    </w:p>
    <w:sdt>
      <w:sdtPr>
        <w:id w:val="2114696686"/>
        <w:docPartObj>
          <w:docPartGallery w:val="Table of Contents"/>
          <w:docPartUnique/>
        </w:docPartObj>
      </w:sdtPr>
      <w:sdtContent>
        <w:p w14:paraId="6483C7F6" w14:textId="3389D848" w:rsidR="00FC313A" w:rsidRPr="00D541E8" w:rsidRDefault="009C63E8" w:rsidP="002C71AA">
          <w:pPr>
            <w:shd w:val="clear" w:color="auto" w:fill="FFFFFF" w:themeFill="background1"/>
          </w:pPr>
          <w:r w:rsidRPr="00D541E8">
            <w:t xml:space="preserve">                                                                                                     </w:t>
          </w:r>
          <w:r w:rsidR="00193876" w:rsidRPr="00D541E8">
            <w:t xml:space="preserve"> </w:t>
          </w:r>
        </w:p>
        <w:p w14:paraId="69C4B9BA" w14:textId="16FCAB49" w:rsidR="00B64E5D" w:rsidRPr="00D541E8" w:rsidRDefault="00FC313A" w:rsidP="002C71AA">
          <w:pPr>
            <w:pStyle w:val="TOC1"/>
            <w:shd w:val="clear" w:color="auto" w:fill="FFFFFF" w:themeFill="background1"/>
            <w:tabs>
              <w:tab w:val="right" w:leader="dot" w:pos="10070"/>
            </w:tabs>
            <w:rPr>
              <w:rFonts w:eastAsiaTheme="minorEastAsia"/>
              <w:noProof/>
            </w:rPr>
          </w:pPr>
          <w:r w:rsidRPr="00D541E8">
            <w:fldChar w:fldCharType="begin"/>
          </w:r>
          <w:r w:rsidRPr="00D541E8">
            <w:instrText xml:space="preserve"> TOC \o "1-3" \h \z \u </w:instrText>
          </w:r>
          <w:r w:rsidRPr="00D541E8">
            <w:fldChar w:fldCharType="separate"/>
          </w:r>
          <w:hyperlink w:anchor="_Toc116674225" w:history="1">
            <w:r w:rsidR="00B64E5D" w:rsidRPr="00D541E8">
              <w:rPr>
                <w:rStyle w:val="Hyperlink"/>
                <w:noProof/>
              </w:rPr>
              <w:t>STUDY TITLE</w:t>
            </w:r>
            <w:r w:rsidR="00B64E5D" w:rsidRPr="00D541E8">
              <w:rPr>
                <w:noProof/>
                <w:webHidden/>
              </w:rPr>
              <w:tab/>
            </w:r>
            <w:r w:rsidR="00B64E5D" w:rsidRPr="00D541E8">
              <w:rPr>
                <w:noProof/>
                <w:webHidden/>
              </w:rPr>
              <w:fldChar w:fldCharType="begin"/>
            </w:r>
            <w:r w:rsidR="00B64E5D" w:rsidRPr="00D541E8">
              <w:rPr>
                <w:noProof/>
                <w:webHidden/>
              </w:rPr>
              <w:instrText xml:space="preserve"> PAGEREF _Toc116674225 \h </w:instrText>
            </w:r>
            <w:r w:rsidR="00B64E5D" w:rsidRPr="00D541E8">
              <w:rPr>
                <w:noProof/>
                <w:webHidden/>
              </w:rPr>
            </w:r>
            <w:r w:rsidR="00B64E5D" w:rsidRPr="00D541E8">
              <w:rPr>
                <w:noProof/>
                <w:webHidden/>
              </w:rPr>
              <w:fldChar w:fldCharType="separate"/>
            </w:r>
            <w:r w:rsidR="00B64E5D" w:rsidRPr="00D541E8">
              <w:rPr>
                <w:noProof/>
                <w:webHidden/>
              </w:rPr>
              <w:t>1</w:t>
            </w:r>
            <w:r w:rsidR="00B64E5D" w:rsidRPr="00D541E8">
              <w:rPr>
                <w:noProof/>
                <w:webHidden/>
              </w:rPr>
              <w:fldChar w:fldCharType="end"/>
            </w:r>
          </w:hyperlink>
        </w:p>
        <w:p w14:paraId="3B1605B6" w14:textId="6B8ABCDA"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26" w:history="1">
            <w:r w:rsidRPr="00D541E8">
              <w:rPr>
                <w:rStyle w:val="Hyperlink"/>
                <w:noProof/>
              </w:rPr>
              <w:t>TABLE OF CONTENTS</w:t>
            </w:r>
            <w:r w:rsidRPr="00D541E8">
              <w:rPr>
                <w:noProof/>
                <w:webHidden/>
              </w:rPr>
              <w:tab/>
            </w:r>
            <w:r w:rsidRPr="00D541E8">
              <w:rPr>
                <w:noProof/>
                <w:webHidden/>
              </w:rPr>
              <w:fldChar w:fldCharType="begin"/>
            </w:r>
            <w:r w:rsidRPr="00D541E8">
              <w:rPr>
                <w:noProof/>
                <w:webHidden/>
              </w:rPr>
              <w:instrText xml:space="preserve"> PAGEREF _Toc116674226 \h </w:instrText>
            </w:r>
            <w:r w:rsidRPr="00D541E8">
              <w:rPr>
                <w:noProof/>
                <w:webHidden/>
              </w:rPr>
            </w:r>
            <w:r w:rsidRPr="00D541E8">
              <w:rPr>
                <w:noProof/>
                <w:webHidden/>
              </w:rPr>
              <w:fldChar w:fldCharType="separate"/>
            </w:r>
            <w:r w:rsidRPr="00D541E8">
              <w:rPr>
                <w:noProof/>
                <w:webHidden/>
              </w:rPr>
              <w:t>2</w:t>
            </w:r>
            <w:r w:rsidRPr="00D541E8">
              <w:rPr>
                <w:noProof/>
                <w:webHidden/>
              </w:rPr>
              <w:fldChar w:fldCharType="end"/>
            </w:r>
          </w:hyperlink>
        </w:p>
        <w:p w14:paraId="56E5FB98" w14:textId="3852C37B"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27" w:history="1">
            <w:r w:rsidRPr="00D541E8">
              <w:rPr>
                <w:rStyle w:val="Hyperlink"/>
                <w:noProof/>
              </w:rPr>
              <w:t>ABSTRACT</w:t>
            </w:r>
            <w:r w:rsidRPr="00D541E8">
              <w:rPr>
                <w:noProof/>
                <w:webHidden/>
              </w:rPr>
              <w:tab/>
            </w:r>
            <w:r w:rsidRPr="00D541E8">
              <w:rPr>
                <w:noProof/>
                <w:webHidden/>
              </w:rPr>
              <w:fldChar w:fldCharType="begin"/>
            </w:r>
            <w:r w:rsidRPr="00D541E8">
              <w:rPr>
                <w:noProof/>
                <w:webHidden/>
              </w:rPr>
              <w:instrText xml:space="preserve"> PAGEREF _Toc116674227 \h </w:instrText>
            </w:r>
            <w:r w:rsidRPr="00D541E8">
              <w:rPr>
                <w:noProof/>
                <w:webHidden/>
              </w:rPr>
            </w:r>
            <w:r w:rsidRPr="00D541E8">
              <w:rPr>
                <w:noProof/>
                <w:webHidden/>
              </w:rPr>
              <w:fldChar w:fldCharType="separate"/>
            </w:r>
            <w:r w:rsidRPr="00D541E8">
              <w:rPr>
                <w:noProof/>
                <w:webHidden/>
              </w:rPr>
              <w:t>3</w:t>
            </w:r>
            <w:r w:rsidRPr="00D541E8">
              <w:rPr>
                <w:noProof/>
                <w:webHidden/>
              </w:rPr>
              <w:fldChar w:fldCharType="end"/>
            </w:r>
          </w:hyperlink>
        </w:p>
        <w:p w14:paraId="4FF1E650" w14:textId="5A53FD52"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28" w:history="1">
            <w:r w:rsidRPr="00D541E8">
              <w:rPr>
                <w:rStyle w:val="Hyperlink"/>
                <w:noProof/>
              </w:rPr>
              <w:t>BACKGROUND</w:t>
            </w:r>
            <w:r w:rsidRPr="00D541E8">
              <w:rPr>
                <w:noProof/>
                <w:webHidden/>
              </w:rPr>
              <w:tab/>
            </w:r>
            <w:r w:rsidRPr="00D541E8">
              <w:rPr>
                <w:noProof/>
                <w:webHidden/>
              </w:rPr>
              <w:fldChar w:fldCharType="begin"/>
            </w:r>
            <w:r w:rsidRPr="00D541E8">
              <w:rPr>
                <w:noProof/>
                <w:webHidden/>
              </w:rPr>
              <w:instrText xml:space="preserve"> PAGEREF _Toc116674228 \h </w:instrText>
            </w:r>
            <w:r w:rsidRPr="00D541E8">
              <w:rPr>
                <w:noProof/>
                <w:webHidden/>
              </w:rPr>
            </w:r>
            <w:r w:rsidRPr="00D541E8">
              <w:rPr>
                <w:noProof/>
                <w:webHidden/>
              </w:rPr>
              <w:fldChar w:fldCharType="separate"/>
            </w:r>
            <w:r w:rsidRPr="00D541E8">
              <w:rPr>
                <w:noProof/>
                <w:webHidden/>
              </w:rPr>
              <w:t>3</w:t>
            </w:r>
            <w:r w:rsidRPr="00D541E8">
              <w:rPr>
                <w:noProof/>
                <w:webHidden/>
              </w:rPr>
              <w:fldChar w:fldCharType="end"/>
            </w:r>
          </w:hyperlink>
        </w:p>
        <w:p w14:paraId="0E1D5AB7" w14:textId="493840FE"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29" w:history="1">
            <w:r w:rsidRPr="00D541E8">
              <w:rPr>
                <w:rStyle w:val="Hyperlink"/>
                <w:noProof/>
              </w:rPr>
              <w:t>RATIONALE OF THE STUDY</w:t>
            </w:r>
            <w:r w:rsidRPr="00D541E8">
              <w:rPr>
                <w:noProof/>
                <w:webHidden/>
              </w:rPr>
              <w:tab/>
            </w:r>
            <w:r w:rsidRPr="00D541E8">
              <w:rPr>
                <w:noProof/>
                <w:webHidden/>
              </w:rPr>
              <w:fldChar w:fldCharType="begin"/>
            </w:r>
            <w:r w:rsidRPr="00D541E8">
              <w:rPr>
                <w:noProof/>
                <w:webHidden/>
              </w:rPr>
              <w:instrText xml:space="preserve"> PAGEREF _Toc116674229 \h </w:instrText>
            </w:r>
            <w:r w:rsidRPr="00D541E8">
              <w:rPr>
                <w:noProof/>
                <w:webHidden/>
              </w:rPr>
            </w:r>
            <w:r w:rsidRPr="00D541E8">
              <w:rPr>
                <w:noProof/>
                <w:webHidden/>
              </w:rPr>
              <w:fldChar w:fldCharType="separate"/>
            </w:r>
            <w:r w:rsidRPr="00D541E8">
              <w:rPr>
                <w:noProof/>
                <w:webHidden/>
              </w:rPr>
              <w:t>5</w:t>
            </w:r>
            <w:r w:rsidRPr="00D541E8">
              <w:rPr>
                <w:noProof/>
                <w:webHidden/>
              </w:rPr>
              <w:fldChar w:fldCharType="end"/>
            </w:r>
          </w:hyperlink>
        </w:p>
        <w:p w14:paraId="172DD52E" w14:textId="152C3201"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30" w:history="1">
            <w:r w:rsidRPr="00D541E8">
              <w:rPr>
                <w:rStyle w:val="Hyperlink"/>
                <w:noProof/>
              </w:rPr>
              <w:t>OBJECTIVES OF THE STUDY</w:t>
            </w:r>
            <w:r w:rsidRPr="00D541E8">
              <w:rPr>
                <w:noProof/>
                <w:webHidden/>
              </w:rPr>
              <w:tab/>
            </w:r>
            <w:r w:rsidRPr="00D541E8">
              <w:rPr>
                <w:noProof/>
                <w:webHidden/>
              </w:rPr>
              <w:fldChar w:fldCharType="begin"/>
            </w:r>
            <w:r w:rsidRPr="00D541E8">
              <w:rPr>
                <w:noProof/>
                <w:webHidden/>
              </w:rPr>
              <w:instrText xml:space="preserve"> PAGEREF _Toc116674230 \h </w:instrText>
            </w:r>
            <w:r w:rsidRPr="00D541E8">
              <w:rPr>
                <w:noProof/>
                <w:webHidden/>
              </w:rPr>
            </w:r>
            <w:r w:rsidRPr="00D541E8">
              <w:rPr>
                <w:noProof/>
                <w:webHidden/>
              </w:rPr>
              <w:fldChar w:fldCharType="separate"/>
            </w:r>
            <w:r w:rsidRPr="00D541E8">
              <w:rPr>
                <w:noProof/>
                <w:webHidden/>
              </w:rPr>
              <w:t>5</w:t>
            </w:r>
            <w:r w:rsidRPr="00D541E8">
              <w:rPr>
                <w:noProof/>
                <w:webHidden/>
              </w:rPr>
              <w:fldChar w:fldCharType="end"/>
            </w:r>
          </w:hyperlink>
        </w:p>
        <w:p w14:paraId="5458101D" w14:textId="6903CAD3"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31" w:history="1">
            <w:r w:rsidRPr="00D541E8">
              <w:rPr>
                <w:rStyle w:val="Hyperlink"/>
                <w:noProof/>
              </w:rPr>
              <w:t>SIGNIFICANCE OF THE STUDY</w:t>
            </w:r>
            <w:r w:rsidRPr="00D541E8">
              <w:rPr>
                <w:noProof/>
                <w:webHidden/>
              </w:rPr>
              <w:tab/>
            </w:r>
            <w:r w:rsidRPr="00D541E8">
              <w:rPr>
                <w:noProof/>
                <w:webHidden/>
              </w:rPr>
              <w:fldChar w:fldCharType="begin"/>
            </w:r>
            <w:r w:rsidRPr="00D541E8">
              <w:rPr>
                <w:noProof/>
                <w:webHidden/>
              </w:rPr>
              <w:instrText xml:space="preserve"> PAGEREF _Toc116674231 \h </w:instrText>
            </w:r>
            <w:r w:rsidRPr="00D541E8">
              <w:rPr>
                <w:noProof/>
                <w:webHidden/>
              </w:rPr>
            </w:r>
            <w:r w:rsidRPr="00D541E8">
              <w:rPr>
                <w:noProof/>
                <w:webHidden/>
              </w:rPr>
              <w:fldChar w:fldCharType="separate"/>
            </w:r>
            <w:r w:rsidRPr="00D541E8">
              <w:rPr>
                <w:noProof/>
                <w:webHidden/>
              </w:rPr>
              <w:t>5</w:t>
            </w:r>
            <w:r w:rsidRPr="00D541E8">
              <w:rPr>
                <w:noProof/>
                <w:webHidden/>
              </w:rPr>
              <w:fldChar w:fldCharType="end"/>
            </w:r>
          </w:hyperlink>
        </w:p>
        <w:p w14:paraId="516F1089" w14:textId="3DC11A41"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32" w:history="1">
            <w:r w:rsidRPr="00D541E8">
              <w:rPr>
                <w:rStyle w:val="Hyperlink"/>
                <w:noProof/>
              </w:rPr>
              <w:t>LITERATURE REVIEW</w:t>
            </w:r>
            <w:r w:rsidRPr="00D541E8">
              <w:rPr>
                <w:noProof/>
                <w:webHidden/>
              </w:rPr>
              <w:tab/>
            </w:r>
            <w:r w:rsidRPr="00D541E8">
              <w:rPr>
                <w:noProof/>
                <w:webHidden/>
              </w:rPr>
              <w:fldChar w:fldCharType="begin"/>
            </w:r>
            <w:r w:rsidRPr="00D541E8">
              <w:rPr>
                <w:noProof/>
                <w:webHidden/>
              </w:rPr>
              <w:instrText xml:space="preserve"> PAGEREF _Toc116674232 \h </w:instrText>
            </w:r>
            <w:r w:rsidRPr="00D541E8">
              <w:rPr>
                <w:noProof/>
                <w:webHidden/>
              </w:rPr>
            </w:r>
            <w:r w:rsidRPr="00D541E8">
              <w:rPr>
                <w:noProof/>
                <w:webHidden/>
              </w:rPr>
              <w:fldChar w:fldCharType="separate"/>
            </w:r>
            <w:r w:rsidRPr="00D541E8">
              <w:rPr>
                <w:noProof/>
                <w:webHidden/>
              </w:rPr>
              <w:t>6</w:t>
            </w:r>
            <w:r w:rsidRPr="00D541E8">
              <w:rPr>
                <w:noProof/>
                <w:webHidden/>
              </w:rPr>
              <w:fldChar w:fldCharType="end"/>
            </w:r>
          </w:hyperlink>
        </w:p>
        <w:p w14:paraId="2CDA361B" w14:textId="1D67A2C5"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33" w:history="1">
            <w:r w:rsidRPr="00D541E8">
              <w:rPr>
                <w:rStyle w:val="Hyperlink"/>
                <w:noProof/>
              </w:rPr>
              <w:t>METHODOLOGY</w:t>
            </w:r>
            <w:r w:rsidRPr="00D541E8">
              <w:rPr>
                <w:noProof/>
                <w:webHidden/>
              </w:rPr>
              <w:tab/>
            </w:r>
            <w:r w:rsidRPr="00D541E8">
              <w:rPr>
                <w:noProof/>
                <w:webHidden/>
              </w:rPr>
              <w:fldChar w:fldCharType="begin"/>
            </w:r>
            <w:r w:rsidRPr="00D541E8">
              <w:rPr>
                <w:noProof/>
                <w:webHidden/>
              </w:rPr>
              <w:instrText xml:space="preserve"> PAGEREF _Toc116674233 \h </w:instrText>
            </w:r>
            <w:r w:rsidRPr="00D541E8">
              <w:rPr>
                <w:noProof/>
                <w:webHidden/>
              </w:rPr>
            </w:r>
            <w:r w:rsidRPr="00D541E8">
              <w:rPr>
                <w:noProof/>
                <w:webHidden/>
              </w:rPr>
              <w:fldChar w:fldCharType="separate"/>
            </w:r>
            <w:r w:rsidRPr="00D541E8">
              <w:rPr>
                <w:noProof/>
                <w:webHidden/>
              </w:rPr>
              <w:t>8</w:t>
            </w:r>
            <w:r w:rsidRPr="00D541E8">
              <w:rPr>
                <w:noProof/>
                <w:webHidden/>
              </w:rPr>
              <w:fldChar w:fldCharType="end"/>
            </w:r>
          </w:hyperlink>
        </w:p>
        <w:p w14:paraId="4A5A7795" w14:textId="164FF2AD"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34" w:history="1">
            <w:r w:rsidRPr="00D541E8">
              <w:rPr>
                <w:rStyle w:val="Hyperlink"/>
                <w:noProof/>
              </w:rPr>
              <w:t>ETHICAL CONSIDERATIONS</w:t>
            </w:r>
            <w:r w:rsidRPr="00D541E8">
              <w:rPr>
                <w:noProof/>
                <w:webHidden/>
              </w:rPr>
              <w:tab/>
            </w:r>
            <w:r w:rsidRPr="00D541E8">
              <w:rPr>
                <w:noProof/>
                <w:webHidden/>
              </w:rPr>
              <w:fldChar w:fldCharType="begin"/>
            </w:r>
            <w:r w:rsidRPr="00D541E8">
              <w:rPr>
                <w:noProof/>
                <w:webHidden/>
              </w:rPr>
              <w:instrText xml:space="preserve"> PAGEREF _Toc116674234 \h </w:instrText>
            </w:r>
            <w:r w:rsidRPr="00D541E8">
              <w:rPr>
                <w:noProof/>
                <w:webHidden/>
              </w:rPr>
            </w:r>
            <w:r w:rsidRPr="00D541E8">
              <w:rPr>
                <w:noProof/>
                <w:webHidden/>
              </w:rPr>
              <w:fldChar w:fldCharType="separate"/>
            </w:r>
            <w:r w:rsidRPr="00D541E8">
              <w:rPr>
                <w:noProof/>
                <w:webHidden/>
              </w:rPr>
              <w:t>12</w:t>
            </w:r>
            <w:r w:rsidRPr="00D541E8">
              <w:rPr>
                <w:noProof/>
                <w:webHidden/>
              </w:rPr>
              <w:fldChar w:fldCharType="end"/>
            </w:r>
          </w:hyperlink>
        </w:p>
        <w:p w14:paraId="0BAA7DCD" w14:textId="1B5B185A"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35" w:history="1">
            <w:r w:rsidRPr="00D541E8">
              <w:rPr>
                <w:rStyle w:val="Hyperlink"/>
                <w:noProof/>
              </w:rPr>
              <w:t>COMMUNITY CONSIDERATIONS</w:t>
            </w:r>
            <w:r w:rsidRPr="00D541E8">
              <w:rPr>
                <w:noProof/>
                <w:webHidden/>
              </w:rPr>
              <w:tab/>
            </w:r>
            <w:r w:rsidRPr="00D541E8">
              <w:rPr>
                <w:noProof/>
                <w:webHidden/>
              </w:rPr>
              <w:fldChar w:fldCharType="begin"/>
            </w:r>
            <w:r w:rsidRPr="00D541E8">
              <w:rPr>
                <w:noProof/>
                <w:webHidden/>
              </w:rPr>
              <w:instrText xml:space="preserve"> PAGEREF _Toc116674235 \h </w:instrText>
            </w:r>
            <w:r w:rsidRPr="00D541E8">
              <w:rPr>
                <w:noProof/>
                <w:webHidden/>
              </w:rPr>
            </w:r>
            <w:r w:rsidRPr="00D541E8">
              <w:rPr>
                <w:noProof/>
                <w:webHidden/>
              </w:rPr>
              <w:fldChar w:fldCharType="separate"/>
            </w:r>
            <w:r w:rsidRPr="00D541E8">
              <w:rPr>
                <w:noProof/>
                <w:webHidden/>
              </w:rPr>
              <w:t>14</w:t>
            </w:r>
            <w:r w:rsidRPr="00D541E8">
              <w:rPr>
                <w:noProof/>
                <w:webHidden/>
              </w:rPr>
              <w:fldChar w:fldCharType="end"/>
            </w:r>
          </w:hyperlink>
        </w:p>
        <w:p w14:paraId="26A8DFD1" w14:textId="3F97369D"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36" w:history="1">
            <w:r w:rsidRPr="00D541E8">
              <w:rPr>
                <w:rStyle w:val="Hyperlink"/>
                <w:noProof/>
              </w:rPr>
              <w:t>INFORMED CONSENT</w:t>
            </w:r>
            <w:r w:rsidRPr="00D541E8">
              <w:rPr>
                <w:noProof/>
                <w:webHidden/>
              </w:rPr>
              <w:tab/>
            </w:r>
            <w:r w:rsidRPr="00D541E8">
              <w:rPr>
                <w:noProof/>
                <w:webHidden/>
              </w:rPr>
              <w:fldChar w:fldCharType="begin"/>
            </w:r>
            <w:r w:rsidRPr="00D541E8">
              <w:rPr>
                <w:noProof/>
                <w:webHidden/>
              </w:rPr>
              <w:instrText xml:space="preserve"> PAGEREF _Toc116674236 \h </w:instrText>
            </w:r>
            <w:r w:rsidRPr="00D541E8">
              <w:rPr>
                <w:noProof/>
                <w:webHidden/>
              </w:rPr>
            </w:r>
            <w:r w:rsidRPr="00D541E8">
              <w:rPr>
                <w:noProof/>
                <w:webHidden/>
              </w:rPr>
              <w:fldChar w:fldCharType="separate"/>
            </w:r>
            <w:r w:rsidRPr="00D541E8">
              <w:rPr>
                <w:noProof/>
                <w:webHidden/>
              </w:rPr>
              <w:t>15</w:t>
            </w:r>
            <w:r w:rsidRPr="00D541E8">
              <w:rPr>
                <w:noProof/>
                <w:webHidden/>
              </w:rPr>
              <w:fldChar w:fldCharType="end"/>
            </w:r>
          </w:hyperlink>
        </w:p>
        <w:p w14:paraId="379F0D33" w14:textId="1F575EEF"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37" w:history="1">
            <w:r w:rsidRPr="00D541E8">
              <w:rPr>
                <w:rStyle w:val="Hyperlink"/>
                <w:noProof/>
              </w:rPr>
              <w:t>DATA COLLECTION TOOLS</w:t>
            </w:r>
            <w:r w:rsidRPr="00D541E8">
              <w:rPr>
                <w:noProof/>
                <w:webHidden/>
              </w:rPr>
              <w:tab/>
            </w:r>
            <w:r w:rsidRPr="00D541E8">
              <w:rPr>
                <w:noProof/>
                <w:webHidden/>
              </w:rPr>
              <w:fldChar w:fldCharType="begin"/>
            </w:r>
            <w:r w:rsidRPr="00D541E8">
              <w:rPr>
                <w:noProof/>
                <w:webHidden/>
              </w:rPr>
              <w:instrText xml:space="preserve"> PAGEREF _Toc116674237 \h </w:instrText>
            </w:r>
            <w:r w:rsidRPr="00D541E8">
              <w:rPr>
                <w:noProof/>
                <w:webHidden/>
              </w:rPr>
            </w:r>
            <w:r w:rsidRPr="00D541E8">
              <w:rPr>
                <w:noProof/>
                <w:webHidden/>
              </w:rPr>
              <w:fldChar w:fldCharType="separate"/>
            </w:r>
            <w:r w:rsidRPr="00D541E8">
              <w:rPr>
                <w:noProof/>
                <w:webHidden/>
              </w:rPr>
              <w:t>15</w:t>
            </w:r>
            <w:r w:rsidRPr="00D541E8">
              <w:rPr>
                <w:noProof/>
                <w:webHidden/>
              </w:rPr>
              <w:fldChar w:fldCharType="end"/>
            </w:r>
          </w:hyperlink>
        </w:p>
        <w:p w14:paraId="6BCA20D0" w14:textId="5022B141"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38" w:history="1">
            <w:r w:rsidRPr="00D541E8">
              <w:rPr>
                <w:rStyle w:val="Hyperlink"/>
                <w:noProof/>
              </w:rPr>
              <w:t>TIME FRAME</w:t>
            </w:r>
            <w:r w:rsidRPr="00D541E8">
              <w:rPr>
                <w:noProof/>
                <w:webHidden/>
              </w:rPr>
              <w:tab/>
            </w:r>
            <w:r w:rsidRPr="00D541E8">
              <w:rPr>
                <w:noProof/>
                <w:webHidden/>
              </w:rPr>
              <w:fldChar w:fldCharType="begin"/>
            </w:r>
            <w:r w:rsidRPr="00D541E8">
              <w:rPr>
                <w:noProof/>
                <w:webHidden/>
              </w:rPr>
              <w:instrText xml:space="preserve"> PAGEREF _Toc116674238 \h </w:instrText>
            </w:r>
            <w:r w:rsidRPr="00D541E8">
              <w:rPr>
                <w:noProof/>
                <w:webHidden/>
              </w:rPr>
            </w:r>
            <w:r w:rsidRPr="00D541E8">
              <w:rPr>
                <w:noProof/>
                <w:webHidden/>
              </w:rPr>
              <w:fldChar w:fldCharType="separate"/>
            </w:r>
            <w:r w:rsidRPr="00D541E8">
              <w:rPr>
                <w:noProof/>
                <w:webHidden/>
              </w:rPr>
              <w:t>18</w:t>
            </w:r>
            <w:r w:rsidRPr="00D541E8">
              <w:rPr>
                <w:noProof/>
                <w:webHidden/>
              </w:rPr>
              <w:fldChar w:fldCharType="end"/>
            </w:r>
          </w:hyperlink>
        </w:p>
        <w:p w14:paraId="4459A9BF" w14:textId="3BADB6BB"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39" w:history="1">
            <w:r w:rsidRPr="00D541E8">
              <w:rPr>
                <w:rStyle w:val="Hyperlink"/>
                <w:noProof/>
              </w:rPr>
              <w:t>BUDGET</w:t>
            </w:r>
            <w:r w:rsidRPr="00D541E8">
              <w:rPr>
                <w:noProof/>
                <w:webHidden/>
              </w:rPr>
              <w:tab/>
            </w:r>
            <w:r w:rsidRPr="00D541E8">
              <w:rPr>
                <w:noProof/>
                <w:webHidden/>
              </w:rPr>
              <w:fldChar w:fldCharType="begin"/>
            </w:r>
            <w:r w:rsidRPr="00D541E8">
              <w:rPr>
                <w:noProof/>
                <w:webHidden/>
              </w:rPr>
              <w:instrText xml:space="preserve"> PAGEREF _Toc116674239 \h </w:instrText>
            </w:r>
            <w:r w:rsidRPr="00D541E8">
              <w:rPr>
                <w:noProof/>
                <w:webHidden/>
              </w:rPr>
            </w:r>
            <w:r w:rsidRPr="00D541E8">
              <w:rPr>
                <w:noProof/>
                <w:webHidden/>
              </w:rPr>
              <w:fldChar w:fldCharType="separate"/>
            </w:r>
            <w:r w:rsidRPr="00D541E8">
              <w:rPr>
                <w:noProof/>
                <w:webHidden/>
              </w:rPr>
              <w:t>19</w:t>
            </w:r>
            <w:r w:rsidRPr="00D541E8">
              <w:rPr>
                <w:noProof/>
                <w:webHidden/>
              </w:rPr>
              <w:fldChar w:fldCharType="end"/>
            </w:r>
          </w:hyperlink>
        </w:p>
        <w:p w14:paraId="3ED1EAAA" w14:textId="53763690"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40" w:history="1">
            <w:r w:rsidRPr="00D541E8">
              <w:rPr>
                <w:rStyle w:val="Hyperlink"/>
                <w:noProof/>
              </w:rPr>
              <w:t>ANY AUTHORIZATIONS IF AVAILABLE</w:t>
            </w:r>
            <w:r w:rsidRPr="00D541E8">
              <w:rPr>
                <w:noProof/>
                <w:webHidden/>
              </w:rPr>
              <w:tab/>
            </w:r>
            <w:r w:rsidRPr="00D541E8">
              <w:rPr>
                <w:noProof/>
                <w:webHidden/>
              </w:rPr>
              <w:fldChar w:fldCharType="begin"/>
            </w:r>
            <w:r w:rsidRPr="00D541E8">
              <w:rPr>
                <w:noProof/>
                <w:webHidden/>
              </w:rPr>
              <w:instrText xml:space="preserve"> PAGEREF _Toc116674240 \h </w:instrText>
            </w:r>
            <w:r w:rsidRPr="00D541E8">
              <w:rPr>
                <w:noProof/>
                <w:webHidden/>
              </w:rPr>
            </w:r>
            <w:r w:rsidRPr="00D541E8">
              <w:rPr>
                <w:noProof/>
                <w:webHidden/>
              </w:rPr>
              <w:fldChar w:fldCharType="separate"/>
            </w:r>
            <w:r w:rsidRPr="00D541E8">
              <w:rPr>
                <w:noProof/>
                <w:webHidden/>
              </w:rPr>
              <w:t>21</w:t>
            </w:r>
            <w:r w:rsidRPr="00D541E8">
              <w:rPr>
                <w:noProof/>
                <w:webHidden/>
              </w:rPr>
              <w:fldChar w:fldCharType="end"/>
            </w:r>
          </w:hyperlink>
        </w:p>
        <w:p w14:paraId="16245347" w14:textId="773CA6E3"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41" w:history="1">
            <w:r w:rsidRPr="00D541E8">
              <w:rPr>
                <w:rStyle w:val="Hyperlink"/>
                <w:noProof/>
              </w:rPr>
              <w:t>STATEMENT TO ABIDE BY ETHICS</w:t>
            </w:r>
            <w:r w:rsidRPr="00D541E8">
              <w:rPr>
                <w:noProof/>
                <w:webHidden/>
              </w:rPr>
              <w:tab/>
            </w:r>
            <w:r w:rsidRPr="00D541E8">
              <w:rPr>
                <w:noProof/>
                <w:webHidden/>
              </w:rPr>
              <w:fldChar w:fldCharType="begin"/>
            </w:r>
            <w:r w:rsidRPr="00D541E8">
              <w:rPr>
                <w:noProof/>
                <w:webHidden/>
              </w:rPr>
              <w:instrText xml:space="preserve"> PAGEREF _Toc116674241 \h </w:instrText>
            </w:r>
            <w:r w:rsidRPr="00D541E8">
              <w:rPr>
                <w:noProof/>
                <w:webHidden/>
              </w:rPr>
            </w:r>
            <w:r w:rsidRPr="00D541E8">
              <w:rPr>
                <w:noProof/>
                <w:webHidden/>
              </w:rPr>
              <w:fldChar w:fldCharType="separate"/>
            </w:r>
            <w:r w:rsidRPr="00D541E8">
              <w:rPr>
                <w:noProof/>
                <w:webHidden/>
              </w:rPr>
              <w:t>21</w:t>
            </w:r>
            <w:r w:rsidRPr="00D541E8">
              <w:rPr>
                <w:noProof/>
                <w:webHidden/>
              </w:rPr>
              <w:fldChar w:fldCharType="end"/>
            </w:r>
          </w:hyperlink>
        </w:p>
        <w:p w14:paraId="0A9B8444" w14:textId="3E1899C0"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42" w:history="1">
            <w:r w:rsidRPr="00D541E8">
              <w:rPr>
                <w:rStyle w:val="Hyperlink"/>
                <w:noProof/>
              </w:rPr>
              <w:t>REFERENCES</w:t>
            </w:r>
            <w:r w:rsidRPr="00D541E8">
              <w:rPr>
                <w:noProof/>
                <w:webHidden/>
              </w:rPr>
              <w:tab/>
            </w:r>
            <w:r w:rsidRPr="00D541E8">
              <w:rPr>
                <w:noProof/>
                <w:webHidden/>
              </w:rPr>
              <w:fldChar w:fldCharType="begin"/>
            </w:r>
            <w:r w:rsidRPr="00D541E8">
              <w:rPr>
                <w:noProof/>
                <w:webHidden/>
              </w:rPr>
              <w:instrText xml:space="preserve"> PAGEREF _Toc116674242 \h </w:instrText>
            </w:r>
            <w:r w:rsidRPr="00D541E8">
              <w:rPr>
                <w:noProof/>
                <w:webHidden/>
              </w:rPr>
            </w:r>
            <w:r w:rsidRPr="00D541E8">
              <w:rPr>
                <w:noProof/>
                <w:webHidden/>
              </w:rPr>
              <w:fldChar w:fldCharType="separate"/>
            </w:r>
            <w:r w:rsidRPr="00D541E8">
              <w:rPr>
                <w:noProof/>
                <w:webHidden/>
              </w:rPr>
              <w:t>22</w:t>
            </w:r>
            <w:r w:rsidRPr="00D541E8">
              <w:rPr>
                <w:noProof/>
                <w:webHidden/>
              </w:rPr>
              <w:fldChar w:fldCharType="end"/>
            </w:r>
          </w:hyperlink>
        </w:p>
        <w:p w14:paraId="0B2DE465" w14:textId="66753C4A"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43" w:history="1">
            <w:r w:rsidRPr="00D541E8">
              <w:rPr>
                <w:rStyle w:val="Hyperlink"/>
                <w:noProof/>
              </w:rPr>
              <w:t>APPENDIX I: INFORMED CONSENT AND ASSENT FORMS</w:t>
            </w:r>
            <w:r w:rsidRPr="00D541E8">
              <w:rPr>
                <w:noProof/>
                <w:webHidden/>
              </w:rPr>
              <w:tab/>
            </w:r>
            <w:r w:rsidRPr="00D541E8">
              <w:rPr>
                <w:noProof/>
                <w:webHidden/>
              </w:rPr>
              <w:fldChar w:fldCharType="begin"/>
            </w:r>
            <w:r w:rsidRPr="00D541E8">
              <w:rPr>
                <w:noProof/>
                <w:webHidden/>
              </w:rPr>
              <w:instrText xml:space="preserve"> PAGEREF _Toc116674243 \h </w:instrText>
            </w:r>
            <w:r w:rsidRPr="00D541E8">
              <w:rPr>
                <w:noProof/>
                <w:webHidden/>
              </w:rPr>
            </w:r>
            <w:r w:rsidRPr="00D541E8">
              <w:rPr>
                <w:noProof/>
                <w:webHidden/>
              </w:rPr>
              <w:fldChar w:fldCharType="separate"/>
            </w:r>
            <w:r w:rsidRPr="00D541E8">
              <w:rPr>
                <w:noProof/>
                <w:webHidden/>
              </w:rPr>
              <w:t>28</w:t>
            </w:r>
            <w:r w:rsidRPr="00D541E8">
              <w:rPr>
                <w:noProof/>
                <w:webHidden/>
              </w:rPr>
              <w:fldChar w:fldCharType="end"/>
            </w:r>
          </w:hyperlink>
        </w:p>
        <w:p w14:paraId="7A9FB94D" w14:textId="7A3BAA13"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44" w:history="1">
            <w:r w:rsidRPr="00D541E8">
              <w:rPr>
                <w:rStyle w:val="Hyperlink"/>
                <w:noProof/>
              </w:rPr>
              <w:t>APPENDIX II: STUDY MEASURES</w:t>
            </w:r>
            <w:r w:rsidRPr="00D541E8">
              <w:rPr>
                <w:noProof/>
                <w:webHidden/>
              </w:rPr>
              <w:tab/>
            </w:r>
            <w:r w:rsidRPr="00D541E8">
              <w:rPr>
                <w:noProof/>
                <w:webHidden/>
              </w:rPr>
              <w:fldChar w:fldCharType="begin"/>
            </w:r>
            <w:r w:rsidRPr="00D541E8">
              <w:rPr>
                <w:noProof/>
                <w:webHidden/>
              </w:rPr>
              <w:instrText xml:space="preserve"> PAGEREF _Toc116674244 \h </w:instrText>
            </w:r>
            <w:r w:rsidRPr="00D541E8">
              <w:rPr>
                <w:noProof/>
                <w:webHidden/>
              </w:rPr>
            </w:r>
            <w:r w:rsidRPr="00D541E8">
              <w:rPr>
                <w:noProof/>
                <w:webHidden/>
              </w:rPr>
              <w:fldChar w:fldCharType="separate"/>
            </w:r>
            <w:r w:rsidRPr="00D541E8">
              <w:rPr>
                <w:noProof/>
                <w:webHidden/>
              </w:rPr>
              <w:t>35</w:t>
            </w:r>
            <w:r w:rsidRPr="00D541E8">
              <w:rPr>
                <w:noProof/>
                <w:webHidden/>
              </w:rPr>
              <w:fldChar w:fldCharType="end"/>
            </w:r>
          </w:hyperlink>
        </w:p>
        <w:p w14:paraId="5C94AB2B" w14:textId="615BFF4B" w:rsidR="00B64E5D" w:rsidRPr="00D541E8" w:rsidRDefault="00B64E5D" w:rsidP="002C71AA">
          <w:pPr>
            <w:pStyle w:val="TOC1"/>
            <w:shd w:val="clear" w:color="auto" w:fill="FFFFFF" w:themeFill="background1"/>
            <w:tabs>
              <w:tab w:val="right" w:leader="dot" w:pos="10070"/>
            </w:tabs>
            <w:rPr>
              <w:rFonts w:eastAsiaTheme="minorEastAsia"/>
              <w:noProof/>
            </w:rPr>
          </w:pPr>
          <w:hyperlink w:anchor="_Toc116674245" w:history="1">
            <w:r w:rsidRPr="00D541E8">
              <w:rPr>
                <w:rStyle w:val="Hyperlink"/>
                <w:noProof/>
              </w:rPr>
              <w:t>APPENDIX III: INVESTIGATOR CVS</w:t>
            </w:r>
            <w:r w:rsidRPr="00D541E8">
              <w:rPr>
                <w:noProof/>
                <w:webHidden/>
              </w:rPr>
              <w:tab/>
            </w:r>
            <w:r w:rsidRPr="00D541E8">
              <w:rPr>
                <w:noProof/>
                <w:webHidden/>
              </w:rPr>
              <w:fldChar w:fldCharType="begin"/>
            </w:r>
            <w:r w:rsidRPr="00D541E8">
              <w:rPr>
                <w:noProof/>
                <w:webHidden/>
              </w:rPr>
              <w:instrText xml:space="preserve"> PAGEREF _Toc116674245 \h </w:instrText>
            </w:r>
            <w:r w:rsidRPr="00D541E8">
              <w:rPr>
                <w:noProof/>
                <w:webHidden/>
              </w:rPr>
            </w:r>
            <w:r w:rsidRPr="00D541E8">
              <w:rPr>
                <w:noProof/>
                <w:webHidden/>
              </w:rPr>
              <w:fldChar w:fldCharType="separate"/>
            </w:r>
            <w:r w:rsidRPr="00D541E8">
              <w:rPr>
                <w:noProof/>
                <w:webHidden/>
              </w:rPr>
              <w:t>68</w:t>
            </w:r>
            <w:r w:rsidRPr="00D541E8">
              <w:rPr>
                <w:noProof/>
                <w:webHidden/>
              </w:rPr>
              <w:fldChar w:fldCharType="end"/>
            </w:r>
          </w:hyperlink>
        </w:p>
        <w:p w14:paraId="2442FF3A" w14:textId="33D480A6" w:rsidR="00FC313A" w:rsidRPr="00D541E8" w:rsidRDefault="00FC313A" w:rsidP="002C71AA">
          <w:pPr>
            <w:shd w:val="clear" w:color="auto" w:fill="FFFFFF" w:themeFill="background1"/>
          </w:pPr>
          <w:r w:rsidRPr="00D541E8">
            <w:fldChar w:fldCharType="end"/>
          </w:r>
        </w:p>
      </w:sdtContent>
    </w:sdt>
    <w:p w14:paraId="5253C629" w14:textId="77777777" w:rsidR="00763F5B" w:rsidRPr="00D541E8" w:rsidRDefault="00763F5B" w:rsidP="002C71AA">
      <w:pPr>
        <w:shd w:val="clear" w:color="auto" w:fill="FFFFFF" w:themeFill="background1"/>
      </w:pPr>
    </w:p>
    <w:p w14:paraId="1F75413D" w14:textId="77777777" w:rsidR="004A236B" w:rsidRPr="00D541E8" w:rsidRDefault="004A236B" w:rsidP="002C71AA">
      <w:pPr>
        <w:shd w:val="clear" w:color="auto" w:fill="FFFFFF" w:themeFill="background1"/>
      </w:pPr>
      <w:r w:rsidRPr="00D541E8">
        <w:br w:type="page"/>
      </w:r>
    </w:p>
    <w:p w14:paraId="5E369B6C" w14:textId="54822293" w:rsidR="00FC313A" w:rsidRPr="00D541E8" w:rsidRDefault="00FC313A" w:rsidP="002C71AA">
      <w:pPr>
        <w:pStyle w:val="Heading1"/>
        <w:shd w:val="clear" w:color="auto" w:fill="FFFFFF" w:themeFill="background1"/>
      </w:pPr>
      <w:bookmarkStart w:id="3" w:name="_Toc116674227"/>
      <w:r w:rsidRPr="00D541E8">
        <w:t>ABSTRACT</w:t>
      </w:r>
      <w:bookmarkEnd w:id="3"/>
    </w:p>
    <w:p w14:paraId="32A53E0D" w14:textId="0B392D8D" w:rsidR="00FC313A" w:rsidRPr="00D541E8" w:rsidRDefault="0C7CE6E6" w:rsidP="002C71AA">
      <w:pPr>
        <w:shd w:val="clear" w:color="auto" w:fill="FFFFFF" w:themeFill="background1"/>
        <w:rPr>
          <w:rFonts w:ascii="Calibri" w:eastAsia="Calibri" w:hAnsi="Calibri" w:cs="Calibri"/>
        </w:rPr>
      </w:pPr>
      <w:r w:rsidRPr="00D541E8">
        <w:rPr>
          <w:rFonts w:ascii="Calibri" w:eastAsia="Calibri" w:hAnsi="Calibri" w:cs="Calibri"/>
        </w:rPr>
        <w:t>The pr</w:t>
      </w:r>
      <w:r w:rsidR="64742024" w:rsidRPr="00D541E8">
        <w:rPr>
          <w:rFonts w:ascii="Calibri" w:eastAsia="Calibri" w:hAnsi="Calibri" w:cs="Calibri"/>
        </w:rPr>
        <w:t xml:space="preserve">oposed </w:t>
      </w:r>
      <w:r w:rsidRPr="00D541E8">
        <w:rPr>
          <w:rFonts w:ascii="Calibri" w:eastAsia="Calibri" w:hAnsi="Calibri" w:cs="Calibri"/>
        </w:rPr>
        <w:t>study</w:t>
      </w:r>
      <w:r w:rsidR="4F403773" w:rsidRPr="00D541E8">
        <w:rPr>
          <w:rFonts w:ascii="Calibri" w:eastAsia="Calibri" w:hAnsi="Calibri" w:cs="Calibri"/>
        </w:rPr>
        <w:t xml:space="preserve"> will</w:t>
      </w:r>
      <w:r w:rsidR="529A09FF" w:rsidRPr="00D541E8">
        <w:rPr>
          <w:rFonts w:ascii="Calibri" w:eastAsia="Calibri" w:hAnsi="Calibri" w:cs="Calibri"/>
        </w:rPr>
        <w:t xml:space="preserve"> investigate</w:t>
      </w:r>
      <w:r w:rsidRPr="00D541E8">
        <w:rPr>
          <w:rFonts w:ascii="Calibri" w:eastAsia="Calibri" w:hAnsi="Calibri" w:cs="Calibri"/>
        </w:rPr>
        <w:t xml:space="preserve"> the efficacy of </w:t>
      </w:r>
      <w:r w:rsidR="007134D6" w:rsidRPr="00D541E8">
        <w:rPr>
          <w:rFonts w:ascii="Calibri" w:eastAsia="Calibri" w:hAnsi="Calibri" w:cs="Calibri"/>
        </w:rPr>
        <w:t xml:space="preserve">Anansi, </w:t>
      </w:r>
      <w:r w:rsidR="005A41D2" w:rsidRPr="00D541E8">
        <w:rPr>
          <w:rFonts w:eastAsiaTheme="minorEastAsia"/>
        </w:rPr>
        <w:t xml:space="preserve">a cost-effective and evidence-based innovation that </w:t>
      </w:r>
      <w:r w:rsidR="00D95221" w:rsidRPr="00D541E8">
        <w:rPr>
          <w:rFonts w:ascii="Calibri" w:eastAsia="Calibri" w:hAnsi="Calibri" w:cs="Calibri"/>
        </w:rPr>
        <w:t xml:space="preserve">integrates </w:t>
      </w:r>
      <w:r w:rsidRPr="00D541E8">
        <w:rPr>
          <w:rFonts w:ascii="Calibri" w:eastAsia="Calibri" w:hAnsi="Calibri" w:cs="Calibri"/>
        </w:rPr>
        <w:t>large-scale dissemination of</w:t>
      </w:r>
      <w:r w:rsidR="00D95221" w:rsidRPr="00D541E8">
        <w:rPr>
          <w:rFonts w:ascii="Calibri" w:eastAsia="Calibri" w:hAnsi="Calibri" w:cs="Calibri"/>
        </w:rPr>
        <w:t xml:space="preserve"> the Shamiri Intervention</w:t>
      </w:r>
      <w:r w:rsidR="00D739D1" w:rsidRPr="00D541E8">
        <w:rPr>
          <w:rFonts w:ascii="Calibri" w:eastAsia="Calibri" w:hAnsi="Calibri" w:cs="Calibri"/>
        </w:rPr>
        <w:t xml:space="preserve"> through </w:t>
      </w:r>
      <w:r w:rsidR="00D739D1" w:rsidRPr="00D541E8">
        <w:rPr>
          <w:rFonts w:eastAsiaTheme="minorEastAsia"/>
        </w:rPr>
        <w:t>a three-tier delivery model</w:t>
      </w:r>
      <w:r w:rsidR="6F040867" w:rsidRPr="00D541E8">
        <w:rPr>
          <w:rFonts w:eastAsiaTheme="minorEastAsia"/>
        </w:rPr>
        <w:t>.</w:t>
      </w:r>
      <w:r w:rsidR="00D739D1" w:rsidRPr="00D541E8">
        <w:rPr>
          <w:rFonts w:eastAsiaTheme="minorEastAsia"/>
        </w:rPr>
        <w:t xml:space="preserve"> </w:t>
      </w:r>
      <w:r w:rsidR="006B593D" w:rsidRPr="00D541E8">
        <w:rPr>
          <w:rFonts w:ascii="Calibri" w:eastAsia="Calibri" w:hAnsi="Calibri" w:cs="Calibri"/>
        </w:rPr>
        <w:t xml:space="preserve">The </w:t>
      </w:r>
      <w:r w:rsidR="006B593D" w:rsidRPr="00D541E8">
        <w:rPr>
          <w:rFonts w:eastAsiaTheme="minorEastAsia"/>
        </w:rPr>
        <w:t xml:space="preserve">Shamiri Intervention </w:t>
      </w:r>
      <w:r w:rsidR="7DE32919" w:rsidRPr="00D541E8">
        <w:rPr>
          <w:rFonts w:eastAsiaTheme="minorEastAsia"/>
        </w:rPr>
        <w:t>i</w:t>
      </w:r>
      <w:r w:rsidR="5D067BC8" w:rsidRPr="00D541E8">
        <w:rPr>
          <w:rFonts w:eastAsiaTheme="minorEastAsia"/>
        </w:rPr>
        <w:t>s a</w:t>
      </w:r>
      <w:r w:rsidR="009002E3" w:rsidRPr="00D541E8">
        <w:rPr>
          <w:rFonts w:eastAsiaTheme="minorEastAsia"/>
        </w:rPr>
        <w:t xml:space="preserve"> </w:t>
      </w:r>
      <w:r w:rsidR="008D3001" w:rsidRPr="00D541E8">
        <w:rPr>
          <w:rFonts w:eastAsiaTheme="minorEastAsia"/>
        </w:rPr>
        <w:t xml:space="preserve">simple </w:t>
      </w:r>
      <w:r w:rsidR="00566E90" w:rsidRPr="00D541E8">
        <w:rPr>
          <w:rFonts w:eastAsiaTheme="minorEastAsia"/>
        </w:rPr>
        <w:t>and</w:t>
      </w:r>
      <w:r w:rsidR="008D3001" w:rsidRPr="00D541E8">
        <w:rPr>
          <w:rFonts w:eastAsiaTheme="minorEastAsia"/>
        </w:rPr>
        <w:t xml:space="preserve"> stigma-free </w:t>
      </w:r>
      <w:r w:rsidR="618E0316" w:rsidRPr="00D541E8">
        <w:rPr>
          <w:rFonts w:eastAsiaTheme="minorEastAsia"/>
        </w:rPr>
        <w:t xml:space="preserve">character strengths </w:t>
      </w:r>
      <w:r w:rsidR="0DA0E9ED" w:rsidRPr="00D541E8">
        <w:rPr>
          <w:rFonts w:eastAsiaTheme="minorEastAsia"/>
        </w:rPr>
        <w:t>intervention that</w:t>
      </w:r>
      <w:r w:rsidR="008D3001" w:rsidRPr="00D541E8">
        <w:rPr>
          <w:rFonts w:eastAsiaTheme="minorEastAsia"/>
        </w:rPr>
        <w:t xml:space="preserve"> is delivered in </w:t>
      </w:r>
      <w:r w:rsidR="5F697641" w:rsidRPr="00D541E8">
        <w:rPr>
          <w:rFonts w:eastAsiaTheme="minorEastAsia"/>
        </w:rPr>
        <w:t>naturalistic</w:t>
      </w:r>
      <w:r w:rsidR="008D3001" w:rsidRPr="00D541E8">
        <w:rPr>
          <w:rFonts w:eastAsiaTheme="minorEastAsia"/>
        </w:rPr>
        <w:t xml:space="preserve"> settings </w:t>
      </w:r>
      <w:r w:rsidR="22AE8DC2" w:rsidRPr="00D541E8">
        <w:rPr>
          <w:rFonts w:eastAsiaTheme="minorEastAsia"/>
        </w:rPr>
        <w:t>(e.g. schools)</w:t>
      </w:r>
      <w:r w:rsidR="008D3001" w:rsidRPr="00D541E8">
        <w:rPr>
          <w:rFonts w:eastAsiaTheme="minorEastAsia"/>
        </w:rPr>
        <w:t xml:space="preserve"> by lay</w:t>
      </w:r>
      <w:r w:rsidR="4D3CA400" w:rsidRPr="00D541E8">
        <w:rPr>
          <w:rFonts w:eastAsiaTheme="minorEastAsia"/>
        </w:rPr>
        <w:t xml:space="preserve"> </w:t>
      </w:r>
      <w:r w:rsidR="008D3001" w:rsidRPr="00D541E8">
        <w:rPr>
          <w:rFonts w:eastAsiaTheme="minorEastAsia"/>
        </w:rPr>
        <w:t>providers (aged 18-24)</w:t>
      </w:r>
      <w:r w:rsidR="009002E3" w:rsidRPr="00D541E8">
        <w:rPr>
          <w:rFonts w:eastAsiaTheme="minorEastAsia"/>
        </w:rPr>
        <w:t xml:space="preserve">. </w:t>
      </w:r>
      <w:r w:rsidRPr="00D541E8">
        <w:rPr>
          <w:rFonts w:ascii="Calibri" w:eastAsia="Calibri" w:hAnsi="Calibri" w:cs="Calibri"/>
        </w:rPr>
        <w:t>Th</w:t>
      </w:r>
      <w:r w:rsidR="0090197F" w:rsidRPr="00D541E8">
        <w:rPr>
          <w:rFonts w:ascii="Calibri" w:eastAsia="Calibri" w:hAnsi="Calibri" w:cs="Calibri"/>
        </w:rPr>
        <w:t>e study</w:t>
      </w:r>
      <w:r w:rsidRPr="00D541E8">
        <w:rPr>
          <w:rFonts w:ascii="Calibri" w:eastAsia="Calibri" w:hAnsi="Calibri" w:cs="Calibri"/>
        </w:rPr>
        <w:t xml:space="preserve"> will be a </w:t>
      </w:r>
      <w:r w:rsidR="004D2257" w:rsidRPr="00D541E8">
        <w:rPr>
          <w:rFonts w:ascii="Calibri" w:eastAsia="Calibri" w:hAnsi="Calibri" w:cs="Calibri"/>
        </w:rPr>
        <w:t>three</w:t>
      </w:r>
      <w:r w:rsidRPr="00D541E8">
        <w:rPr>
          <w:rFonts w:ascii="Calibri" w:eastAsia="Calibri" w:hAnsi="Calibri" w:cs="Calibri"/>
        </w:rPr>
        <w:t xml:space="preserve">-arm trial with participants recruited from </w:t>
      </w:r>
      <w:r w:rsidR="03535AFF" w:rsidRPr="00D541E8">
        <w:rPr>
          <w:rFonts w:ascii="Calibri" w:eastAsia="Calibri" w:hAnsi="Calibri" w:cs="Calibri"/>
        </w:rPr>
        <w:t>7</w:t>
      </w:r>
      <w:r w:rsidRPr="00D541E8">
        <w:rPr>
          <w:rFonts w:ascii="Calibri" w:eastAsia="Calibri" w:hAnsi="Calibri" w:cs="Calibri"/>
        </w:rPr>
        <w:t xml:space="preserve">0 secondary schools </w:t>
      </w:r>
      <w:r w:rsidR="0957CB4F" w:rsidRPr="00D541E8">
        <w:rPr>
          <w:rFonts w:ascii="Calibri" w:eastAsia="Calibri" w:hAnsi="Calibri" w:cs="Calibri"/>
        </w:rPr>
        <w:t>across</w:t>
      </w:r>
      <w:r w:rsidR="006E28E4" w:rsidRPr="00D541E8">
        <w:rPr>
          <w:rFonts w:ascii="Calibri" w:eastAsia="Calibri" w:hAnsi="Calibri" w:cs="Calibri"/>
        </w:rPr>
        <w:t xml:space="preserve"> </w:t>
      </w:r>
      <w:r w:rsidR="3BC36081" w:rsidRPr="00D541E8">
        <w:rPr>
          <w:rFonts w:ascii="Calibri" w:eastAsia="Calibri" w:hAnsi="Calibri" w:cs="Calibri"/>
        </w:rPr>
        <w:t>Nairobi, Kiambu, Makueni</w:t>
      </w:r>
      <w:r w:rsidR="5E09FAFD" w:rsidRPr="00D541E8">
        <w:rPr>
          <w:rFonts w:ascii="Calibri" w:eastAsia="Calibri" w:hAnsi="Calibri" w:cs="Calibri"/>
        </w:rPr>
        <w:t>, and Machakos</w:t>
      </w:r>
      <w:r w:rsidR="3BC36081" w:rsidRPr="00D541E8">
        <w:rPr>
          <w:rFonts w:ascii="Calibri" w:eastAsia="Calibri" w:hAnsi="Calibri" w:cs="Calibri"/>
        </w:rPr>
        <w:t xml:space="preserve"> Counties in Kenya.</w:t>
      </w:r>
      <w:r w:rsidR="009C63E8" w:rsidRPr="00D541E8">
        <w:rPr>
          <w:rFonts w:ascii="Calibri" w:eastAsia="Calibri" w:hAnsi="Calibri" w:cs="Calibri"/>
        </w:rPr>
        <w:t xml:space="preserve"> </w:t>
      </w:r>
      <w:r w:rsidR="00734679" w:rsidRPr="00D541E8">
        <w:rPr>
          <w:rFonts w:ascii="Calibri" w:eastAsia="Calibri" w:hAnsi="Calibri" w:cs="Calibri"/>
        </w:rPr>
        <w:t>C</w:t>
      </w:r>
      <w:r w:rsidR="00CA18AD" w:rsidRPr="00D541E8">
        <w:rPr>
          <w:rFonts w:ascii="Calibri" w:eastAsia="Calibri" w:hAnsi="Calibri" w:cs="Calibri"/>
        </w:rPr>
        <w:t xml:space="preserve">luster randomization </w:t>
      </w:r>
      <w:r w:rsidR="00734679" w:rsidRPr="00D541E8">
        <w:rPr>
          <w:rFonts w:ascii="Calibri" w:eastAsia="Calibri" w:hAnsi="Calibri" w:cs="Calibri"/>
        </w:rPr>
        <w:t xml:space="preserve">will be done </w:t>
      </w:r>
      <w:r w:rsidR="00CA18AD" w:rsidRPr="00D541E8">
        <w:rPr>
          <w:rFonts w:ascii="Calibri" w:eastAsia="Calibri" w:hAnsi="Calibri" w:cs="Calibri"/>
        </w:rPr>
        <w:t>at the school level</w:t>
      </w:r>
      <w:r w:rsidR="00734679" w:rsidRPr="00D541E8">
        <w:rPr>
          <w:rFonts w:ascii="Calibri" w:eastAsia="Calibri" w:hAnsi="Calibri" w:cs="Calibri"/>
        </w:rPr>
        <w:t xml:space="preserve"> whereby</w:t>
      </w:r>
      <w:r w:rsidR="00CA18AD" w:rsidRPr="00D541E8">
        <w:rPr>
          <w:rFonts w:ascii="Calibri" w:eastAsia="Calibri" w:hAnsi="Calibri" w:cs="Calibri"/>
        </w:rPr>
        <w:t xml:space="preserve"> </w:t>
      </w:r>
      <w:r w:rsidR="00734679" w:rsidRPr="00D541E8">
        <w:rPr>
          <w:rFonts w:ascii="Calibri" w:eastAsia="Calibri" w:hAnsi="Calibri" w:cs="Calibri"/>
        </w:rPr>
        <w:t>s</w:t>
      </w:r>
      <w:r w:rsidR="00CA18AD" w:rsidRPr="00D541E8">
        <w:rPr>
          <w:rFonts w:ascii="Calibri" w:eastAsia="Calibri" w:hAnsi="Calibri" w:cs="Calibri"/>
        </w:rPr>
        <w:t xml:space="preserve">chools will be randomized into one of three conditions: 1) Shamiri intervention delivered by Shamiri Institute, 2) Shamiri intervention delivered by </w:t>
      </w:r>
      <w:r w:rsidR="007C64B3" w:rsidRPr="00D541E8">
        <w:rPr>
          <w:rFonts w:ascii="Calibri" w:eastAsia="Calibri" w:hAnsi="Calibri" w:cs="Calibri"/>
        </w:rPr>
        <w:t>a partner</w:t>
      </w:r>
      <w:r w:rsidR="00CA18AD" w:rsidRPr="00D541E8">
        <w:rPr>
          <w:rFonts w:ascii="Calibri" w:eastAsia="Calibri" w:hAnsi="Calibri" w:cs="Calibri"/>
        </w:rPr>
        <w:t xml:space="preserve">, or 3) a waitlist control group which will receive </w:t>
      </w:r>
      <w:r w:rsidR="4E687929" w:rsidRPr="00D541E8">
        <w:rPr>
          <w:rFonts w:ascii="Calibri" w:eastAsia="Calibri" w:hAnsi="Calibri" w:cs="Calibri"/>
        </w:rPr>
        <w:t>treatment as usual.</w:t>
      </w:r>
      <w:r w:rsidR="00CA18AD" w:rsidRPr="00D541E8">
        <w:rPr>
          <w:rFonts w:ascii="Calibri" w:eastAsia="Calibri" w:hAnsi="Calibri" w:cs="Calibri"/>
        </w:rPr>
        <w:t xml:space="preserve"> Academic performance data will also be collected for the school terms before, during</w:t>
      </w:r>
      <w:r w:rsidR="605494C8" w:rsidRPr="00D541E8">
        <w:rPr>
          <w:rFonts w:ascii="Calibri" w:eastAsia="Calibri" w:hAnsi="Calibri" w:cs="Calibri"/>
        </w:rPr>
        <w:t>,</w:t>
      </w:r>
      <w:r w:rsidR="00CA18AD" w:rsidRPr="00D541E8">
        <w:rPr>
          <w:rFonts w:ascii="Calibri" w:eastAsia="Calibri" w:hAnsi="Calibri" w:cs="Calibri"/>
        </w:rPr>
        <w:t xml:space="preserve"> and after study participation</w:t>
      </w:r>
      <w:r w:rsidR="003A4D54" w:rsidRPr="00D541E8">
        <w:rPr>
          <w:rFonts w:ascii="Calibri" w:eastAsia="Calibri" w:hAnsi="Calibri" w:cs="Calibri"/>
        </w:rPr>
        <w:t xml:space="preserve">. </w:t>
      </w:r>
      <w:r w:rsidRPr="00D541E8">
        <w:rPr>
          <w:rFonts w:ascii="Calibri" w:eastAsia="Calibri" w:hAnsi="Calibri" w:cs="Calibri"/>
        </w:rPr>
        <w:t xml:space="preserve">We estimate a sample size of </w:t>
      </w:r>
      <w:r w:rsidR="004B435B" w:rsidRPr="00D541E8">
        <w:rPr>
          <w:rFonts w:ascii="Calibri" w:eastAsia="Calibri" w:hAnsi="Calibri" w:cs="Calibri"/>
        </w:rPr>
        <w:t>25</w:t>
      </w:r>
      <w:r w:rsidR="00EA61ED" w:rsidRPr="00D541E8">
        <w:rPr>
          <w:rFonts w:ascii="Calibri" w:eastAsia="Calibri" w:hAnsi="Calibri" w:cs="Calibri"/>
        </w:rPr>
        <w:t>,000</w:t>
      </w:r>
      <w:r w:rsidRPr="00D541E8">
        <w:rPr>
          <w:rFonts w:ascii="Calibri" w:eastAsia="Calibri" w:hAnsi="Calibri" w:cs="Calibri"/>
        </w:rPr>
        <w:t xml:space="preserve"> youth, working on an intention to treat basis. All interested participants will be admitted to the program, with no exclusion criteria applied. We will report on the efficacy of character strength interventions on wellbeing and mental health outcomes. Further, we will also assess the scalability and acceptability of the program </w:t>
      </w:r>
      <w:r w:rsidR="784F1381" w:rsidRPr="00D541E8">
        <w:rPr>
          <w:rFonts w:ascii="Calibri" w:eastAsia="Calibri" w:hAnsi="Calibri" w:cs="Calibri"/>
        </w:rPr>
        <w:t>and compare these outcomes between the two implementors (</w:t>
      </w:r>
      <w:r w:rsidR="00165129" w:rsidRPr="00D541E8">
        <w:rPr>
          <w:rFonts w:ascii="Calibri" w:eastAsia="Calibri" w:hAnsi="Calibri" w:cs="Calibri"/>
        </w:rPr>
        <w:t>i</w:t>
      </w:r>
      <w:r w:rsidR="784F1381" w:rsidRPr="00D541E8">
        <w:rPr>
          <w:rFonts w:ascii="Calibri" w:eastAsia="Calibri" w:hAnsi="Calibri" w:cs="Calibri"/>
        </w:rPr>
        <w:t>.e</w:t>
      </w:r>
      <w:r w:rsidRPr="00D541E8">
        <w:rPr>
          <w:rFonts w:ascii="Calibri" w:eastAsia="Calibri" w:hAnsi="Calibri" w:cs="Calibri"/>
        </w:rPr>
        <w:t>.</w:t>
      </w:r>
      <w:r w:rsidR="169FB037" w:rsidRPr="00D541E8">
        <w:rPr>
          <w:rFonts w:ascii="Calibri" w:eastAsia="Calibri" w:hAnsi="Calibri" w:cs="Calibri"/>
        </w:rPr>
        <w:t>,</w:t>
      </w:r>
      <w:r w:rsidR="0AC606B6" w:rsidRPr="00D541E8">
        <w:rPr>
          <w:rFonts w:ascii="Calibri" w:eastAsia="Calibri" w:hAnsi="Calibri" w:cs="Calibri"/>
        </w:rPr>
        <w:t xml:space="preserve"> Shamiri vs implementing partner).</w:t>
      </w:r>
      <w:r w:rsidRPr="00D541E8">
        <w:rPr>
          <w:rFonts w:ascii="Calibri" w:eastAsia="Calibri" w:hAnsi="Calibri" w:cs="Calibri"/>
        </w:rPr>
        <w:t xml:space="preserve"> Additionally, we will examine moderator effects on the participants, baseline attributes of the participants, and potentially the effects of candidate mediators on intervention effects.</w:t>
      </w:r>
    </w:p>
    <w:p w14:paraId="082BDC64" w14:textId="77777777" w:rsidR="00DE62C2" w:rsidRPr="00D541E8" w:rsidRDefault="00DE62C2" w:rsidP="002C71AA">
      <w:pPr>
        <w:shd w:val="clear" w:color="auto" w:fill="FFFFFF" w:themeFill="background1"/>
      </w:pPr>
    </w:p>
    <w:p w14:paraId="0221DF62" w14:textId="77777777" w:rsidR="00F31F6C" w:rsidRPr="00D541E8" w:rsidRDefault="00F31F6C" w:rsidP="002C71AA">
      <w:pPr>
        <w:shd w:val="clear" w:color="auto" w:fill="FFFFFF" w:themeFill="background1"/>
        <w:rPr>
          <w:rFonts w:eastAsiaTheme="majorEastAsia" w:cstheme="minorHAnsi"/>
          <w:bCs/>
        </w:rPr>
      </w:pPr>
      <w:bookmarkStart w:id="4" w:name="_Toc116674228"/>
      <w:r w:rsidRPr="00D541E8">
        <w:br w:type="page"/>
      </w:r>
    </w:p>
    <w:p w14:paraId="084A350B" w14:textId="3930044D" w:rsidR="00FC313A" w:rsidRPr="00D541E8" w:rsidRDefault="00FC313A" w:rsidP="002C71AA">
      <w:pPr>
        <w:pStyle w:val="Heading1"/>
        <w:shd w:val="clear" w:color="auto" w:fill="FFFFFF" w:themeFill="background1"/>
      </w:pPr>
      <w:r w:rsidRPr="00D541E8">
        <w:t>BACKGROUND</w:t>
      </w:r>
      <w:bookmarkEnd w:id="4"/>
      <w:r w:rsidR="2EDFD4B3" w:rsidRPr="00D541E8">
        <w:t xml:space="preserve"> </w:t>
      </w:r>
    </w:p>
    <w:p w14:paraId="17E21B4D" w14:textId="174F5E75" w:rsidR="00FC313A" w:rsidRPr="00D541E8" w:rsidRDefault="56BAC46C" w:rsidP="002C71AA">
      <w:pPr>
        <w:shd w:val="clear" w:color="auto" w:fill="FFFFFF" w:themeFill="background1"/>
        <w:spacing w:line="257" w:lineRule="auto"/>
        <w:rPr>
          <w:rFonts w:eastAsiaTheme="minorEastAsia"/>
        </w:rPr>
      </w:pPr>
      <w:r w:rsidRPr="00D541E8">
        <w:rPr>
          <w:rFonts w:eastAsiaTheme="minorEastAsia"/>
        </w:rPr>
        <w:t xml:space="preserve">Many epidemiological studies—including ours—paint a vivid picture of the challenge of youth mental health in Kenya, where 50% of the population is aged 19 </w:t>
      </w:r>
      <w:r w:rsidR="00D77C7B" w:rsidRPr="00D541E8">
        <w:rPr>
          <w:rFonts w:eastAsiaTheme="minorEastAsia"/>
        </w:rPr>
        <w:t>or younger.</w:t>
      </w:r>
      <w:r w:rsidR="00D77C7B" w:rsidRPr="00D541E8">
        <w:rPr>
          <w:rFonts w:eastAsiaTheme="minorEastAsia"/>
        </w:rPr>
        <w:fldChar w:fldCharType="begin"/>
      </w:r>
      <w:r w:rsidR="00116024">
        <w:rPr>
          <w:rFonts w:eastAsiaTheme="minorEastAsia"/>
        </w:rPr>
        <w:instrText xml:space="preserve"> ADDIN ZOTERO_ITEM CSL_CITATION {"citationID":"usDyuQ1B","properties":{"formattedCitation":"\\super 1\\nosupersub{}","plainCitation":"1","noteIndex":0},"citationItems":[{"id":"ra6rKh9J/zv2EdnWn","uris":["http://zotero.org/users/9779440/items/4RBYJ4F6"],"itemData":{"id":312,"type":"document","title":"2019 Kenya Population and Housing Census Volume I: Population by County and Sub-County. Kenya National Bureau of Statistics.","URL":"https://www.knbs.or.ke/download/2019-kenya-population-and-housing-census-volume-i-population-by-county-and-sub-county/","accessed":{"date-parts":[["2022",10,14]]}}}],"schema":"https://github.com/citation-style-language/schema/raw/master/csl-citation.json"} </w:instrText>
      </w:r>
      <w:r w:rsidR="00D77C7B" w:rsidRPr="00D541E8">
        <w:rPr>
          <w:rFonts w:eastAsiaTheme="minorEastAsia"/>
        </w:rPr>
        <w:fldChar w:fldCharType="separate"/>
      </w:r>
      <w:r w:rsidR="00D77C7B" w:rsidRPr="00D541E8">
        <w:rPr>
          <w:rFonts w:ascii="Calibri" w:hAnsi="Calibri" w:cs="Calibri"/>
          <w:szCs w:val="24"/>
          <w:vertAlign w:val="superscript"/>
        </w:rPr>
        <w:t>1</w:t>
      </w:r>
      <w:r w:rsidR="00D77C7B" w:rsidRPr="00D541E8">
        <w:rPr>
          <w:rFonts w:eastAsiaTheme="minorEastAsia"/>
        </w:rPr>
        <w:fldChar w:fldCharType="end"/>
      </w:r>
      <w:r w:rsidR="00D77C7B" w:rsidRPr="00D541E8">
        <w:rPr>
          <w:rFonts w:eastAsiaTheme="minorEastAsia"/>
        </w:rPr>
        <w:t xml:space="preserve"> Nearly </w:t>
      </w:r>
      <w:r w:rsidRPr="00D541E8">
        <w:rPr>
          <w:rFonts w:eastAsiaTheme="minorEastAsia"/>
        </w:rPr>
        <w:t xml:space="preserve">one in two Kenyan youths reports elevated symptoms of depression </w:t>
      </w:r>
      <w:r w:rsidR="001E59C7" w:rsidRPr="00D541E8">
        <w:rPr>
          <w:rFonts w:eastAsiaTheme="minorEastAsia"/>
        </w:rPr>
        <w:t>and anxiety.</w:t>
      </w:r>
      <w:r w:rsidR="001E59C7" w:rsidRPr="00D541E8">
        <w:rPr>
          <w:rFonts w:eastAsiaTheme="minorEastAsia"/>
        </w:rPr>
        <w:fldChar w:fldCharType="begin"/>
      </w:r>
      <w:r w:rsidR="00116024">
        <w:rPr>
          <w:rFonts w:eastAsiaTheme="minorEastAsia"/>
        </w:rPr>
        <w:instrText xml:space="preserve"> ADDIN ZOTERO_ITEM CSL_CITATION {"citationID":"GSo1vPV6","properties":{"formattedCitation":"\\super 2\\nosupersub{}","plainCitation":"2","noteIndex":0},"citationItems":[{"id":"ra6rKh9J/0wfbv1Nt","uris":["http://zotero.org/users/9779440/items/MA32V4JF"],"itemData":{"id":166,"type":"article-journal","container-title":"Journal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R."}],"issued":{"date-parts":[["2020"]]}}}],"schema":"https://github.com/citation-style-language/schema/raw/master/csl-citation.json"} </w:instrText>
      </w:r>
      <w:r w:rsidR="001E59C7" w:rsidRPr="00D541E8">
        <w:rPr>
          <w:rFonts w:eastAsiaTheme="minorEastAsia"/>
        </w:rPr>
        <w:fldChar w:fldCharType="separate"/>
      </w:r>
      <w:r w:rsidR="001E59C7" w:rsidRPr="00D541E8">
        <w:rPr>
          <w:rFonts w:ascii="Calibri" w:hAnsi="Calibri" w:cs="Calibri"/>
          <w:szCs w:val="24"/>
          <w:vertAlign w:val="superscript"/>
        </w:rPr>
        <w:t>2</w:t>
      </w:r>
      <w:r w:rsidR="001E59C7" w:rsidRPr="00D541E8">
        <w:rPr>
          <w:rFonts w:eastAsiaTheme="minorEastAsia"/>
        </w:rPr>
        <w:fldChar w:fldCharType="end"/>
      </w:r>
      <w:r w:rsidR="001E59C7" w:rsidRPr="00D541E8">
        <w:rPr>
          <w:rFonts w:eastAsiaTheme="minorEastAsia"/>
        </w:rPr>
        <w:t xml:space="preserve"> Similar </w:t>
      </w:r>
      <w:r w:rsidRPr="00D541E8">
        <w:rPr>
          <w:rFonts w:eastAsiaTheme="minorEastAsia"/>
        </w:rPr>
        <w:t xml:space="preserve">studies in other African countries have revealed similarly </w:t>
      </w:r>
      <w:r w:rsidR="00214E78" w:rsidRPr="00D541E8">
        <w:rPr>
          <w:rFonts w:eastAsiaTheme="minorEastAsia"/>
        </w:rPr>
        <w:t>high prevalence rates.</w:t>
      </w:r>
      <w:r w:rsidR="00214E78" w:rsidRPr="00D541E8">
        <w:rPr>
          <w:rFonts w:eastAsiaTheme="minorEastAsia"/>
        </w:rPr>
        <w:fldChar w:fldCharType="begin"/>
      </w:r>
      <w:r w:rsidR="00116024">
        <w:rPr>
          <w:rFonts w:eastAsiaTheme="minorEastAsia"/>
        </w:rPr>
        <w:instrText xml:space="preserve"> ADDIN ZOTERO_ITEM CSL_CITATION {"citationID":"HtK1Svzn","properties":{"formattedCitation":"\\super 3,4\\nosupersub{}","plainCitation":"3,4","noteIndex":0},"citationItems":[{"id":"ra6rKh9J/Jj9H9T7Z","uris":["http://zotero.org/users/9779440/items/BIBNLSD8"],"itemData":{"id":34,"type":"article-journal","abstract":"Background: Community studies on children and adolescents in Western settings suggest prevalence rates of anxiety and depressive symptoms that require intervention. Aim: To establish equivalent prevalence rates in a Kenyan (developing country) situation Method: Self-administered questionnaires for socio-demographic data, three Diagnostic and Statistical Manual of Mental Disorders – Fourth Edition (DSM-IV)-based instruments for anxiety symptoms and syndromes in children, one instrument for depression and one culture sensitive instrument for depression and anxiety were administered in three different sets to 3 775 randomly sampled students drawn from a stratified sample of 34.7% of all public secondary schools in Nairobi, Kenya. Results: The prevalence rates of anxiety and depression symptoms and syndromes varied widely depending on sex and age and also on the emphasis of the different instruments used, and also according to the cut-off points for the various syndromes and instruments. Clinical diagnostic scores for depression were recorded in 43.7% of all the students. Using the cut-off points for the Multidimensional Anxiety Scale for Children (MASC), anxiety was recorded in 12.9% of all students. Nearly half (40.7%) of the respondents who completed the Short Leyton Obsessional Inventory for Children and Adolescents had positive scores for obsessive disorder, 81.1% were positive for compulsive disorder and an average of 69.1% had positive scores for both obsessive and compulsive disorders combined. Amongst those who completed the Ndetei-Othieno-Kathuku (NOK) scale for Depression and Anxiety, 49.3% had positive scores for moderate to severe anxiety with or without depression. The Screen for Child Anxiety Related Disorders – Revised (SCARED-R) yielded high levels (50–100%) for the different syndromes, with obsessive-compulsive disorder at 99.3%, just below separation anxiety and school phobia at 100%. Suicidal thoughts and plans were prevalent at 4.9–5.5%. Conclusion: Anxiety and depression were found at prevalence rates no less than is found in the West. This calls for appropriate clinical practices and policies.","container-title":"Journal of Child &amp; Adolescent Mental Health","DOI":"10.2989/JCAMH.2008.20.1.6.491","ISSN":"1728-0583","issue":"1","note":"publisher: Routledge\n_eprint: https://doi.org/10.2989/JCAMH.2008.20.1.6.491\nPMID: 25861005","page":"33-51","source":"Taylor and Francis+NEJM","title":"The prevalence of anxiety and depression symptoms and syndromes in Kenyan children and adolescents","volume":"20","author":[{"family":"Ndetei","given":"David M"},{"family":"Khasakhala","given":"Lincoln"},{"family":"Nyabola","given":"Lambert"},{"family":"Ongecha-Owuor","given":"Francisca"},{"family":"Seedat","given":"Soraya"},{"family":"Mutiso","given":"Victoria"},{"family":"Kokonya","given":"Donald"},{"family":"Odhiambo","given":"Gideon"}],"issued":{"date-parts":[["2008",8,1]]}}},{"id":"ra6rKh9J/y0lAhYrv","uris":["http://zotero.org/users/9779440/items/JR6ZRJUH"],"itemData":{"id":315,"type":"article-journal","abstract":"The results suggest that major depressive disorder, measured by the PHQ-9, is a homogeneous construct across gender and that the PHQ-9 can be used to screen for depressive symptoms in adolescent boys and girls in Ghana.","container-title":"Journal of affective disorders","DOI":"10.1016/j.jad.2019.06.007","ISSN":"1573-2517","language":"en","note":"publisher: J Affect Disord\nPMID: 31181377","source":"pubmed.ncbi.nlm.nih.gov","title":"Depressive symptomatology in adolescents in Ghana: Examination of psychometric properties of the Patient Health Questionnaire-9","title-short":"Depressive symptomatology in adolescents in Ghana","URL":"https://pubmed.ncbi.nlm.nih.gov/31181377/","volume":"256","author":[{"family":"Anum","given":"A"},{"family":"S","given":"Adjorlolo"},{"family":"N","given":"Kugbey"}],"accessed":{"date-parts":[["2022",10,14]]},"issued":{"date-parts":[["2019",9,1]]}}}],"schema":"https://github.com/citation-style-language/schema/raw/master/csl-citation.json"} </w:instrText>
      </w:r>
      <w:r w:rsidR="00214E78" w:rsidRPr="00D541E8">
        <w:rPr>
          <w:rFonts w:eastAsiaTheme="minorEastAsia"/>
        </w:rPr>
        <w:fldChar w:fldCharType="separate"/>
      </w:r>
      <w:r w:rsidR="00214E78" w:rsidRPr="00D541E8">
        <w:rPr>
          <w:rFonts w:ascii="Calibri" w:hAnsi="Calibri" w:cs="Calibri"/>
          <w:szCs w:val="24"/>
          <w:vertAlign w:val="superscript"/>
        </w:rPr>
        <w:t>3,4</w:t>
      </w:r>
      <w:r w:rsidR="00214E78" w:rsidRPr="00D541E8">
        <w:rPr>
          <w:rFonts w:eastAsiaTheme="minorEastAsia"/>
        </w:rPr>
        <w:fldChar w:fldCharType="end"/>
      </w:r>
      <w:r w:rsidR="00214E78" w:rsidRPr="00D541E8">
        <w:rPr>
          <w:rFonts w:eastAsiaTheme="minorEastAsia"/>
        </w:rPr>
        <w:t xml:space="preserve"> We </w:t>
      </w:r>
      <w:r w:rsidRPr="00D541E8">
        <w:rPr>
          <w:rFonts w:eastAsiaTheme="minorEastAsia"/>
        </w:rPr>
        <w:t xml:space="preserve">estimate that some five million Kenyan youths aged 13-to-19 struggle with mental health problems. </w:t>
      </w:r>
    </w:p>
    <w:p w14:paraId="28B3813D" w14:textId="2B2CB2A8" w:rsidR="00FC313A" w:rsidRPr="00D541E8" w:rsidRDefault="56BAC46C" w:rsidP="002C71AA">
      <w:pPr>
        <w:shd w:val="clear" w:color="auto" w:fill="FFFFFF" w:themeFill="background1"/>
        <w:spacing w:line="257" w:lineRule="auto"/>
        <w:rPr>
          <w:rFonts w:eastAsiaTheme="minorEastAsia"/>
        </w:rPr>
      </w:pPr>
      <w:r w:rsidRPr="00D541E8">
        <w:rPr>
          <w:rFonts w:eastAsiaTheme="minorEastAsia"/>
        </w:rPr>
        <w:t xml:space="preserve">Unfortunately, Kenyan youths with mental health problems have limited avenues for </w:t>
      </w:r>
      <w:r w:rsidR="00BC0445" w:rsidRPr="00D541E8">
        <w:rPr>
          <w:rFonts w:eastAsiaTheme="minorEastAsia"/>
        </w:rPr>
        <w:t>help.</w:t>
      </w:r>
      <w:r w:rsidR="00BC0445" w:rsidRPr="00D541E8">
        <w:rPr>
          <w:rFonts w:eastAsiaTheme="minorEastAsia"/>
        </w:rPr>
        <w:fldChar w:fldCharType="begin"/>
      </w:r>
      <w:r w:rsidR="00116024">
        <w:rPr>
          <w:rFonts w:eastAsiaTheme="minorEastAsia"/>
        </w:rPr>
        <w:instrText xml:space="preserve"> ADDIN ZOTERO_ITEM CSL_CITATION {"citationID":"3bDfwSM2","properties":{"formattedCitation":"\\super 5\\nosupersub{}","plainCitation":"5","noteIndex":0},"citationItems":[{"id":"ra6rKh9J/edYaHKvS","uris":["http://zotero.org/users/9779440/items/DB8VG5HL"],"itemData":{"id":139,"type":"article-journal","abstract":"Mental disorders in low- and middle-income countries (LAMIC) do not attract global health policy attention. This article is based on a selective review of research on mental disorders in adults in LAMIC since 2001 and recent analyses of disease burden in developing countries. Mental disorders account for 11.1% of the total burden of disease in LAMIC. Unipolar depressive disorder is the single leading neuropsychiatric cause of disease burden. Alcohol use disorders account for nearly 4% of the attributable disease burden in LAMIC. Mental disorders are closely associated with other public health concerns such as maternal and child health and HIV/AIDS. Poverty, low education, social exclusion, gender disadvantage, conflict and disasters are the major social determinants of mental disorders. Clinical trials demonstrate that locally available, affordable interventions in community and primary care settings are effective for the management of mental disorders. Mental health resources are very scarce and investment in mental health is &amp;lt; 1% of the health budget in many countries. The majority of people with mental disorders do not receive evidence-based care, leading to chronicity, suffering and increased costs of care. Strengthening care and services for people with mental disorders is a priority; this will need additional investment in human resources and piggy backing on existing public health programmes. Campaigns to increase mental health literacy are needed at all levels of the health system.","container-title":"British Medical Bulletin","DOI":"10.1093/bmb/ldm010","ISSN":"0007-1420","issue":"1","journalAbbreviation":"British Medical Bulletin","page":"81-96","source":"Silverchair","title":"Mental health in low- and middle-income countries","volume":"81-82","author":[{"family":"Patel","given":"Vikram"}],"issued":{"date-parts":[["2007",1,1]]}}}],"schema":"https://github.com/citation-style-language/schema/raw/master/csl-citation.json"} </w:instrText>
      </w:r>
      <w:r w:rsidR="00BC0445" w:rsidRPr="00D541E8">
        <w:rPr>
          <w:rFonts w:eastAsiaTheme="minorEastAsia"/>
        </w:rPr>
        <w:fldChar w:fldCharType="separate"/>
      </w:r>
      <w:r w:rsidR="00BC0445" w:rsidRPr="00D541E8">
        <w:rPr>
          <w:rFonts w:ascii="Calibri" w:hAnsi="Calibri" w:cs="Calibri"/>
          <w:szCs w:val="24"/>
          <w:vertAlign w:val="superscript"/>
        </w:rPr>
        <w:t>5</w:t>
      </w:r>
      <w:r w:rsidR="00BC0445" w:rsidRPr="00D541E8">
        <w:rPr>
          <w:rFonts w:eastAsiaTheme="minorEastAsia"/>
        </w:rPr>
        <w:fldChar w:fldCharType="end"/>
      </w:r>
      <w:r w:rsidR="00BC0445" w:rsidRPr="00D541E8">
        <w:rPr>
          <w:rFonts w:eastAsiaTheme="minorEastAsia"/>
        </w:rPr>
        <w:t xml:space="preserve"> Traditional </w:t>
      </w:r>
      <w:r w:rsidRPr="00D541E8">
        <w:rPr>
          <w:rFonts w:eastAsiaTheme="minorEastAsia"/>
        </w:rPr>
        <w:t xml:space="preserve">psychotherapies are lengthy, costly, and require expert delivery in a country with one clinician per one million </w:t>
      </w:r>
      <w:r w:rsidR="009B48AD" w:rsidRPr="00D541E8">
        <w:rPr>
          <w:rFonts w:eastAsiaTheme="minorEastAsia"/>
        </w:rPr>
        <w:t>citizens.</w:t>
      </w:r>
      <w:r w:rsidR="009B48AD" w:rsidRPr="00D541E8">
        <w:rPr>
          <w:rFonts w:eastAsiaTheme="minorEastAsia"/>
        </w:rPr>
        <w:fldChar w:fldCharType="begin"/>
      </w:r>
      <w:r w:rsidR="00116024">
        <w:rPr>
          <w:rFonts w:eastAsiaTheme="minorEastAsia"/>
        </w:rPr>
        <w:instrText xml:space="preserve"> ADDIN ZOTERO_ITEM CSL_CITATION {"citationID":"gjvDr7zO","properties":{"formattedCitation":"\\super 6,7(pp13-),8\\nosupersub{}","plainCitation":"6,7(pp13-),8","dontUpdate":true,"noteIndex":0},"citationItems":[{"id":"ra6rKh9J/4ikbSopt","uris":["http://zotero.org/users/9779440/items/ASWUE2HT"],"itemData":{"id":183,"type":"article-journal","abstract":"OBJECTIVE: Despite progress in the development of evidence-based interventions for youth psychiatric problems, up to 75% of youths with mental health needs never receive services, and early dropout is common among those who do. If effective, then single-session interventions (SSIs) for youth psychiatric problems could increase the accessibility, scalability, completion rates, and cost-effectiveness of youth mental health services. This study assessed the effects of SSIs for youth psychiatric problems.\nMETHOD: Using robust variance estimation to address effect size (ES) dependency, findings from 50 randomized-controlled trials (10,508 youths) were synthesized.\nRESULTS: Mean postintervention ES showed a Hedges g value equal to 0.32; the probability that a youth receiving SSI would fare better than a control-group youth was 58%. Effects varied by several moderators, including target problem: ESs were largest for anxiety (0.56) and conduct problems (0.54) and weakest for substance abuse (0.08; targeted in &gt;33% of studies). Other problems yielded numerically promising but nonsignificant ESs (e.g., 0.21 for depression), potentially from low representation across trials. ESs differed across control conditions, with larger ESs for studies with no treatment (0.41) versus active controls (0.14); developmental periods, with greater ESs for children (0.42) than adolescents (0.19); intervention types, with largest ESs for youth-focused cognitive-behavioral approaches (0.74); and follow-up lengths, with smaller ESs for follow-ups exceeding 13 weeks. ESs did not differ for self- versus therapist-administered interventions or for youths with diagnosable versus subclinical problems.\nCONCLUSION: Findings support the promise of SSIs for certain youth psychiatric problems and the need to clarify how, to what degree, and for whom SSIs effect lasting change.","container-title":"Journal of the American Academy of Child and Adolescent Psychiatry","DOI":"10.1016/j.jaac.2016.11.007","ISSN":"1527-5418","issue":"2","journalAbbreviation":"J Am Acad Child Adolesc Psychiatry","language":"eng","note":"PMID: 28117056","page":"107-115","source":"PubMed","title":"Little Treatments, Promising Effects? Meta-Analysis of Single-Session Interventions for Youth Psychiatric Problems","title-short":"Little Treatments, Promising Effects?","volume":"56","author":[{"family":"Schleider","given":"Jessica L."},{"family":"Weisz","given":"John R."}],"issued":{"date-parts":[["2017",2]]}}},{"id":"ra6rKh9J/7aOx7Bhw","uris":["http://zotero.org/users/9779440/items/DNBM7ECE"],"itemData":{"id":130,"type":"article-journal","container-title":"American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R."}],"issued":{"date-parts":[["2017",2]]}},"locator":"13-"},{"id":"ra6rKh9J/doLZQJLN","uris":["http://zotero.org/users/9779440/items/EQVPNH8H"],"itemData":{"id":180,"type":"article-journal","abstract":"OBJECTIVE: Youth depression is a debilitating condition that constitutes a major public health concern. A 2006 meta-analysis found modest benefits for psychotherapy versus control. Has 13 more years of research improved that picture? We sought to find out.\nMETHOD: We searched PubMed, PsychINFO, and Dissertation Abstracts International for 1960 to 2017, identifying 655 randomized, English-language psychotherapy trials for individuals aged 4 to 18 years. Of these, 55 assessed psychotherapy versus control for youth depression with outcome measures administered to both treatment and control conditions at post (κ = 53) and/or follow-up (κ = 32). Twelve study and outcome characteristics were extracted, and effect sizes were calculated for all psychotherapy versus control comparisons. Using a three-level random-effects model, we obtained an overall estimate of the psychotherapy versus control difference while accounting for the dependency among effect sizes. We then fitted a three-level mixed-effects model to identify moderators that might explain variation in effect size within and between studies.\nRESULTS: The overall effect size (g) was 0.36 at posttreatment and 0.21 at follow-up (averaging 42 weeks after posttreatment). Three moderator effects were identified: effects were significantly larger for interpersonal therapy than for cognitive behavioral therapy, for youth self-reported outcomes than parent-reports, and for comparisons with inactive control conditions (eg, waitlist) than active controls (eg, usual care). Effects showed specificity, with significantly smaller effects for anxiety and externalizing behavior outcomes than for depression measures.\nCONCLUSION: Youth depression psychotherapy effects are modest, with no significant change over the past 13 years. The findings highlight the need for treatment development and research to improve both immediate and longer-term benefits.","container-title":"Journal of the American Academy of Child and Adolescent Psychiatry","DOI":"10.1016/j.jaac.2019.04.002","ISSN":"1527-5418","issue":"1","journalAbbreviation":"J Am Acad Child Adolesc Psychiatry","language":"eng","note":"PMID: 31004739","page":"45-63","source":"PubMed","title":"Meta-Analysis: 13-Year Follow-up of Psychotherapy Effects on Youth Depression","title-short":"Meta-Analysis","volume":"59","author":[{"family":"Eckshtain","given":"Dikla"},{"family":"Kuppens","given":"Sofie"},{"family":"Ugueto","given":"Ana"},{"family":"Ng","given":"Mei Yi"},{"family":"Vaughn-Coaxum","given":"Rachel"},{"family":"Corteselli","given":"Katherine"},{"family":"Weisz","given":"John R."}],"issued":{"date-parts":[["2020",1]]}}}],"schema":"https://github.com/citation-style-language/schema/raw/master/csl-citation.json"} </w:instrText>
      </w:r>
      <w:r w:rsidR="009B48AD" w:rsidRPr="00D541E8">
        <w:rPr>
          <w:rFonts w:eastAsiaTheme="minorEastAsia"/>
        </w:rPr>
        <w:fldChar w:fldCharType="end"/>
      </w:r>
      <w:r w:rsidR="009B48AD" w:rsidRPr="00D541E8">
        <w:rPr>
          <w:rFonts w:eastAsiaTheme="minorEastAsia"/>
        </w:rPr>
        <w:fldChar w:fldCharType="begin"/>
      </w:r>
      <w:r w:rsidR="00116024">
        <w:rPr>
          <w:rFonts w:eastAsiaTheme="minorEastAsia"/>
        </w:rPr>
        <w:instrText xml:space="preserve"> ADDIN ZOTERO_ITEM CSL_CITATION {"citationID":"R4fI5xz1","properties":{"formattedCitation":"\\super 6\\uc0\\u8211{}8\\nosupersub{}","plainCitation":"6–8","noteIndex":0},"citationItems":[{"id":"ra6rKh9J/4ikbSopt","uris":["http://zotero.org/users/9779440/items/ASWUE2HT"],"itemData":{"id":183,"type":"article-journal","abstract":"OBJECTIVE: Despite progress in the development of evidence-based interventions for youth psychiatric problems, up to 75% of youths with mental health needs never receive services, and early dropout is common among those who do. If effective, then single-session interventions (SSIs) for youth psychiatric problems could increase the accessibility, scalability, completion rates, and cost-effectiveness of youth mental health services. This study assessed the effects of SSIs for youth psychiatric problems.\nMETHOD: Using robust variance estimation to address effect size (ES) dependency, findings from 50 randomized-controlled trials (10,508 youths) were synthesized.\nRESULTS: Mean postintervention ES showed a Hedges g value equal to 0.32; the probability that a youth receiving SSI would fare better than a control-group youth was 58%. Effects varied by several moderators, including target problem: ESs were largest for anxiety (0.56) and conduct problems (0.54) and weakest for substance abuse (0.08; targeted in &gt;33% of studies). Other problems yielded numerically promising but nonsignificant ESs (e.g., 0.21 for depression), potentially from low representation across trials. ESs differed across control conditions, with larger ESs for studies with no treatment (0.41) versus active controls (0.14); developmental periods, with greater ESs for children (0.42) than adolescents (0.19); intervention types, with largest ESs for youth-focused cognitive-behavioral approaches (0.74); and follow-up lengths, with smaller ESs for follow-ups exceeding 13 weeks. ESs did not differ for self- versus therapist-administered interventions or for youths with diagnosable versus subclinical problems.\nCONCLUSION: Findings support the promise of SSIs for certain youth psychiatric problems and the need to clarify how, to what degree, and for whom SSIs effect lasting change.","container-title":"Journal of the American Academy of Child and Adolescent Psychiatry","DOI":"10.1016/j.jaac.2016.11.007","ISSN":"1527-5418","issue":"2","journalAbbreviation":"J Am Acad Child Adolesc Psychiatry","language":"eng","note":"PMID: 28117056","page":"107-115","source":"PubMed","title":"Little Treatments, Promising Effects? Meta-Analysis of Single-Session Interventions for Youth Psychiatric Problems","title-short":"Little Treatments, Promising Effects?","volume":"56","author":[{"family":"Schleider","given":"Jessica L."},{"family":"Weisz","given":"John R."}],"issued":{"date-parts":[["2017",2]]}}},{"id":"ra6rKh9J/7aOx7Bhw","uris":["http://zotero.org/users/9779440/items/DNBM7ECE"],"itemData":{"id":130,"type":"article-journal","container-title":"American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R."}],"issued":{"date-parts":[["2017",2]]}},"label":"page"},{"id":"ra6rKh9J/doLZQJLN","uris":["http://zotero.org/users/9779440/items/EQVPNH8H"],"itemData":{"id":180,"type":"article-journal","abstract":"OBJECTIVE: Youth depression is a debilitating condition that constitutes a major public health concern. A 2006 meta-analysis found modest benefits for psychotherapy versus control. Has 13 more years of research improved that picture? We sought to find out.\nMETHOD: We searched PubMed, PsychINFO, and Dissertation Abstracts International for 1960 to 2017, identifying 655 randomized, English-language psychotherapy trials for individuals aged 4 to 18 years. Of these, 55 assessed psychotherapy versus control for youth depression with outcome measures administered to both treatment and control conditions at post (κ = 53) and/or follow-up (κ = 32). Twelve study and outcome characteristics were extracted, and effect sizes were calculated for all psychotherapy versus control comparisons. Using a three-level random-effects model, we obtained an overall estimate of the psychotherapy versus control difference while accounting for the dependency among effect sizes. We then fitted a three-level mixed-effects model to identify moderators that might explain variation in effect size within and between studies.\nRESULTS: The overall effect size (g) was 0.36 at posttreatment and 0.21 at follow-up (averaging 42 weeks after posttreatment). Three moderator effects were identified: effects were significantly larger for interpersonal therapy than for cognitive behavioral therapy, for youth self-reported outcomes than parent-reports, and for comparisons with inactive control conditions (eg, waitlist) than active controls (eg, usual care). Effects showed specificity, with significantly smaller effects for anxiety and externalizing behavior outcomes than for depression measures.\nCONCLUSION: Youth depression psychotherapy effects are modest, with no significant change over the past 13 years. The findings highlight the need for treatment development and research to improve both immediate and longer-term benefits.","container-title":"Journal of the American Academy of Child and Adolescent Psychiatry","DOI":"10.1016/j.jaac.2019.04.002","ISSN":"1527-5418","issue":"1","journalAbbreviation":"J Am Acad Child Adolesc Psychiatry","language":"eng","note":"PMID: 31004739","page":"45-63","source":"PubMed","title":"Meta-Analysis: 13-Year Follow-up of Psychotherapy Effects on Youth Depression","title-short":"Meta-Analysis","volume":"59","author":[{"family":"Eckshtain","given":"Dikla"},{"family":"Kuppens","given":"Sofie"},{"family":"Ugueto","given":"Ana"},{"family":"Ng","given":"Mei Yi"},{"family":"Vaughn-Coaxum","given":"Rachel"},{"family":"Corteselli","given":"Katherine"},{"family":"Weisz","given":"John R."}],"issued":{"date-parts":[["2020",1]]}}}],"schema":"https://github.com/citation-style-language/schema/raw/master/csl-citation.json"} </w:instrText>
      </w:r>
      <w:r w:rsidR="009B48AD" w:rsidRPr="00D541E8">
        <w:rPr>
          <w:rFonts w:eastAsiaTheme="minorEastAsia"/>
        </w:rPr>
        <w:fldChar w:fldCharType="separate"/>
      </w:r>
      <w:r w:rsidR="009B48AD" w:rsidRPr="00D541E8">
        <w:rPr>
          <w:rFonts w:ascii="Calibri" w:hAnsi="Calibri" w:cs="Calibri"/>
          <w:szCs w:val="24"/>
          <w:vertAlign w:val="superscript"/>
        </w:rPr>
        <w:t>6–8</w:t>
      </w:r>
      <w:r w:rsidR="009B48AD" w:rsidRPr="00D541E8">
        <w:rPr>
          <w:rFonts w:eastAsiaTheme="minorEastAsia"/>
        </w:rPr>
        <w:fldChar w:fldCharType="end"/>
      </w:r>
      <w:r w:rsidR="009B48AD" w:rsidRPr="00D541E8">
        <w:rPr>
          <w:rFonts w:eastAsiaTheme="minorEastAsia"/>
        </w:rPr>
        <w:t xml:space="preserve"> Societal </w:t>
      </w:r>
      <w:r w:rsidRPr="00D541E8">
        <w:rPr>
          <w:rFonts w:eastAsiaTheme="minorEastAsia"/>
        </w:rPr>
        <w:t xml:space="preserve">stigma further inhibits help-seeking </w:t>
      </w:r>
      <w:r w:rsidR="00E27AA2" w:rsidRPr="00D541E8">
        <w:rPr>
          <w:rFonts w:eastAsiaTheme="minorEastAsia"/>
        </w:rPr>
        <w:t>behavior.</w:t>
      </w:r>
      <w:r w:rsidR="00E27AA2" w:rsidRPr="00D541E8">
        <w:rPr>
          <w:rFonts w:eastAsiaTheme="minorEastAsia"/>
        </w:rPr>
        <w:fldChar w:fldCharType="begin"/>
      </w:r>
      <w:r w:rsidR="00116024">
        <w:rPr>
          <w:rFonts w:eastAsiaTheme="minorEastAsia"/>
        </w:rPr>
        <w:instrText xml:space="preserve"> ADDIN ZOTERO_ITEM CSL_CITATION {"citationID":"8sVF9abk","properties":{"formattedCitation":"\\super 9\\nosupersub{}","plainCitation":"9","noteIndex":0},"citationItems":[{"id":"ra6rKh9J/juMG1Gcz","uris":["http://zotero.org/users/9779440/items/RDZXPMR3"],"itemData":{"id":186,"type":"article-journal","abstract":"Background: Literature describing stigmatizing attitudes towards people with mental illness by children in the developing world is lacking. Children’s mental health issues in the Kenyan context are especially pertinent due to the increased likelihood of exposure to risk factors and the high prevalence of mental disorders. The objective of the current study was to examine socio-demographic factors associated with the endorsement of stigmatizing attitudes towards people with mental illness among Kenyan school children. Methods: We analyzed cross-sectional survey data from 4585 primary school-aged children in standards one through seven in the Eastern Province of Kenya. We examined relationships between the endorsement of stigmatizing attitudes and age, gender, district, religion, being in the standard appropriate for one’s age, and parental employment status. Results: Stigma scores decreased with increasing age (β = −0.83; 95 % CI = −0.99 to −0.67). Boys had higher stigma scores compared to girls (β = 1.55; 95 % CI = 0.86–2.24). Students from the rural district had higher average stigma scores as compared to those from the peri-urban district (β = 1.14; 95 % CI = 0.44–1.84). Students who were not in the standard appropriate for their age had lower stigma scores than those who were in the standard typical for their age (β = −1.60; 95 % CI = −2.43 to −0.77). Conclusions: Stigmatizing attitudes toward the mentally ill exist among primary school children in Kenya; thus, anti-stigma interventions are needed, and our findings highlight particular subgroups that could be targeted. (PsycINFO Database Record (c) 2019 APA, all rights reserved)","container-title":"Social Psychiatry and Psychiatric Epidemiology: The International Journal for Research in Social and Genetic Epidemiology and Mental Health Services","DOI":"10.1007/s00127-015-1090-6","ISSN":"1433-9285","note":"publisher-place: Germany\npublisher: Springer","page":"73-80","source":"APA PsycNet","title":"Stigmatizing attitudes toward mental illness among primary school children in Kenya","volume":"51","author":[{"family":"Ndetei","given":"David M."},{"family":"Mutiso","given":"Victoria"},{"family":"Maraj","given":"Anika"},{"family":"Anderson","given":"Kelly K."},{"family":"Musyimi","given":"Christine"},{"family":"McKenzie","given":"Kwame"}],"issued":{"date-parts":[["2016"]]}}}],"schema":"https://github.com/citation-style-language/schema/raw/master/csl-citation.json"} </w:instrText>
      </w:r>
      <w:r w:rsidR="00E27AA2" w:rsidRPr="00D541E8">
        <w:rPr>
          <w:rFonts w:eastAsiaTheme="minorEastAsia"/>
        </w:rPr>
        <w:fldChar w:fldCharType="separate"/>
      </w:r>
      <w:r w:rsidR="00E27AA2" w:rsidRPr="00D541E8">
        <w:rPr>
          <w:rFonts w:ascii="Calibri" w:hAnsi="Calibri" w:cs="Calibri"/>
          <w:szCs w:val="24"/>
          <w:vertAlign w:val="superscript"/>
        </w:rPr>
        <w:t>9</w:t>
      </w:r>
      <w:r w:rsidR="00E27AA2" w:rsidRPr="00D541E8">
        <w:rPr>
          <w:rFonts w:eastAsiaTheme="minorEastAsia"/>
        </w:rPr>
        <w:fldChar w:fldCharType="end"/>
      </w:r>
      <w:r w:rsidR="00E27AA2" w:rsidRPr="00D541E8">
        <w:rPr>
          <w:rFonts w:eastAsiaTheme="minorEastAsia"/>
        </w:rPr>
        <w:t xml:space="preserve"> This </w:t>
      </w:r>
      <w:r w:rsidR="1C356E36" w:rsidRPr="00D541E8">
        <w:rPr>
          <w:rFonts w:eastAsiaTheme="minorEastAsia"/>
        </w:rPr>
        <w:t>presents a need for the development and large-scale dissemination of</w:t>
      </w:r>
      <w:r w:rsidR="38E5CAFD" w:rsidRPr="00D541E8">
        <w:rPr>
          <w:rFonts w:eastAsiaTheme="minorEastAsia"/>
        </w:rPr>
        <w:t xml:space="preserve"> </w:t>
      </w:r>
      <w:r w:rsidR="520AA26B" w:rsidRPr="00D541E8">
        <w:rPr>
          <w:rFonts w:eastAsiaTheme="minorEastAsia"/>
        </w:rPr>
        <w:t xml:space="preserve">low-cost, stigma free </w:t>
      </w:r>
      <w:r w:rsidR="38E5CAFD" w:rsidRPr="00D541E8">
        <w:rPr>
          <w:rFonts w:eastAsiaTheme="minorEastAsia"/>
        </w:rPr>
        <w:t>interventions that address youth mental health in low-income settings.</w:t>
      </w:r>
    </w:p>
    <w:p w14:paraId="0F8D926B" w14:textId="77B5FF53" w:rsidR="00FC313A" w:rsidRPr="00D541E8" w:rsidRDefault="5ED3917F" w:rsidP="002C71AA">
      <w:pPr>
        <w:shd w:val="clear" w:color="auto" w:fill="FFFFFF" w:themeFill="background1"/>
        <w:spacing w:line="257" w:lineRule="auto"/>
        <w:rPr>
          <w:rFonts w:eastAsiaTheme="minorEastAsia"/>
        </w:rPr>
      </w:pPr>
      <w:r w:rsidRPr="00D541E8">
        <w:rPr>
          <w:rFonts w:eastAsiaTheme="minorEastAsia"/>
        </w:rPr>
        <w:t>Our team</w:t>
      </w:r>
      <w:r w:rsidR="42485E1B" w:rsidRPr="00D541E8">
        <w:rPr>
          <w:rFonts w:eastAsiaTheme="minorEastAsia"/>
        </w:rPr>
        <w:t xml:space="preserve">’s past work has been aimed at addressing this </w:t>
      </w:r>
      <w:r w:rsidR="5D06B4CC" w:rsidRPr="00D541E8">
        <w:rPr>
          <w:rFonts w:eastAsiaTheme="minorEastAsia"/>
        </w:rPr>
        <w:t>gap</w:t>
      </w:r>
      <w:r w:rsidR="17C2DA30" w:rsidRPr="00D541E8">
        <w:rPr>
          <w:rFonts w:eastAsiaTheme="minorEastAsia"/>
        </w:rPr>
        <w:t>.</w:t>
      </w:r>
      <w:r w:rsidRPr="00D541E8">
        <w:rPr>
          <w:rFonts w:eastAsiaTheme="minorEastAsia"/>
        </w:rPr>
        <w:t xml:space="preserve"> </w:t>
      </w:r>
      <w:r w:rsidR="55B6C57E" w:rsidRPr="00D541E8">
        <w:rPr>
          <w:rFonts w:eastAsiaTheme="minorEastAsia"/>
        </w:rPr>
        <w:t xml:space="preserve">Over four years, we have developed, tested, and refined a cost-effective and evidence-based innovation called </w:t>
      </w:r>
      <w:r w:rsidR="55B6C57E" w:rsidRPr="00D541E8">
        <w:rPr>
          <w:rFonts w:eastAsiaTheme="minorEastAsia"/>
          <w:i/>
          <w:iCs/>
        </w:rPr>
        <w:t>Anansi.</w:t>
      </w:r>
      <w:r w:rsidR="55B6C57E" w:rsidRPr="00D541E8">
        <w:rPr>
          <w:rFonts w:eastAsiaTheme="minorEastAsia"/>
        </w:rPr>
        <w:t xml:space="preserve"> Anansi integrates two essential elements: </w:t>
      </w:r>
    </w:p>
    <w:p w14:paraId="5EE7B35B" w14:textId="7349C520" w:rsidR="00FC313A" w:rsidRPr="00D541E8" w:rsidRDefault="55B6C57E" w:rsidP="002C71AA">
      <w:pPr>
        <w:shd w:val="clear" w:color="auto" w:fill="FFFFFF" w:themeFill="background1"/>
        <w:spacing w:line="257" w:lineRule="auto"/>
        <w:rPr>
          <w:rFonts w:eastAsiaTheme="minorEastAsia"/>
          <w:vertAlign w:val="superscript"/>
        </w:rPr>
      </w:pPr>
      <w:r w:rsidRPr="00D541E8">
        <w:rPr>
          <w:rFonts w:eastAsiaTheme="minorEastAsia"/>
        </w:rPr>
        <w:t>1) a rigorously tested intervention (</w:t>
      </w:r>
      <w:r w:rsidRPr="00D541E8">
        <w:rPr>
          <w:rFonts w:eastAsiaTheme="minorEastAsia"/>
          <w:i/>
          <w:iCs/>
        </w:rPr>
        <w:t>Shamiri;</w:t>
      </w:r>
      <w:r w:rsidRPr="00D541E8">
        <w:rPr>
          <w:rFonts w:eastAsiaTheme="minorEastAsia"/>
        </w:rPr>
        <w:t xml:space="preserve"> “thrive” in Kiswahili). Shamiri includes simple, empirically supported elements, uses stigma-free content, and is delivered in communal settings by lay-providers (aged 18-</w:t>
      </w:r>
      <w:r w:rsidR="00FB47F0" w:rsidRPr="00D541E8">
        <w:rPr>
          <w:rFonts w:eastAsiaTheme="minorEastAsia"/>
        </w:rPr>
        <w:t>24)</w:t>
      </w:r>
      <w:r w:rsidR="00FB47F0" w:rsidRPr="00D541E8">
        <w:rPr>
          <w:rFonts w:eastAsiaTheme="minorEastAsia"/>
          <w:i/>
          <w:iCs/>
        </w:rPr>
        <w:t xml:space="preserve"> </w:t>
      </w:r>
      <w:r w:rsidR="00FB47F0" w:rsidRPr="00D541E8">
        <w:rPr>
          <w:rFonts w:eastAsiaTheme="minorEastAsia"/>
          <w:i/>
          <w:iCs/>
        </w:rPr>
        <w:fldChar w:fldCharType="begin"/>
      </w:r>
      <w:r w:rsidR="00116024">
        <w:rPr>
          <w:rFonts w:eastAsiaTheme="minorEastAsia"/>
          <w:i/>
          <w:iCs/>
        </w:rPr>
        <w:instrText xml:space="preserve"> ADDIN ZOTERO_ITEM CSL_CITATION {"citationID":"wyMc6NRz","properties":{"formattedCitation":"\\super 10,11\\nosupersub{}","plainCitation":"10,11","noteIndex":0},"citationItems":[{"id":"ra6rKh9J/Nt7KMb3L","uris":["http://zotero.org/users/9779440/items/KFDZGY63"],"itemData":{"id":228,"type":"article-journal","title":"The Shamiri Group Intervention for Adolescent Depression and Anxiety in Sub Saharan Africa: A Randomised Clinical Trial","title-short":"The Shamiri Group Intervention for Adolescent Depression and Anxiety in Sub Saharan Africa","author":[{"family":"Osborn","given":"Tom"},{"family":"Venturo-Conerly","given":"Katherine E."},{"family":"Arango G","given":"Susana"},{"family":"Roe","given":"Elizabeth"},{"family":"Rodriguez","given":"Micaela"},{"family":"Alemu","given":"Rediet"},{"family":"Gan","given":"Jenny"},{"family":"Wasil","given":"Akash R."},{"family":"Otieno","given":"Benny Hinn"},{"family":"Ndetei","given":"David"},{"family":"Wasanga","given":"Christine"},{"family":"Schleider","given":"Jessica L."},{"family":"Weisz","given":"John"}],"issued":{"date-parts":[["2020"]]}}},{"id":"ra6rKh9J/p9k8Bbvf","uris":["http://zotero.org/users/9779440/items/6TSRBTI4"],"itemData":{"id":168,"type":"article-journal","container-title":"Behavior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00FB47F0" w:rsidRPr="00D541E8">
        <w:rPr>
          <w:rFonts w:eastAsiaTheme="minorEastAsia"/>
          <w:i/>
          <w:iCs/>
        </w:rPr>
        <w:fldChar w:fldCharType="separate"/>
      </w:r>
      <w:r w:rsidR="00FB47F0" w:rsidRPr="00D541E8">
        <w:rPr>
          <w:rFonts w:ascii="Calibri" w:hAnsi="Calibri" w:cs="Calibri"/>
          <w:szCs w:val="24"/>
          <w:vertAlign w:val="superscript"/>
        </w:rPr>
        <w:t>10,11</w:t>
      </w:r>
      <w:r w:rsidR="00FB47F0" w:rsidRPr="00D541E8">
        <w:rPr>
          <w:rFonts w:eastAsiaTheme="minorEastAsia"/>
          <w:i/>
          <w:iCs/>
        </w:rPr>
        <w:fldChar w:fldCharType="end"/>
      </w:r>
    </w:p>
    <w:p w14:paraId="069EF90C" w14:textId="29D7A500" w:rsidR="00FC313A" w:rsidRPr="00D541E8" w:rsidRDefault="55B6C57E" w:rsidP="002C71AA">
      <w:pPr>
        <w:shd w:val="clear" w:color="auto" w:fill="FFFFFF" w:themeFill="background1"/>
        <w:spacing w:line="257" w:lineRule="auto"/>
        <w:rPr>
          <w:rFonts w:eastAsiaTheme="minorEastAsia"/>
        </w:rPr>
      </w:pPr>
      <w:r w:rsidRPr="00D541E8">
        <w:rPr>
          <w:rFonts w:eastAsiaTheme="minorEastAsia"/>
        </w:rPr>
        <w:t>2) a three-tier delivery model that connects lay-providers, trained clinical supervisors, and clinical psychologists and</w:t>
      </w:r>
      <w:r w:rsidR="00A261FC" w:rsidRPr="00D541E8">
        <w:rPr>
          <w:rFonts w:eastAsiaTheme="minorEastAsia"/>
        </w:rPr>
        <w:t xml:space="preserve"> psychiatrists</w:t>
      </w:r>
      <w:r w:rsidR="00A261FC" w:rsidRPr="00D541E8">
        <w:rPr>
          <w:rFonts w:eastAsiaTheme="minorEastAsia"/>
        </w:rPr>
        <w:fldChar w:fldCharType="begin"/>
      </w:r>
      <w:r w:rsidR="00116024">
        <w:rPr>
          <w:rFonts w:eastAsiaTheme="minorEastAsia"/>
        </w:rPr>
        <w:instrText xml:space="preserve"> ADDIN ZOTERO_ITEM CSL_CITATION {"citationID":"cIjjVZj1","properties":{"formattedCitation":"\\super 12\\nosupersub{}","plainCitation":"12","noteIndex":0},"citationItems":[{"id":"ra6rKh9J/mY7Rxy0b","uris":["http://zotero.org/users/9779440/items/F5C94LQK"],"itemData":{"id":233,"type":"report","abstract":"Objective: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Framework","title":"Training and Supervising Lay-providers in Low-income Settings: A Mixed-methods Study of Task-sharing from the Shamiri Randomized Controlled Trial","URL":"https://osf.io/bqznm","author":[{"family":"Venturo-Conerly","given":"Katherine E."},{"family":"Roe","given":"Elizabeth"},{"family":"Wasil","given":"Akash"},{"family":"Osborn","given":"Tom L"}]}}],"schema":"https://github.com/citation-style-language/schema/raw/master/csl-citation.json"} </w:instrText>
      </w:r>
      <w:r w:rsidR="00A261FC" w:rsidRPr="00D541E8">
        <w:rPr>
          <w:rFonts w:eastAsiaTheme="minorEastAsia"/>
        </w:rPr>
        <w:fldChar w:fldCharType="separate"/>
      </w:r>
      <w:r w:rsidR="00A261FC" w:rsidRPr="00D541E8">
        <w:rPr>
          <w:rFonts w:ascii="Calibri" w:hAnsi="Calibri" w:cs="Calibri"/>
          <w:szCs w:val="24"/>
          <w:vertAlign w:val="superscript"/>
        </w:rPr>
        <w:t>12</w:t>
      </w:r>
      <w:r w:rsidR="00A261FC" w:rsidRPr="00D541E8">
        <w:rPr>
          <w:rFonts w:eastAsiaTheme="minorEastAsia"/>
        </w:rPr>
        <w:fldChar w:fldCharType="end"/>
      </w:r>
      <w:r w:rsidRPr="00D541E8">
        <w:rPr>
          <w:rFonts w:eastAsiaTheme="minorEastAsia"/>
        </w:rPr>
        <w:t xml:space="preserve"> </w:t>
      </w:r>
    </w:p>
    <w:p w14:paraId="0C22038A" w14:textId="6E158FE4" w:rsidR="00FC313A" w:rsidRPr="00D541E8" w:rsidRDefault="55B6C57E" w:rsidP="002C71AA">
      <w:pPr>
        <w:shd w:val="clear" w:color="auto" w:fill="FFFFFF" w:themeFill="background1"/>
        <w:spacing w:line="257" w:lineRule="auto"/>
        <w:rPr>
          <w:rFonts w:eastAsiaTheme="minorEastAsia"/>
          <w:b/>
          <w:bCs/>
        </w:rPr>
      </w:pPr>
      <w:r w:rsidRPr="00D541E8">
        <w:rPr>
          <w:rFonts w:eastAsiaTheme="minorEastAsia"/>
          <w:b/>
          <w:bCs/>
        </w:rPr>
        <w:t>Element 1: Shamiri</w:t>
      </w:r>
    </w:p>
    <w:p w14:paraId="30C6882A" w14:textId="07556469" w:rsidR="00FC313A" w:rsidRPr="00D541E8" w:rsidRDefault="55B6C57E" w:rsidP="002C71AA">
      <w:pPr>
        <w:shd w:val="clear" w:color="auto" w:fill="FFFFFF" w:themeFill="background1"/>
        <w:spacing w:line="257" w:lineRule="auto"/>
        <w:rPr>
          <w:rFonts w:eastAsiaTheme="minorEastAsia"/>
        </w:rPr>
      </w:pPr>
      <w:r w:rsidRPr="00D541E8">
        <w:rPr>
          <w:rFonts w:eastAsiaTheme="minorEastAsia"/>
        </w:rPr>
        <w:t>We have tested Shamiri in</w:t>
      </w:r>
      <w:r w:rsidR="009C63E8" w:rsidRPr="00D541E8">
        <w:rPr>
          <w:rFonts w:eastAsiaTheme="minorEastAsia"/>
        </w:rPr>
        <w:t xml:space="preserve"> </w:t>
      </w:r>
      <w:r w:rsidRPr="00D541E8">
        <w:rPr>
          <w:rFonts w:eastAsiaTheme="minorEastAsia"/>
        </w:rPr>
        <w:t xml:space="preserve">gold-standard RCTs that meet WHO </w:t>
      </w:r>
      <w:r w:rsidR="006B2CA0" w:rsidRPr="00D541E8">
        <w:rPr>
          <w:rFonts w:eastAsiaTheme="minorEastAsia"/>
        </w:rPr>
        <w:t>standards.</w:t>
      </w:r>
      <w:r w:rsidR="006B2CA0" w:rsidRPr="00D541E8">
        <w:rPr>
          <w:rFonts w:eastAsiaTheme="minorEastAsia"/>
        </w:rPr>
        <w:fldChar w:fldCharType="begin"/>
      </w:r>
      <w:r w:rsidR="00116024">
        <w:rPr>
          <w:rFonts w:eastAsiaTheme="minorEastAsia"/>
        </w:rPr>
        <w:instrText xml:space="preserve"> ADDIN ZOTERO_ITEM CSL_CITATION {"citationID":"VypxYjmK","properties":{"formattedCitation":"\\super 10,11,13\\nosupersub{}","plainCitation":"10,11,13","noteIndex":0},"citationItems":[{"id":"ra6rKh9J/Nt7KMb3L","uris":["http://zotero.org/users/9779440/items/KFDZGY63"],"itemData":{"id":228,"type":"article-journal","title":"The Shamiri Group Intervention for Adolescent Depression and Anxiety in Sub Saharan Africa: A Randomised Clinical Trial","title-short":"The Shamiri Group Intervention for Adolescent Depression and Anxiety in Sub Saharan Africa","author":[{"family":"Osborn","given":"Tom"},{"family":"Venturo-Conerly","given":"Katherine E."},{"family":"Arango G","given":"Susana"},{"family":"Roe","given":"Elizabeth"},{"family":"Rodriguez","given":"Micaela"},{"family":"Alemu","given":"Rediet"},{"family":"Gan","given":"Jenny"},{"family":"Wasil","given":"Akash R."},{"family":"Otieno","given":"Benny Hinn"},{"family":"Ndetei","given":"David"},{"family":"Wasanga","given":"Christine"},{"family":"Schleider","given":"Jessica L."},{"family":"Weisz","given":"John"}],"issued":{"date-parts":[["2020"]]}}},{"id":"ra6rKh9J/p9k8Bbvf","uris":["http://zotero.org/users/9779440/items/6TSRBTI4"],"itemData":{"id":168,"type":"article-journal","container-title":"Behavior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R."}],"issued":{"date-parts":[["2020"]]}}},{"id":"ra6rKh9J/iZycIPK4","uris":["http://zotero.org/users/9779440/items/BBUAJ8JV"],"itemData":{"id":131,"type":"article-journal","abstract":"Importance: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R."}],"issued":{"date-parts":[["2021",8,1]]}}}],"schema":"https://github.com/citation-style-language/schema/raw/master/csl-citation.json"} </w:instrText>
      </w:r>
      <w:r w:rsidR="006B2CA0" w:rsidRPr="00D541E8">
        <w:rPr>
          <w:rFonts w:eastAsiaTheme="minorEastAsia"/>
        </w:rPr>
        <w:fldChar w:fldCharType="separate"/>
      </w:r>
      <w:r w:rsidR="006B2CA0" w:rsidRPr="00D541E8">
        <w:rPr>
          <w:rFonts w:ascii="Calibri" w:hAnsi="Calibri" w:cs="Calibri"/>
          <w:szCs w:val="24"/>
          <w:vertAlign w:val="superscript"/>
        </w:rPr>
        <w:t>10,11,13</w:t>
      </w:r>
      <w:r w:rsidR="006B2CA0" w:rsidRPr="00D541E8">
        <w:rPr>
          <w:rFonts w:eastAsiaTheme="minorEastAsia"/>
        </w:rPr>
        <w:fldChar w:fldCharType="end"/>
      </w:r>
      <w:r w:rsidRPr="00D541E8">
        <w:rPr>
          <w:rFonts w:eastAsiaTheme="minorEastAsia"/>
        </w:rPr>
        <w:t xml:space="preserve"> </w:t>
      </w:r>
    </w:p>
    <w:p w14:paraId="3FE113C4" w14:textId="167BE4DF" w:rsidR="00FC313A" w:rsidRPr="00D541E8" w:rsidRDefault="55B6C57E" w:rsidP="008C0110">
      <w:pPr>
        <w:shd w:val="clear" w:color="auto" w:fill="FFFFFF" w:themeFill="background1"/>
        <w:spacing w:line="257" w:lineRule="auto"/>
        <w:rPr>
          <w:rFonts w:eastAsiaTheme="minorEastAsia"/>
        </w:rPr>
      </w:pPr>
      <w:r w:rsidRPr="00D541E8">
        <w:rPr>
          <w:rFonts w:eastAsiaTheme="minorEastAsia"/>
        </w:rPr>
        <w:t xml:space="preserve">Unlike standard psychotherapies, Shamiri does not require expert delivery or explicitly label psychopathology, instead cultivating positive attributes and improving human </w:t>
      </w:r>
      <w:r w:rsidR="005870FF" w:rsidRPr="00D541E8">
        <w:rPr>
          <w:rFonts w:eastAsiaTheme="minorEastAsia"/>
        </w:rPr>
        <w:t>functioning.</w:t>
      </w:r>
      <w:r w:rsidR="005870FF" w:rsidRPr="00D541E8">
        <w:rPr>
          <w:rFonts w:eastAsiaTheme="minorEastAsia"/>
        </w:rPr>
        <w:fldChar w:fldCharType="begin"/>
      </w:r>
      <w:r w:rsidR="00116024">
        <w:rPr>
          <w:rFonts w:eastAsiaTheme="minorEastAsia"/>
        </w:rPr>
        <w:instrText xml:space="preserve"> ADDIN ZOTERO_ITEM CSL_CITATION {"citationID":"2slcp9nu","properties":{"formattedCitation":"\\super 11\\nosupersub{}","plainCitation":"11","noteIndex":0},"citationItems":[{"id":"ra6rKh9J/p9k8Bbvf","uris":["http://zotero.org/users/9779440/items/6TSRBTI4"],"itemData":{"id":168,"type":"article-journal","container-title":"Behavior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005870FF" w:rsidRPr="00D541E8">
        <w:rPr>
          <w:rFonts w:eastAsiaTheme="minorEastAsia"/>
        </w:rPr>
        <w:fldChar w:fldCharType="separate"/>
      </w:r>
      <w:r w:rsidR="005870FF" w:rsidRPr="00D541E8">
        <w:rPr>
          <w:rFonts w:ascii="Calibri" w:hAnsi="Calibri" w:cs="Calibri"/>
          <w:szCs w:val="24"/>
          <w:vertAlign w:val="superscript"/>
        </w:rPr>
        <w:t>11</w:t>
      </w:r>
      <w:r w:rsidR="005870FF" w:rsidRPr="00D541E8">
        <w:rPr>
          <w:rFonts w:eastAsiaTheme="minorEastAsia"/>
        </w:rPr>
        <w:fldChar w:fldCharType="end"/>
      </w:r>
    </w:p>
    <w:p w14:paraId="1DB8C270" w14:textId="40F6B937" w:rsidR="00FC313A" w:rsidRPr="00D541E8" w:rsidRDefault="55B6C57E" w:rsidP="008C0110">
      <w:pPr>
        <w:shd w:val="clear" w:color="auto" w:fill="FFFFFF" w:themeFill="background1"/>
        <w:spacing w:line="257" w:lineRule="auto"/>
        <w:rPr>
          <w:rFonts w:eastAsiaTheme="minorEastAsia"/>
        </w:rPr>
      </w:pPr>
      <w:r w:rsidRPr="00D541E8">
        <w:rPr>
          <w:rFonts w:eastAsiaTheme="minorEastAsia"/>
        </w:rPr>
        <w:t xml:space="preserve">Shamiri’s protocol focuses on three simple components: (1) growth-mindset, teaching youths that personal attributes can improve </w:t>
      </w:r>
      <w:r w:rsidR="008125D5" w:rsidRPr="00D541E8">
        <w:rPr>
          <w:rFonts w:eastAsiaTheme="minorEastAsia"/>
        </w:rPr>
        <w:t>through effort;</w:t>
      </w:r>
      <w:r w:rsidR="008125D5" w:rsidRPr="00D541E8">
        <w:rPr>
          <w:rFonts w:eastAsiaTheme="minorEastAsia"/>
        </w:rPr>
        <w:fldChar w:fldCharType="begin"/>
      </w:r>
      <w:r w:rsidR="00116024">
        <w:rPr>
          <w:rFonts w:eastAsiaTheme="minorEastAsia"/>
        </w:rPr>
        <w:instrText xml:space="preserve"> ADDIN ZOTERO_ITEM CSL_CITATION {"citationID":"rvbofEOh","properties":{"formattedCitation":"\\super 14,15\\nosupersub{}","plainCitation":"14,15","noteIndex":0},"citationItems":[{"id":"ra6rKh9J/TEX1DYrW","uris":["http://zotero.org/users/9779440/items/7G8JBCBX"],"itemData":{"id":212,"type":"article-journal","abstract":"Adolescents living in rural regions of the United States face substantial barriers to accessing mental health services, creating needs for more accessible, nonstigmatizing, briefer interventions. Research suggests that single-session \"growth mind-set\" interventions (GM-SSIs)-which teach the belief that personal traits are malleable through effort-may reduce internalizing and externalizing problems in adolescents. However, GM-SSIs have not been evaluated among rural youth, and their effects on internalizing and externalizing problems have not been assessed within a single trial, rendering their relative benefits for different problem types unclear. We examined whether a computerized GM-SSI could reduce depressive symptoms, social anxiety symptoms, and conduct problems in female adolescents from rural areas of the United States. Tenth-grade female adolescents (N = 222, M age = 15.2, 38% White, 25% Black, 29% Hispanic) from 4 rural, low-income high schools in the southeastern United States were randomized to receive a 45-min GM-SSI or a computer-based active control program, teaching healthy sexual behaviors. Young women self-reported depression symptoms, social anxiety symptoms, and conduct problem behaviors at baseline and 4-month follow-up. Relative to the female students in the control group, the students receiving the GM-SSI reported modest but significantly greater reductions in depressive symptoms (d= .23) and likelihood of reporting elevated depressive symptoms (d= .29) from baseline to follow-up. GM-SSI effects were nonsignificant for social anxiety symptoms, although a small effect size emerged in the hypothesized direction (d= .21), and nonsignificant for change in conduct problems (d= .01). A free-of-charge 45-min GM-SSI may help reduce internalizing distress, especially depression-but not conduct problems-in rural female adolescents.","container-title":"Journal of Clinical Child and Adolescent Psychology: The Official Journal for the Society of Clinical Child and Adolescent Psychology, American Psychological Association, Division 53","DOI":"10.1080/15374416.2019.1622123","ISSN":"1537-4424","issue":"5","journalAbbreviation":"J Clin Child Adolesc Psychol","language":"eng","note":"PMID: 31219698\nPMCID: PMC6923626","page":"660-672","source":"PubMed","title":"Randomized Trial of a Single-Session Growth Mind-Set Intervention for Rural Adolescents' Internalizing and Externalizing Problems","volume":"49","author":[{"family":"Schleider","given":"Jessica L."},{"family":"Burnette","given":"Jeni L."},{"family":"Widman","given":"Laura"},{"family":"Hoyt","given":"Crystal"},{"family":"Prinstein","given":"Mitchell J."}],"issued":{"date-parts":[["2020",10]]}}},{"id":"ra6rKh9J/i24SZ7Qy","uris":["http://zotero.org/users/9779440/items/AVR6EEQQ"],"itemData":{"id":198,"type":"article-journal","abstract":"Because challenges are ubiquitous, resilience is essential for success in school and in life. In this article we review research demonstrating the impact of students’ mindsets on their resilience in the face of academic and social challenges. We show that students who believe (or are taught) that intellectual abilities are qualities that can be developed (as opposed to qualities that are fixed) tend to show higher achievement across challenging school transitions and greater course completion rates in challenging math courses. New research also shows that believing (or being taught) that social attributes can be developed can lower adolescents’ aggression and stress in response to peer victimization or exclusion, and result in enhanced school performance. We conclude by discussing why psychological interventions that change students’ mindsets are effective and what educators can do to foster these mindsets and create resilience in educational settings.","container-title":"Educational Psychologist","DOI":"10.1080/00461520.2012.722805","ISSN":"0046-1520","issue":"4","note":"publisher: Routledge\n_eprint: https://doi.org/10.1080/00461520.2012.722805","page":"302-314","source":"Taylor and Francis+NEJM","title":"Mindsets That Promote Resilience: When Students Believe That Personal Characteristics Can Be Developed","title-short":"Mindsets That Promote Resilience","volume":"47","author":[{"family":"Yeager","given":"David   Scott"},{"family":"Dweck","given":"Carol S."}],"issued":{"date-parts":[["2012",10,1]]}}}],"schema":"https://github.com/citation-style-language/schema/raw/master/csl-citation.json"} </w:instrText>
      </w:r>
      <w:r w:rsidR="008125D5" w:rsidRPr="00D541E8">
        <w:rPr>
          <w:rFonts w:eastAsiaTheme="minorEastAsia"/>
        </w:rPr>
        <w:fldChar w:fldCharType="separate"/>
      </w:r>
      <w:r w:rsidR="008125D5" w:rsidRPr="00D541E8">
        <w:rPr>
          <w:rFonts w:ascii="Calibri" w:hAnsi="Calibri" w:cs="Calibri"/>
          <w:szCs w:val="24"/>
          <w:vertAlign w:val="superscript"/>
        </w:rPr>
        <w:t>14,15</w:t>
      </w:r>
      <w:r w:rsidR="008125D5" w:rsidRPr="00D541E8">
        <w:rPr>
          <w:rFonts w:eastAsiaTheme="minorEastAsia"/>
        </w:rPr>
        <w:fldChar w:fldCharType="end"/>
      </w:r>
      <w:r w:rsidR="008125D5" w:rsidRPr="00D541E8">
        <w:rPr>
          <w:rFonts w:eastAsiaTheme="minorEastAsia"/>
        </w:rPr>
        <w:t xml:space="preserve"> (2) gratitude</w:t>
      </w:r>
      <w:r w:rsidRPr="00D541E8">
        <w:rPr>
          <w:rFonts w:eastAsiaTheme="minorEastAsia"/>
        </w:rPr>
        <w:t xml:space="preserve">, encouraging youths to find things to appreciate and be grateful </w:t>
      </w:r>
      <w:r w:rsidR="00520E21" w:rsidRPr="00D541E8">
        <w:rPr>
          <w:rFonts w:eastAsiaTheme="minorEastAsia"/>
        </w:rPr>
        <w:t xml:space="preserve">for; </w:t>
      </w:r>
      <w:r w:rsidR="00520E21" w:rsidRPr="00D541E8">
        <w:rPr>
          <w:rFonts w:eastAsiaTheme="minorEastAsia"/>
        </w:rPr>
        <w:fldChar w:fldCharType="begin"/>
      </w:r>
      <w:r w:rsidR="00116024">
        <w:rPr>
          <w:rFonts w:eastAsiaTheme="minorEastAsia"/>
        </w:rPr>
        <w:instrText xml:space="preserve"> ADDIN ZOTERO_ITEM CSL_CITATION {"citationID":"9QjCaKgt","properties":{"formattedCitation":"\\super 16,17\\nosupersub{}","plainCitation":"16,17","noteIndex":0},"citationItems":[{"id":"ra6rKh9J/2vTqF5lR","uris":["http://zotero.org/users/9779440/items/CGF5FAMF"],"itemData":{"id":202,"type":"article-journal","abstract":"To date, nearly half of the work supporting the efficacy of gratitude interventions did so by making contrasts with techniques that induce negative affect (e.g., record your daily hassles). Gratitude interventions have shown limited benefits, if any, over control conditions. Thus, there is a need to better understand whether gratitude interventions are beyond a control condition and if there exists a subset of people who benefit. People high in positive affect (PA) may have reached an ‘emotional ceiling’ and, thus, are less susceptible to experiencing gains in well-being. People lower in PA, however, may need more positive events (like expressing gratitude to a benefactor) to ‘catch up’ to the positive experiences of their peers. We examined if PA moderated the effects of a gratitude intervention where youth were instructed to write a letter to someone whom they were grateful and deliver it to them in person. Eighty-nine children and adolescents were randomly assigned to the gratitude intervention or a control condition. Findings indicated that youth low in PA in the gratitude condition, compared with youth writing about daily events, reported greater gratitude and PA at post-treatment and greater PA at the 2-month follow-up.","container-title":"The Journal of Positive Psychology","DOI":"10.1080/17439760902992464","ISSN":"1743-9760","issue":"5","note":"publisher: Routledge\n_eprint: https://doi.org/10.1080/17439760902992464","page":"408-422","source":"Taylor and Francis+NEJM","title":"Who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M."},{"family":"Miller","given":"Norman"}],"issued":{"date-parts":[["2009",9,1]]}}},{"id":"ra6rKh9J/WOGIAhNu","uris":["http://zotero.org/users/9779440/items/2LU8K7VJ"],"itemData":{"id":204,"type":"article-journal","container-title":"Journal of School Psychology","DOI":"10.1016/j.jsp.2007.03.005","ISSN":"00224405","issue":"2","journalAbbreviation":"Journal of School Psychology","language":"en","page":"213-233","source":"DOI.org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A."}],"issued":{"date-parts":[["2008",4]]}}}],"schema":"https://github.com/citation-style-language/schema/raw/master/csl-citation.json"} </w:instrText>
      </w:r>
      <w:r w:rsidR="00520E21" w:rsidRPr="00D541E8">
        <w:rPr>
          <w:rFonts w:eastAsiaTheme="minorEastAsia"/>
        </w:rPr>
        <w:fldChar w:fldCharType="separate"/>
      </w:r>
      <w:r w:rsidR="00520E21" w:rsidRPr="00D541E8">
        <w:rPr>
          <w:rFonts w:ascii="Calibri" w:hAnsi="Calibri" w:cs="Calibri"/>
          <w:szCs w:val="24"/>
          <w:vertAlign w:val="superscript"/>
        </w:rPr>
        <w:t>16,17</w:t>
      </w:r>
      <w:r w:rsidR="00520E21" w:rsidRPr="00D541E8">
        <w:rPr>
          <w:rFonts w:eastAsiaTheme="minorEastAsia"/>
        </w:rPr>
        <w:fldChar w:fldCharType="end"/>
      </w:r>
      <w:r w:rsidR="00520E21" w:rsidRPr="00D541E8">
        <w:rPr>
          <w:rFonts w:eastAsiaTheme="minorEastAsia"/>
        </w:rPr>
        <w:t xml:space="preserve">and </w:t>
      </w:r>
      <w:r w:rsidRPr="00D541E8">
        <w:rPr>
          <w:rFonts w:eastAsiaTheme="minorEastAsia"/>
        </w:rPr>
        <w:t xml:space="preserve">(3) value affirmation, helping youths to identify their own values and live according to </w:t>
      </w:r>
      <w:r w:rsidR="007D4698" w:rsidRPr="00D541E8">
        <w:rPr>
          <w:rFonts w:eastAsiaTheme="minorEastAsia"/>
        </w:rPr>
        <w:t>them.</w:t>
      </w:r>
      <w:r w:rsidR="007D4698" w:rsidRPr="00D541E8">
        <w:rPr>
          <w:rFonts w:eastAsiaTheme="minorEastAsia"/>
        </w:rPr>
        <w:fldChar w:fldCharType="begin"/>
      </w:r>
      <w:r w:rsidR="00116024">
        <w:rPr>
          <w:rFonts w:eastAsiaTheme="minorEastAsia"/>
        </w:rPr>
        <w:instrText xml:space="preserve"> ADDIN ZOTERO_ITEM CSL_CITATION {"citationID":"QxxrKbXE","properties":{"formattedCitation":"\\super 18\\nosupersub{}","plainCitation":"18","noteIndex":0},"citationItems":[{"id":"ra6rKh9J/DVpWtcs9","uris":["http://zotero.org/users/9779440/items/KCRZ93HL"],"itemData":{"id":207,"type":"article-journal","abstract":"A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discussed.","container-title":"Science (New York, N.Y.)","DOI":"10.1126/science.1170769","ISSN":"1095-9203","issue":"5925","journalAbbreviation":"Science","language":"eng","note":"PMID: 19372432","page":"400-403","source":"PubMed","title":"Recursive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007D4698" w:rsidRPr="00D541E8">
        <w:rPr>
          <w:rFonts w:eastAsiaTheme="minorEastAsia"/>
        </w:rPr>
        <w:fldChar w:fldCharType="separate"/>
      </w:r>
      <w:r w:rsidR="007D4698" w:rsidRPr="00D541E8">
        <w:rPr>
          <w:rFonts w:ascii="Calibri" w:hAnsi="Calibri" w:cs="Calibri"/>
          <w:szCs w:val="24"/>
          <w:vertAlign w:val="superscript"/>
        </w:rPr>
        <w:t>18</w:t>
      </w:r>
      <w:r w:rsidR="007D4698" w:rsidRPr="00D541E8">
        <w:rPr>
          <w:rFonts w:eastAsiaTheme="minorEastAsia"/>
        </w:rPr>
        <w:fldChar w:fldCharType="end"/>
      </w:r>
      <w:r w:rsidR="007D4698" w:rsidRPr="00D541E8">
        <w:rPr>
          <w:rFonts w:eastAsiaTheme="minorEastAsia"/>
        </w:rPr>
        <w:t xml:space="preserve"> Shamiri </w:t>
      </w:r>
      <w:r w:rsidRPr="00D541E8">
        <w:rPr>
          <w:rFonts w:eastAsiaTheme="minorEastAsia"/>
        </w:rPr>
        <w:t>lasts only four hours. Youths meet once-a-week in small groups of 8-to-15 led by lay-</w:t>
      </w:r>
      <w:r w:rsidR="00D6711B" w:rsidRPr="00D541E8">
        <w:rPr>
          <w:rFonts w:eastAsiaTheme="minorEastAsia"/>
        </w:rPr>
        <w:t xml:space="preserve"> providers.</w:t>
      </w:r>
      <w:r w:rsidR="00D6711B" w:rsidRPr="00D541E8">
        <w:rPr>
          <w:rFonts w:eastAsiaTheme="minorEastAsia"/>
        </w:rPr>
        <w:fldChar w:fldCharType="begin"/>
      </w:r>
      <w:r w:rsidR="00116024">
        <w:rPr>
          <w:rFonts w:eastAsiaTheme="minorEastAsia"/>
        </w:rPr>
        <w:instrText xml:space="preserve"> ADDIN ZOTERO_ITEM CSL_CITATION {"citationID":"n86uwBu4","properties":{"formattedCitation":"\\super 10\\nosupersub{}","plainCitation":"10","noteIndex":0},"citationItems":[{"id":"ra6rKh9J/Nt7KMb3L","uris":["http://zotero.org/users/9779440/items/KFDZGY63"],"itemData":{"id":228,"type":"article-journal","title":"The Shamiri Group Intervention for Adolescent Depression and Anxiety in Sub Saharan Africa: A Randomised Clinical Trial","title-short":"The Shamiri Group Intervention for Adolescent Depression and Anxiety in Sub Saharan Africa","author":[{"family":"Osborn","given":"Tom"},{"family":"Venturo-Conerly","given":"Katherine E."},{"family":"Arango G","given":"Susana"},{"family":"Roe","given":"Elizabeth"},{"family":"Rodriguez","given":"Micaela"},{"family":"Alemu","given":"Rediet"},{"family":"Gan","given":"Jenny"},{"family":"Wasil","given":"Akash R."},{"family":"Otieno","given":"Benny Hinn"},{"family":"Ndetei","given":"David"},{"family":"Wasanga","given":"Christine"},{"family":"Schleider","given":"Jessica L."},{"family":"Weisz","given":"John"}],"issued":{"date-parts":[["2020"]]}}}],"schema":"https://github.com/citation-style-language/schema/raw/master/csl-citation.json"} </w:instrText>
      </w:r>
      <w:r w:rsidR="00D6711B" w:rsidRPr="00D541E8">
        <w:rPr>
          <w:rFonts w:eastAsiaTheme="minorEastAsia"/>
        </w:rPr>
        <w:fldChar w:fldCharType="separate"/>
      </w:r>
      <w:r w:rsidR="00D6711B" w:rsidRPr="00D541E8">
        <w:rPr>
          <w:rFonts w:ascii="Calibri" w:hAnsi="Calibri" w:cs="Calibri"/>
          <w:szCs w:val="24"/>
          <w:vertAlign w:val="superscript"/>
        </w:rPr>
        <w:t>10</w:t>
      </w:r>
      <w:r w:rsidR="00D6711B" w:rsidRPr="00D541E8">
        <w:rPr>
          <w:rFonts w:eastAsiaTheme="minorEastAsia"/>
        </w:rPr>
        <w:fldChar w:fldCharType="end"/>
      </w:r>
      <w:r w:rsidR="009C63E8" w:rsidRPr="00D541E8">
        <w:rPr>
          <w:rFonts w:eastAsiaTheme="minorEastAsia"/>
        </w:rPr>
        <w:t xml:space="preserve"> </w:t>
      </w:r>
    </w:p>
    <w:p w14:paraId="26C152C9" w14:textId="3F21A02A" w:rsidR="00FC313A" w:rsidRPr="00D541E8" w:rsidRDefault="55B6C57E" w:rsidP="008C0110">
      <w:pPr>
        <w:shd w:val="clear" w:color="auto" w:fill="FFFFFF" w:themeFill="background1"/>
        <w:spacing w:line="257" w:lineRule="auto"/>
        <w:rPr>
          <w:rFonts w:eastAsiaTheme="minorEastAsia"/>
          <w:i/>
          <w:iCs/>
        </w:rPr>
      </w:pPr>
      <w:r w:rsidRPr="00D541E8">
        <w:rPr>
          <w:rFonts w:eastAsiaTheme="minorEastAsia"/>
        </w:rPr>
        <w:t>A pilot RCT in Kibera showed that Shamiri produced significant reductions in depression (</w:t>
      </w:r>
      <w:r w:rsidRPr="00D541E8">
        <w:rPr>
          <w:rFonts w:eastAsiaTheme="minorEastAsia"/>
          <w:i/>
          <w:iCs/>
        </w:rPr>
        <w:t xml:space="preserve">d=.32; p=.04) </w:t>
      </w:r>
      <w:r w:rsidRPr="00D541E8">
        <w:rPr>
          <w:rFonts w:eastAsiaTheme="minorEastAsia"/>
        </w:rPr>
        <w:t>and anxiety (</w:t>
      </w:r>
      <w:r w:rsidRPr="00D541E8">
        <w:rPr>
          <w:rFonts w:eastAsiaTheme="minorEastAsia"/>
          <w:i/>
          <w:iCs/>
        </w:rPr>
        <w:t>d=.54;</w:t>
      </w:r>
      <w:r w:rsidRPr="00D541E8">
        <w:rPr>
          <w:rFonts w:eastAsiaTheme="minorEastAsia"/>
        </w:rPr>
        <w:t xml:space="preserve"> </w:t>
      </w:r>
      <w:r w:rsidRPr="00D541E8">
        <w:rPr>
          <w:rFonts w:eastAsiaTheme="minorEastAsia"/>
          <w:i/>
          <w:iCs/>
        </w:rPr>
        <w:t>p</w:t>
      </w:r>
      <w:r w:rsidRPr="00D541E8">
        <w:rPr>
          <w:rFonts w:eastAsiaTheme="minorEastAsia"/>
        </w:rPr>
        <w:t>=.04</w:t>
      </w:r>
      <w:r w:rsidRPr="00D541E8">
        <w:rPr>
          <w:rFonts w:eastAsiaTheme="minorEastAsia"/>
          <w:i/>
          <w:iCs/>
        </w:rPr>
        <w:t xml:space="preserve">) </w:t>
      </w:r>
      <w:r w:rsidRPr="00D541E8">
        <w:rPr>
          <w:rFonts w:eastAsiaTheme="minorEastAsia"/>
        </w:rPr>
        <w:t>and improvements in academic grades (</w:t>
      </w:r>
      <w:r w:rsidRPr="00D541E8">
        <w:rPr>
          <w:rFonts w:eastAsiaTheme="minorEastAsia"/>
          <w:i/>
          <w:iCs/>
        </w:rPr>
        <w:t xml:space="preserve">d=.32; p=.03) </w:t>
      </w:r>
      <w:r w:rsidRPr="00D541E8">
        <w:rPr>
          <w:rFonts w:eastAsiaTheme="minorEastAsia"/>
        </w:rPr>
        <w:t>and interpersonal relationships (</w:t>
      </w:r>
      <w:r w:rsidRPr="00D541E8">
        <w:rPr>
          <w:rFonts w:eastAsiaTheme="minorEastAsia"/>
          <w:i/>
          <w:iCs/>
        </w:rPr>
        <w:t>d=.71; p=.</w:t>
      </w:r>
      <w:r w:rsidR="00EB506C" w:rsidRPr="00D541E8">
        <w:rPr>
          <w:rFonts w:eastAsiaTheme="minorEastAsia"/>
          <w:i/>
          <w:iCs/>
        </w:rPr>
        <w:t>03).</w:t>
      </w:r>
      <w:r w:rsidR="00EB506C" w:rsidRPr="00D541E8">
        <w:rPr>
          <w:rFonts w:eastAsiaTheme="minorEastAsia"/>
          <w:i/>
          <w:iCs/>
        </w:rPr>
        <w:fldChar w:fldCharType="begin"/>
      </w:r>
      <w:r w:rsidR="00116024">
        <w:rPr>
          <w:rFonts w:eastAsiaTheme="minorEastAsia"/>
          <w:i/>
          <w:iCs/>
        </w:rPr>
        <w:instrText xml:space="preserve"> ADDIN ZOTERO_ITEM CSL_CITATION {"citationID":"Dyo0Mce9","properties":{"formattedCitation":"\\super 11\\nosupersub{}","plainCitation":"11","noteIndex":0},"citationItems":[{"id":"ra6rKh9J/p9k8Bbvf","uris":["http://zotero.org/users/9779440/items/6TSRBTI4"],"itemData":{"id":168,"type":"article-journal","container-title":"Behavior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00EB506C" w:rsidRPr="00D541E8">
        <w:rPr>
          <w:rFonts w:eastAsiaTheme="minorEastAsia"/>
          <w:i/>
          <w:iCs/>
        </w:rPr>
        <w:fldChar w:fldCharType="separate"/>
      </w:r>
      <w:r w:rsidR="00EB506C" w:rsidRPr="00D541E8">
        <w:rPr>
          <w:rFonts w:ascii="Calibri" w:hAnsi="Calibri" w:cs="Calibri"/>
          <w:szCs w:val="24"/>
          <w:vertAlign w:val="superscript"/>
        </w:rPr>
        <w:t>11</w:t>
      </w:r>
      <w:r w:rsidR="00EB506C" w:rsidRPr="00D541E8">
        <w:rPr>
          <w:rFonts w:eastAsiaTheme="minorEastAsia"/>
          <w:i/>
          <w:iCs/>
        </w:rPr>
        <w:fldChar w:fldCharType="end"/>
      </w:r>
      <w:r w:rsidR="00EB506C" w:rsidRPr="00D541E8">
        <w:rPr>
          <w:rFonts w:eastAsiaTheme="minorEastAsia"/>
        </w:rPr>
        <w:t xml:space="preserve"> This</w:t>
      </w:r>
      <w:r w:rsidRPr="00D541E8">
        <w:rPr>
          <w:rFonts w:eastAsiaTheme="minorEastAsia"/>
        </w:rPr>
        <w:t xml:space="preserve"> novel study was the first of its kind in Africa</w:t>
      </w:r>
      <w:r w:rsidRPr="00D541E8">
        <w:rPr>
          <w:rFonts w:eastAsiaTheme="minorEastAsia"/>
          <w:i/>
          <w:iCs/>
        </w:rPr>
        <w:t xml:space="preserve">. </w:t>
      </w:r>
    </w:p>
    <w:p w14:paraId="35AB678F" w14:textId="5AFF1BEC" w:rsidR="00FC313A" w:rsidRPr="00D541E8" w:rsidRDefault="55B6C57E" w:rsidP="008C0110">
      <w:pPr>
        <w:shd w:val="clear" w:color="auto" w:fill="FFFFFF" w:themeFill="background1"/>
        <w:spacing w:line="257" w:lineRule="auto"/>
        <w:rPr>
          <w:rFonts w:eastAsiaTheme="minorEastAsia"/>
        </w:rPr>
      </w:pPr>
      <w:r w:rsidRPr="00D541E8">
        <w:rPr>
          <w:rFonts w:eastAsiaTheme="minorEastAsia"/>
        </w:rPr>
        <w:t>A gold-standard well-powered replication RCT found similarly large reductions in depression (</w:t>
      </w:r>
      <w:r w:rsidRPr="00D541E8">
        <w:rPr>
          <w:rFonts w:eastAsiaTheme="minorEastAsia"/>
          <w:i/>
          <w:iCs/>
        </w:rPr>
        <w:t>d</w:t>
      </w:r>
      <w:r w:rsidRPr="00D541E8">
        <w:rPr>
          <w:rFonts w:eastAsiaTheme="minorEastAsia"/>
        </w:rPr>
        <w:t xml:space="preserve">=.35; </w:t>
      </w:r>
      <w:r w:rsidRPr="00D541E8">
        <w:rPr>
          <w:rFonts w:eastAsiaTheme="minorEastAsia"/>
          <w:i/>
          <w:iCs/>
        </w:rPr>
        <w:t>p</w:t>
      </w:r>
      <w:r w:rsidRPr="00D541E8">
        <w:rPr>
          <w:rFonts w:eastAsiaTheme="minorEastAsia"/>
        </w:rPr>
        <w:t>=.01) and anxiety (</w:t>
      </w:r>
      <w:r w:rsidRPr="00D541E8">
        <w:rPr>
          <w:rFonts w:eastAsiaTheme="minorEastAsia"/>
          <w:i/>
          <w:iCs/>
        </w:rPr>
        <w:t>d</w:t>
      </w:r>
      <w:r w:rsidRPr="00D541E8">
        <w:rPr>
          <w:rFonts w:eastAsiaTheme="minorEastAsia"/>
        </w:rPr>
        <w:t xml:space="preserve">=.37; </w:t>
      </w:r>
      <w:r w:rsidRPr="00D541E8">
        <w:rPr>
          <w:rFonts w:eastAsiaTheme="minorEastAsia"/>
          <w:i/>
          <w:iCs/>
        </w:rPr>
        <w:t>p</w:t>
      </w:r>
      <w:r w:rsidRPr="00D541E8">
        <w:rPr>
          <w:rFonts w:eastAsiaTheme="minorEastAsia"/>
        </w:rPr>
        <w:t xml:space="preserve">=.04) that were maintained post-intervention and extended to seven-month follow-up (published in world-leading JAMA </w:t>
      </w:r>
      <w:r w:rsidR="0006299F" w:rsidRPr="00D541E8">
        <w:rPr>
          <w:rFonts w:eastAsiaTheme="minorEastAsia"/>
        </w:rPr>
        <w:t>Psychiatry).</w:t>
      </w:r>
      <w:r w:rsidR="0006299F" w:rsidRPr="00D541E8">
        <w:rPr>
          <w:rFonts w:eastAsiaTheme="minorEastAsia"/>
        </w:rPr>
        <w:fldChar w:fldCharType="begin"/>
      </w:r>
      <w:r w:rsidR="00116024">
        <w:rPr>
          <w:rFonts w:eastAsiaTheme="minorEastAsia"/>
        </w:rPr>
        <w:instrText xml:space="preserve"> ADDIN ZOTERO_ITEM CSL_CITATION {"citationID":"XIz7PSBQ","properties":{"formattedCitation":"\\super 13\\nosupersub{}","plainCitation":"13","noteIndex":0},"citationItems":[{"id":"ra6rKh9J/iZycIPK4","uris":["http://zotero.org/users/9779440/items/BBUAJ8JV"],"itemData":{"id":131,"type":"article-journal","abstract":"Importance: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R."}],"issued":{"date-parts":[["2021",8,1]]}}}],"schema":"https://github.com/citation-style-language/schema/raw/master/csl-citation.json"} </w:instrText>
      </w:r>
      <w:r w:rsidR="0006299F" w:rsidRPr="00D541E8">
        <w:rPr>
          <w:rFonts w:eastAsiaTheme="minorEastAsia"/>
        </w:rPr>
        <w:fldChar w:fldCharType="separate"/>
      </w:r>
      <w:r w:rsidR="0006299F" w:rsidRPr="00D541E8">
        <w:rPr>
          <w:rFonts w:ascii="Calibri" w:hAnsi="Calibri" w:cs="Calibri"/>
          <w:szCs w:val="24"/>
          <w:vertAlign w:val="superscript"/>
        </w:rPr>
        <w:t>13</w:t>
      </w:r>
      <w:r w:rsidR="0006299F" w:rsidRPr="00D541E8">
        <w:rPr>
          <w:rFonts w:eastAsiaTheme="minorEastAsia"/>
        </w:rPr>
        <w:fldChar w:fldCharType="end"/>
      </w:r>
    </w:p>
    <w:p w14:paraId="3907A356" w14:textId="47B53046" w:rsidR="00FC313A" w:rsidRPr="00D541E8" w:rsidRDefault="55B6C57E" w:rsidP="008C0110">
      <w:pPr>
        <w:shd w:val="clear" w:color="auto" w:fill="FFFFFF" w:themeFill="background1"/>
        <w:spacing w:line="257" w:lineRule="auto"/>
        <w:rPr>
          <w:rFonts w:eastAsiaTheme="minorEastAsia"/>
          <w:b/>
          <w:bCs/>
        </w:rPr>
      </w:pPr>
      <w:r w:rsidRPr="00D541E8">
        <w:rPr>
          <w:rFonts w:eastAsiaTheme="minorEastAsia"/>
          <w:b/>
          <w:bCs/>
        </w:rPr>
        <w:t>Element 2: A Three-Tier Provider Model</w:t>
      </w:r>
    </w:p>
    <w:p w14:paraId="3EF92161" w14:textId="5F99A7AC" w:rsidR="00FC313A" w:rsidRPr="00D541E8" w:rsidRDefault="55B6C57E" w:rsidP="008C0110">
      <w:pPr>
        <w:shd w:val="clear" w:color="auto" w:fill="FFFFFF" w:themeFill="background1"/>
        <w:spacing w:line="257" w:lineRule="auto"/>
        <w:rPr>
          <w:rFonts w:eastAsiaTheme="minorEastAsia"/>
        </w:rPr>
      </w:pPr>
      <w:r w:rsidRPr="00D541E8">
        <w:rPr>
          <w:rFonts w:eastAsiaTheme="minorEastAsia"/>
        </w:rPr>
        <w:t>Shamiri is delivered within a three-tier provider model. At the base are</w:t>
      </w:r>
      <w:r w:rsidRPr="00D541E8">
        <w:rPr>
          <w:rFonts w:eastAsiaTheme="minorEastAsia"/>
          <w:i/>
          <w:iCs/>
        </w:rPr>
        <w:t xml:space="preserve"> lay-providers </w:t>
      </w:r>
      <w:r w:rsidRPr="00D541E8">
        <w:rPr>
          <w:rFonts w:eastAsiaTheme="minorEastAsia"/>
        </w:rPr>
        <w:t xml:space="preserve">expertly trained for ten hours who lead group </w:t>
      </w:r>
      <w:r w:rsidR="00004D2A" w:rsidRPr="00D541E8">
        <w:rPr>
          <w:rFonts w:eastAsiaTheme="minorEastAsia"/>
        </w:rPr>
        <w:t>sessions</w:t>
      </w:r>
      <w:r w:rsidR="00004D2A" w:rsidRPr="00D541E8">
        <w:rPr>
          <w:rFonts w:eastAsiaTheme="minorEastAsia"/>
        </w:rPr>
        <w:fldChar w:fldCharType="begin"/>
      </w:r>
      <w:r w:rsidR="00116024">
        <w:rPr>
          <w:rFonts w:eastAsiaTheme="minorEastAsia"/>
        </w:rPr>
        <w:instrText xml:space="preserve"> ADDIN ZOTERO_ITEM CSL_CITATION {"citationID":"Xx1U5eI7","properties":{"formattedCitation":"\\super 12\\nosupersub{}","plainCitation":"12","noteIndex":0},"citationItems":[{"id":"ra6rKh9J/mY7Rxy0b","uris":["http://zotero.org/users/9779440/items/F5C94LQK"],"itemData":{"id":233,"type":"report","abstract":"Objective: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Framework","title":"Training and Supervising Lay-providers in Low-income Settings: A Mixed-methods Study of Task-sharing from the Shamiri Randomized Controlled Trial","URL":"https://osf.io/bqznm","author":[{"family":"Venturo-Conerly","given":"Katherine E."},{"family":"Roe","given":"Elizabeth"},{"family":"Wasil","given":"Akash"},{"family":"Osborn","given":"Tom L"}]}}],"schema":"https://github.com/citation-style-language/schema/raw/master/csl-citation.json"} </w:instrText>
      </w:r>
      <w:r w:rsidR="00004D2A" w:rsidRPr="00D541E8">
        <w:rPr>
          <w:rFonts w:eastAsiaTheme="minorEastAsia"/>
        </w:rPr>
        <w:fldChar w:fldCharType="separate"/>
      </w:r>
      <w:r w:rsidR="00004D2A" w:rsidRPr="00D541E8">
        <w:rPr>
          <w:rFonts w:ascii="Calibri" w:hAnsi="Calibri" w:cs="Calibri"/>
          <w:szCs w:val="24"/>
          <w:vertAlign w:val="superscript"/>
        </w:rPr>
        <w:t>12</w:t>
      </w:r>
      <w:r w:rsidR="00004D2A" w:rsidRPr="00D541E8">
        <w:rPr>
          <w:rFonts w:eastAsiaTheme="minorEastAsia"/>
        </w:rPr>
        <w:fldChar w:fldCharType="end"/>
      </w:r>
      <w:r w:rsidR="00004D2A" w:rsidRPr="00D541E8">
        <w:rPr>
          <w:rFonts w:eastAsiaTheme="minorEastAsia"/>
        </w:rPr>
        <w:t xml:space="preserve"> with </w:t>
      </w:r>
      <w:r w:rsidRPr="00D541E8">
        <w:rPr>
          <w:rFonts w:eastAsiaTheme="minorEastAsia"/>
        </w:rPr>
        <w:t xml:space="preserve">support and supervision of </w:t>
      </w:r>
      <w:r w:rsidRPr="00D541E8">
        <w:rPr>
          <w:rFonts w:eastAsiaTheme="minorEastAsia"/>
          <w:i/>
          <w:iCs/>
        </w:rPr>
        <w:t>clinical supervisors</w:t>
      </w:r>
      <w:r w:rsidRPr="00D541E8">
        <w:rPr>
          <w:rFonts w:eastAsiaTheme="minorEastAsia"/>
        </w:rPr>
        <w:t xml:space="preserve">: recent college graduates trained through our accredited six-month program. They offer one-on-one support, handle clinical emergencies, and triage youths to the last tier of our model, our </w:t>
      </w:r>
      <w:r w:rsidRPr="00D541E8">
        <w:rPr>
          <w:rFonts w:eastAsiaTheme="minorEastAsia"/>
          <w:i/>
          <w:iCs/>
        </w:rPr>
        <w:t>clinical</w:t>
      </w:r>
      <w:r w:rsidRPr="00D541E8">
        <w:rPr>
          <w:rFonts w:eastAsiaTheme="minorEastAsia"/>
        </w:rPr>
        <w:t xml:space="preserve"> </w:t>
      </w:r>
      <w:r w:rsidRPr="00D541E8">
        <w:rPr>
          <w:rFonts w:eastAsiaTheme="minorEastAsia"/>
          <w:i/>
          <w:iCs/>
        </w:rPr>
        <w:t>network</w:t>
      </w:r>
      <w:r w:rsidRPr="00D541E8">
        <w:rPr>
          <w:rFonts w:eastAsiaTheme="minorEastAsia"/>
        </w:rPr>
        <w:t xml:space="preserve"> of the few mental health experts in </w:t>
      </w:r>
      <w:r w:rsidR="001F5F90" w:rsidRPr="00D541E8">
        <w:rPr>
          <w:rFonts w:eastAsiaTheme="minorEastAsia"/>
        </w:rPr>
        <w:t>Kenya.</w:t>
      </w:r>
      <w:r w:rsidR="001F5F90" w:rsidRPr="00D541E8">
        <w:rPr>
          <w:rFonts w:eastAsiaTheme="minorEastAsia"/>
        </w:rPr>
        <w:fldChar w:fldCharType="begin"/>
      </w:r>
      <w:r w:rsidR="00116024">
        <w:rPr>
          <w:rFonts w:eastAsiaTheme="minorEastAsia"/>
        </w:rPr>
        <w:instrText xml:space="preserve"> ADDIN ZOTERO_ITEM CSL_CITATION {"citationID":"5Pw9W5YN","properties":{"formattedCitation":"\\super 10,12\\nosupersub{}","plainCitation":"10,12","noteIndex":0},"citationItems":[{"id":"ra6rKh9J/Nt7KMb3L","uris":["http://zotero.org/users/9779440/items/KFDZGY63"],"itemData":{"id":228,"type":"article-journal","title":"The Shamiri Group Intervention for Adolescent Depression and Anxiety in Sub Saharan Africa: A Randomised Clinical Trial","title-short":"The Shamiri Group Intervention for Adolescent Depression and Anxiety in Sub Saharan Africa","author":[{"family":"Osborn","given":"Tom"},{"family":"Venturo-Conerly","given":"Katherine E."},{"family":"Arango G","given":"Susana"},{"family":"Roe","given":"Elizabeth"},{"family":"Rodriguez","given":"Micaela"},{"family":"Alemu","given":"Rediet"},{"family":"Gan","given":"Jenny"},{"family":"Wasil","given":"Akash R."},{"family":"Otieno","given":"Benny Hinn"},{"family":"Ndetei","given":"David"},{"family":"Wasanga","given":"Christine"},{"family":"Schleider","given":"Jessica L."},{"family":"Weisz","given":"John"}],"issued":{"date-parts":[["2020"]]}}},{"id":"ra6rKh9J/mY7Rxy0b","uris":["http://zotero.org/users/9779440/items/F5C94LQK"],"itemData":{"id":"KkoJaoFa/AWgtaQb4","type":"report","abstract":"Objective: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Framework","title":"Training and Supervising Lay-providers in Low-income Settings: A Mixed-methods Study of Task-sharing from the Shamiri Randomized Controlled Trial","URL":"https://osf.io/bqznm","author":[{"family":"Venturo-Conerly","given":"Katherine E."},{"family":"Roe","given":"Elizabeth"},{"family":"Wasil","given":"Akash"},{"family":"Osborn","given":"Tom L"}]}}],"schema":"https://github.com/citation-style-language/schema/raw/master/csl-citation.json"} </w:instrText>
      </w:r>
      <w:r w:rsidR="001F5F90" w:rsidRPr="00D541E8">
        <w:rPr>
          <w:rFonts w:eastAsiaTheme="minorEastAsia"/>
        </w:rPr>
        <w:fldChar w:fldCharType="separate"/>
      </w:r>
      <w:r w:rsidR="00323CF7" w:rsidRPr="00D541E8">
        <w:rPr>
          <w:rFonts w:ascii="Calibri" w:hAnsi="Calibri" w:cs="Calibri"/>
          <w:szCs w:val="24"/>
          <w:vertAlign w:val="superscript"/>
        </w:rPr>
        <w:t>10,12</w:t>
      </w:r>
      <w:r w:rsidR="001F5F90" w:rsidRPr="00D541E8">
        <w:rPr>
          <w:rFonts w:eastAsiaTheme="minorEastAsia"/>
        </w:rPr>
        <w:fldChar w:fldCharType="end"/>
      </w:r>
    </w:p>
    <w:p w14:paraId="213152B4" w14:textId="587E631E" w:rsidR="00FC313A" w:rsidRPr="00D541E8" w:rsidRDefault="55B6C57E" w:rsidP="008C0110">
      <w:pPr>
        <w:shd w:val="clear" w:color="auto" w:fill="FFFFFF" w:themeFill="background1"/>
        <w:spacing w:line="257" w:lineRule="auto"/>
        <w:rPr>
          <w:rFonts w:eastAsiaTheme="minorEastAsia"/>
        </w:rPr>
      </w:pPr>
      <w:r w:rsidRPr="00D541E8">
        <w:rPr>
          <w:rFonts w:eastAsiaTheme="minorEastAsia"/>
        </w:rPr>
        <w:t xml:space="preserve">In 2021, 1500 youths received Anansi in five schools in Kenya. Over 4500 youths have received Anansi in the past three years. </w:t>
      </w:r>
    </w:p>
    <w:p w14:paraId="4935C937" w14:textId="76AB72F7" w:rsidR="00FC313A" w:rsidRPr="00D541E8" w:rsidRDefault="342D3ABC" w:rsidP="008C0110">
      <w:pPr>
        <w:shd w:val="clear" w:color="auto" w:fill="FFFFFF" w:themeFill="background1"/>
        <w:spacing w:line="257" w:lineRule="auto"/>
        <w:rPr>
          <w:rFonts w:eastAsiaTheme="minorEastAsia"/>
        </w:rPr>
      </w:pPr>
      <w:r w:rsidRPr="00D541E8">
        <w:rPr>
          <w:rFonts w:eastAsiaTheme="minorEastAsia"/>
        </w:rPr>
        <w:t xml:space="preserve">Given </w:t>
      </w:r>
      <w:r w:rsidR="5B4405F3" w:rsidRPr="00D541E8">
        <w:rPr>
          <w:rFonts w:eastAsiaTheme="minorEastAsia"/>
        </w:rPr>
        <w:t>Anansi’</w:t>
      </w:r>
      <w:r w:rsidR="20286ECC" w:rsidRPr="00D541E8">
        <w:rPr>
          <w:rFonts w:eastAsiaTheme="minorEastAsia"/>
        </w:rPr>
        <w:t>s</w:t>
      </w:r>
      <w:r w:rsidR="7D29FB26" w:rsidRPr="00D541E8">
        <w:rPr>
          <w:rFonts w:eastAsiaTheme="minorEastAsia"/>
        </w:rPr>
        <w:t xml:space="preserve"> efficacy in improving the mental health of youths</w:t>
      </w:r>
      <w:r w:rsidRPr="00D541E8">
        <w:rPr>
          <w:rFonts w:eastAsiaTheme="minorEastAsia"/>
        </w:rPr>
        <w:t xml:space="preserve">—and </w:t>
      </w:r>
      <w:r w:rsidR="170FAA1C" w:rsidRPr="00D541E8">
        <w:rPr>
          <w:rFonts w:eastAsiaTheme="minorEastAsia"/>
        </w:rPr>
        <w:t>it</w:t>
      </w:r>
      <w:r w:rsidRPr="00D541E8">
        <w:rPr>
          <w:rFonts w:eastAsiaTheme="minorEastAsia"/>
        </w:rPr>
        <w:t xml:space="preserve">s simplicity, brevity, and scalability—investigating models through which this intervention can be scaled to reach as many Kenyan youths as possible appears to be a critical next step in gauging the potential of such </w:t>
      </w:r>
      <w:r w:rsidR="1BFDA89C" w:rsidRPr="00D541E8">
        <w:rPr>
          <w:rFonts w:eastAsiaTheme="minorEastAsia"/>
        </w:rPr>
        <w:t>an</w:t>
      </w:r>
      <w:r w:rsidR="3C675AC3" w:rsidRPr="00D541E8">
        <w:rPr>
          <w:rFonts w:eastAsiaTheme="minorEastAsia"/>
        </w:rPr>
        <w:t xml:space="preserve"> innovation</w:t>
      </w:r>
      <w:r w:rsidRPr="00D541E8">
        <w:rPr>
          <w:rFonts w:eastAsiaTheme="minorEastAsia"/>
        </w:rPr>
        <w:t xml:space="preserve"> to address global health challenges. Accordingly, in this study, we seek to answer an important question: through which models can we disseminate </w:t>
      </w:r>
      <w:r w:rsidR="1383642E" w:rsidRPr="00D541E8">
        <w:rPr>
          <w:rFonts w:eastAsiaTheme="minorEastAsia"/>
        </w:rPr>
        <w:t>Ana</w:t>
      </w:r>
      <w:r w:rsidR="1BFDA89C" w:rsidRPr="00D541E8">
        <w:rPr>
          <w:rFonts w:eastAsiaTheme="minorEastAsia"/>
        </w:rPr>
        <w:t>n</w:t>
      </w:r>
      <w:r w:rsidR="1383642E" w:rsidRPr="00D541E8">
        <w:rPr>
          <w:rFonts w:eastAsiaTheme="minorEastAsia"/>
        </w:rPr>
        <w:t>si</w:t>
      </w:r>
      <w:r w:rsidR="6F143F62" w:rsidRPr="00D541E8">
        <w:rPr>
          <w:rFonts w:eastAsiaTheme="minorEastAsia"/>
        </w:rPr>
        <w:t xml:space="preserve"> at scale</w:t>
      </w:r>
      <w:r w:rsidRPr="00D541E8">
        <w:rPr>
          <w:rFonts w:eastAsiaTheme="minorEastAsia"/>
        </w:rPr>
        <w:t>? A secondary question will concern implementation related outcomes (</w:t>
      </w:r>
      <w:r w:rsidR="64A79FDE" w:rsidRPr="00D541E8">
        <w:rPr>
          <w:rFonts w:eastAsiaTheme="minorEastAsia"/>
        </w:rPr>
        <w:t>e.g.</w:t>
      </w:r>
      <w:r w:rsidR="1BFDA89C" w:rsidRPr="00D541E8">
        <w:rPr>
          <w:rFonts w:eastAsiaTheme="minorEastAsia"/>
        </w:rPr>
        <w:t>,</w:t>
      </w:r>
      <w:r w:rsidRPr="00D541E8">
        <w:rPr>
          <w:rFonts w:eastAsiaTheme="minorEastAsia"/>
        </w:rPr>
        <w:t xml:space="preserve"> cost-effectiveness and feasibility) of each of the dissemination models. </w:t>
      </w:r>
    </w:p>
    <w:p w14:paraId="1BE189D6" w14:textId="0C5EBF45" w:rsidR="00FC313A" w:rsidRPr="00D541E8" w:rsidRDefault="342D3ABC" w:rsidP="002C71AA">
      <w:pPr>
        <w:shd w:val="clear" w:color="auto" w:fill="FFFFFF" w:themeFill="background1"/>
        <w:spacing w:line="257" w:lineRule="auto"/>
        <w:rPr>
          <w:rFonts w:eastAsiaTheme="minorEastAsia"/>
        </w:rPr>
      </w:pPr>
      <w:r w:rsidRPr="00D541E8">
        <w:rPr>
          <w:rFonts w:eastAsiaTheme="minorEastAsia"/>
        </w:rPr>
        <w:t xml:space="preserve">We will test two dissemination models: 1) a centralized model in which one team (our Shamiri team) internally disseminates </w:t>
      </w:r>
      <w:r w:rsidR="4CDB991A" w:rsidRPr="00D541E8">
        <w:rPr>
          <w:rFonts w:eastAsiaTheme="minorEastAsia"/>
        </w:rPr>
        <w:t>Anansi</w:t>
      </w:r>
      <w:r w:rsidRPr="00D541E8">
        <w:rPr>
          <w:rFonts w:eastAsiaTheme="minorEastAsia"/>
        </w:rPr>
        <w:t xml:space="preserve">, and 2) a decentralized model in which a partner organization (the Africa Mental Health Research and Training Foundation; AMHRTF) disseminates </w:t>
      </w:r>
      <w:r w:rsidR="0C21F672" w:rsidRPr="00D541E8">
        <w:rPr>
          <w:rFonts w:eastAsiaTheme="minorEastAsia"/>
        </w:rPr>
        <w:t>Anansi</w:t>
      </w:r>
      <w:r w:rsidR="1BFDA89C" w:rsidRPr="00D541E8">
        <w:rPr>
          <w:rFonts w:eastAsiaTheme="minorEastAsia"/>
        </w:rPr>
        <w:t>.</w:t>
      </w:r>
      <w:r w:rsidRPr="00D541E8">
        <w:rPr>
          <w:rFonts w:eastAsiaTheme="minorEastAsia"/>
        </w:rPr>
        <w:t xml:space="preserve"> We hypothesize that regardless of the model, the effect of the </w:t>
      </w:r>
      <w:r w:rsidR="40FBFF83" w:rsidRPr="00D541E8">
        <w:rPr>
          <w:rFonts w:eastAsiaTheme="minorEastAsia"/>
        </w:rPr>
        <w:t>Shamiri</w:t>
      </w:r>
      <w:r w:rsidRPr="00D541E8">
        <w:rPr>
          <w:rFonts w:eastAsiaTheme="minorEastAsia"/>
        </w:rPr>
        <w:t xml:space="preserve"> intervention on health, academic, and human functioning outcomes will be similar. We also hypothesize that both models will be feasible, acceptable, and cost-effective. </w:t>
      </w:r>
      <w:r w:rsidR="1A57B3CF" w:rsidRPr="00D541E8">
        <w:rPr>
          <w:rFonts w:eastAsiaTheme="minorEastAsia"/>
        </w:rPr>
        <w:t>Finally, we hypothesize that both models will result in better outcomes compared to the control group.</w:t>
      </w:r>
    </w:p>
    <w:p w14:paraId="0D9CF28C" w14:textId="62B6F680" w:rsidR="00FC313A" w:rsidRPr="00D541E8" w:rsidRDefault="342D3ABC" w:rsidP="002C71AA">
      <w:pPr>
        <w:shd w:val="clear" w:color="auto" w:fill="FFFFFF" w:themeFill="background1"/>
        <w:spacing w:line="257" w:lineRule="auto"/>
        <w:rPr>
          <w:rFonts w:eastAsiaTheme="minorEastAsia"/>
        </w:rPr>
      </w:pPr>
      <w:r w:rsidRPr="00D541E8">
        <w:rPr>
          <w:rFonts w:eastAsiaTheme="minorEastAsia"/>
        </w:rPr>
        <w:t>This project is important because character strengths when nurtured and developed through positive psychology can improve emotional wellbeing and resilience in children and young people and address existing structural barriers to improving health outcomes around the world, particularly in low- and middle- income countries (</w:t>
      </w:r>
      <w:r w:rsidR="00B07931" w:rsidRPr="00D541E8">
        <w:rPr>
          <w:rFonts w:eastAsiaTheme="minorEastAsia"/>
        </w:rPr>
        <w:t>LMICs).</w:t>
      </w:r>
      <w:r w:rsidR="00B07931" w:rsidRPr="00D541E8">
        <w:rPr>
          <w:rFonts w:eastAsiaTheme="minorEastAsia"/>
        </w:rPr>
        <w:fldChar w:fldCharType="begin"/>
      </w:r>
      <w:r w:rsidR="00116024">
        <w:rPr>
          <w:rFonts w:eastAsiaTheme="minorEastAsia"/>
        </w:rPr>
        <w:instrText xml:space="preserve"> ADDIN ZOTERO_ITEM CSL_CITATION {"citationID":"vVhYjBAM","properties":{"formattedCitation":"\\super 11,13\\nosupersub{}","plainCitation":"11,13","noteIndex":0},"citationItems":[{"id":"ra6rKh9J/p9k8Bbvf","uris":["http://zotero.org/users/9779440/items/6TSRBTI4"],"itemData":{"id":168,"type":"article-journal","container-title":"Behavior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R."}],"issued":{"date-parts":[["2020"]]}}},{"id":"ra6rKh9J/iZycIPK4","uris":["http://zotero.org/users/9779440/items/BBUAJ8JV"],"itemData":{"id":131,"type":"article-journal","abstract":"Importance: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R."}],"issued":{"date-parts":[["2021",8,1]]}}}],"schema":"https://github.com/citation-style-language/schema/raw/master/csl-citation.json"} </w:instrText>
      </w:r>
      <w:r w:rsidR="00B07931" w:rsidRPr="00D541E8">
        <w:rPr>
          <w:rFonts w:eastAsiaTheme="minorEastAsia"/>
        </w:rPr>
        <w:fldChar w:fldCharType="separate"/>
      </w:r>
      <w:r w:rsidR="00B07931" w:rsidRPr="00D541E8">
        <w:rPr>
          <w:rFonts w:ascii="Calibri" w:hAnsi="Calibri" w:cs="Calibri"/>
          <w:szCs w:val="24"/>
          <w:vertAlign w:val="superscript"/>
        </w:rPr>
        <w:t>11,13</w:t>
      </w:r>
      <w:r w:rsidR="00B07931" w:rsidRPr="00D541E8">
        <w:rPr>
          <w:rFonts w:eastAsiaTheme="minorEastAsia"/>
        </w:rPr>
        <w:fldChar w:fldCharType="end"/>
      </w:r>
      <w:r w:rsidR="00B07931" w:rsidRPr="00D541E8">
        <w:rPr>
          <w:rFonts w:eastAsiaTheme="minorEastAsia"/>
        </w:rPr>
        <w:t xml:space="preserve"> Disseminating </w:t>
      </w:r>
      <w:r w:rsidRPr="00D541E8">
        <w:rPr>
          <w:rFonts w:eastAsiaTheme="minorEastAsia"/>
        </w:rPr>
        <w:t>character strength interventions could be highly effective in increasing life satisfaction, wellbeing, engagement, hope, self-perception of academic ability, expectancy, and self-empowerment of the youth.</w:t>
      </w:r>
    </w:p>
    <w:p w14:paraId="7F8884A4" w14:textId="5D9962D3" w:rsidR="00FC313A" w:rsidRPr="00D541E8" w:rsidRDefault="00FC313A" w:rsidP="002C71AA">
      <w:pPr>
        <w:shd w:val="clear" w:color="auto" w:fill="FFFFFF" w:themeFill="background1"/>
      </w:pPr>
    </w:p>
    <w:p w14:paraId="335571AD" w14:textId="2B77C374" w:rsidR="00FC313A" w:rsidRPr="00D541E8" w:rsidRDefault="00FC313A" w:rsidP="002C71AA">
      <w:pPr>
        <w:pStyle w:val="Heading1"/>
        <w:shd w:val="clear" w:color="auto" w:fill="FFFFFF" w:themeFill="background1"/>
      </w:pPr>
      <w:bookmarkStart w:id="5" w:name="_Toc116674229"/>
      <w:r w:rsidRPr="00D541E8">
        <w:t>RATIONALE OF THE STUDY</w:t>
      </w:r>
      <w:bookmarkEnd w:id="5"/>
      <w:r w:rsidR="2E9870AF" w:rsidRPr="00D541E8">
        <w:t xml:space="preserve"> </w:t>
      </w:r>
    </w:p>
    <w:p w14:paraId="04059915" w14:textId="715E6A18" w:rsidR="418F070E" w:rsidRPr="00D541E8" w:rsidRDefault="5996458A" w:rsidP="002C71AA">
      <w:pPr>
        <w:shd w:val="clear" w:color="auto" w:fill="FFFFFF" w:themeFill="background1"/>
        <w:rPr>
          <w:rFonts w:ascii="Calibri" w:eastAsia="Calibri" w:hAnsi="Calibri" w:cs="Calibri"/>
        </w:rPr>
      </w:pPr>
      <w:r w:rsidRPr="00D541E8">
        <w:rPr>
          <w:rFonts w:ascii="Calibri" w:eastAsia="Calibri" w:hAnsi="Calibri" w:cs="Calibri"/>
        </w:rPr>
        <w:t>Previous studies have indicated remarkably high</w:t>
      </w:r>
      <w:r w:rsidR="20D3C49B" w:rsidRPr="00D541E8">
        <w:rPr>
          <w:rFonts w:ascii="Calibri" w:eastAsia="Calibri" w:hAnsi="Calibri" w:cs="Calibri"/>
        </w:rPr>
        <w:t xml:space="preserve"> prevalence rates</w:t>
      </w:r>
      <w:r w:rsidR="000A1A03" w:rsidRPr="00D541E8">
        <w:rPr>
          <w:rFonts w:ascii="Calibri" w:eastAsia="Calibri" w:hAnsi="Calibri" w:cs="Calibri"/>
        </w:rPr>
        <w:t xml:space="preserve"> in</w:t>
      </w:r>
      <w:r w:rsidR="00A34B61" w:rsidRPr="00D541E8">
        <w:rPr>
          <w:rFonts w:ascii="Calibri" w:eastAsia="Calibri" w:hAnsi="Calibri" w:cs="Calibri"/>
        </w:rPr>
        <w:t xml:space="preserve"> clinically reportable</w:t>
      </w:r>
      <w:r w:rsidR="000A1A03" w:rsidRPr="00D541E8">
        <w:rPr>
          <w:rFonts w:ascii="Calibri" w:eastAsia="Calibri" w:hAnsi="Calibri" w:cs="Calibri"/>
        </w:rPr>
        <w:t xml:space="preserve"> depression and anxiety symptoms</w:t>
      </w:r>
      <w:r w:rsidR="33F94EAD" w:rsidRPr="00D541E8">
        <w:rPr>
          <w:rFonts w:ascii="Calibri" w:eastAsia="Calibri" w:hAnsi="Calibri" w:cs="Calibri"/>
        </w:rPr>
        <w:t xml:space="preserve"> among Kenyan youth</w:t>
      </w:r>
      <w:r w:rsidR="1F1089CA" w:rsidRPr="00D541E8">
        <w:rPr>
          <w:rFonts w:ascii="Calibri" w:eastAsia="Calibri" w:hAnsi="Calibri" w:cs="Calibri"/>
        </w:rPr>
        <w:t>, o</w:t>
      </w:r>
      <w:r w:rsidR="273F44E1" w:rsidRPr="00D541E8">
        <w:rPr>
          <w:rFonts w:ascii="Calibri" w:eastAsia="Calibri" w:hAnsi="Calibri" w:cs="Calibri"/>
        </w:rPr>
        <w:t xml:space="preserve">ne study </w:t>
      </w:r>
      <w:r w:rsidR="3448207F" w:rsidRPr="00D541E8">
        <w:rPr>
          <w:rFonts w:ascii="Calibri" w:eastAsia="Calibri" w:hAnsi="Calibri" w:cs="Calibri"/>
        </w:rPr>
        <w:t xml:space="preserve">reporting </w:t>
      </w:r>
      <w:r w:rsidR="00A34B61" w:rsidRPr="00D541E8">
        <w:rPr>
          <w:rFonts w:ascii="Calibri" w:eastAsia="Calibri" w:hAnsi="Calibri" w:cs="Calibri"/>
        </w:rPr>
        <w:t xml:space="preserve">a prevalence rate of </w:t>
      </w:r>
      <w:r w:rsidR="418F070E" w:rsidRPr="00D541E8">
        <w:rPr>
          <w:rFonts w:ascii="Calibri" w:eastAsia="Calibri" w:hAnsi="Calibri" w:cs="Calibri"/>
        </w:rPr>
        <w:t>45.9%</w:t>
      </w:r>
      <w:r w:rsidR="00A34B61" w:rsidRPr="00D541E8">
        <w:rPr>
          <w:rFonts w:ascii="Calibri" w:eastAsia="Calibri" w:hAnsi="Calibri" w:cs="Calibri"/>
        </w:rPr>
        <w:t xml:space="preserve"> for depression</w:t>
      </w:r>
      <w:r w:rsidR="00BD44B2" w:rsidRPr="00D541E8">
        <w:rPr>
          <w:rFonts w:ascii="Calibri" w:eastAsia="Calibri" w:hAnsi="Calibri" w:cs="Calibri"/>
        </w:rPr>
        <w:t>,</w:t>
      </w:r>
      <w:r w:rsidR="0020398A" w:rsidRPr="00D541E8">
        <w:rPr>
          <w:rFonts w:ascii="Calibri" w:eastAsia="Calibri" w:hAnsi="Calibri" w:cs="Calibri"/>
        </w:rPr>
        <w:t xml:space="preserve"> </w:t>
      </w:r>
      <w:r w:rsidR="006D0527" w:rsidRPr="00D541E8">
        <w:rPr>
          <w:rFonts w:ascii="Calibri" w:eastAsia="Calibri" w:hAnsi="Calibri" w:cs="Calibri"/>
        </w:rPr>
        <w:t xml:space="preserve">and 38% </w:t>
      </w:r>
      <w:r w:rsidR="00BD44B2" w:rsidRPr="00D541E8">
        <w:rPr>
          <w:rFonts w:ascii="Calibri" w:eastAsia="Calibri" w:hAnsi="Calibri" w:cs="Calibri"/>
        </w:rPr>
        <w:t>for</w:t>
      </w:r>
      <w:r w:rsidR="006D0527" w:rsidRPr="00D541E8">
        <w:rPr>
          <w:rFonts w:ascii="Calibri" w:eastAsia="Calibri" w:hAnsi="Calibri" w:cs="Calibri"/>
        </w:rPr>
        <w:t xml:space="preserve"> </w:t>
      </w:r>
      <w:bookmarkStart w:id="6" w:name="_Hlk116646302"/>
      <w:r w:rsidR="00CA7F67" w:rsidRPr="00D541E8">
        <w:rPr>
          <w:rFonts w:ascii="Calibri" w:eastAsia="Calibri" w:hAnsi="Calibri" w:cs="Calibri"/>
        </w:rPr>
        <w:t>anxiety</w:t>
      </w:r>
      <w:r w:rsidR="00650256" w:rsidRPr="00D541E8">
        <w:rPr>
          <w:rFonts w:ascii="Calibri" w:eastAsia="Calibri" w:hAnsi="Calibri" w:cs="Calibri"/>
        </w:rPr>
        <w:t>.</w:t>
      </w:r>
      <w:r w:rsidR="00CA7F67"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{"citationID":"RsvaSDfZ","properties":{"formattedCitation":"\\super 3\\nosupersub{}","plainCitation":"3","noteIndex":0},"citationItems":[{"id":"ra6rKh9J/Jj9H9T7Z","uris":["http://zotero.org/users/9779440/items/BIBNLSD8"],"itemData":{"id":34,"type":"article-journal","abstract":"Background: Community studies on children and adolescents in Western settings suggest prevalence rates of anxiety and depressive symptoms that require intervention. Aim: To establish equivalent prevalence rates in a Kenyan (developing country) situation Method: Self-administered questionnaires for socio-demographic data, three Diagnostic and Statistical Manual of Mental Disorders – Fourth Edition (DSM-IV)-based instruments for anxiety symptoms and syndromes in children, one instrument for depression and one culture sensitive instrument for depression and anxiety were administered in three different sets to 3 775 randomly sampled students drawn from a stratified sample of 34.7% of all public secondary schools in Nairobi, Kenya. Results: The prevalence rates of anxiety and depression symptoms and syndromes varied widely depending on sex and age and also on the emphasis of the different instruments used, and also according to the cut-off points for the various syndromes and instruments. Clinical diagnostic scores for depression were recorded in 43.7% of all the students. Using the cut-off points for the Multidimensional Anxiety Scale for Children (MASC), anxiety was recorded in 12.9% of all students. Nearly half (40.7%) of the respondents who completed the Short Leyton Obsessional Inventory for Children and Adolescents had positive scores for obsessive disorder, 81.1% were positive for compulsive disorder and an average of 69.1% had positive scores for both obsessive and compulsive disorders combined. Amongst those who completed the Ndetei-Othieno-Kathuku (NOK) scale for Depression and Anxiety, 49.3% had positive scores for moderate to severe anxiety with or without depression. The Screen for Child Anxiety Related Disorders – Revised (SCARED-R) yielded high levels (50–100%) for the different syndromes, with obsessive-compulsive disorder at 99.3%, just below separation anxiety and school phobia at 100%. Suicidal thoughts and plans were prevalent at 4.9–5.5%. Conclusion: Anxiety and depression were found at prevalence rates no less than is found in the West. This calls for appropriate clinical practices and policies.","container-title":"Journal of Child &amp; Adolescent Mental Health","DOI":"10.2989/JCAMH.2008.20.1.6.491","ISSN":"1728-0583","issue":"1","note":"publisher: Routledge\n_eprint: https://doi.org/10.2989/JCAMH.2008.20.1.6.491\nPMID: 25861005","page":"33-51","source":"Taylor and Francis+NEJM","title":"The prevalence of anxiety and depression symptoms and syndromes in Kenyan children and adolescents","volume":"20","author":[{"family":"Ndetei","given":"David M"},{"family":"Khasakhala","given":"Lincoln"},{"family":"Nyabola","given":"Lambert"},{"family":"Ongecha-Owuor","given":"Francisca"},{"family":"Seedat","given":"Soraya"},{"family":"Mutiso","given":"Victoria"},{"family":"Kokonya","given":"Donald"},{"family":"Odhiambo","given":"Gideon"}],"issued":{"date-parts":[["2008",8,1]]}}}],"schema":"https://github.com/citation-style-language/schema/raw/master/csl-citation.json"} </w:instrText>
      </w:r>
      <w:r w:rsidR="00CA7F67" w:rsidRPr="00D541E8">
        <w:rPr>
          <w:rFonts w:ascii="Calibri" w:eastAsia="Calibri" w:hAnsi="Calibri" w:cs="Calibri"/>
        </w:rPr>
        <w:fldChar w:fldCharType="separate"/>
      </w:r>
      <w:r w:rsidR="00CA7F67" w:rsidRPr="00D541E8">
        <w:rPr>
          <w:rFonts w:ascii="Calibri" w:hAnsi="Calibri" w:cs="Calibri"/>
          <w:szCs w:val="24"/>
          <w:vertAlign w:val="superscript"/>
        </w:rPr>
        <w:t>3</w:t>
      </w:r>
      <w:r w:rsidR="00CA7F67" w:rsidRPr="00D541E8">
        <w:rPr>
          <w:rFonts w:ascii="Calibri" w:eastAsia="Calibri" w:hAnsi="Calibri" w:cs="Calibri"/>
        </w:rPr>
        <w:fldChar w:fldCharType="end"/>
      </w:r>
      <w:r w:rsidR="00CA7F67" w:rsidRPr="00D541E8">
        <w:rPr>
          <w:rFonts w:ascii="Calibri" w:eastAsia="Calibri" w:hAnsi="Calibri" w:cs="Calibri"/>
        </w:rPr>
        <w:t xml:space="preserve"> As </w:t>
      </w:r>
      <w:bookmarkEnd w:id="6"/>
      <w:r w:rsidR="00CA7F67" w:rsidRPr="00D541E8">
        <w:rPr>
          <w:rFonts w:ascii="Calibri" w:eastAsia="Calibri" w:hAnsi="Calibri" w:cs="Calibri"/>
        </w:rPr>
        <w:t xml:space="preserve">of </w:t>
      </w:r>
      <w:r w:rsidR="00A1677C" w:rsidRPr="00D541E8">
        <w:rPr>
          <w:rFonts w:ascii="Calibri" w:eastAsia="Calibri" w:hAnsi="Calibri" w:cs="Calibri"/>
        </w:rPr>
        <w:t xml:space="preserve">2020, there were approximately 3.5 million students enrolled in public and private secondary schools in Kenya. </w:t>
      </w:r>
      <w:r w:rsidR="00687C7E" w:rsidRPr="00D541E8">
        <w:rPr>
          <w:rFonts w:ascii="Calibri" w:eastAsia="Calibri" w:hAnsi="Calibri" w:cs="Calibri"/>
        </w:rPr>
        <w:t>Given that there are less than 500 mental health specialists available to serve more than 50 million Kenyans, w</w:t>
      </w:r>
      <w:r w:rsidR="009A178B" w:rsidRPr="00D541E8">
        <w:rPr>
          <w:rFonts w:ascii="Calibri" w:eastAsia="Calibri" w:hAnsi="Calibri" w:cs="Calibri"/>
        </w:rPr>
        <w:t xml:space="preserve">ith </w:t>
      </w:r>
      <w:r w:rsidR="00CE0E2C" w:rsidRPr="00D541E8">
        <w:rPr>
          <w:rFonts w:ascii="Calibri" w:eastAsia="Calibri" w:hAnsi="Calibri" w:cs="Calibri"/>
        </w:rPr>
        <w:t xml:space="preserve">only two adolescent mental health </w:t>
      </w:r>
      <w:r w:rsidR="00351B71" w:rsidRPr="00D541E8">
        <w:rPr>
          <w:rFonts w:ascii="Calibri" w:eastAsia="Calibri" w:hAnsi="Calibri" w:cs="Calibri"/>
        </w:rPr>
        <w:t>specialists</w:t>
      </w:r>
      <w:r w:rsidR="009A178B" w:rsidRPr="00D541E8">
        <w:rPr>
          <w:rFonts w:ascii="Calibri" w:eastAsia="Calibri" w:hAnsi="Calibri" w:cs="Calibri"/>
        </w:rPr>
        <w:t xml:space="preserve"> </w:t>
      </w:r>
      <w:r w:rsidR="00D179F8" w:rsidRPr="00D541E8">
        <w:rPr>
          <w:rFonts w:ascii="Calibri" w:eastAsia="Calibri" w:hAnsi="Calibri" w:cs="Calibri"/>
        </w:rPr>
        <w:t>i</w:t>
      </w:r>
      <w:r w:rsidR="00956C9A" w:rsidRPr="00D541E8">
        <w:rPr>
          <w:rFonts w:ascii="Calibri" w:eastAsia="Calibri" w:hAnsi="Calibri" w:cs="Calibri"/>
        </w:rPr>
        <w:t>n Kenya</w:t>
      </w:r>
      <w:r w:rsidR="002711A0" w:rsidRPr="00D541E8">
        <w:rPr>
          <w:rFonts w:ascii="Calibri" w:eastAsia="Calibri" w:hAnsi="Calibri" w:cs="Calibri"/>
        </w:rPr>
        <w:t xml:space="preserve">, </w:t>
      </w:r>
      <w:r w:rsidR="00687C7E" w:rsidRPr="00D541E8">
        <w:rPr>
          <w:rFonts w:ascii="Calibri" w:eastAsia="Calibri" w:hAnsi="Calibri" w:cs="Calibri"/>
        </w:rPr>
        <w:t>s</w:t>
      </w:r>
      <w:r w:rsidR="00140AD1" w:rsidRPr="00D541E8">
        <w:rPr>
          <w:rFonts w:ascii="Calibri" w:eastAsia="Calibri" w:hAnsi="Calibri" w:cs="Calibri"/>
        </w:rPr>
        <w:t>chool</w:t>
      </w:r>
      <w:r w:rsidR="418F070E" w:rsidRPr="00D541E8">
        <w:rPr>
          <w:rFonts w:ascii="Calibri" w:eastAsia="Calibri" w:hAnsi="Calibri" w:cs="Calibri"/>
        </w:rPr>
        <w:t xml:space="preserve">-going adolescents are in urgent need of an </w:t>
      </w:r>
      <w:r w:rsidR="4A2344A3" w:rsidRPr="00D541E8">
        <w:rPr>
          <w:rFonts w:ascii="Calibri" w:eastAsia="Calibri" w:hAnsi="Calibri" w:cs="Calibri"/>
        </w:rPr>
        <w:t>i</w:t>
      </w:r>
      <w:r w:rsidR="418F070E" w:rsidRPr="00D541E8">
        <w:rPr>
          <w:rFonts w:ascii="Calibri" w:eastAsia="Calibri" w:hAnsi="Calibri" w:cs="Calibri"/>
        </w:rPr>
        <w:t xml:space="preserve">nnovative way to address the challenge of expanding accessible wellbeing and mental healthcare, particularly in areas with few trained mental health </w:t>
      </w:r>
      <w:r w:rsidR="002F140F" w:rsidRPr="00D541E8">
        <w:rPr>
          <w:rFonts w:ascii="Calibri" w:eastAsia="Calibri" w:hAnsi="Calibri" w:cs="Calibri"/>
        </w:rPr>
        <w:t>clinicians.</w:t>
      </w:r>
      <w:r w:rsidR="002F140F"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{"citationID":"LyFdjZnw","properties":{"formattedCitation":"\\super 7\\nosupersub{}","plainCitation":"7","noteIndex":0},"citationItems":[{"id":"ra6rKh9J/7aOx7Bhw","uris":["http://zotero.org/users/9779440/items/DNBM7ECE"],"itemData":{"id":130,"type":"article-journal","container-title":"American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R."}],"issued":{"date-parts":[["2017",2]]}}}],"schema":"https://github.com/citation-style-language/schema/raw/master/csl-citation.json"} </w:instrText>
      </w:r>
      <w:r w:rsidR="002F140F" w:rsidRPr="00D541E8">
        <w:rPr>
          <w:rFonts w:ascii="Calibri" w:eastAsia="Calibri" w:hAnsi="Calibri" w:cs="Calibri"/>
        </w:rPr>
        <w:fldChar w:fldCharType="separate"/>
      </w:r>
      <w:r w:rsidR="002F140F" w:rsidRPr="00D541E8">
        <w:rPr>
          <w:rFonts w:ascii="Calibri" w:hAnsi="Calibri" w:cs="Calibri"/>
          <w:szCs w:val="24"/>
          <w:vertAlign w:val="superscript"/>
        </w:rPr>
        <w:t>7</w:t>
      </w:r>
      <w:r w:rsidR="002F140F" w:rsidRPr="00D541E8">
        <w:rPr>
          <w:rFonts w:ascii="Calibri" w:eastAsia="Calibri" w:hAnsi="Calibri" w:cs="Calibri"/>
        </w:rPr>
        <w:fldChar w:fldCharType="end"/>
      </w:r>
      <w:r w:rsidR="002F140F" w:rsidRPr="00D541E8">
        <w:rPr>
          <w:rFonts w:ascii="Calibri" w:eastAsia="Calibri" w:hAnsi="Calibri" w:cs="Calibri"/>
        </w:rPr>
        <w:t xml:space="preserve"> Furthermore</w:t>
      </w:r>
      <w:r w:rsidR="418F070E" w:rsidRPr="00D541E8">
        <w:rPr>
          <w:rFonts w:ascii="Calibri" w:eastAsia="Calibri" w:hAnsi="Calibri" w:cs="Calibri"/>
        </w:rPr>
        <w:t xml:space="preserve">, improving academic, health, and economic outcomes for teens in this region is critical. </w:t>
      </w:r>
    </w:p>
    <w:p w14:paraId="7B0B4484" w14:textId="488FB87A" w:rsidR="418F070E" w:rsidRPr="00D541E8" w:rsidRDefault="418F070E" w:rsidP="002C71AA">
      <w:pPr>
        <w:shd w:val="clear" w:color="auto" w:fill="FFFFFF" w:themeFill="background1"/>
        <w:rPr>
          <w:rFonts w:ascii="Calibri" w:eastAsia="Calibri" w:hAnsi="Calibri" w:cs="Calibri"/>
        </w:rPr>
      </w:pPr>
      <w:r w:rsidRPr="00D541E8">
        <w:rPr>
          <w:rFonts w:ascii="Calibri" w:eastAsia="Calibri" w:hAnsi="Calibri" w:cs="Calibri"/>
        </w:rPr>
        <w:t xml:space="preserve">Studies have shown that school-based interventions (e.g., Shamiri) can effectively improve youth mental health, social interactions, and academic </w:t>
      </w:r>
      <w:r w:rsidR="003073AD" w:rsidRPr="00D541E8">
        <w:rPr>
          <w:rFonts w:ascii="Calibri" w:eastAsia="Calibri" w:hAnsi="Calibri" w:cs="Calibri"/>
        </w:rPr>
        <w:t>outcomes.</w:t>
      </w:r>
      <w:r w:rsidR="003073AD"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{"citationID":"rplRRhjG","properties":{"formattedCitation":"\\super 7,11,13\\nosupersub{}","plainCitation":"7,11,13","noteIndex":0},"citationItems":[{"id":"ra6rKh9J/7aOx7Bhw","uris":["http://zotero.org/users/9779440/items/DNBM7ECE"],"itemData":{"id":130,"type":"article-journal","container-title":"American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R."}],"issued":{"date-parts":[["2020"]]}}},{"id":"ra6rKh9J/iZycIPK4","uris":["http://zotero.org/users/9779440/items/BBUAJ8JV"],"itemData":{"id":131,"type":"article-journal","abstract":"Importance: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R."}],"issued":{"date-parts":[["2021",8,1]]}}}],"schema":"https://github.com/citation-style-language/schema/raw/master/csl-citation.json"} </w:instrText>
      </w:r>
      <w:r w:rsidR="003073AD" w:rsidRPr="00D541E8">
        <w:rPr>
          <w:rFonts w:ascii="Calibri" w:eastAsia="Calibri" w:hAnsi="Calibri" w:cs="Calibri"/>
        </w:rPr>
        <w:fldChar w:fldCharType="separate"/>
      </w:r>
      <w:r w:rsidR="003073AD" w:rsidRPr="00D541E8">
        <w:rPr>
          <w:rFonts w:ascii="Calibri" w:hAnsi="Calibri" w:cs="Calibri"/>
          <w:szCs w:val="24"/>
          <w:vertAlign w:val="superscript"/>
        </w:rPr>
        <w:t>7,11,13</w:t>
      </w:r>
      <w:r w:rsidR="003073AD" w:rsidRPr="00D541E8">
        <w:rPr>
          <w:rFonts w:ascii="Calibri" w:eastAsia="Calibri" w:hAnsi="Calibri" w:cs="Calibri"/>
        </w:rPr>
        <w:fldChar w:fldCharType="end"/>
      </w:r>
      <w:r w:rsidR="003073AD" w:rsidRPr="00D541E8">
        <w:rPr>
          <w:rFonts w:ascii="Calibri" w:eastAsia="Calibri" w:hAnsi="Calibri" w:cs="Calibri"/>
        </w:rPr>
        <w:t xml:space="preserve"> Our</w:t>
      </w:r>
      <w:r w:rsidRPr="00D541E8">
        <w:rPr>
          <w:rFonts w:ascii="Calibri" w:eastAsia="Calibri" w:hAnsi="Calibri" w:cs="Calibri"/>
        </w:rPr>
        <w:t xml:space="preserve"> previous research has demonstrated that character strength interventions can positively influence youth’s health outcomes, particularly those in low-and middle-income country (LMIC) contexts where mental healthcare is inaccessible, inefficient, inequitable, unaffordable, and inadequate.</w:t>
      </w:r>
      <w:r w:rsidR="005D4AC2" w:rsidRPr="00D541E8">
        <w:rPr>
          <w:rFonts w:eastAsiaTheme="minorEastAsia"/>
        </w:rPr>
        <w:fldChar w:fldCharType="begin"/>
      </w:r>
      <w:r w:rsidR="00116024">
        <w:rPr>
          <w:rFonts w:eastAsiaTheme="minorEastAsia"/>
        </w:rPr>
        <w:instrText xml:space="preserve"> ADDIN ZOTERO_ITEM CSL_CITATION {"citationID":"Uez74gel","properties":{"formattedCitation":"\\super 11,13\\nosupersub{}","plainCitation":"11,13","noteIndex":0},"citationItems":[{"id":"ra6rKh9J/p9k8Bbvf","uris":["http://zotero.org/users/9779440/items/6TSRBTI4"],"itemData":{"id":168,"type":"article-journal","container-title":"Behavior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R."}],"issued":{"date-parts":[["2020"]]}}},{"id":"ra6rKh9J/iZycIPK4","uris":["http://zotero.org/users/9779440/items/BBUAJ8JV"],"itemData":{"id":131,"type":"article-journal","abstract":"Importance: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R."}],"issued":{"date-parts":[["2021",8,1]]}}}],"schema":"https://github.com/citation-style-language/schema/raw/master/csl-citation.json"} </w:instrText>
      </w:r>
      <w:r w:rsidR="005D4AC2" w:rsidRPr="00D541E8">
        <w:rPr>
          <w:rFonts w:eastAsiaTheme="minorEastAsia"/>
        </w:rPr>
        <w:fldChar w:fldCharType="separate"/>
      </w:r>
      <w:r w:rsidR="005D4AC2" w:rsidRPr="00D541E8">
        <w:rPr>
          <w:rFonts w:ascii="Calibri" w:hAnsi="Calibri" w:cs="Calibri"/>
          <w:szCs w:val="24"/>
          <w:vertAlign w:val="superscript"/>
        </w:rPr>
        <w:t>11,13</w:t>
      </w:r>
      <w:r w:rsidR="005D4AC2" w:rsidRPr="00D541E8">
        <w:rPr>
          <w:rFonts w:eastAsiaTheme="minorEastAsia"/>
        </w:rPr>
        <w:fldChar w:fldCharType="end"/>
      </w:r>
      <w:r w:rsidR="005D4AC2" w:rsidRPr="00D541E8">
        <w:rPr>
          <w:rFonts w:eastAsiaTheme="minorEastAsia"/>
        </w:rPr>
        <w:t xml:space="preserve"> </w:t>
      </w:r>
      <w:r w:rsidR="643F4ED1" w:rsidRPr="00D541E8">
        <w:rPr>
          <w:rFonts w:ascii="Calibri" w:eastAsia="Calibri" w:hAnsi="Calibri" w:cs="Calibri"/>
        </w:rPr>
        <w:t>We now know</w:t>
      </w:r>
      <w:r w:rsidRPr="00D541E8">
        <w:rPr>
          <w:rFonts w:ascii="Calibri" w:eastAsia="Calibri" w:hAnsi="Calibri" w:cs="Calibri"/>
        </w:rPr>
        <w:t xml:space="preserve"> </w:t>
      </w:r>
      <w:r w:rsidR="1739833C" w:rsidRPr="00D541E8">
        <w:rPr>
          <w:rFonts w:ascii="Calibri" w:eastAsia="Calibri" w:hAnsi="Calibri" w:cs="Calibri"/>
        </w:rPr>
        <w:t>that</w:t>
      </w:r>
      <w:r w:rsidRPr="00D541E8">
        <w:rPr>
          <w:rFonts w:ascii="Calibri" w:eastAsia="Calibri" w:hAnsi="Calibri" w:cs="Calibri"/>
        </w:rPr>
        <w:t xml:space="preserve"> the Shamiri Intervention </w:t>
      </w:r>
      <w:r w:rsidR="5C78168F" w:rsidRPr="00D541E8">
        <w:rPr>
          <w:rFonts w:ascii="Calibri" w:eastAsia="Calibri" w:hAnsi="Calibri" w:cs="Calibri"/>
        </w:rPr>
        <w:t>has positive e</w:t>
      </w:r>
      <w:r w:rsidR="1C13C090" w:rsidRPr="00D541E8">
        <w:rPr>
          <w:rFonts w:ascii="Calibri" w:eastAsia="Calibri" w:hAnsi="Calibri" w:cs="Calibri"/>
        </w:rPr>
        <w:t>ffects</w:t>
      </w:r>
      <w:r w:rsidRPr="00D541E8">
        <w:rPr>
          <w:rFonts w:ascii="Calibri" w:eastAsia="Calibri" w:hAnsi="Calibri" w:cs="Calibri"/>
        </w:rPr>
        <w:t xml:space="preserve"> </w:t>
      </w:r>
      <w:r w:rsidR="39DB7A14" w:rsidRPr="00D541E8">
        <w:rPr>
          <w:rFonts w:ascii="Calibri" w:eastAsia="Calibri" w:hAnsi="Calibri" w:cs="Calibri"/>
        </w:rPr>
        <w:t xml:space="preserve">on </w:t>
      </w:r>
      <w:r w:rsidR="004F65FE" w:rsidRPr="00D541E8">
        <w:rPr>
          <w:rFonts w:ascii="Calibri" w:eastAsia="Calibri" w:hAnsi="Calibri" w:cs="Calibri"/>
        </w:rPr>
        <w:t xml:space="preserve">outcomes of </w:t>
      </w:r>
      <w:r w:rsidR="39DB7A14" w:rsidRPr="00D541E8">
        <w:rPr>
          <w:rFonts w:ascii="Calibri" w:eastAsia="Calibri" w:hAnsi="Calibri" w:cs="Calibri"/>
        </w:rPr>
        <w:t>adolescent</w:t>
      </w:r>
      <w:r w:rsidRPr="00D541E8">
        <w:rPr>
          <w:rFonts w:ascii="Calibri" w:eastAsia="Calibri" w:hAnsi="Calibri" w:cs="Calibri"/>
        </w:rPr>
        <w:t xml:space="preserve"> health, academic, and wellbeing</w:t>
      </w:r>
      <w:r w:rsidRPr="00D541E8" w:rsidDel="004F65FE">
        <w:rPr>
          <w:rFonts w:ascii="Calibri" w:eastAsia="Calibri" w:hAnsi="Calibri" w:cs="Calibri"/>
        </w:rPr>
        <w:t xml:space="preserve"> </w:t>
      </w:r>
      <w:r w:rsidRPr="00D541E8">
        <w:rPr>
          <w:rFonts w:ascii="Calibri" w:eastAsia="Calibri" w:hAnsi="Calibri" w:cs="Calibri"/>
        </w:rPr>
        <w:t>in clinical trials</w:t>
      </w:r>
      <w:r w:rsidR="085C6F95" w:rsidRPr="00D541E8">
        <w:rPr>
          <w:rFonts w:ascii="Calibri" w:eastAsia="Calibri" w:hAnsi="Calibri" w:cs="Calibri"/>
        </w:rPr>
        <w:t>.</w:t>
      </w:r>
      <w:r w:rsidRPr="00D541E8">
        <w:rPr>
          <w:rFonts w:ascii="Calibri" w:eastAsia="Calibri" w:hAnsi="Calibri" w:cs="Calibri"/>
        </w:rPr>
        <w:t xml:space="preserve"> </w:t>
      </w:r>
      <w:r w:rsidR="2F0F2F4F" w:rsidRPr="00D541E8">
        <w:rPr>
          <w:rFonts w:ascii="Calibri" w:eastAsia="Calibri" w:hAnsi="Calibri" w:cs="Calibri"/>
        </w:rPr>
        <w:t>I</w:t>
      </w:r>
      <w:r w:rsidR="71F246E2" w:rsidRPr="00D541E8">
        <w:rPr>
          <w:rFonts w:ascii="Calibri" w:eastAsia="Calibri" w:hAnsi="Calibri" w:cs="Calibri"/>
        </w:rPr>
        <w:t xml:space="preserve">f </w:t>
      </w:r>
      <w:r w:rsidR="34B0E698" w:rsidRPr="00D541E8">
        <w:rPr>
          <w:rFonts w:ascii="Calibri" w:eastAsia="Calibri" w:hAnsi="Calibri" w:cs="Calibri"/>
        </w:rPr>
        <w:t>these effects hold when</w:t>
      </w:r>
      <w:r w:rsidR="4331AFA2" w:rsidRPr="00D541E8">
        <w:rPr>
          <w:rFonts w:ascii="Calibri" w:eastAsia="Calibri" w:hAnsi="Calibri" w:cs="Calibri"/>
        </w:rPr>
        <w:t xml:space="preserve"> </w:t>
      </w:r>
      <w:r w:rsidR="3F8D4473" w:rsidRPr="00D541E8">
        <w:rPr>
          <w:rFonts w:ascii="Calibri" w:eastAsia="Calibri" w:hAnsi="Calibri" w:cs="Calibri"/>
        </w:rPr>
        <w:t>the Anansi model</w:t>
      </w:r>
      <w:r w:rsidR="34B0E698" w:rsidRPr="00D541E8">
        <w:rPr>
          <w:rFonts w:ascii="Calibri" w:eastAsia="Calibri" w:hAnsi="Calibri" w:cs="Calibri"/>
        </w:rPr>
        <w:t xml:space="preserve"> is delivered</w:t>
      </w:r>
      <w:r w:rsidR="6A0F087B" w:rsidRPr="00D541E8">
        <w:rPr>
          <w:rFonts w:ascii="Calibri" w:eastAsia="Calibri" w:hAnsi="Calibri" w:cs="Calibri"/>
        </w:rPr>
        <w:t xml:space="preserve"> </w:t>
      </w:r>
      <w:r w:rsidR="1C13C090" w:rsidRPr="00D541E8">
        <w:rPr>
          <w:rFonts w:ascii="Calibri" w:eastAsia="Calibri" w:hAnsi="Calibri" w:cs="Calibri"/>
        </w:rPr>
        <w:t>in</w:t>
      </w:r>
      <w:r w:rsidR="499C6837" w:rsidRPr="00D541E8">
        <w:rPr>
          <w:rFonts w:ascii="Calibri" w:eastAsia="Calibri" w:hAnsi="Calibri" w:cs="Calibri"/>
        </w:rPr>
        <w:t xml:space="preserve"> </w:t>
      </w:r>
      <w:r w:rsidRPr="00D541E8">
        <w:rPr>
          <w:rFonts w:ascii="Calibri" w:eastAsia="Calibri" w:hAnsi="Calibri" w:cs="Calibri"/>
        </w:rPr>
        <w:t xml:space="preserve">naturalistic </w:t>
      </w:r>
      <w:r w:rsidR="1C13C090" w:rsidRPr="00D541E8">
        <w:rPr>
          <w:rFonts w:ascii="Calibri" w:eastAsia="Calibri" w:hAnsi="Calibri" w:cs="Calibri"/>
        </w:rPr>
        <w:t>setting</w:t>
      </w:r>
      <w:r w:rsidR="3E470F5B" w:rsidRPr="00D541E8">
        <w:rPr>
          <w:rFonts w:ascii="Calibri" w:eastAsia="Calibri" w:hAnsi="Calibri" w:cs="Calibri"/>
        </w:rPr>
        <w:t>s</w:t>
      </w:r>
      <w:r w:rsidR="0F030EB0" w:rsidRPr="00D541E8">
        <w:rPr>
          <w:rFonts w:ascii="Calibri" w:eastAsia="Calibri" w:hAnsi="Calibri" w:cs="Calibri"/>
        </w:rPr>
        <w:t>,</w:t>
      </w:r>
      <w:r w:rsidRPr="00D541E8">
        <w:rPr>
          <w:rFonts w:ascii="Calibri" w:eastAsia="Calibri" w:hAnsi="Calibri" w:cs="Calibri"/>
        </w:rPr>
        <w:t xml:space="preserve"> </w:t>
      </w:r>
      <w:r w:rsidR="2F270B69" w:rsidRPr="00D541E8">
        <w:rPr>
          <w:rFonts w:ascii="Calibri" w:eastAsia="Calibri" w:hAnsi="Calibri" w:cs="Calibri"/>
        </w:rPr>
        <w:t xml:space="preserve">this </w:t>
      </w:r>
      <w:r w:rsidR="10441202" w:rsidRPr="00D541E8">
        <w:rPr>
          <w:rFonts w:ascii="Calibri" w:eastAsia="Calibri" w:hAnsi="Calibri" w:cs="Calibri"/>
        </w:rPr>
        <w:t>will</w:t>
      </w:r>
      <w:r w:rsidR="19FF7F19" w:rsidRPr="00D541E8">
        <w:rPr>
          <w:rFonts w:ascii="Calibri" w:eastAsia="Calibri" w:hAnsi="Calibri" w:cs="Calibri"/>
        </w:rPr>
        <w:t xml:space="preserve"> imply</w:t>
      </w:r>
      <w:r w:rsidR="2F270B69" w:rsidRPr="00D541E8">
        <w:rPr>
          <w:rFonts w:ascii="Calibri" w:eastAsia="Calibri" w:hAnsi="Calibri" w:cs="Calibri"/>
        </w:rPr>
        <w:t xml:space="preserve"> that it</w:t>
      </w:r>
      <w:r w:rsidRPr="00D541E8">
        <w:rPr>
          <w:rFonts w:ascii="Calibri" w:eastAsia="Calibri" w:hAnsi="Calibri" w:cs="Calibri"/>
        </w:rPr>
        <w:t xml:space="preserve"> </w:t>
      </w:r>
      <w:r w:rsidR="19FF7F19" w:rsidRPr="00D541E8">
        <w:rPr>
          <w:rFonts w:ascii="Calibri" w:eastAsia="Calibri" w:hAnsi="Calibri" w:cs="Calibri"/>
        </w:rPr>
        <w:t>is</w:t>
      </w:r>
      <w:r w:rsidRPr="00D541E8">
        <w:rPr>
          <w:rFonts w:ascii="Calibri" w:eastAsia="Calibri" w:hAnsi="Calibri" w:cs="Calibri"/>
        </w:rPr>
        <w:t xml:space="preserve"> an innovative and scalable way of addressing </w:t>
      </w:r>
      <w:r w:rsidR="3F9C1FDF" w:rsidRPr="00D541E8">
        <w:rPr>
          <w:rFonts w:ascii="Calibri" w:eastAsia="Calibri" w:hAnsi="Calibri" w:cs="Calibri"/>
        </w:rPr>
        <w:t>the mental health</w:t>
      </w:r>
      <w:r w:rsidRPr="00D541E8">
        <w:rPr>
          <w:rFonts w:ascii="Calibri" w:eastAsia="Calibri" w:hAnsi="Calibri" w:cs="Calibri"/>
        </w:rPr>
        <w:t xml:space="preserve"> needs of adolescents in LMICs.</w:t>
      </w:r>
    </w:p>
    <w:p w14:paraId="743557EE" w14:textId="77777777" w:rsidR="00DE62C2" w:rsidRPr="00D541E8" w:rsidRDefault="00DE62C2" w:rsidP="002C71AA">
      <w:pPr>
        <w:shd w:val="clear" w:color="auto" w:fill="FFFFFF" w:themeFill="background1"/>
      </w:pPr>
    </w:p>
    <w:p w14:paraId="6C7732F0" w14:textId="3AEEBF80" w:rsidR="00FC313A" w:rsidRPr="00D541E8" w:rsidRDefault="00FC313A" w:rsidP="002C71AA">
      <w:pPr>
        <w:pStyle w:val="Heading1"/>
        <w:shd w:val="clear" w:color="auto" w:fill="FFFFFF" w:themeFill="background1"/>
      </w:pPr>
      <w:bookmarkStart w:id="7" w:name="_Toc116674230"/>
      <w:r w:rsidRPr="00D541E8">
        <w:t>OBJECTIVES OF THE STUDY</w:t>
      </w:r>
      <w:bookmarkEnd w:id="7"/>
      <w:r w:rsidR="26B54A39" w:rsidRPr="00D541E8">
        <w:t xml:space="preserve"> </w:t>
      </w:r>
    </w:p>
    <w:p w14:paraId="71875D6A" w14:textId="2AD3B050" w:rsidR="00FC313A" w:rsidRPr="00D541E8" w:rsidRDefault="18526122" w:rsidP="002C71AA">
      <w:pPr>
        <w:shd w:val="clear" w:color="auto" w:fill="FFFFFF" w:themeFill="background1"/>
        <w:spacing w:line="257" w:lineRule="auto"/>
        <w:rPr>
          <w:rFonts w:eastAsiaTheme="minorEastAsia"/>
        </w:rPr>
      </w:pPr>
      <w:r w:rsidRPr="00D541E8">
        <w:rPr>
          <w:rFonts w:eastAsiaTheme="minorEastAsia"/>
        </w:rPr>
        <w:t xml:space="preserve">Broadly, the objective of this study is to explore </w:t>
      </w:r>
      <w:r w:rsidR="037D608A" w:rsidRPr="00D541E8">
        <w:rPr>
          <w:rFonts w:eastAsiaTheme="minorEastAsia"/>
        </w:rPr>
        <w:t>models</w:t>
      </w:r>
      <w:r w:rsidR="34D5064E" w:rsidRPr="00D541E8">
        <w:rPr>
          <w:rFonts w:eastAsiaTheme="minorEastAsia"/>
        </w:rPr>
        <w:t xml:space="preserve"> </w:t>
      </w:r>
      <w:r w:rsidR="43025020" w:rsidRPr="00D541E8">
        <w:rPr>
          <w:rFonts w:eastAsiaTheme="minorEastAsia"/>
        </w:rPr>
        <w:t>of</w:t>
      </w:r>
      <w:r w:rsidR="34D5064E" w:rsidRPr="00D541E8">
        <w:rPr>
          <w:rFonts w:eastAsiaTheme="minorEastAsia"/>
        </w:rPr>
        <w:t xml:space="preserve"> scal</w:t>
      </w:r>
      <w:r w:rsidR="34EFD761" w:rsidRPr="00D541E8">
        <w:rPr>
          <w:rFonts w:eastAsiaTheme="minorEastAsia"/>
        </w:rPr>
        <w:t>ing</w:t>
      </w:r>
      <w:r w:rsidR="34D5064E" w:rsidRPr="00D541E8">
        <w:rPr>
          <w:rFonts w:eastAsiaTheme="minorEastAsia"/>
        </w:rPr>
        <w:t xml:space="preserve"> up the Shamiri intervention</w:t>
      </w:r>
      <w:r w:rsidR="297BFA85" w:rsidRPr="00D541E8">
        <w:rPr>
          <w:rFonts w:eastAsiaTheme="minorEastAsia"/>
        </w:rPr>
        <w:t xml:space="preserve"> </w:t>
      </w:r>
      <w:r w:rsidRPr="00D541E8">
        <w:rPr>
          <w:rFonts w:eastAsiaTheme="minorEastAsia"/>
        </w:rPr>
        <w:t xml:space="preserve">in Kenyan secondary schools. More specifically, our goals are to: 1) test the efficacy of the </w:t>
      </w:r>
      <w:r w:rsidR="5AA076BC" w:rsidRPr="00D541E8">
        <w:rPr>
          <w:rFonts w:eastAsiaTheme="minorEastAsia"/>
        </w:rPr>
        <w:t>Anansi</w:t>
      </w:r>
      <w:r w:rsidR="4A6D9EB4" w:rsidRPr="00D541E8">
        <w:rPr>
          <w:rFonts w:eastAsiaTheme="minorEastAsia"/>
        </w:rPr>
        <w:t xml:space="preserve"> model</w:t>
      </w:r>
      <w:r w:rsidR="5AA076BC" w:rsidRPr="00D541E8">
        <w:rPr>
          <w:rFonts w:eastAsiaTheme="minorEastAsia"/>
        </w:rPr>
        <w:t xml:space="preserve"> in naturalistic settings through a large-scale dissemination study with 25,000 low-income youths</w:t>
      </w:r>
      <w:r w:rsidRPr="00D541E8">
        <w:rPr>
          <w:rFonts w:eastAsiaTheme="minorEastAsia"/>
        </w:rPr>
        <w:t>, 2) examine and measure implementation outcomes</w:t>
      </w:r>
      <w:r w:rsidR="5AF527A9" w:rsidRPr="00D541E8">
        <w:rPr>
          <w:rFonts w:eastAsiaTheme="minorEastAsia"/>
        </w:rPr>
        <w:t xml:space="preserve"> (i.e., intervention sustainment, penetration, fidelity) </w:t>
      </w:r>
      <w:r w:rsidRPr="00D541E8">
        <w:rPr>
          <w:rFonts w:eastAsiaTheme="minorEastAsia"/>
        </w:rPr>
        <w:t>of this large-scale dissemination model</w:t>
      </w:r>
      <w:r w:rsidR="3C74896A" w:rsidRPr="00D541E8">
        <w:rPr>
          <w:rFonts w:eastAsiaTheme="minorEastAsia"/>
        </w:rPr>
        <w:t>, and 3) compare the efficacy and imp</w:t>
      </w:r>
      <w:r w:rsidR="70C78CD1" w:rsidRPr="00D541E8">
        <w:rPr>
          <w:rFonts w:eastAsiaTheme="minorEastAsia"/>
        </w:rPr>
        <w:t>l</w:t>
      </w:r>
      <w:r w:rsidR="3C74896A" w:rsidRPr="00D541E8">
        <w:rPr>
          <w:rFonts w:eastAsiaTheme="minorEastAsia"/>
        </w:rPr>
        <w:t>ementation of Anansi through a centralized versus de-centralized model of dissemination.</w:t>
      </w:r>
    </w:p>
    <w:p w14:paraId="03C2E1F8" w14:textId="22FE98E2" w:rsidR="00FC313A" w:rsidRPr="00D541E8" w:rsidRDefault="18526122"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For goal 1, we will disseminate </w:t>
      </w:r>
      <w:r w:rsidR="15CC5E47" w:rsidRPr="00D541E8">
        <w:rPr>
          <w:rFonts w:ascii="Calibri" w:eastAsia="Calibri" w:hAnsi="Calibri" w:cs="Calibri"/>
        </w:rPr>
        <w:t>Anansi</w:t>
      </w:r>
      <w:r w:rsidRPr="00D541E8">
        <w:rPr>
          <w:rFonts w:ascii="Calibri" w:eastAsia="Calibri" w:hAnsi="Calibri" w:cs="Calibri"/>
        </w:rPr>
        <w:t xml:space="preserve"> internally and through a partner and collect and compare data from this study, with those from previous smaller scale and controlled studies by </w:t>
      </w:r>
      <w:r w:rsidR="1335B9C4" w:rsidRPr="00D541E8">
        <w:rPr>
          <w:rFonts w:ascii="Calibri" w:eastAsia="Calibri" w:hAnsi="Calibri" w:cs="Calibri"/>
        </w:rPr>
        <w:t>Shamiri</w:t>
      </w:r>
      <w:r w:rsidRPr="00D541E8">
        <w:rPr>
          <w:rFonts w:ascii="Calibri" w:eastAsia="Calibri" w:hAnsi="Calibri" w:cs="Calibri"/>
        </w:rPr>
        <w:t>. For goal 2, we will measure the following outcomes: intervention fidelity, intervention cost, intervention sustainment, intervention acceptability and intervention penetration.</w:t>
      </w:r>
      <w:r w:rsidR="34DD4F04" w:rsidRPr="00D541E8">
        <w:rPr>
          <w:rFonts w:ascii="Calibri" w:eastAsia="Calibri" w:hAnsi="Calibri" w:cs="Calibri"/>
        </w:rPr>
        <w:t xml:space="preserve"> </w:t>
      </w:r>
      <w:r w:rsidR="6CB5621E" w:rsidRPr="00D541E8">
        <w:rPr>
          <w:rFonts w:ascii="Calibri" w:eastAsia="Calibri" w:hAnsi="Calibri" w:cs="Calibri"/>
        </w:rPr>
        <w:t xml:space="preserve">For goal 3, we will compare </w:t>
      </w:r>
      <w:r w:rsidR="087A3F23" w:rsidRPr="00D541E8">
        <w:rPr>
          <w:rFonts w:ascii="Calibri" w:eastAsia="Calibri" w:hAnsi="Calibri" w:cs="Calibri"/>
        </w:rPr>
        <w:t>outcomes</w:t>
      </w:r>
      <w:r w:rsidR="6CB5621E" w:rsidRPr="00D541E8">
        <w:rPr>
          <w:rFonts w:ascii="Calibri" w:eastAsia="Calibri" w:hAnsi="Calibri" w:cs="Calibri"/>
        </w:rPr>
        <w:t xml:space="preserve"> from</w:t>
      </w:r>
      <w:r w:rsidR="3623290F" w:rsidRPr="00D541E8">
        <w:rPr>
          <w:rFonts w:ascii="Calibri" w:eastAsia="Calibri" w:hAnsi="Calibri" w:cs="Calibri"/>
        </w:rPr>
        <w:t xml:space="preserve"> schools that receive the intervention through</w:t>
      </w:r>
      <w:r w:rsidR="6CB5621E" w:rsidRPr="00D541E8">
        <w:rPr>
          <w:rFonts w:ascii="Calibri" w:eastAsia="Calibri" w:hAnsi="Calibri" w:cs="Calibri"/>
        </w:rPr>
        <w:t xml:space="preserve"> Shamiri </w:t>
      </w:r>
      <w:r w:rsidR="5C77D55A" w:rsidRPr="00D541E8">
        <w:rPr>
          <w:rFonts w:ascii="Calibri" w:eastAsia="Calibri" w:hAnsi="Calibri" w:cs="Calibri"/>
        </w:rPr>
        <w:t xml:space="preserve">Institute with </w:t>
      </w:r>
      <w:r w:rsidR="00AA004E" w:rsidRPr="00D541E8">
        <w:rPr>
          <w:rFonts w:ascii="Calibri" w:eastAsia="Calibri" w:hAnsi="Calibri" w:cs="Calibri"/>
        </w:rPr>
        <w:t>those from</w:t>
      </w:r>
      <w:r w:rsidR="5C77D55A" w:rsidRPr="00D541E8">
        <w:rPr>
          <w:rFonts w:ascii="Calibri" w:eastAsia="Calibri" w:hAnsi="Calibri" w:cs="Calibri"/>
        </w:rPr>
        <w:t xml:space="preserve"> </w:t>
      </w:r>
      <w:r w:rsidR="659DD4E4" w:rsidRPr="00D541E8">
        <w:rPr>
          <w:rFonts w:ascii="Calibri" w:eastAsia="Calibri" w:hAnsi="Calibri" w:cs="Calibri"/>
        </w:rPr>
        <w:t>schools that receive the intervention through AMHRTF.</w:t>
      </w:r>
    </w:p>
    <w:p w14:paraId="2EDB4BD0" w14:textId="47847C64" w:rsidR="00FC313A" w:rsidRPr="00D541E8" w:rsidRDefault="18526122" w:rsidP="002C71AA">
      <w:pPr>
        <w:shd w:val="clear" w:color="auto" w:fill="FFFFFF" w:themeFill="background1"/>
        <w:spacing w:line="257" w:lineRule="auto"/>
      </w:pPr>
      <w:r w:rsidRPr="00D541E8">
        <w:rPr>
          <w:rFonts w:ascii="Calibri" w:eastAsia="Calibri" w:hAnsi="Calibri" w:cs="Calibri"/>
        </w:rPr>
        <w:t xml:space="preserve">This study will provide robust data on whether character strength interventions are feasible </w:t>
      </w:r>
      <w:r w:rsidR="00AA004E" w:rsidRPr="00D541E8">
        <w:rPr>
          <w:rFonts w:ascii="Calibri" w:eastAsia="Calibri" w:hAnsi="Calibri" w:cs="Calibri"/>
        </w:rPr>
        <w:t xml:space="preserve">and effective </w:t>
      </w:r>
      <w:r w:rsidRPr="00D541E8">
        <w:rPr>
          <w:rFonts w:ascii="Calibri" w:eastAsia="Calibri" w:hAnsi="Calibri" w:cs="Calibri"/>
        </w:rPr>
        <w:t>at scale, as well as whether the Shamiri Intervention is cost effective while maintaining maximum impact.</w:t>
      </w:r>
      <w:r w:rsidRPr="00D541E8">
        <w:rPr>
          <w:rFonts w:ascii="Arial" w:eastAsia="Arial" w:hAnsi="Arial" w:cs="Arial"/>
          <w:sz w:val="20"/>
          <w:szCs w:val="20"/>
        </w:rPr>
        <w:t xml:space="preserve"> </w:t>
      </w:r>
    </w:p>
    <w:p w14:paraId="2C87376D" w14:textId="790DBA20" w:rsidR="0B3C5F2E" w:rsidRPr="00D541E8" w:rsidRDefault="0B3C5F2E" w:rsidP="002C71AA">
      <w:pPr>
        <w:shd w:val="clear" w:color="auto" w:fill="FFFFFF" w:themeFill="background1"/>
        <w:spacing w:line="257" w:lineRule="auto"/>
        <w:rPr>
          <w:rFonts w:ascii="Arial" w:eastAsia="Arial" w:hAnsi="Arial" w:cs="Arial"/>
          <w:sz w:val="20"/>
          <w:szCs w:val="20"/>
        </w:rPr>
      </w:pPr>
    </w:p>
    <w:p w14:paraId="2DF824C9" w14:textId="457FAE83" w:rsidR="00FC313A" w:rsidRPr="00D541E8" w:rsidRDefault="00FC313A" w:rsidP="002C71AA">
      <w:pPr>
        <w:pStyle w:val="Heading1"/>
        <w:shd w:val="clear" w:color="auto" w:fill="FFFFFF" w:themeFill="background1"/>
      </w:pPr>
      <w:bookmarkStart w:id="8" w:name="_Toc116674231"/>
      <w:r w:rsidRPr="00D541E8">
        <w:t>SIGNIFICANCE OF THE STUDY</w:t>
      </w:r>
      <w:bookmarkEnd w:id="8"/>
    </w:p>
    <w:p w14:paraId="307C828B" w14:textId="39E85AB7" w:rsidR="48E8983E" w:rsidRPr="00D541E8" w:rsidRDefault="48E8983E" w:rsidP="002C71AA">
      <w:pPr>
        <w:shd w:val="clear" w:color="auto" w:fill="FFFFFF" w:themeFill="background1"/>
      </w:pPr>
      <w:r w:rsidRPr="00D541E8">
        <w:t xml:space="preserve">Given the promising effects of the </w:t>
      </w:r>
      <w:r w:rsidR="076FB390" w:rsidRPr="00D541E8">
        <w:t>Anansi model</w:t>
      </w:r>
      <w:r w:rsidRPr="00D541E8">
        <w:t xml:space="preserve"> for improving adolescent depression and anxiety, interpersonal relationships, and academic outcomes</w:t>
      </w:r>
      <w:r w:rsidR="4B6C7D82" w:rsidRPr="00D541E8">
        <w:t>,</w:t>
      </w:r>
      <w:r w:rsidR="618A2486" w:rsidRPr="00D541E8">
        <w:t xml:space="preserve"> </w:t>
      </w:r>
      <w:r w:rsidRPr="00D541E8">
        <w:t xml:space="preserve">we would like to investigate whether </w:t>
      </w:r>
      <w:r w:rsidR="65D58CFD" w:rsidRPr="00D541E8">
        <w:t>these results will hold</w:t>
      </w:r>
      <w:r w:rsidRPr="00D541E8">
        <w:t xml:space="preserve"> when </w:t>
      </w:r>
      <w:r w:rsidR="671BF4E6" w:rsidRPr="00D541E8">
        <w:t>Anansi is</w:t>
      </w:r>
      <w:r w:rsidRPr="00D541E8">
        <w:t xml:space="preserve"> disseminated </w:t>
      </w:r>
      <w:r w:rsidR="5C20970E" w:rsidRPr="00D541E8">
        <w:t xml:space="preserve">at scale </w:t>
      </w:r>
      <w:r w:rsidRPr="00D541E8">
        <w:t xml:space="preserve">by an implementing partner </w:t>
      </w:r>
      <w:r w:rsidR="71ED6241" w:rsidRPr="00D541E8">
        <w:t>compared to a centralized dissemination</w:t>
      </w:r>
      <w:r w:rsidR="34E11C19" w:rsidRPr="00D541E8">
        <w:t>.</w:t>
      </w:r>
      <w:r w:rsidRPr="00D541E8">
        <w:t xml:space="preserve"> The study will help our team to understand the possibility of the Shamiri Intervention having the same positive psychological impacts and improved academic and social outcomes when </w:t>
      </w:r>
      <w:r w:rsidR="396B3834" w:rsidRPr="00D541E8">
        <w:t>delivered</w:t>
      </w:r>
      <w:r w:rsidRPr="00D541E8">
        <w:t xml:space="preserve"> by other organizations. </w:t>
      </w:r>
      <w:r w:rsidR="036FB188" w:rsidRPr="00D541E8">
        <w:t xml:space="preserve">It will also potentially highlight several strengths and challenges of different models of scaling up. </w:t>
      </w:r>
      <w:r w:rsidRPr="00D541E8">
        <w:t>We hypothesize that, even when offered by an implementing partner, the Shamiri Intervention will significantly reduce symptoms of anxiety and depression and positively impact academic performance and wellbeing of participants across both groups of participants.</w:t>
      </w:r>
      <w:r w:rsidR="009C63E8" w:rsidRPr="00D541E8">
        <w:t xml:space="preserve"> </w:t>
      </w:r>
      <w:r w:rsidRPr="00D541E8">
        <w:t xml:space="preserve">Extensive prior evidence indicates that the Shamiri Intervention has genuine potential to improve these outcomes. Similarly brief, simple interventions, most of which are focused on character </w:t>
      </w:r>
      <w:r w:rsidR="00072614" w:rsidRPr="00D541E8">
        <w:t>strengths,</w:t>
      </w:r>
      <w:r w:rsidRPr="00D541E8">
        <w:t xml:space="preserve"> have been shown to improve health, academic</w:t>
      </w:r>
      <w:r w:rsidR="00720B97" w:rsidRPr="00D541E8">
        <w:t>,</w:t>
      </w:r>
      <w:r w:rsidRPr="00D541E8">
        <w:t xml:space="preserve"> and related outcomes over several years. They appear to help youths view challenges as opportunities, boost optimism and awareness of positives in life, and encourage youths to act in accord with their values, causing an “upward spiral” as the youths continue to interact with the world in ways that lead to more positive outcomes. If such brief, simple, scalable character strength interventions can improve a variety of long-term health outcomes, that finding could influence strategies for global health promotion, likely by boosting resources for these highly scalable character strength interventions. In turn, this shift toward increased focus on brief, scalable, and simple character strength interventions could increase the availability of effective support for mental health and wellbeing, particularly in contexts such as Kenyan high schools, where mental health problems are common and traditional therapeutic approaches are relatively inaccessible and stigmatized.</w:t>
      </w:r>
    </w:p>
    <w:p w14:paraId="6FFC7839" w14:textId="77777777" w:rsidR="00DE62C2" w:rsidRPr="00D541E8" w:rsidRDefault="00DE62C2" w:rsidP="002C71AA">
      <w:pPr>
        <w:shd w:val="clear" w:color="auto" w:fill="FFFFFF" w:themeFill="background1"/>
      </w:pPr>
    </w:p>
    <w:p w14:paraId="59B6CD6B" w14:textId="556A744C" w:rsidR="00116050" w:rsidRPr="00D541E8" w:rsidRDefault="00FC313A" w:rsidP="002C71AA">
      <w:pPr>
        <w:pStyle w:val="Heading1"/>
        <w:shd w:val="clear" w:color="auto" w:fill="FFFFFF" w:themeFill="background1"/>
      </w:pPr>
      <w:bookmarkStart w:id="9" w:name="_Toc116674232"/>
      <w:r w:rsidRPr="00D541E8">
        <w:t>LITERATURE REVIEW</w:t>
      </w:r>
      <w:bookmarkEnd w:id="9"/>
      <w:r w:rsidR="4E338B19" w:rsidRPr="00D541E8">
        <w:t xml:space="preserve"> </w:t>
      </w:r>
      <w:bookmarkStart w:id="10" w:name="_Hlk90225330"/>
    </w:p>
    <w:p w14:paraId="71D4194A" w14:textId="6E523C14" w:rsidR="00A5769F" w:rsidRPr="00D541E8" w:rsidRDefault="00E3327F" w:rsidP="002C71AA">
      <w:pPr>
        <w:shd w:val="clear" w:color="auto" w:fill="FFFFFF" w:themeFill="background1"/>
      </w:pPr>
      <w:r w:rsidRPr="00D541E8">
        <w:t xml:space="preserve">Simple and brief character strength interventions have been shown to improve youths’ developmental, educational, and health </w:t>
      </w:r>
      <w:r w:rsidR="00DE2017" w:rsidRPr="00D541E8">
        <w:t>outcomes.</w:t>
      </w:r>
      <w:r w:rsidR="00DE2017" w:rsidRPr="00D541E8">
        <w:fldChar w:fldCharType="begin"/>
      </w:r>
      <w:r w:rsidR="00116024">
        <w:instrText xml:space="preserve"> ADDIN ZOTERO_ITEM CSL_CITATION {"citationID":"3fIPkiEE","properties":{"formattedCitation":"\\super 7,13,19\\nosupersub{}","plainCitation":"7,13,19","noteIndex":0},"citationItems":[{"id":"ra6rKh9J/7aOx7Bhw","uris":["http://zotero.org/users/9779440/items/DNBM7ECE"],"itemData":{"id":130,"type":"article-journal","container-title":"American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R."}],"issued":{"date-parts":[["2017",2]]}}},{"id":"ra6rKh9J/iZycIPK4","uris":["http://zotero.org/users/9779440/items/BBUAJ8JV"],"itemData":{"id":131,"type":"article-journal","abstract":"Importance: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R."}],"issued":{"date-parts":[["2021",8,1]]}}},{"id":"ra6rKh9J/L7ZaNFsE","uris":["http://zotero.org/users/9779440/items/2VR26L37"],"itemData":{"id":127,"type":"article-journal","DOI":"doi:10.1002/jclp.22020","issue":"8","journalAbbreviation":"J Clin Psychol.","page":"846-855","title":"Gratitude as a psychotherapeutic intervention","volume":"69","author":[{"family":"Emmons","given":"RA"},{"family":"Stern","given":"R."}],"issued":{"date-parts":[["2013"]]}}}],"schema":"https://github.com/citation-style-language/schema/raw/master/csl-citation.json"} </w:instrText>
      </w:r>
      <w:r w:rsidR="00DE2017" w:rsidRPr="00D541E8">
        <w:fldChar w:fldCharType="separate"/>
      </w:r>
      <w:r w:rsidR="00DE2017" w:rsidRPr="00D541E8">
        <w:rPr>
          <w:rFonts w:ascii="Calibri" w:hAnsi="Calibri" w:cs="Calibri"/>
          <w:sz w:val="20"/>
          <w:szCs w:val="20"/>
          <w:vertAlign w:val="superscript"/>
        </w:rPr>
        <w:t>7,13,19</w:t>
      </w:r>
      <w:r w:rsidR="00DE2017" w:rsidRPr="00D541E8">
        <w:fldChar w:fldCharType="end"/>
      </w:r>
      <w:r w:rsidR="00DE2017" w:rsidRPr="00D541E8">
        <w:t xml:space="preserve"> These </w:t>
      </w:r>
      <w:r w:rsidRPr="00D541E8">
        <w:t>character strength interventions generally target a single, specific psychological process (e.g., implicit beliefs about one’s ability to improve personal characteristics),</w:t>
      </w:r>
      <w:r w:rsidRPr="00D541E8">
        <w:fldChar w:fldCharType="begin"/>
      </w:r>
      <w:r w:rsidR="00116024">
        <w:instrText xml:space="preserve"> ADDIN ZOTERO_ITEM CSL_CITATION {"citationID":"bLdvXJNp","properties":{"formattedCitation":"\\super 20\\nosupersub{}","plainCitation":"20","noteIndex":0},"citationItems":[{"id":"ra6rKh9J/w7Fxn2QZ","uris":["http://zotero.org/users/9779440/items/AG4DPVIP"],"itemData":{"id":133,"type":"article-journal","abstract":"Long-standing social problems such as poor achievement, personal and intergroup conflict, bad health, and unhappiness can seem like permanent features of the social landscape. We describe an approach to such problems rooted in basic theory and research in social psychology. This approach emphasizes subjective meaning-making—working hypotheses people draw about themselves, other people, and social situations; how deleterious meanings can arise from social and cultural contexts; how interventions to change meanings can help people flourish; and how initial change can become embedded to alter the course of people’s lives. We further describe how this approach relates to and complements other prominent approaches to social reform, which emphasize not subjective meaning-making but objective change in situations or in the habits and skills of individuals. In so doing, we provide a comprehensive theoretical review and organization of a psychologically informed approach to social problems, one that encompasses a wide-range of interventions and applies to diverse problem areas. (PsycInfo Database Record (c) 2020 APA, all rights reserved)","container-title":"Psychological Review","DOI":"10.1037/rev0000115","ISSN":"1939-1471","note":"publisher-place: US\npublisher: American Psychological Association","page":"617-655","source":"APA PsycNet","title":"Wise interventions: Psychological remedies for social and personal problems","title-short":"Wise interventions","volume":"125","author":[{"family":"Walton","given":"Gregory M."},{"family":"Wilson","given":"Timothy D."}],"issued":{"date-parts":[["2018"]]}}}],"schema":"https://github.com/citation-style-language/schema/raw/master/csl-citation.json"} </w:instrText>
      </w:r>
      <w:r w:rsidRPr="00D541E8">
        <w:fldChar w:fldCharType="separate"/>
      </w:r>
      <w:r w:rsidR="009C79B7" w:rsidRPr="00D541E8">
        <w:rPr>
          <w:rFonts w:ascii="Calibri" w:hAnsi="Calibri" w:cs="Calibri"/>
          <w:vertAlign w:val="superscript"/>
        </w:rPr>
        <w:t>20</w:t>
      </w:r>
      <w:r w:rsidRPr="00D541E8">
        <w:fldChar w:fldCharType="end"/>
      </w:r>
      <w:r w:rsidRPr="00D541E8">
        <w:t xml:space="preserve"> Other distinctive features of character strength interventions are that they are brief, designed to inspire positive change, and improve a broad spectrum of health and human functioning outcomes</w:t>
      </w:r>
      <w:r w:rsidR="000122C3" w:rsidRPr="00D541E8">
        <w:t>.</w:t>
      </w:r>
      <w:r w:rsidRPr="00D541E8">
        <w:t xml:space="preserve"> </w:t>
      </w:r>
      <w:r w:rsidRPr="00D541E8">
        <w:fldChar w:fldCharType="begin"/>
      </w:r>
      <w:r w:rsidR="00116024">
        <w:instrText xml:space="preserve"> ADDIN ZOTERO_ITEM CSL_CITATION {"citationID":"bW4niNUE","properties":{"formattedCitation":"\\super 21\\nosupersub{}","plainCitation":"21","noteIndex":0},"citationItems":[{"id":"ra6rKh9J/dt5tOdGB","uris":["http://zotero.org/users/9779440/items/Y7Y95VAF"],"itemData":{"id":137,"type":"article-journal","abstract":"Despite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 = 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Rev","language":"en","page":"70-101","source":"Springer Link","title":"Harnessing Wise Interventions to Advance the Potency and Reach of Youth Mental Health Services","volume":"23","author":[{"family":"Schleider","given":"Jessica L."},{"family":"Mullarkey","given":"Michael C."},{"family":"Chacko","given":"Anil"}],"issued":{"date-parts":[["2020",3,1]]}}}],"schema":"https://github.com/citation-style-language/schema/raw/master/csl-citation.json"} </w:instrText>
      </w:r>
      <w:r w:rsidRPr="00D541E8">
        <w:fldChar w:fldCharType="separate"/>
      </w:r>
      <w:r w:rsidR="009C79B7" w:rsidRPr="00D541E8">
        <w:rPr>
          <w:rFonts w:ascii="Calibri" w:hAnsi="Calibri" w:cs="Calibri"/>
          <w:vertAlign w:val="superscript"/>
        </w:rPr>
        <w:t>21</w:t>
      </w:r>
      <w:r w:rsidRPr="00D541E8">
        <w:fldChar w:fldCharType="end"/>
      </w:r>
      <w:r w:rsidRPr="00D541E8">
        <w:t xml:space="preserve"> Influenced by the promising research on character strength interventions, our multicultural and interdisciplinary group—the Shamiri team—has over the past years explored whether character strength interventions could improve important public health and developmental outcomes amongst adolescents in SSA. Specifically, we have explored if character strength interventions can improve mental health, psychosocial, interpersonal, and academic outcomes amongst Kenyan youths.</w:t>
      </w:r>
      <w:r w:rsidR="009C63E8" w:rsidRPr="00D541E8">
        <w:t xml:space="preserve"> </w:t>
      </w:r>
    </w:p>
    <w:p w14:paraId="434F1CC5" w14:textId="16CF8AEF" w:rsidR="00923648" w:rsidRPr="00D541E8" w:rsidRDefault="004A2BAD" w:rsidP="002C71AA">
      <w:pPr>
        <w:shd w:val="clear" w:color="auto" w:fill="FFFFFF" w:themeFill="background1"/>
      </w:pPr>
      <w:bookmarkStart w:id="11" w:name="_Hlk116630276"/>
      <w:r w:rsidRPr="00D541E8">
        <w:t>Our focus on exploring whether character strength interventions can improve mental health and associated outcomes among Kenyan youths is in response to (1) the global public health challenge of adolescent mental health problems</w:t>
      </w:r>
      <w:r w:rsidRPr="00D541E8">
        <w:fldChar w:fldCharType="begin"/>
      </w:r>
      <w:r w:rsidR="00116024">
        <w:instrText xml:space="preserve"> ADDIN ZOTERO_ITEM CSL_CITATION {"citationID":"AhlGe20V","properties":{"formattedCitation":"\\super 22\\nosupersub{}","plainCitation":"22","noteIndex":0},"citationItems":[{"id":"ra6rKh9J/WaQgMlDh","uris":["http://zotero.org/users/9779440/items/NVVK48ND"],"itemData":{"id":54,"type":"article-journal","abstract":"A consortium of researchers, advocates and clinicians announces here research priorities for improving the lives of people with mental illness around the world, and calls for urgent action and investment.","container-title":"Nature","DOI":"10.1038/475027a","ISSN":"1476-4687","issue":"7354","language":"en","license":"2011 Nature Publishing Group, a division of Macmillan Publishers Limited. All Rights Reserved.","note":"number: 7354\npublisher: Nature Publishing Group","page":"27-30","source":"www.nature.com","title":"Grand challenges in global mental health","volume":"475","author":[{"family":"Collins","given":"Pamela Y."},{"family":"Patel","given":"Vikram"},{"family":"Joestl","given":"Sarah S."},{"family":"March","given":"Dana"},{"family":"Insel","given":"Thomas R."},{"family":"Daar","given":"Abdallah S."},{"family":"Bordin","given":"Isabel A."},{"family":"Costello","given":"E. Jane"},{"family":"Durkin","given":"Maureen"},{"family":"Fairburn","given":"Christopher"},{"family":"Glass","given":"Roger I."},{"family":"Hall","given":"Wayne"},{"family":"Huang","given":"Yueqin"},{"family":"Hyman","given":"Steven E."},{"family":"Jamison","given":"Kay"},{"family":"Kaaya","given":"Sylvia"},{"family":"Kapur","given":"Shitij"},{"family":"Kleinman","given":"Arthur"},{"family":"Ogunniyi","given":"Adesola"},{"family":"Otero-Ojeda","given":"Angel"},{"family":"Poo","given":"Mu-Ming"},{"family":"Ravindranath","given":"Vijayalakshmi"},{"family":"Sahakian","given":"Barbara J."},{"family":"Saxena","given":"Shekhar"},{"family":"Singer","given":"Peter A."},{"family":"Stein","given":"Dan J."},{"family":"Anderson","given":"Warwick"},{"family":"Dhansay","given":"Muhammad A."},{"family":"Ewart","given":"Wendy"},{"family":"Phillips","given":"Anthony"},{"family":"Shurin","given":"Susan"},{"family":"Walport","given":"Mark"}],"issued":{"date-parts":[["2011",7]]}}}],"schema":"https://github.com/citation-style-language/schema/raw/master/csl-citation.json"} </w:instrText>
      </w:r>
      <w:r w:rsidRPr="00D541E8">
        <w:fldChar w:fldCharType="separate"/>
      </w:r>
      <w:r w:rsidR="009C79B7" w:rsidRPr="00D541E8">
        <w:rPr>
          <w:rFonts w:ascii="Calibri" w:hAnsi="Calibri" w:cs="Calibri"/>
          <w:sz w:val="20"/>
          <w:szCs w:val="20"/>
          <w:vertAlign w:val="superscript"/>
        </w:rPr>
        <w:t>22</w:t>
      </w:r>
      <w:r w:rsidRPr="00D541E8">
        <w:fldChar w:fldCharType="end"/>
      </w:r>
      <w:r w:rsidRPr="00D541E8">
        <w:t xml:space="preserve">, and (2) the overwhelming need for scalable interventions to address the “treatment gap” for adolescent mental health problems in LMICs such as those </w:t>
      </w:r>
      <w:bookmarkEnd w:id="11"/>
      <w:r w:rsidR="00EB4FA1" w:rsidRPr="00D541E8">
        <w:t>in SSA.</w:t>
      </w:r>
      <w:r w:rsidR="00EB4FA1" w:rsidRPr="00D541E8">
        <w:fldChar w:fldCharType="begin"/>
      </w:r>
      <w:r w:rsidR="00116024">
        <w:instrText xml:space="preserve"> ADDIN ZOTERO_ITEM CSL_CITATION {"citationID":"qeU74Iq0","properties":{"formattedCitation":"\\super 5,23\\uc0\\u8211{}26\\nosupersub{}","plainCitation":"5,23–26","noteIndex":0},"citationItems":[{"id":"ra6rKh9J/edYaHKvS","uris":["http://zotero.org/users/9779440/items/DB8VG5HL"],"itemData":{"id":139,"type":"article-journal","abstract":"Mental disorders in low- and middle-income countries (LAMIC) do not attract global health policy attention. This article is based on a selective review of research on mental disorders in adults in LAMIC since 2001 and recent analyses of disease burden in developing countries. Mental disorders account for 11.1% of the total burden of disease in LAMIC. Unipolar depressive disorder is the single leading neuropsychiatric cause of disease burden. Alcohol use disorders account for nearly 4% of the attributable disease burden in LAMIC. Mental disorders are closely associated with other public health concerns such as maternal and child health and HIV/AIDS. Poverty, low education, social exclusion, gender disadvantage, conflict and disasters are the major social determinants of mental disorders. Clinical trials demonstrate that locally available, affordable interventions in community and primary care settings are effective for the management of mental disorders. Mental health resources are very scarce and investment in mental health is &amp;lt; 1% of the health budget in many countries. The majority of people with mental disorders do not receive evidence-based care, leading to chronicity, suffering and increased costs of care. Strengthening care and services for people with mental disorders is a priority; this will need additional investment in human resources and piggy backing on existing public health programmes. Campaigns to increase mental health literacy are needed at all levels of the health system.","container-title":"British Medical Bulletin","DOI":"10.1093/bmb/ldm010","ISSN":"0007-1420","issue":"1","journalAbbreviation":"British Medical Bulletin","page":"81-96","source":"Silverchair","title":"Mental health in low- and middle-income countries","volume":"81-82","author":[{"family":"Patel","given":"Vikram"}],"issued":{"date-parts":[["2007",1,1]]}}},{"id":"ra6rKh9J/uEz1T4Ex","uris":["http://zotero.org/users/9779440/items/ST932WQT"],"itemData":{"id":142,"type":"article-journal","abstract":"The burden of mental, neurological, and substance use (MNS) disorders increased by 41% between 1990 and 2010 and now accounts for one in every 10 lost years of health globally. This sobering statistic does not take into account the substantial excess mortality associated with these disorders or the social and economic consequences of MNS disorders on affected persons, their caregivers, and society. A wide variety of effective interventions, including drugs, psychological treatments, and social interventions, can prevent and treat MNS disorders. At the population-level platform of service delivery, best practices include legislative measures to restrict access to means of self-harm or suicide and to reduce the availability of and demand for alcohol. At the community-level platform, best practices include life-skills training in schools to build social and emotional competencies. At the health-care-level platform, we identify three delivery channels. Two of these delivery channels are especially relevant from a public health perspective: self-management (eg, web-based psychological therapy for depression and anxiety disorders) and primary care and community outreach (eg, non-specialist health worker delivering psychological and pharmacological management of selected disorders). The third delivery channel, hospital care, which includes specialist services for MNS disorders and first-level hospitals providing other types of services (such as general medicine, HIV, or paediatric care), play an important part for a smaller proportion of cases with severe, refractory, or emergency presentations and for the integration of mental health care in other health-care channels, respectively. The costs of providing a significantly scaled up package of specified cost-effective interventions for prioritised MNS disorders in low-income and lower-middle-income countries is estimated at US$3–4 per head of population per year. Since a substantial proportion of MNS disorders run a chronic and disabling course and adversely affect household welfare, intervention costs should largely be met by government through increased resource allocation and financial protection measures (rather than leaving households to pay out-of-pocket). Moreover, a policy of moving towards universal public finance can also be expected to lead to a far more equitable allocation of public health resources across income groups. Despite this evidence, less than 1% of development assistance for health and government spending on health in low-income and middle-income countries is allocated to the care of people with these disorders. Achieving the health gains associated with prioritised interventions will require not just financial resources, but committed and sustained efforts to address a range of other barriers (such as paucity of human resources, weak governance, and stigma). Ultimately, the goal is to massively increase opportunities for people with MNS disorders to access services without the prospect of discrimination or impoverishment and with the hope of attaining optimal health and social outcomes.","container-title":"The Lancet","DOI":"10.1016/S0140-6736(15)00390-6","ISSN":"0140-6736","issue":"10028","journalAbbreviation":"The Lancet","language":"en","page":"1672-1685","source":"ScienceDirect","title":"Addressing the burden of mental, neurological, and substance use disorders: key messages from Disease Control Priorities, 3rd edition","title-short":"Addressing the burden of mental, neurological, and substance use disorders","volume":"387","author":[{"family":"Patel","given":"Vikram"},{"family":"Chisholm","given":"Dan"},{"family":"Parikh","given":"Rachana"},{"family":"Charlson","given":"Fiona J"},{"family":"Degenhardt","given":"Louisa"},{"family":"Dua","given":"Tarun"},{"family":"Ferrari","given":"Alize J"},{"family":"Hyman","given":"Steve"},{"family":"Laxminarayan","given":"Ramanan"},{"family":"Levin","given":"Carol"},{"family":"Lund","given":"Crick"},{"family":"Medina Mora","given":"María Elena"},{"family":"Petersen","given":"Inge"},{"family":"Scott","given":"James"},{"family":"Shidhaye","given":"Rahul"},{"family":"Vijayakumar","given":"Lakshmi"},{"family":"Thornicroft","given":"Graham"},{"family":"Whiteford","given":"Harvey"}],"issued":{"date-parts":[["2016",4,16]]}}},{"id":"ra6rKh9J/HzQvzdGc","uris":["http://zotero.org/users/9779440/items/B4GYV5ZX"],"itemData":{"id":144,"type":"article-journal","abstract":"Mental disorders account for a large proportion of the disease burden in young people in all societies. Most mental disorders begin during youth (12-24 years of age), although they are often first detected later in life. Poor mental health is strongly related to other health and development concerns in young people, notably lower educational achievements, substance abuse, violence, and poor reproductive and sexual health. The effectiveness of some interventions for some mental disorders in this age-group have been established, although more research is urgently needed to improve the range of affordable and feasible interventions, since most mental-health needs in young people are unmet, even in high-income countries. Key challenges to addressing mental-health needs include the shortage of mental-health professionals, the fairly low capacity and motivation of non-specialist health workers to provide quality mental-health services to young people, and the stigma associated with mental disorder. We propose a population-based, youth focused model, explicitly integrating mental health with other youth health and welfare expertise. Addressing young people's mental-health needs is crucial if they are to fulfil their potential and contribute fully to the development of their communities.","container-title":"Lancet (London, England)","DOI":"10.1016/S0140-6736(07)60368-7","ISSN":"1474-547X","issue":"9569","journalAbbreviation":"Lancet","language":"eng","note":"PMID: 17434406","page":"1302-1313","source":"PubMed","title":"Mental health of young people: a global public-health challenge","title-short":"Mental health of young people","volume":"369","author":[{"family":"Patel","given":"Vikram"},{"family":"Flisher","given":"Alan J."},{"family":"Hetrick","given":"Sarah"},{"family":"McGorry","given":"Patrick"}],"issued":{"date-parts":[["2007",4,14]]}}},{"id":"ra6rKh9J/QRUlzNmF","uris":["http://zotero.org/users/9779440/items/AP7J6NBB"],"itemData":{"id":146,"type":"article-journal","abstract":"BACKGROUND: Depression and anxiety disorders are highly prevalent and disabling disorders, which result not only in an enormous amount of human misery and lost health, but also lost economic output. Here we propose a global investment case for a scaled-up response to the public health and economic burden of depression and anxiety disorders.\nMETHODS: In this global return on investment analysis, we used the mental health module of the OneHealth tool to calculate treatment costs and health outcomes in 36 countries between 2016 and 2030. We assumed a linear increase in treatment coverage. We factored in a modest improvement of 5% in both the ability to work and productivity at work as a result of treatment, subsequently mapped to the prevailing rates of labour participation and gross domestic product (GDP) per worker in each country.\nFINDINGS: The net present value of investment needed over the period 2016-30 to substantially scale up effective treatment coverage for depression and anxiety disorders is estimated to be US$147 billion. The expected returns to this investment are also substantial. In terms of health impact, scaled-up treatment leads to 43 million extra years of healthy life over the scale-up period. Placing an economic value on these healthy life-years produces a net present value of $310 billion. As well as these intrinsic benefits associated with improved health, scaled-up treatment of common mental disorders also leads to large economic productivity gains (a net present value of $230 billion for scaled-up depression treatment and $169 billion for anxiety disorders). Across country income groups, resulting benefit to cost ratios amount to 2·3-3·0 to 1 when economic benefits only are considered, and 3·3-5·7 to 1 when the value of health returns is also included.\nINTERPRETATION: Return on investment analysis of the kind reported here can contribute strongly to a balanced investment case for enhanced action to address the large and growing burden of common mental disorders worldwide.\nFUNDING: Grand Challenges Canada.","container-title":"The Lancet. Psychiatry","DOI":"10.1016/S2215-0366(16)30024-4","ISSN":"2215-0374","issue":"5","journalAbbreviation":"Lancet Psychiatry","language":"eng","note":"PMID: 27083119","page":"415-424","source":"PubMed","title":"Scaling-up treatment of depression and anxiety: a global return on investment analysis","title-short":"Scaling-up treatment of depression and anxiety","volume":"3","author":[{"family":"Chisholm","given":"Dan"},{"family":"Sweeny","given":"Kim"},{"family":"Sheehan","given":"Peter"},{"family":"Rasmussen","given":"Bruce"},{"family":"Smit","given":"Filip"},{"family":"Cuijpers","given":"Pim"},{"family":"Saxena","given":"Shekhar"}],"issued":{"date-parts":[["2016",5]]}}},{"id":"ra6rKh9J/yvMPQLD5","uris":["http://zotero.org/users/9779440/items/B7CD7WYD"],"itemData":{"id":149,"type":"article-journal","abstract":"PROBLEM: Poverty and accelerations of inequality, manifested by the increasing difference between the richest and poorest populations, have significant effects on the mental health of vulnerable groups. Adolescents are vulnerable to the effects of poverty. As a time of change and transition for youth and their families, adolescence creates both challenges and opportunities to intervene in the effects of poverty.\nPURPOSE: The purpose of this article is to discuss the significance of poverty and its impact on adolescent mental health and mental health services.\nSOURCES: An interdisciplinary literature search was conducted on the topic of poverty and adolescent mental health.\nCONCLUSIONS: Results indicated that nurses need to remain active participants in the provision of mental health services to adolescents in poverty and increase their advocacy for the creation of policy changes that address mental health needs of this population.","container-title":"Journal of Child and Adolescent Psychiatric Nursing: Official Publication of the Association of Child and Adolescent Psychiatric Nurses, Inc","DOI":"10.1111/j.1744-6171.2008.00166.x","ISSN":"1744-6171","issue":"1","journalAbbreviation":"J Child Adolesc Psychiatr Nurs","language":"eng","note":"PMID: 19200289","page":"23-32","source":"PubMed","title":"Poverty and adolescent mental health","volume":"22","author":[{"family":"Dashiff","given":"Carol"},{"family":"DiMicco","given":"Wendy"},{"family":"Myers","given":"Beverly"},{"family":"Sheppard","given":"Kathy"}],"issued":{"date-parts":[["2009",2]]}}}],"schema":"https://github.com/citation-style-language/schema/raw/master/csl-citation.json"} </w:instrText>
      </w:r>
      <w:r w:rsidR="00EB4FA1" w:rsidRPr="00D541E8">
        <w:fldChar w:fldCharType="separate"/>
      </w:r>
      <w:r w:rsidR="00EB4FA1" w:rsidRPr="00D541E8">
        <w:rPr>
          <w:rFonts w:ascii="Calibri" w:hAnsi="Calibri" w:cs="Calibri"/>
          <w:sz w:val="20"/>
          <w:szCs w:val="20"/>
          <w:vertAlign w:val="superscript"/>
        </w:rPr>
        <w:t>5,23–26</w:t>
      </w:r>
      <w:r w:rsidR="00EB4FA1" w:rsidRPr="00D541E8">
        <w:fldChar w:fldCharType="end"/>
      </w:r>
      <w:r w:rsidR="00EB4FA1" w:rsidRPr="00D541E8">
        <w:t xml:space="preserve"> We have </w:t>
      </w:r>
      <w:r w:rsidRPr="00D541E8">
        <w:t xml:space="preserve">primarily focused on the two most common adolescent mental health problems: depression and </w:t>
      </w:r>
      <w:r w:rsidR="00923648" w:rsidRPr="00D541E8">
        <w:t>anxiety.</w:t>
      </w:r>
      <w:r w:rsidR="00923648" w:rsidRPr="00D541E8">
        <w:fldChar w:fldCharType="begin"/>
      </w:r>
      <w:r w:rsidR="00116024">
        <w:instrText xml:space="preserve"> ADDIN ZOTERO_ITEM CSL_CITATION {"citationID":"TJtWV21I","properties":{"formattedCitation":"\\super 27\\nosupersub{}","plainCitation":"27","noteIndex":0},"citationItems":[{"id":"ra6rKh9J/hMDKNh4C","uris":["http://zotero.org/users/9779440/items/YDFPIK4E"],"itemData":{"id":154,"type":"chapter","abstract":"An understanding of depression and anxiety in sub-Saharan Africa—indeed, in all developing countries, and in all probability in developed countries too—must highlight the fact that depression and anxiety more commonly occur together than separately, at least in community and primary health care settings. For example, the World Health Organization's multinational study on general health care found that the comorbidity of depression and anxiety exceeded 50 percent, confirming previous observations made in primary care. Even if there are valid differences between depression and anxiety in terms of phenomenology, risk factors, and treatment, from a clinical and public health point of view there is significant utility In emphasizing the overlap between these two states of emotional distress. This overlap has prompted some psychiatrists to propose a return to the older concept of neuroses, albeit using new names such as \"cothymia\". In this chapter, we use the term \"common mental disorders\" (CMDS), first coined in 1992. CMDS are a group of mental disorders that, according to the World Health Organization's classification of mental disorders, include depressive disorders, anxiety disorders, and disorders characterized by the clinical presentation of physical complaints where no obvious physical cause can be determined (labeled as \"somatoform\" or \"somatic symptom\" disorders). Evidently, this rubric is similar to the old category of neuroses. Although we do not discuss substance use disorders in this chapter, that omission is not intended to underplay the high prevalence and morbidity of these disorders, as well as that of a number of other psychiatric disorders. (PsycInfo Database Record (c) 2022 APA, all rights reserved)","container-title":"The culture of mental illness and psychiatric practice in Africa","event-place":"Bloomington, IN, US","ISBN":"978-0-253-01286-9","page":"50-72","publisher":"Indiana University Press","publisher-place":"Bloomington, IN, US","source":"APA PsycNet","title":"Common mental disorders in sub-Saharan Africa: The triad of depression, anxiety and somatization","title-short":"Common mental disorders in sub-Saharan Africa","author":[{"family":"Patel","given":"Vikram"},{"family":"Stein","given":"Dan J."}],"issued":{"date-parts":[["2015"]]}}}],"schema":"https://github.com/citation-style-language/schema/raw/master/csl-citation.json"} </w:instrText>
      </w:r>
      <w:r w:rsidR="00923648" w:rsidRPr="00D541E8">
        <w:fldChar w:fldCharType="separate"/>
      </w:r>
      <w:r w:rsidR="00923648" w:rsidRPr="00D541E8">
        <w:rPr>
          <w:rFonts w:ascii="Calibri" w:hAnsi="Calibri" w:cs="Calibri"/>
          <w:sz w:val="20"/>
          <w:szCs w:val="20"/>
          <w:vertAlign w:val="superscript"/>
        </w:rPr>
        <w:t>27</w:t>
      </w:r>
      <w:r w:rsidR="00923648" w:rsidRPr="00D541E8">
        <w:fldChar w:fldCharType="end"/>
      </w:r>
      <w:r w:rsidR="00923648" w:rsidRPr="00D541E8">
        <w:t xml:space="preserve"> </w:t>
      </w:r>
      <w:bookmarkStart w:id="12" w:name="_Hlk116652659"/>
      <w:r w:rsidR="00923648" w:rsidRPr="00D541E8">
        <w:t>Adolescent depression and anxiety</w:t>
      </w:r>
      <w:bookmarkStart w:id="13" w:name="_Hlk116630562"/>
      <w:r w:rsidR="00923648" w:rsidRPr="00D541E8">
        <w:t>—which exist all around the world,</w:t>
      </w:r>
      <w:r w:rsidR="00923648" w:rsidRPr="00D541E8">
        <w:fldChar w:fldCharType="begin"/>
      </w:r>
      <w:r w:rsidR="00116024">
        <w:instrText xml:space="preserve"> ADDIN ZOTERO_ITEM CSL_CITATION {"citationID":"mK310Lgw","properties":{"formattedCitation":"\\super 22\\nosupersub{}","plainCitation":"22","noteIndex":0},"citationItems":[{"id":"ra6rKh9J/WaQgMlDh","uris":["http://zotero.org/users/9779440/items/NVVK48ND"],"itemData":{"id":54,"type":"article-journal","abstract":"A consortium of researchers, advocates and clinicians announces here research priorities for improving the lives of people with mental illness around the world, and calls for urgent action and investment.","container-title":"Nature","DOI":"10.1038/475027a","ISSN":"1476-4687","issue":"7354","language":"en","license":"2011 Nature Publishing Group, a division of Macmillan Publishers Limited. All Rights Reserved.","note":"number: 7354\npublisher: Nature Publishing Group","page":"27-30","source":"www.nature.com","title":"Grand challenges in global mental health","volume":"475","author":[{"family":"Collins","given":"Pamela Y."},{"family":"Patel","given":"Vikram"},{"family":"Joestl","given":"Sarah S."},{"family":"March","given":"Dana"},{"family":"Insel","given":"Thomas R."},{"family":"Daar","given":"Abdallah S."},{"family":"Bordin","given":"Isabel A."},{"family":"Costello","given":"E. Jane"},{"family":"Durkin","given":"Maureen"},{"family":"Fairburn","given":"Christopher"},{"family":"Glass","given":"Roger I."},{"family":"Hall","given":"Wayne"},{"family":"Huang","given":"Yueqin"},{"family":"Hyman","given":"Steven E."},{"family":"Jamison","given":"Kay"},{"family":"Kaaya","given":"Sylvia"},{"family":"Kapur","given":"Shitij"},{"family":"Kleinman","given":"Arthur"},{"family":"Ogunniyi","given":"Adesola"},{"family":"Otero-Ojeda","given":"Angel"},{"family":"Poo","given":"Mu-Ming"},{"family":"Ravindranath","given":"Vijayalakshmi"},{"family":"Sahakian","given":"Barbara J."},{"family":"Saxena","given":"Shekhar"},{"family":"Singer","given":"Peter A."},{"family":"Stein","given":"Dan J."},{"family":"Anderson","given":"Warwick"},{"family":"Dhansay","given":"Muhammad A."},{"family":"Ewart","given":"Wendy"},{"family":"Phillips","given":"Anthony"},{"family":"Shurin","given":"Susan"},{"family":"Walport","given":"Mark"}],"issued":{"date-parts":[["2011",7]]}}}],"schema":"https://github.com/citation-style-language/schema/raw/master/csl-citation.json"} </w:instrText>
      </w:r>
      <w:r w:rsidR="00923648" w:rsidRPr="00D541E8">
        <w:fldChar w:fldCharType="separate"/>
      </w:r>
      <w:r w:rsidR="00923648" w:rsidRPr="00D541E8">
        <w:rPr>
          <w:rFonts w:ascii="Calibri" w:hAnsi="Calibri" w:cs="Calibri"/>
          <w:sz w:val="20"/>
          <w:szCs w:val="20"/>
          <w:vertAlign w:val="superscript"/>
        </w:rPr>
        <w:t>22</w:t>
      </w:r>
      <w:r w:rsidR="00923648" w:rsidRPr="00D541E8">
        <w:fldChar w:fldCharType="end"/>
      </w:r>
      <w:r w:rsidR="00923648" w:rsidRPr="00D541E8">
        <w:t xml:space="preserve"> and contribute an estimated 45% of the overall burden of disease in youths aged 15-19</w:t>
      </w:r>
      <w:r w:rsidR="00923648" w:rsidRPr="00D541E8">
        <w:fldChar w:fldCharType="begin"/>
      </w:r>
      <w:r w:rsidR="00116024">
        <w:instrText xml:space="preserve"> ADDIN ZOTERO_ITEM CSL_CITATION {"citationID":"lLjmWBnb","properties":{"formattedCitation":"\\super 25\\nosupersub{}","plainCitation":"25","noteIndex":0},"citationItems":[{"id":"ra6rKh9J/QRUlzNmF","uris":["http://zotero.org/users/9779440/items/AP7J6NBB"],"itemData":{"id":146,"type":"article-journal","abstract":"BACKGROUND: Depression and anxiety disorders are highly prevalent and disabling disorders, which result not only in an enormous amount of human misery and lost health, but also lost economic output. Here we propose a global investment case for a scaled-up response to the public health and economic burden of depression and anxiety disorders.\nMETHODS: In this global return on investment analysis, we used the mental health module of the OneHealth tool to calculate treatment costs and health outcomes in 36 countries between 2016 and 2030. We assumed a linear increase in treatment coverage. We factored in a modest improvement of 5% in both the ability to work and productivity at work as a result of treatment, subsequently mapped to the prevailing rates of labour participation and gross domestic product (GDP) per worker in each country.\nFINDINGS: The net present value of investment needed over the period 2016-30 to substantially scale up effective treatment coverage for depression and anxiety disorders is estimated to be US$147 billion. The expected returns to this investment are also substantial. In terms of health impact, scaled-up treatment leads to 43 million extra years of healthy life over the scale-up period. Placing an economic value on these healthy life-years produces a net present value of $310 billion. As well as these intrinsic benefits associated with improved health, scaled-up treatment of common mental disorders also leads to large economic productivity gains (a net present value of $230 billion for scaled-up depression treatment and $169 billion for anxiety disorders). Across country income groups, resulting benefit to cost ratios amount to 2·3-3·0 to 1 when economic benefits only are considered, and 3·3-5·7 to 1 when the value of health returns is also included.\nINTERPRETATION: Return on investment analysis of the kind reported here can contribute strongly to a balanced investment case for enhanced action to address the large and growing burden of common mental disorders worldwide.\nFUNDING: Grand Challenges Canada.","container-title":"The Lancet. Psychiatry","DOI":"10.1016/S2215-0366(16)30024-4","ISSN":"2215-0374","issue":"5","journalAbbreviation":"Lancet Psychiatry","language":"eng","note":"PMID: 27083119","page":"415-424","source":"PubMed","title":"Scaling-up treatment of depression and anxiety: a global return on investment analysis","title-short":"Scaling-up treatment of depression and anxiety","volume":"3","author":[{"family":"Chisholm","given":"Dan"},{"family":"Sweeny","given":"Kim"},{"family":"Sheehan","given":"Peter"},{"family":"Rasmussen","given":"Bruce"},{"family":"Smit","given":"Filip"},{"family":"Cuijpers","given":"Pim"},{"family":"Saxena","given":"Shekhar"}],"issued":{"date-parts":[["2016",5]]}}}],"schema":"https://github.com/citation-style-language/schema/raw/master/csl-citation.json"} </w:instrText>
      </w:r>
      <w:r w:rsidR="00923648" w:rsidRPr="00D541E8">
        <w:fldChar w:fldCharType="separate"/>
      </w:r>
      <w:r w:rsidR="00923648" w:rsidRPr="00D541E8">
        <w:rPr>
          <w:rFonts w:ascii="Calibri" w:hAnsi="Calibri" w:cs="Calibri"/>
          <w:sz w:val="20"/>
          <w:szCs w:val="20"/>
          <w:vertAlign w:val="superscript"/>
        </w:rPr>
        <w:t>25</w:t>
      </w:r>
      <w:r w:rsidR="00923648" w:rsidRPr="00D541E8">
        <w:fldChar w:fldCharType="end"/>
      </w:r>
      <w:r w:rsidR="00923648" w:rsidRPr="00D541E8">
        <w:t>—</w:t>
      </w:r>
      <w:bookmarkEnd w:id="13"/>
      <w:r w:rsidR="00923648" w:rsidRPr="00D541E8">
        <w:t xml:space="preserve">present a critical public health challenge in LMICs where many risk factors complicate adolescents’ path </w:t>
      </w:r>
      <w:bookmarkStart w:id="14" w:name="_Hlk116630896"/>
      <w:r w:rsidR="00923648" w:rsidRPr="00D541E8">
        <w:t xml:space="preserve">toward independent </w:t>
      </w:r>
      <w:bookmarkEnd w:id="14"/>
      <w:r w:rsidR="007C1D9B" w:rsidRPr="00D541E8">
        <w:t>living.</w:t>
      </w:r>
      <w:r w:rsidR="007C1D9B" w:rsidRPr="00D541E8">
        <w:fldChar w:fldCharType="begin"/>
      </w:r>
      <w:r w:rsidR="00116024">
        <w:instrText xml:space="preserve"> ADDIN ZOTERO_ITEM CSL_CITATION {"citationID":"Hgfw8l7i","properties":{"formattedCitation":"\\super 27\\uc0\\u8211{}29\\nosupersub{}","plainCitation":"27–29","noteIndex":0},"citationItems":[{"id":"ra6rKh9J/hMDKNh4C","uris":["http://zotero.org/users/9779440/items/YDFPIK4E"],"itemData":{"id":154,"type":"chapter","abstract":"An understanding of depression and anxiety in sub-Saharan Africa—indeed, in all developing countries, and in all probability in developed countries too—must highlight the fact that depression and anxiety more commonly occur together than separately, at least in community and primary health care settings. For example, the World Health Organization's multinational study on general health care found that the comorbidity of depression and anxiety exceeded 50 percent, confirming previous observations made in primary care. Even if there are valid differences between depression and anxiety in terms of phenomenology, risk factors, and treatment, from a clinical and public health point of view there is significant utility In emphasizing the overlap between these two states of emotional distress. This overlap has prompted some psychiatrists to propose a return to the older concept of neuroses, albeit using new names such as \"cothymia\". In this chapter, we use the term \"common mental disorders\" (CMDS), first coined in 1992. CMDS are a group of mental disorders that, according to the World Health Organization's classification of mental disorders, include depressive disorders, anxiety disorders, and disorders characterized by the clinical presentation of physical complaints where no obvious physical cause can be determined (labeled as \"somatoform\" or \"somatic symptom\" disorders). Evidently, this rubric is similar to the old category of neuroses. Although we do not discuss substance use disorders in this chapter, that omission is not intended to underplay the high prevalence and morbidity of these disorders, as well as that of a number of other psychiatric disorders. (PsycInfo Database Record (c) 2022 APA, all rights reserved)","container-title":"The culture of mental illness and psychiatric practice in Africa","event-place":"Bloomington, IN, US","ISBN":"978-0-253-01286-9","page":"50-72","publisher":"Indiana University Press","publisher-place":"Bloomington, IN, US","source":"APA PsycNet","title":"Common mental disorders in sub-Saharan Africa: The triad of depression, anxiety and somatization","title-short":"Common mental disorders in sub-Saharan Africa","author":[{"family":"Patel","given":"Vikram"},{"family":"Stein","given":"Dan J."}],"issued":{"date-parts":[["2015"]]}}},{"id":"ra6rKh9J/J8aVoHm2","uris":["http://zotero.org/users/9779440/items/Y5MCWX9S"],"itemData":{"id":56,"type":"article-journal","abstract":"&lt;h2&gt;Summary&lt;/h2&gt;&lt;p&gt;We argue that the global burden of mental illness is underestimated and examine the reasons for under-estimation to identify five main causes: overlap between psychiatric and neurological disorders; the grouping of suicide and self-harm as a separate category; conflation of all chronic pain syndromes with musculoskeletal disorders; exclusion of personality disorders from disease burden calculations; and inadequate consideration of the contribution of severe mental illness to mortality from associated causes. Using published data, we estimate the disease burden for mental illness to show that the global burden of mental illness accounts for 32·4% of years lived with disability (YLDs) and 13·0% of disability-adjusted life-years (DALYs), instead of the earlier estimates suggesting 21·2% of YLDs and 7·1% of DALYs. Currently used approaches underestimate the burden of mental illness by more than a third. Our estimates place mental illness a distant first in global burden of disease in terms of YLDs, and level with cardiovascular and circulatory diseases in terms of DALYs. The unacceptable apathy of governments and funders of global health must be overcome to mitigate the human, social, and economic costs of mental illness.&lt;/p&gt;","container-title":"The Lancet Psychiatry","DOI":"10.1016/S2215-0366(15)00505-2","ISSN":"2215-0366, 2215-0374","issue":"2","journalAbbreviation":"The Lancet Psychiatry","language":"English","note":"publisher: Elsevier","page":"171-178","source":"www.thelancet.com","title":"Estimating the true global burden of mental illness","volume":"3","author":[{"family":"Vigo","given":"Daniel"},{"family":"Thornicroft","given":"Graham"},{"family":"Atun","given":"Rifat"}],"issued":{"date-parts":[["2016",2,1]]}}},{"id":"ra6rKh9J/7bHKO7Xm","uris":["http://zotero.org/users/9779440/items/RYWG53MJ"],"itemData":{"id":159,"type":"article-journal","abstract":"A review of English-language journals published since 1990 and three global mental health reports identified 11 community studies on the association between poverty and common mental disorders in six low- and middle-income countries. Most studies showed an association between indicators of poverty and the risk of mental disorders, the most consistent association being with low levels of education. A review of articles exploring the mechanism of the relationship suggested weak evidence to support a specific association with income levels. Factors such as the experience of insecurity and hopelessness, rapid social change and the risks of violence and physical ill-health may explain the greater vulnerability of the poor to common mental disorders. The direct and indirect costs of mental ill-health worsen the economic condition, setting up a vicious cycle of poverty and mental disorder. Common mental disorders need to be placed alongside other diseases associated with poverty by policy-makers and donors. Programmes such as investment in education and provision of microcredit may have unanticipated benefits in reducing the risk of mental disorders. Secondary prevention must focus on strengthening the ability of primary care services to provide effective treatment.","container-title":"Bulletin of the World Health Organization","ISSN":"0042-9686","issue":"8","journalAbbreviation":"Bull World Health Organ","note":"PMID: 14576893\nPMCID: PMC2572527","page":"609-615","source":"PubMed Central","title":"Poverty and common mental disorders in developing countries.","volume":"81","author":[{"family":"Patel","given":"Vikram"},{"family":"Kleinman","given":"Arthur"}],"issued":{"date-parts":[["2003"]]}}}],"schema":"https://github.com/citation-style-language/schema/raw/master/csl-citation.json"} </w:instrText>
      </w:r>
      <w:r w:rsidR="007C1D9B" w:rsidRPr="00D541E8">
        <w:fldChar w:fldCharType="separate"/>
      </w:r>
      <w:r w:rsidR="007C1D9B" w:rsidRPr="00D541E8">
        <w:rPr>
          <w:rFonts w:ascii="Calibri" w:hAnsi="Calibri" w:cs="Calibri"/>
          <w:sz w:val="20"/>
          <w:szCs w:val="24"/>
          <w:vertAlign w:val="superscript"/>
        </w:rPr>
        <w:t>27–29</w:t>
      </w:r>
      <w:r w:rsidR="007C1D9B" w:rsidRPr="00D541E8">
        <w:fldChar w:fldCharType="end"/>
      </w:r>
      <w:r w:rsidR="007C1D9B" w:rsidRPr="00D541E8">
        <w:t xml:space="preserve"> Indeed</w:t>
      </w:r>
      <w:r w:rsidR="00923648" w:rsidRPr="00D541E8">
        <w:t xml:space="preserve">, many epidemiological studies, including those from our group, have painted a vivid picture of the challenge of mental health problems in Kenya, where nearly 50% of the population is aged 19 </w:t>
      </w:r>
      <w:bookmarkStart w:id="15" w:name="_Hlk116631089"/>
      <w:r w:rsidR="00923648" w:rsidRPr="00D541E8">
        <w:t>or younger.</w:t>
      </w:r>
      <w:r w:rsidR="00923648" w:rsidRPr="00D541E8">
        <w:fldChar w:fldCharType="begin"/>
      </w:r>
      <w:r w:rsidR="00116024">
        <w:instrText xml:space="preserve"> ADDIN ZOTERO_ITEM CSL_CITATION {"citationID":"OAZYeVrD","properties":{"formattedCitation":"\\super 30\\nosupersub{}","plainCitation":"30","noteIndex":0},"citationItems":[{"id":"ra6rKh9J/GrFhQ5iP","uris":["http://zotero.org/users/9779440/items/6I5XE3ZF"],"itemData":{"id":164,"type":"article-journal","container-title":"East Africa Institute","page":"1-4","title":"The Kenya Youth Survey Report","author":[{"family":"Awiti","given":"Alex"},{"family":"Scott","given":"Bruce"}],"issued":{"date-parts":[["2016",4,1]]}}}],"schema":"https://github.com/citation-style-language/schema/raw/master/csl-citation.json"} </w:instrText>
      </w:r>
      <w:r w:rsidR="00923648" w:rsidRPr="00D541E8">
        <w:fldChar w:fldCharType="separate"/>
      </w:r>
      <w:r w:rsidR="00923648" w:rsidRPr="00D541E8">
        <w:rPr>
          <w:rFonts w:ascii="Calibri" w:hAnsi="Calibri" w:cs="Calibri"/>
          <w:sz w:val="20"/>
          <w:szCs w:val="20"/>
          <w:vertAlign w:val="superscript"/>
        </w:rPr>
        <w:t>30</w:t>
      </w:r>
      <w:r w:rsidR="00923648" w:rsidRPr="00D541E8">
        <w:fldChar w:fldCharType="end"/>
      </w:r>
      <w:r w:rsidR="00923648" w:rsidRPr="00D541E8">
        <w:t xml:space="preserve"> </w:t>
      </w:r>
      <w:bookmarkStart w:id="16" w:name="_Hlk116652700"/>
      <w:bookmarkEnd w:id="12"/>
      <w:bookmarkEnd w:id="15"/>
      <w:r w:rsidR="00923648" w:rsidRPr="00D541E8">
        <w:t>Kenyan youths, in clinical and non-clinical populations, report elevated symptoms of depression and anxiety (in one study, 46% and 38% of the sample were above the clinical cutoff for depression and anxiety symptoms</w:t>
      </w:r>
      <w:bookmarkStart w:id="17" w:name="_Hlk116631313"/>
      <w:r w:rsidR="00923648" w:rsidRPr="00D541E8">
        <w:t>, respectively</w:t>
      </w:r>
      <w:bookmarkEnd w:id="17"/>
      <w:r w:rsidR="00923648" w:rsidRPr="00D541E8">
        <w:fldChar w:fldCharType="begin"/>
      </w:r>
      <w:r w:rsidR="00116024">
        <w:instrText xml:space="preserve"> ADDIN ZOTERO_ITEM CSL_CITATION {"citationID":"J421UYjh","properties":{"formattedCitation":"\\super 2\\nosupersub{}","plainCitation":"2","noteIndex":0},"citationItems":[{"id":"ra6rKh9J/0wfbv1Nt","uris":["http://zotero.org/users/9779440/items/MA32V4JF"],"itemData":{"id":166,"type":"article-journal","container-title":"Journal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R."}],"issued":{"date-parts":[["2020"]]}}}],"schema":"https://github.com/citation-style-language/schema/raw/master/csl-citation.json"} </w:instrText>
      </w:r>
      <w:r w:rsidR="00923648" w:rsidRPr="00D541E8">
        <w:fldChar w:fldCharType="separate"/>
      </w:r>
      <w:r w:rsidR="00923648" w:rsidRPr="00D541E8">
        <w:rPr>
          <w:rFonts w:ascii="Calibri" w:hAnsi="Calibri" w:cs="Calibri"/>
          <w:sz w:val="20"/>
          <w:szCs w:val="20"/>
          <w:vertAlign w:val="superscript"/>
        </w:rPr>
        <w:t>2</w:t>
      </w:r>
      <w:r w:rsidR="00923648" w:rsidRPr="00D541E8">
        <w:fldChar w:fldCharType="end"/>
      </w:r>
      <w:r w:rsidR="00923648" w:rsidRPr="00D541E8">
        <w:t xml:space="preserve">). </w:t>
      </w:r>
      <w:bookmarkEnd w:id="16"/>
      <w:r w:rsidR="00923648" w:rsidRPr="00D541E8">
        <w:t xml:space="preserve">Social factors like sex, membership in tribal minorities, age, and psychosocial pressure to succeed in pre-college examinations are factors strongly associated with elevated </w:t>
      </w:r>
      <w:bookmarkStart w:id="18" w:name="_Hlk116632305"/>
      <w:bookmarkStart w:id="19" w:name="_Hlk116652733"/>
      <w:r w:rsidR="00FE64CF" w:rsidRPr="00D541E8">
        <w:t>symptoms.</w:t>
      </w:r>
      <w:r w:rsidR="00FE64CF" w:rsidRPr="00D541E8">
        <w:fldChar w:fldCharType="begin"/>
      </w:r>
      <w:r w:rsidR="00116024">
        <w:instrText xml:space="preserve"> ADDIN ZOTERO_ITEM CSL_CITATION {"citationID":"GykmbQk4","properties":{"formattedCitation":"\\super 2,3,31\\uc0\\u8211{}33\\nosupersub{}","plainCitation":"2,3,31–33","noteIndex":0},"citationItems":[{"id":"ra6rKh9J/0wfbv1Nt","uris":["http://zotero.org/users/9779440/items/MA32V4JF"],"itemData":{"id":166,"type":"article-journal","container-title":"Journal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R."}],"issued":{"date-parts":[["2020"]]}}},{"id":"ra6rKh9J/Jj9H9T7Z","uris":["http://zotero.org/users/9779440/items/BIBNLSD8"],"itemData":{"id":34,"type":"article-journal","abstract":"Background: Community studies on children and adolescents in Western settings suggest prevalence rates of anxiety and depressive symptoms that require intervention. Aim: To establish equivalent prevalence rates in a Kenyan (developing country) situation Method: Self-administered questionnaires for socio-demographic data, three Diagnostic and Statistical Manual of Mental Disorders – Fourth Edition (DSM-IV)-based instruments for anxiety symptoms and syndromes in children, one instrument for depression and one culture sensitive instrument for depression and anxiety were administered in three different sets to 3 775 randomly sampled students drawn from a stratified sample of 34.7% of all public secondary schools in Nairobi, Kenya. Results: The prevalence rates of anxiety and depression symptoms and syndromes varied widely depending on sex and age and also on the emphasis of the different instruments used, and also according to the cut-off points for the various syndromes and instruments. Clinical diagnostic scores for depression were recorded in 43.7% of all the students. Using the cut-off points for the Multidimensional Anxiety Scale for Children (MASC), anxiety was recorded in 12.9% of all students. Nearly half (40.7%) of the respondents who completed the Short Leyton Obsessional Inventory for Children and Adolescents had positive scores for obsessive disorder, 81.1% were positive for compulsive disorder and an average of 69.1% had positive scores for both obsessive and compulsive disorders combined. Amongst those who completed the Ndetei-Othieno-Kathuku (NOK) scale for Depression and Anxiety, 49.3% had positive scores for moderate to severe anxiety with or without depression. The Screen for Child Anxiety Related Disorders – Revised (SCARED-R) yielded high levels (50–100%) for the different syndromes, with obsessive-compulsive disorder at 99.3%, just below separation anxiety and school phobia at 100%. Suicidal thoughts and plans were prevalent at 4.9–5.5%. Conclusion: Anxiety and depression were found at prevalence rates no less than is found in the West. This calls for appropriate clinical practices and policies.","container-title":"Journal of Child &amp; Adolescent Mental Health","DOI":"10.2989/JCAMH.2008.20.1.6.491","ISSN":"1728-0583","issue":"1","note":"publisher: Routledge\n_eprint: https://doi.org/10.2989/JCAMH.2008.20.1.6.491\nPMID: 25861005","page":"33-51","source":"Taylor and Francis+NEJM","title":"The prevalence of anxiety and depression symptoms and syndromes in Kenyan children and adolescents","volume":"20","author":[{"family":"Ndetei","given":"David M"},{"family":"Khasakhala","given":"Lincoln"},{"family":"Nyabola","given":"Lambert"},{"family":"Ongecha-Owuor","given":"Francisca"},{"family":"Seedat","given":"Soraya"},{"family":"Mutiso","given":"Victoria"},{"family":"Kokonya","given":"Donald"},{"family":"Odhiambo","given":"Gideon"}],"issued":{"date-parts":[["2008",8,1]]}}},{"id":"ra6rKh9J/RVa2BySC","uris":["http://zotero.org/users/9779440/items/5EJN6Y88"],"itemData":{"id":43,"type":"article-journal","abstract":"Numerous studies have confirmed that patterns of mental illness are influenced by sociocultural factors such as socioeconomic status and gender. This study describes the patterning of symptoms of depression and anxiety on a 20 item self-report questionnaire, the Health Opinion Survey, completed by 159 Kikuyu secondary school students in Kenya. Significant quantitative differences in the responses of males and females to seven of the questions were found, including females reporting more depression symptoms than males. These results are compared to an earlier study of 116 Kikuyu adults in which the differences between males and females were greater. This paper contributes to the literature on the relationship between gender and depression while adding to the sparse descriptive literature on symptoms of depression and anxiety in normal African populations.","container-title":"Social Science &amp; Medicine","DOI":"10.1016/0277-9536(87)90149-3","ISSN":"0277-9536","issue":"4","journalAbbreviation":"Social Science &amp; Medicine","language":"en","page":"303-316","source":"ScienceDirect","title":"Gender and symptoms of depression and anxiety among Kikuyu secondary school students in Kenya","volume":"24","author":[{"family":"Mitchell","given":"Sharon"},{"family":"Abbott","given":"Susan"}],"issued":{"date-parts":[["1987",1,1]]}}},{"id":"ra6rKh9J/niGTi3jH","uris":["http://zotero.org/users/9779440/items/DD7EKGXV"],"itemData":{"id":36,"type":"article-journal","abstract":"OBJECTIVE: Depression in adolescents is a matter of concern because of its high prevalence, potential recurrence and impairment of functioning in the affected individual. The study sought to determine the prevalence of depressive symptoms among adolescents in Nairobi (Kenya) public secondary schools; make a comparison between day and boarding students; and identify associated factors in this population.\nMETHOD: A random sample of school going adolescents was taken from a stratified sample of 17 secondary schools out of the 49 public secondary schools in Nairobi province. The sample was stratified to take into account geographical distribution, day and boarding schools, boys only, girls only and mixed (co-education) schools in the capital city of Kenya. Self administered instruments (EMBU and CDI) were used to measure perceived parental behaviour and levels of depression in a total of 1,276 students excluding those who had no living parent.\nRESULTS: The prevalence of clinically significant depressive symptoms was 26.4%. The occurrence was higher in girls than it was in boys p&lt;0.001. Students in boarding schools had more clinically significant depressive symptoms compared to day students (p=0.01). More girls exhibited suicidal behaviour than boys (p&lt;0.001). There was a significant correlation between depressive symptoms and suicidal behaviour (p&lt;0.001). CDI scores correlated positively with age (p&lt;0.001) with an increase in CDI score with unit increase in age among students 14-17 years old, perceived rejecting maternal parenting behaviour (p&lt;0.001), perceived no emotional attachment paternal behaviour (p&lt;0.001), perceived no emotional attachment maternal behaviour (p&lt;0.001), and perceived under protective paternal behaviour (p=0.005).\nCONCLUSION: Perceived maladaptive parental behaviours are substantially associated with the development of depressive symptoms and suicidal behaviour in children.","container-title":"African Journal of Psychiatry","DOI":"10.4314/ajpsy.v15i2.14","ISSN":"1994-8220","issue":"2","journalAbbreviation":"Afr J Psychiatry (Johannesbg)","language":"eng","note":"PMID: 22552724","page":"106-113","source":"PubMed","title":"The prevalence of depressive symptoms among adolescents in Nairobi public secondary schools: association with perceived maladaptive parental behaviour","title-short":"The prevalence of depressive symptoms among adolescents in Nairobi public secondary schools","volume":"15","author":[{"family":"Khasakhala","given":"L. I."},{"family":"Ndetei","given":"D. M."},{"family":"Mutiso","given":"V."},{"family":"Mbwayo","given":"A. W."},{"family":"Mathai","given":"M."}],"issued":{"date-parts":[["2012",3]]}}},{"id":"ra6rKh9J/6TRN6zTm","uris":["http://zotero.org/users/9779440/items/HNY48LIH"],"itemData":{"id":47,"type":"article-journal","abstract":"The study found the performance determinants of students’ performance in mathematics Kenya certificate of secondary education (KCSE) in Nyamaiya division of Kenya. The study employed descriptive survey design of the ex-post facto type with a total student population of 151 and 12 teachers. Four validated research instrument developed for the study were Mathematics Achievement Test (MAT) (r = 0.67), Students Questionnaire (SQ) (r = 0.75), Teachers Questionnaire (TQ) (r = 0.60 and Head teachers Questionnaire (HQ) (r = 0.70). Three research questions were answered. The data was analyzed using multiple regression analysis. There was a positive correlation among the six independent variables and the dependent measure – mathematics performance(R= 0.238; F(6,151)=1.53843; p&lt;0.05). The six variables accounted for 45.6% of the total variance in the independent measure (R2 = 0.564). Teachers’ experience (B=0.972, t=2.080; p&lt;0.05), teachers’ qualification (B=0.182, t=2.390; p&lt;0.05), teachers/students’ attitude (B=0.215, t= 2.821; p&lt;0.05) and school category (B=0.064, t=0.352; p&lt;0.05) could be used to predict students’ academic performance in mathematics. It is therefore recommended that adequate attention should paid to these variables that can predict students’ performance by the government and other stakeholders of education in Kenya.","container-title":"Asian Social Science","DOI":"10.5539/ass.v7n2p107","ISSN":"1911-2017","issue":"2","language":"en","license":"Copyright (c) 2011 Philias Olatunde Yara,Wanjohi. W. Catherine","note":"number: 2","page":"p107","source":"www.ccsenet.org","title":"Performance Determinants of Kenya Certificate of Secondary Education (KCSE) in Mathematics of Secondary Schools in Nyamaiya Division, Kenya","volume":"7","author":[{"family":"Yara","given":"Philias Olatunde"},{"family":"Wanjohi","given":"Catherine W."}],"issued":{"date-parts":[["2011",1,13]]}}}],"schema":"https://github.com/citation-style-language/schema/raw/master/csl-citation.json"} </w:instrText>
      </w:r>
      <w:r w:rsidR="00FE64CF" w:rsidRPr="00D541E8">
        <w:fldChar w:fldCharType="separate"/>
      </w:r>
      <w:r w:rsidR="00FE64CF" w:rsidRPr="00D541E8">
        <w:rPr>
          <w:rFonts w:ascii="Calibri" w:hAnsi="Calibri" w:cs="Calibri"/>
          <w:sz w:val="20"/>
          <w:szCs w:val="24"/>
          <w:vertAlign w:val="superscript"/>
        </w:rPr>
        <w:t>2,3,31–33</w:t>
      </w:r>
      <w:r w:rsidR="00FE64CF" w:rsidRPr="00D541E8">
        <w:fldChar w:fldCharType="end"/>
      </w:r>
      <w:r w:rsidR="00FE64CF" w:rsidRPr="00D541E8">
        <w:t xml:space="preserve"> Unfortunately</w:t>
      </w:r>
      <w:bookmarkEnd w:id="18"/>
      <w:r w:rsidR="00923648" w:rsidRPr="00D541E8">
        <w:t xml:space="preserve">, many Kenyan youths with mental health problems have limited resources for </w:t>
      </w:r>
      <w:bookmarkStart w:id="20" w:name="_Hlk116632388"/>
      <w:r w:rsidR="00923648" w:rsidRPr="00D541E8">
        <w:t>help</w:t>
      </w:r>
      <w:r w:rsidR="00B17D22" w:rsidRPr="00D541E8">
        <w:t>.</w:t>
      </w:r>
      <w:r w:rsidR="00923648" w:rsidRPr="00D541E8">
        <w:fldChar w:fldCharType="begin"/>
      </w:r>
      <w:r w:rsidR="00116024">
        <w:instrText xml:space="preserve"> ADDIN ZOTERO_ITEM CSL_CITATION {"citationID":"L0Cfu9lX","properties":{"formattedCitation":"\\super 5\\nosupersub{}","plainCitation":"5","noteIndex":0},"citationItems":[{"id":"ra6rKh9J/edYaHKvS","uris":["http://zotero.org/users/9779440/items/DB8VG5HL"],"itemData":{"id":139,"type":"article-journal","abstract":"Mental disorders in low- and middle-income countries (LAMIC) do not attract global health policy attention. This article is based on a selective review of research on mental disorders in adults in LAMIC since 2001 and recent analyses of disease burden in developing countries. Mental disorders account for 11.1% of the total burden of disease in LAMIC. Unipolar depressive disorder is the single leading neuropsychiatric cause of disease burden. Alcohol use disorders account for nearly 4% of the attributable disease burden in LAMIC. Mental disorders are closely associated with other public health concerns such as maternal and child health and HIV/AIDS. Poverty, low education, social exclusion, gender disadvantage, conflict and disasters are the major social determinants of mental disorders. Clinical trials demonstrate that locally available, affordable interventions in community and primary care settings are effective for the management of mental disorders. Mental health resources are very scarce and investment in mental health is &amp;lt; 1% of the health budget in many countries. The majority of people with mental disorders do not receive evidence-based care, leading to chronicity, suffering and increased costs of care. Strengthening care and services for people with mental disorders is a priority; this will need additional investment in human resources and piggy backing on existing public health programmes. Campaigns to increase mental health literacy are needed at all levels of the health system.","container-title":"British Medical Bulletin","DOI":"10.1093/bmb/ldm010","ISSN":"0007-1420","issue":"1","journalAbbreviation":"British Medical Bulletin","page":"81-96","source":"Silverchair","title":"Mental health in low- and middle-income countries","volume":"81-82","author":[{"family":"Patel","given":"Vikram"}],"issued":{"date-parts":[["2007",1,1]]}}}],"schema":"https://github.com/citation-style-language/schema/raw/master/csl-citation.json"} </w:instrText>
      </w:r>
      <w:r w:rsidR="00923648" w:rsidRPr="00D541E8">
        <w:fldChar w:fldCharType="separate"/>
      </w:r>
      <w:r w:rsidR="00923648" w:rsidRPr="00D541E8">
        <w:rPr>
          <w:rFonts w:ascii="Calibri" w:hAnsi="Calibri" w:cs="Calibri"/>
          <w:sz w:val="20"/>
          <w:szCs w:val="20"/>
          <w:vertAlign w:val="superscript"/>
        </w:rPr>
        <w:t>5</w:t>
      </w:r>
      <w:r w:rsidR="00923648" w:rsidRPr="00D541E8">
        <w:fldChar w:fldCharType="end"/>
      </w:r>
      <w:r w:rsidR="00923648" w:rsidRPr="00D541E8">
        <w:t xml:space="preserve"> </w:t>
      </w:r>
      <w:bookmarkEnd w:id="20"/>
      <w:r w:rsidR="00923648" w:rsidRPr="00D541E8">
        <w:t xml:space="preserve">Traditional psychotherapies are inaccessible because they are lengthy, costly and require delivery by health experts in an area where there is a paucity </w:t>
      </w:r>
      <w:r w:rsidR="005A4BDA" w:rsidRPr="00D541E8">
        <w:t xml:space="preserve">of </w:t>
      </w:r>
      <w:bookmarkStart w:id="21" w:name="_Hlk116632787"/>
      <w:r w:rsidR="005A4BDA" w:rsidRPr="00D541E8">
        <w:t>experts.</w:t>
      </w:r>
      <w:r w:rsidR="005A4BDA" w:rsidRPr="00D541E8">
        <w:fldChar w:fldCharType="begin"/>
      </w:r>
      <w:r w:rsidR="00116024">
        <w:instrText xml:space="preserve"> ADDIN ZOTERO_ITEM CSL_CITATION {"citationID":"z439kcfg","properties":{"formattedCitation":"\\super 6\\uc0\\u8211{}8\\nosupersub{}","plainCitation":"6–8","noteIndex":0},"citationItems":[{"id":"ra6rKh9J/4ikbSopt","uris":["http://zotero.org/users/9779440/items/ASWUE2HT"],"itemData":{"id":183,"type":"article-journal","abstract":"OBJECTIVE: Despite progress in the development of evidence-based interventions for youth psychiatric problems, up to 75% of youths with mental health needs never receive services, and early dropout is common among those who do. If effective, then single-session interventions (SSIs) for youth psychiatric problems could increase the accessibility, scalability, completion rates, and cost-effectiveness of youth mental health services. This study assessed the effects of SSIs for youth psychiatric problems.\nMETHOD: Using robust variance estimation to address effect size (ES) dependency, findings from 50 randomized-controlled trials (10,508 youths) were synthesized.\nRESULTS: Mean postintervention ES showed a Hedges g value equal to 0.32; the probability that a youth receiving SSI would fare better than a control-group youth was 58%. Effects varied by several moderators, including target problem: ESs were largest for anxiety (0.56) and conduct problems (0.54) and weakest for substance abuse (0.08; targeted in &gt;33% of studies). Other problems yielded numerically promising but nonsignificant ESs (e.g., 0.21 for depression), potentially from low representation across trials. ESs differed across control conditions, with larger ESs for studies with no treatment (0.41) versus active controls (0.14); developmental periods, with greater ESs for children (0.42) than adolescents (0.19); intervention types, with largest ESs for youth-focused cognitive-behavioral approaches (0.74); and follow-up lengths, with smaller ESs for follow-ups exceeding 13 weeks. ESs did not differ for self- versus therapist-administered interventions or for youths with diagnosable versus subclinical problems.\nCONCLUSION: Findings support the promise of SSIs for certain youth psychiatric problems and the need to clarify how, to what degree, and for whom SSIs effect lasting change.","container-title":"Journal of the American Academy of Child and Adolescent Psychiatry","DOI":"10.1016/j.jaac.2016.11.007","ISSN":"1527-5418","issue":"2","journalAbbreviation":"J Am Acad Child Adolesc Psychiatry","language":"eng","note":"PMID: 28117056","page":"107-115","source":"PubMed","title":"Little Treatments, Promising Effects? Meta-Analysis of Single-Session Interventions for Youth Psychiatric Problems","title-short":"Little Treatments, Promising Effects?","volume":"56","author":[{"family":"Schleider","given":"Jessica L."},{"family":"Weisz","given":"John R."}],"issued":{"date-parts":[["2017",2]]}}},{"id":"ra6rKh9J/7aOx7Bhw","uris":["http://zotero.org/users/9779440/items/DNBM7ECE"],"itemData":{"id":130,"type":"article-journal","container-title":"American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R."}],"issued":{"date-parts":[["2017",2]]}}},{"id":"ra6rKh9J/doLZQJLN","uris":["http://zotero.org/users/9779440/items/EQVPNH8H"],"itemData":{"id":180,"type":"article-journal","abstract":"OBJECTIVE: Youth depression is a debilitating condition that constitutes a major public health concern. A 2006 meta-analysis found modest benefits for psychotherapy versus control. Has 13 more years of research improved that picture? We sought to find out.\nMETHOD: We searched PubMed, PsychINFO, and Dissertation Abstracts International for 1960 to 2017, identifying 655 randomized, English-language psychotherapy trials for individuals aged 4 to 18 years. Of these, 55 assessed psychotherapy versus control for youth depression with outcome measures administered to both treatment and control conditions at post (κ = 53) and/or follow-up (κ = 32). Twelve study and outcome characteristics were extracted, and effect sizes were calculated for all psychotherapy versus control comparisons. Using a three-level random-effects model, we obtained an overall estimate of the psychotherapy versus control difference while accounting for the dependency among effect sizes. We then fitted a three-level mixed-effects model to identify moderators that might explain variation in effect size within and between studies.\nRESULTS: The overall effect size (g) was 0.36 at posttreatment and 0.21 at follow-up (averaging 42 weeks after posttreatment). Three moderator effects were identified: effects were significantly larger for interpersonal therapy than for cognitive behavioral therapy, for youth self-reported outcomes than parent-reports, and for comparisons with inactive control conditions (eg, waitlist) than active controls (eg, usual care). Effects showed specificity, with significantly smaller effects for anxiety and externalizing behavior outcomes than for depression measures.\nCONCLUSION: Youth depression psychotherapy effects are modest, with no significant change over the past 13 years. The findings highlight the need for treatment development and research to improve both immediate and longer-term benefits.","container-title":"Journal of the American Academy of Child and Adolescent Psychiatry","DOI":"10.1016/j.jaac.2019.04.002","ISSN":"1527-5418","issue":"1","journalAbbreviation":"J Am Acad Child Adolesc Psychiatry","language":"eng","note":"PMID: 31004739","page":"45-63","source":"PubMed","title":"Meta-Analysis: 13-Year Follow-up of Psychotherapy Effects on Youth Depression","title-short":"Meta-Analysis","volume":"59","author":[{"family":"Eckshtain","given":"Dikla"},{"family":"Kuppens","given":"Sofie"},{"family":"Ugueto","given":"Ana"},{"family":"Ng","given":"Mei Yi"},{"family":"Vaughn-Coaxum","given":"Rachel"},{"family":"Corteselli","given":"Katherine"},{"family":"Weisz","given":"John R."}],"issued":{"date-parts":[["2020",1]]}}}],"schema":"https://github.com/citation-style-language/schema/raw/master/csl-citation.json"} </w:instrText>
      </w:r>
      <w:r w:rsidR="005A4BDA" w:rsidRPr="00D541E8">
        <w:fldChar w:fldCharType="separate"/>
      </w:r>
      <w:r w:rsidR="005A4BDA" w:rsidRPr="00D541E8">
        <w:rPr>
          <w:rFonts w:ascii="Calibri" w:hAnsi="Calibri" w:cs="Calibri"/>
          <w:sz w:val="20"/>
          <w:szCs w:val="24"/>
          <w:vertAlign w:val="superscript"/>
        </w:rPr>
        <w:t>6–8</w:t>
      </w:r>
      <w:r w:rsidR="005A4BDA" w:rsidRPr="00D541E8">
        <w:fldChar w:fldCharType="end"/>
      </w:r>
      <w:r w:rsidR="005A4BDA" w:rsidRPr="00D541E8">
        <w:t xml:space="preserve"> Compounding</w:t>
      </w:r>
      <w:bookmarkEnd w:id="21"/>
      <w:r w:rsidR="005A4BDA" w:rsidRPr="00D541E8">
        <w:t xml:space="preserve"> </w:t>
      </w:r>
      <w:r w:rsidR="00923648" w:rsidRPr="00D541E8">
        <w:t xml:space="preserve">this is the societal stigma that inhibits many youths from </w:t>
      </w:r>
      <w:bookmarkStart w:id="22" w:name="_Hlk116633009"/>
      <w:r w:rsidR="00923648" w:rsidRPr="00D541E8">
        <w:t>help-seeking</w:t>
      </w:r>
      <w:r w:rsidR="00B17D22" w:rsidRPr="00D541E8">
        <w:t>.</w:t>
      </w:r>
      <w:r w:rsidR="00923648" w:rsidRPr="00D541E8">
        <w:fldChar w:fldCharType="begin"/>
      </w:r>
      <w:r w:rsidR="00116024">
        <w:instrText xml:space="preserve"> ADDIN ZOTERO_ITEM CSL_CITATION {"citationID":"pW2QHp0p","properties":{"formattedCitation":"\\super 9\\nosupersub{}","plainCitation":"9","noteIndex":0},"citationItems":[{"id":"ra6rKh9J/juMG1Gcz","uris":["http://zotero.org/users/9779440/items/RDZXPMR3"],"itemData":{"id":186,"type":"article-journal","abstract":"Background: Literature describing stigmatizing attitudes towards people with mental illness by children in the developing world is lacking. Children’s mental health issues in the Kenyan context are especially pertinent due to the increased likelihood of exposure to risk factors and the high prevalence of mental disorders. The objective of the current study was to examine socio-demographic factors associated with the endorsement of stigmatizing attitudes towards people with mental illness among Kenyan school children. Methods: We analyzed cross-sectional survey data from 4585 primary school-aged children in standards one through seven in the Eastern Province of Kenya. We examined relationships between the endorsement of stigmatizing attitudes and age, gender, district, religion, being in the standard appropriate for one’s age, and parental employment status. Results: Stigma scores decreased with increasing age (β = −0.83; 95 % CI = −0.99 to −0.67). Boys had higher stigma scores compared to girls (β = 1.55; 95 % CI = 0.86–2.24). Students from the rural district had higher average stigma scores as compared to those from the peri-urban district (β = 1.14; 95 % CI = 0.44–1.84). Students who were not in the standard appropriate for their age had lower stigma scores than those who were in the standard typical for their age (β = −1.60; 95 % CI = −2.43 to −0.77). Conclusions: Stigmatizing attitudes toward the mentally ill exist among primary school children in Kenya; thus, anti-stigma interventions are needed, and our findings highlight particular subgroups that could be targeted. (PsycINFO Database Record (c) 2019 APA, all rights reserved)","container-title":"Social Psychiatry and Psychiatric Epidemiology: The International Journal for Research in Social and Genetic Epidemiology and Mental Health Services","DOI":"10.1007/s00127-015-1090-6","ISSN":"1433-9285","note":"publisher-place: Germany\npublisher: Springer","page":"73-80","source":"APA PsycNet","title":"Stigmatizing attitudes toward mental illness among primary school children in Kenya","volume":"51","author":[{"family":"Ndetei","given":"David M."},{"family":"Mutiso","given":"Victoria"},{"family":"Maraj","given":"Anika"},{"family":"Anderson","given":"Kelly K."},{"family":"Musyimi","given":"Christine"},{"family":"McKenzie","given":"Kwame"}],"issued":{"date-parts":[["2016"]]}}}],"schema":"https://github.com/citation-style-language/schema/raw/master/csl-citation.json"} </w:instrText>
      </w:r>
      <w:r w:rsidR="00923648" w:rsidRPr="00D541E8">
        <w:fldChar w:fldCharType="separate"/>
      </w:r>
      <w:r w:rsidR="00923648" w:rsidRPr="00D541E8">
        <w:rPr>
          <w:rFonts w:ascii="Calibri" w:hAnsi="Calibri" w:cs="Calibri"/>
          <w:sz w:val="20"/>
          <w:szCs w:val="20"/>
          <w:vertAlign w:val="superscript"/>
        </w:rPr>
        <w:t>9</w:t>
      </w:r>
      <w:r w:rsidR="00923648" w:rsidRPr="00D541E8">
        <w:fldChar w:fldCharType="end"/>
      </w:r>
      <w:bookmarkEnd w:id="22"/>
      <w:r w:rsidR="00B17D22" w:rsidRPr="00D541E8">
        <w:t xml:space="preserve"> </w:t>
      </w:r>
      <w:r w:rsidR="00923648" w:rsidRPr="00D541E8">
        <w:t xml:space="preserve">The present circumstance in Kenya, in which many youths with mental health needs cannot get help—is unfortunate because mental health problems, even when subclinical, are linked with adverse health and life </w:t>
      </w:r>
      <w:bookmarkStart w:id="23" w:name="_Hlk116633094"/>
      <w:r w:rsidR="00923648" w:rsidRPr="00D541E8">
        <w:t>outcomes</w:t>
      </w:r>
      <w:r w:rsidR="00B17D22" w:rsidRPr="00D541E8">
        <w:t>.</w:t>
      </w:r>
      <w:r w:rsidR="00923648" w:rsidRPr="00D541E8">
        <w:fldChar w:fldCharType="begin"/>
      </w:r>
      <w:r w:rsidR="00116024">
        <w:instrText xml:space="preserve"> ADDIN ZOTERO_ITEM CSL_CITATION {"citationID":"VB6U2E9V","properties":{"formattedCitation":"\\super 34\\nosupersub{}","plainCitation":"34","noteIndex":0},"citationItems":[{"id":"ra6rKh9J/yw0gDjkS","uris":["http://zotero.org/users/9779440/items/L5AAV74V"],"itemData":{"id":188,"type":"article-journal","abstract":"In adolescence, the number of depressive symptoms is rising notably. Individuals may have relevant depressive symptoms without meeting the full criteria of a major depressive episode (MDE), a condition referred to as subthreshold depression (sD). This article presents a review on adolescent sD examining the prevalence, the quality of life (QoL), the risk of developing MDE, and preventive programs available for adolescents living with sD. A systematic literature search from the year of the introduction of Diagnostic and Statistic Manual for Mental Disorders Fourth Edition (DSM-IV) until 2012 (18 years) was conducted with a special focus on adolescent sD. Data from 27 studies were included into this review. The results show high prevalence of sD among adolescents, with a negative impact on QoL, and provide evidence that sD is a significant risk indicator of later MDE; therefore, individuals with sD represent good targets for preventive interventions. Our review highlights the fact that sD is a significant health problem among adolescents indeed, and adolescents with sD could be a subgroup of youth, who need further help to reduce their clinically significant depressive symptoms for the successful prevention of a later MDE.","container-title":"European Child &amp; Adolescent Psychiatry","DOI":"10.1007/s00787-013-0411-0","ISSN":"1435-165X","issue":"10","journalAbbreviation":"Eur Child Adolesc Psychiatry","language":"eng","note":"PMID: 23579389","page":"589-603","source":"PubMed","title":"Subthreshold depression in adolescence: a systematic review","title-short":"Subthreshold depression in adolescence","volume":"22","author":[{"family":"Bertha","given":"Eszter A."},{"family":"Balázs","given":"Judit"}],"issued":{"date-parts":[["2013",10]]}}}],"schema":"https://github.com/citation-style-language/schema/raw/master/csl-citation.json"} </w:instrText>
      </w:r>
      <w:r w:rsidR="00923648" w:rsidRPr="00D541E8">
        <w:fldChar w:fldCharType="separate"/>
      </w:r>
      <w:r w:rsidR="00923648" w:rsidRPr="00D541E8">
        <w:rPr>
          <w:rFonts w:ascii="Calibri" w:hAnsi="Calibri" w:cs="Calibri"/>
          <w:sz w:val="20"/>
          <w:szCs w:val="20"/>
          <w:vertAlign w:val="superscript"/>
        </w:rPr>
        <w:t>34</w:t>
      </w:r>
      <w:r w:rsidR="00923648" w:rsidRPr="00D541E8">
        <w:fldChar w:fldCharType="end"/>
      </w:r>
      <w:r w:rsidR="00923648" w:rsidRPr="00D541E8">
        <w:t xml:space="preserve"> Adolescents </w:t>
      </w:r>
      <w:bookmarkEnd w:id="23"/>
      <w:r w:rsidR="00923648" w:rsidRPr="00D541E8">
        <w:t>with depression and anxiety, for example, experience an inferior quality of life, poor school attendance, and subpar academic p</w:t>
      </w:r>
      <w:bookmarkStart w:id="24" w:name="_Hlk116633179"/>
      <w:r w:rsidR="00923648" w:rsidRPr="00D541E8">
        <w:t>erformance</w:t>
      </w:r>
      <w:r w:rsidR="00B17D22" w:rsidRPr="00D541E8">
        <w:t>;</w:t>
      </w:r>
      <w:r w:rsidR="00923648" w:rsidRPr="00D541E8">
        <w:fldChar w:fldCharType="begin"/>
      </w:r>
      <w:r w:rsidR="00116024">
        <w:instrText xml:space="preserve"> ADDIN ZOTERO_ITEM CSL_CITATION {"citationID":"2oNvatvO","properties":{"formattedCitation":"\\super 34\\nosupersub{}","plainCitation":"34","noteIndex":0},"citationItems":[{"id":"ra6rKh9J/yw0gDjkS","uris":["http://zotero.org/users/9779440/items/L5AAV74V"],"itemData":{"id":188,"type":"article-journal","abstract":"In adolescence, the number of depressive symptoms is rising notably. Individuals may have relevant depressive symptoms without meeting the full criteria of a major depressive episode (MDE), a condition referred to as subthreshold depression (sD). This article presents a review on adolescent sD examining the prevalence, the quality of life (QoL), the risk of developing MDE, and preventive programs available for adolescents living with sD. A systematic literature search from the year of the introduction of Diagnostic and Statistic Manual for Mental Disorders Fourth Edition (DSM-IV) until 2012 (18 years) was conducted with a special focus on adolescent sD. Data from 27 studies were included into this review. The results show high prevalence of sD among adolescents, with a negative impact on QoL, and provide evidence that sD is a significant risk indicator of later MDE; therefore, individuals with sD represent good targets for preventive interventions. Our review highlights the fact that sD is a significant health problem among adolescents indeed, and adolescents with sD could be a subgroup of youth, who need further help to reduce their clinically significant depressive symptoms for the successful prevention of a later MDE.","container-title":"European Child &amp; Adolescent Psychiatry","DOI":"10.1007/s00787-013-0411-0","ISSN":"1435-165X","issue":"10","journalAbbreviation":"Eur Child Adolesc Psychiatry","language":"eng","note":"PMID: 23579389","page":"589-603","source":"PubMed","title":"Subthreshold depression in adolescence: a systematic review","title-short":"Subthreshold depression in adolescence","volume":"22","author":[{"family":"Bertha","given":"Eszter A."},{"family":"Balázs","given":"Judit"}],"issued":{"date-parts":[["2013",10]]}}}],"schema":"https://github.com/citation-style-language/schema/raw/master/csl-citation.json"} </w:instrText>
      </w:r>
      <w:r w:rsidR="00923648" w:rsidRPr="00D541E8">
        <w:fldChar w:fldCharType="separate"/>
      </w:r>
      <w:r w:rsidR="00923648" w:rsidRPr="00D541E8">
        <w:rPr>
          <w:rFonts w:ascii="Calibri" w:hAnsi="Calibri" w:cs="Calibri"/>
          <w:sz w:val="20"/>
          <w:szCs w:val="20"/>
          <w:vertAlign w:val="superscript"/>
        </w:rPr>
        <w:t>34</w:t>
      </w:r>
      <w:r w:rsidR="00923648" w:rsidRPr="00D541E8">
        <w:fldChar w:fldCharType="end"/>
      </w:r>
      <w:r w:rsidR="00923648" w:rsidRPr="00D541E8">
        <w:t xml:space="preserve"> they</w:t>
      </w:r>
      <w:bookmarkEnd w:id="24"/>
      <w:r w:rsidR="00923648" w:rsidRPr="00D541E8">
        <w:t xml:space="preserve"> also report higher functional impairment and increased </w:t>
      </w:r>
      <w:bookmarkStart w:id="25" w:name="_Hlk116633282"/>
      <w:r w:rsidR="00923648" w:rsidRPr="00D541E8">
        <w:t>suicide risk</w:t>
      </w:r>
      <w:r w:rsidR="00B17D22" w:rsidRPr="00D541E8">
        <w:t>.</w:t>
      </w:r>
      <w:r w:rsidR="00923648" w:rsidRPr="00D541E8">
        <w:fldChar w:fldCharType="begin"/>
      </w:r>
      <w:r w:rsidR="00116024">
        <w:instrText xml:space="preserve"> ADDIN ZOTERO_ITEM CSL_CITATION {"citationID":"cipp7zfF","properties":{"formattedCitation":"\\super 35\\nosupersub{}","plainCitation":"35","noteIndex":0},"citationItems":[{"id":"ra6rKh9J/MmSNrJhT","uris":["http://zotero.org/users/9779440/items/PX7WVJZM"],"itemData":{"id":190,"type":"article-journal","abstract":"BACKGROUND: Subthreshold-depression and anxiety have been associated with significant impairments in adults. This study investigates the characteristics of adolescent subthreshold-depression and anxiety with a focus on suicidality, using both categorical and dimensional diagnostic models.\nMETHODS: Data were drawn from the Saving and Empowering Young Lives in Europe (SEYLE) study, comprising 12,395 adolescents from 11 countries. Based on self-report, including Beck Depression Inventory-II (BDI-II), Zung Self-Rating Anxiety Scale (SAS), Strengths and Difficulties Questionnaire (SDQ) and Paykel Suicide Scale (PSS) were administered to students. Based on BDI-II, adolescents were divided into three groups: nondepressed, subthreshold-depressed and depressed; based on the SAS, they were divided into nonanxiety, subthreshold-anxiety and anxiety groups. Analyses of Covariance were conducted on SDQ scores to explore psychopathology of the defined groups. Logistic regression analyses were conducted to explore the relationships between functional impairments, suicidality and subthreshold and full syndromes.\nRESULTS: Thirty-two percent of the adolescents were subthreshold-anxious and 5.8% anxious, 29.2% subthreshold-depressed and 10.5% depressed, with high comorbidity. Mean scores of SDQ of subthreshold-depressed/anxious were significantly higher than the mean scores of the nondepressed/nonanxious groups and significantly lower than those of the depressed/anxious groups. Both subthreshold and threshold-anxiety and depression were related to functional impairment and suicidality.\nCONCLUSIONS: Subthreshold-depression and subthreshold-anxiety are associated with an increased burden of disease and suicide risk. These results highlight the importance of early identification of adolescent subthreshold-depression and anxiety to minimize suicide. Incorporating these subthreshold disorders into a diagnosis could provide a bridge between categorical and dimensional diagnostic models.","container-title":"Journal of Child Psychology and Psychiatry, and Allied Disciplines","DOI":"10.1111/jcpp.12016","ISSN":"1469-7610","issue":"6","journalAbbreviation":"J Child Psychol Psychiatry","language":"eng","note":"PMID: 23330982","page":"670-677","source":"PubMed","title":"Adolescent subthreshold-depression and anxiety: psychopathology, functional impairment and increased suicide risk","title-short":"Adolescent subthreshold-depression and anxiety","volume":"54","author":[{"family":"Balázs","given":"Judit"},{"family":"Miklósi","given":"Mónika"},{"family":"Keresztény","given":"Agnes"},{"family":"Hoven","given":"Christina W."},{"family":"Carli","given":"Vladimir"},{"family":"Wasserman","given":"Camilla"},{"family":"Apter","given":"Alan"},{"family":"Bobes","given":"Julio"},{"family":"Brunner","given":"Romuald"},{"family":"Cosman","given":"Doina"},{"family":"Cotter","given":"Pádraig"},{"family":"Haring","given":"Christian"},{"family":"Iosue","given":"Miriam"},{"family":"Kaess","given":"Michael"},{"family":"Kahn","given":"Jean-Pierre"},{"family":"Keeley","given":"Helen"},{"family":"Marusic","given":"Dragan"},{"family":"Postuvan","given":"Vita"},{"family":"Resch","given":"Franz"},{"family":"Saiz","given":"Pilar A."},{"family":"Sisask","given":"Merike"},{"family":"Snir","given":"Avigal"},{"family":"Tubiana","given":"Alexandra"},{"family":"Varnik","given":"Airi"},{"family":"Sarchiapone","given":"Marco"},{"family":"Wasserman","given":"Danuta"}],"issued":{"date-parts":[["2013",6]]}}}],"schema":"https://github.com/citation-style-language/schema/raw/master/csl-citation.json"} </w:instrText>
      </w:r>
      <w:r w:rsidR="00923648" w:rsidRPr="00D541E8">
        <w:fldChar w:fldCharType="separate"/>
      </w:r>
      <w:r w:rsidR="00923648" w:rsidRPr="00D541E8">
        <w:rPr>
          <w:rFonts w:ascii="Calibri" w:hAnsi="Calibri" w:cs="Calibri"/>
          <w:sz w:val="20"/>
          <w:szCs w:val="20"/>
          <w:vertAlign w:val="superscript"/>
        </w:rPr>
        <w:t>35</w:t>
      </w:r>
      <w:r w:rsidR="00923648" w:rsidRPr="00D541E8">
        <w:fldChar w:fldCharType="end"/>
      </w:r>
      <w:bookmarkEnd w:id="19"/>
      <w:bookmarkEnd w:id="25"/>
    </w:p>
    <w:p w14:paraId="4D0F89C2" w14:textId="34E24765" w:rsidR="00923648" w:rsidRPr="00D541E8" w:rsidRDefault="00923648" w:rsidP="002C71AA">
      <w:pPr>
        <w:shd w:val="clear" w:color="auto" w:fill="FFFFFF" w:themeFill="background1"/>
      </w:pPr>
      <w:bookmarkStart w:id="26" w:name="_Hlk116652796"/>
      <w:r w:rsidRPr="00D541E8">
        <w:t xml:space="preserve">How has our team explored if character strength interventions can improve mental health outcomes? Building on the existing literature, we combined three wise, character strengths interventions into an intervention protocol </w:t>
      </w:r>
      <w:bookmarkStart w:id="27" w:name="_Hlk116633463"/>
      <w:r w:rsidRPr="00D541E8">
        <w:t>called Shamiri</w:t>
      </w:r>
      <w:bookmarkEnd w:id="27"/>
      <w:r w:rsidR="00B17D22" w:rsidRPr="00D541E8">
        <w:t>.</w:t>
      </w:r>
      <w:r w:rsidRPr="00D541E8">
        <w:fldChar w:fldCharType="begin"/>
      </w:r>
      <w:r w:rsidR="00116024">
        <w:instrText xml:space="preserve"> ADDIN ZOTERO_ITEM CSL_CITATION {"citationID":"OfF460Q6","properties":{"formattedCitation":"\\super 11\\nosupersub{}","plainCitation":"11","noteIndex":0},"citationItems":[{"id":"ra6rKh9J/p9k8Bbvf","uris":["http://zotero.org/users/9779440/items/6TSRBTI4"],"itemData":{"id":168,"type":"article-journal","container-title":"Behavior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Pr="00D541E8">
        <w:fldChar w:fldCharType="separate"/>
      </w:r>
      <w:r w:rsidRPr="00D541E8">
        <w:rPr>
          <w:rFonts w:ascii="Calibri" w:hAnsi="Calibri" w:cs="Calibri"/>
          <w:sz w:val="20"/>
          <w:szCs w:val="20"/>
          <w:vertAlign w:val="superscript"/>
        </w:rPr>
        <w:t>11</w:t>
      </w:r>
      <w:r w:rsidRPr="00D541E8">
        <w:fldChar w:fldCharType="end"/>
      </w:r>
      <w:r w:rsidR="00CA001F" w:rsidRPr="00D541E8">
        <w:t xml:space="preserve"> </w:t>
      </w:r>
      <w:r w:rsidRPr="00D541E8">
        <w:t xml:space="preserve">The Shamiri intervention consists of </w:t>
      </w:r>
      <w:bookmarkStart w:id="28" w:name="_Hlk116633927"/>
      <w:r w:rsidRPr="00D541E8">
        <w:t xml:space="preserve">a growth mindset </w:t>
      </w:r>
      <w:bookmarkStart w:id="29" w:name="_Hlk116634228"/>
      <w:bookmarkEnd w:id="28"/>
      <w:r w:rsidR="00664F03" w:rsidRPr="00D541E8">
        <w:t>module,</w:t>
      </w:r>
      <w:r w:rsidR="00664F03" w:rsidRPr="00D541E8">
        <w:fldChar w:fldCharType="begin"/>
      </w:r>
      <w:r w:rsidR="00116024">
        <w:instrText xml:space="preserve"> ADDIN ZOTERO_ITEM CSL_CITATION {"citationID":"yvv5xPkQ","properties":{"formattedCitation":"\\super 15,36\\uc0\\u8211{}38\\nosupersub{}","plainCitation":"15,36–38","noteIndex":0},"citationItems":[{"id":"ra6rKh9J/i24SZ7Qy","uris":["http://zotero.org/users/9779440/items/AVR6EEQQ"],"itemData":{"id":198,"type":"article-journal","abstract":"Because challenges are ubiquitous, resilience is essential for success in school and in life. In this article we review research demonstrating the impact of students’ mindsets on their resilience in the face of academic and social challenges. We show that students who believe (or are taught) that intellectual abilities are qualities that can be developed (as opposed to qualities that are fixed) tend to show higher achievement across challenging school transitions and greater course completion rates in challenging math courses. New research also shows that believing (or being taught) that social attributes can be developed can lower adolescents’ aggression and stress in response to peer victimization or exclusion, and result in enhanced school performance. We conclude by discussing why psychological interventions that change students’ mindsets are effective and what educators can do to foster these mindsets and create resilience in educational settings.","container-title":"Educational Psychologist","DOI":"10.1080/00461520.2012.722805","ISSN":"0046-1520","issue":"4","note":"publisher: Routledge\n_eprint: https://doi.org/10.1080/00461520.2012.722805","page":"302-314","source":"Taylor and Francis+NEJM","title":"Mindsets That Promote Resilience: When Students Believe That Personal Characteristics Can Be Developed","title-short":"Mindsets That Promote Resilience","volume":"47","author":[{"family":"Yeager","given":"David   Scott"},{"family":"Dweck","given":"Carol S."}],"issued":{"date-parts":[["2012",10,1]]}}},{"id":"ra6rKh9J/2c6c9Dyp","uris":["http://zotero.org/users/9779440/items/HZESJ4ZF"],"itemData":{"id":193,"type":"article-journal","abstract":"BACKGROUND: Single-session interventions (SSIs) show promise in the prevention and treatment of youth psychopathology, carrying potential to improve the scalability and accessibility of youth psychological services. However, existing SSIs have conferred greater benefits for youths with anxiety, compared to depression or comorbid problems, and their effects have generally waned over time - particularly for follow-ups exceeding 3 months.\nMETHOD: To help address these discrepancies, we tested whether a novel SSI teaching growth mindset of personality (the belief that personality is malleable) could reduce depression and anxiety and strengthen perceived control in high-risk adolescents (N = 96, ages 12-15). At baseline, youths were randomized to receive a 30-min, computer-guided growth mindset intervention or a supportive-therapy control. Youths and parents reported youth anxiety and depressive symptoms, and youths reported their levels of perceived control, at baseline and across a 9-month follow-up period.\nRESULTS: Compared to the control program, the mindset intervention led to significantly greater improvements in parent-reported youth depression (d = .60) and anxiety (d = .28), youth-reported youth depression (d = .32), and youth-reported perceived behavioral control (d = .29) by 9-month follow-up. Intervention effects were nonsignificant for youth-reported anxiety, although 9-month effect sizes reached the small-to-medium range (d = .33). Intervention group youths also experienced more rapid improvements in parent-reported depression, youth-reported depression, and perceived behavioral control across the follow-up period, compared to control group youths.\nCONCLUSIONS: Findings suggest a promising, scalable SSI for reducing internalizing distress in high-risk adolescents.\nCLINICAL TRIAL REGISTRATION NUMBER: NCT03132298.","container-title":"Journal of Child Psychology and Psychiatry, and Allied Disciplines","DOI":"10.1111/jcpp.12811","ISSN":"1469-7610","issue":"2","journalAbbreviation":"J Child Psychol Psychiatry","language":"eng","note":"PMID: 28921523","page":"160-170","source":"PubMed","title":"A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ra6rKh9J/EZuEbgsk","uris":["http://zotero.org/users/9779440/items/JL8XYYQB"],"itemData":{"id":195,"type":"article-journal","abstract":"Efforts to reduce youth mental health problems have advanced greatly but have not lowered overall rates of youth mental illness. Thus, a need exists for disseminable, mechanism-targeted approaches to reducing risk of youth psychopathology. Accordingly, we conducted a randomized-controlled trial testing whether a single-session intervention teaching growth personality mindsets (the belief that personality is malleable) reduced known risk factors for anxiety and depression in adolescents experiencing or at risk for internalizing problems (N = 96, ages 12-15). Compared to a supportive-therapy control, a 30-min computer-guided mindset intervention strengthened adolescents' perceived control; this improvement was associated with increases in growth mindsets. Further, electrodermal activity recovery slopes showed that youths receiving the mindset intervention recovered from a lab-based social stressor over three times as fast as control group youths. Improvements in growth mindsets and perceived control were linked with faster stress recovery. Results suggest a disseminable strategy for reducing internalizing problem risk among adolescents.","container-title":"Behaviour Research and Therapy","DOI":"10.1016/j.brat.2016.09.011","ISSN":"1873-622X","journalAbbreviation":"Behav Res Ther","language":"eng","note":"PMID: 27697671\nPMCID: PMC5127737","page":"170-181","source":"PubMed","title":"Reducing risk for anxiety and depression in adolescents: Effects of a single-session intervention teaching that personality can change","title-short":"Reducing risk for anxiety and depression in adolescents","volume":"87","author":[{"family":"Schleider","given":"Jessica L."},{"family":"Weisz","given":"John R."}],"issued":{"date-parts":[["2016",12]]}}},{"id":"ra6rKh9J/9yxG7mrW","uris":["http://zotero.org/users/9779440/items/PSKLGRXY"],"itemData":{"id":199,"type":"article-journal","abstract":"The belief that personality is fixed (an entity theory of personality) can give rise to negative reactions to social adversities. Three studies showed that when social adversity is common—at the transition to high school—an entity theory can affect overall stress, health, and achievement. Study 1 showed that an entity theory of personality, measured during the 1st month of 9th grade, predicted more negative immediate reactions to social adversity and, at the end of the year, greater stress, poorer health, and lower grades in school. Studies 2 and 3, both experiments, tested a brief intervention that taught a malleable (incremental) theory of personality—the belief that people can change. The incremental theory group showed less negative reactions to an immediate experience of social adversity and, 8 months later, reported lower overall stress and physical illness. They also achieved better academic performance over the year. Discussion centers on the power of targeted psychological interventions to effect far-reaching and long-term change by shifting interpretations of recurring adversities during developmental transitions. (PsycINFO Database Record (c) 2016 APA, all rights reserved)","container-title":"Journal of Personality and Social Psychology","DOI":"10.1037/a0036335","ISSN":"1939-1315","note":"publisher-place: US\npublisher: American Psychological Association","page":"867-884","source":"APA PsycNet","title":"The far-reaching effects of believing people can change: Implicit theories of personality shape stress, health, and achievement during adolescence","title-short":"The far-reaching effects of believing people can change","volume":"106","author":[{"family":"Yeager","given":"David Scott"},{"family":"Johnson","given":"Rebecca"},{"family":"Spitzer","given":"Brian James"},{"family":"Trzesniewski","given":"Kali H."},{"family":"Powers","given":"Joseph"},{"family":"Dweck","given":"Carol S."}],"issued":{"date-parts":[["2014"]]}}}],"schema":"https://github.com/citation-style-language/schema/raw/master/csl-citation.json"} </w:instrText>
      </w:r>
      <w:r w:rsidR="00664F03" w:rsidRPr="00D541E8">
        <w:fldChar w:fldCharType="separate"/>
      </w:r>
      <w:r w:rsidR="00664F03" w:rsidRPr="00D541E8">
        <w:rPr>
          <w:rFonts w:ascii="Calibri" w:hAnsi="Calibri" w:cs="Calibri"/>
          <w:sz w:val="20"/>
          <w:szCs w:val="24"/>
          <w:vertAlign w:val="superscript"/>
        </w:rPr>
        <w:t>15,36–38</w:t>
      </w:r>
      <w:r w:rsidR="00664F03" w:rsidRPr="00D541E8">
        <w:fldChar w:fldCharType="end"/>
      </w:r>
      <w:r w:rsidR="00664F03" w:rsidRPr="00D541E8">
        <w:t xml:space="preserve"> a gratitude </w:t>
      </w:r>
      <w:bookmarkEnd w:id="29"/>
      <w:r w:rsidR="00F94E78" w:rsidRPr="00D541E8">
        <w:t>module,</w:t>
      </w:r>
      <w:r w:rsidR="00F94E78" w:rsidRPr="00D541E8">
        <w:fldChar w:fldCharType="begin"/>
      </w:r>
      <w:r w:rsidR="00116024">
        <w:instrText xml:space="preserve"> ADDIN ZOTERO_ITEM CSL_CITATION {"citationID":"VzBmMzE4","properties":{"formattedCitation":"\\super 16,17\\nosupersub{}","plainCitation":"16,17","noteIndex":0},"citationItems":[{"id":"ra6rKh9J/2vTqF5lR","uris":["http://zotero.org/users/9779440/items/CGF5FAMF"],"itemData":{"id":202,"type":"article-journal","abstract":"To date, nearly half of the work supporting the efficacy of gratitude interventions did so by making contrasts with techniques that induce negative affect (e.g., record your daily hassles). Gratitude interventions have shown limited benefits, if any, over control conditions. Thus, there is a need to better understand whether gratitude interventions are beyond a control condition and if there exists a subset of people who benefit. People high in positive affect (PA) may have reached an ‘emotional ceiling’ and, thus, are less susceptible to experiencing gains in well-being. People lower in PA, however, may need more positive events (like expressing gratitude to a benefactor) to ‘catch up’ to the positive experiences of their peers. We examined if PA moderated the effects of a gratitude intervention where youth were instructed to write a letter to someone whom they were grateful and deliver it to them in person. Eighty-nine children and adolescents were randomly assigned to the gratitude intervention or a control condition. Findings indicated that youth low in PA in the gratitude condition, compared with youth writing about daily events, reported greater gratitude and PA at post-treatment and greater PA at the 2-month follow-up.","container-title":"The Journal of Positive Psychology","DOI":"10.1080/17439760902992464","ISSN":"1743-9760","issue":"5","note":"publisher: Routledge\n_eprint: https://doi.org/10.1080/17439760902992464","page":"408-422","source":"Taylor and Francis+NEJM","title":"Who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M."},{"family":"Miller","given":"Norman"}],"issued":{"date-parts":[["2009",9,1]]}}},{"id":"ra6rKh9J/WOGIAhNu","uris":["http://zotero.org/users/9779440/items/2LU8K7VJ"],"itemData":{"id":204,"type":"article-journal","container-title":"Journal of School Psychology","DOI":"10.1016/j.jsp.2007.03.005","ISSN":"00224405","issue":"2","journalAbbreviation":"Journal of School Psychology","language":"en","page":"213-233","source":"DOI.org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A."}],"issued":{"date-parts":[["2008",4]]}}}],"schema":"https://github.com/citation-style-language/schema/raw/master/csl-citation.json"} </w:instrText>
      </w:r>
      <w:r w:rsidR="00F94E78" w:rsidRPr="00D541E8">
        <w:fldChar w:fldCharType="separate"/>
      </w:r>
      <w:r w:rsidR="00F94E78" w:rsidRPr="00D541E8">
        <w:rPr>
          <w:rFonts w:ascii="Calibri" w:hAnsi="Calibri" w:cs="Calibri"/>
          <w:sz w:val="20"/>
          <w:szCs w:val="24"/>
          <w:vertAlign w:val="superscript"/>
        </w:rPr>
        <w:t>16,17</w:t>
      </w:r>
      <w:r w:rsidR="00F94E78" w:rsidRPr="00D541E8">
        <w:fldChar w:fldCharType="end"/>
      </w:r>
      <w:r w:rsidR="00F94E78" w:rsidRPr="00D541E8">
        <w:t xml:space="preserve"> and a </w:t>
      </w:r>
      <w:r w:rsidRPr="00D541E8">
        <w:t xml:space="preserve">value affirmations module (which is combined with a values-based personal goal-setting activity designed to further promote sense of </w:t>
      </w:r>
      <w:bookmarkStart w:id="30" w:name="_Hlk116634359"/>
      <w:r w:rsidRPr="00D541E8">
        <w:t>purpose)</w:t>
      </w:r>
      <w:r w:rsidR="00BB6EB1" w:rsidRPr="00D541E8">
        <w:t>.</w:t>
      </w:r>
      <w:r w:rsidRPr="00D541E8">
        <w:fldChar w:fldCharType="begin"/>
      </w:r>
      <w:r w:rsidR="00116024">
        <w:instrText xml:space="preserve"> ADDIN ZOTERO_ITEM CSL_CITATION {"citationID":"Ain7DkyC","properties":{"formattedCitation":"\\super 18\\nosupersub{}","plainCitation":"18","noteIndex":0},"citationItems":[{"id":"ra6rKh9J/DVpWtcs9","uris":["http://zotero.org/users/9779440/items/KCRZ93HL"],"itemData":{"id":207,"type":"article-journal","abstract":"A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discussed.","container-title":"Science (New York, N.Y.)","DOI":"10.1126/science.1170769","ISSN":"1095-9203","issue":"5925","journalAbbreviation":"Science","language":"eng","note":"PMID: 19372432","page":"400-403","source":"PubMed","title":"Recursive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Pr="00D541E8">
        <w:fldChar w:fldCharType="separate"/>
      </w:r>
      <w:r w:rsidRPr="00D541E8">
        <w:rPr>
          <w:rFonts w:ascii="Calibri" w:hAnsi="Calibri" w:cs="Calibri"/>
          <w:sz w:val="20"/>
          <w:szCs w:val="20"/>
          <w:vertAlign w:val="superscript"/>
        </w:rPr>
        <w:t>18</w:t>
      </w:r>
      <w:r w:rsidRPr="00D541E8">
        <w:fldChar w:fldCharType="end"/>
      </w:r>
      <w:r w:rsidRPr="00D541E8">
        <w:t xml:space="preserve"> These </w:t>
      </w:r>
      <w:bookmarkEnd w:id="30"/>
      <w:r w:rsidRPr="00D541E8">
        <w:t xml:space="preserve">character strength interventions were selected in part because prior research had indicated that they could improve adolescent health, wellbeing, character strengths, and academic outcomes. Growth mindset interventions, which target our implicit theories about the malleability of human characteristics and challenge the idea that these characteristics </w:t>
      </w:r>
      <w:bookmarkStart w:id="31" w:name="_Hlk116634636"/>
      <w:r w:rsidRPr="00D541E8">
        <w:t xml:space="preserve">are </w:t>
      </w:r>
      <w:bookmarkEnd w:id="31"/>
      <w:r w:rsidR="00D50A69" w:rsidRPr="00D541E8">
        <w:t>unchangeable,</w:t>
      </w:r>
      <w:r w:rsidR="00D50A69" w:rsidRPr="00D541E8">
        <w:fldChar w:fldCharType="begin"/>
      </w:r>
      <w:r w:rsidR="00116024">
        <w:instrText xml:space="preserve"> ADDIN ZOTERO_ITEM CSL_CITATION {"citationID":"xZlWpGg4","properties":{"formattedCitation":"\\super 15,38,39\\nosupersub{}","plainCitation":"15,38,39","noteIndex":0},"citationItems":[{"id":"ra6rKh9J/i24SZ7Qy","uris":["http://zotero.org/users/9779440/items/AVR6EEQQ"],"itemData":{"id":198,"type":"article-journal","abstract":"Because challenges are ubiquitous, resilience is essential for success in school and in life. In this article we review research demonstrating the impact of students’ mindsets on their resilience in the face of academic and social challenges. We show that students who believe (or are taught) that intellectual abilities are qualities that can be developed (as opposed to qualities that are fixed) tend to show higher achievement across challenging school transitions and greater course completion rates in challenging math courses. New research also shows that believing (or being taught) that social attributes can be developed can lower adolescents’ aggression and stress in response to peer victimization or exclusion, and result in enhanced school performance. We conclude by discussing why psychological interventions that change students’ mindsets are effective and what educators can do to foster these mindsets and create resilience in educational settings.","container-title":"Educational Psychologist","DOI":"10.1080/00461520.2012.722805","ISSN":"0046-1520","issue":"4","note":"publisher: Routledge\n_eprint: https://doi.org/10.1080/00461520.2012.722805","page":"302-314","source":"Taylor and Francis+NEJM","title":"Mindsets That Promote Resilience: When Students Believe That Personal Characteristics Can Be Developed","title-short":"Mindsets That Promote Resilience","volume":"47","author":[{"family":"Yeager","given":"David   Scott"},{"family":"Dweck","given":"Carol S."}],"issued":{"date-parts":[["2012",10,1]]}}},{"id":"ra6rKh9J/9yxG7mrW","uris":["http://zotero.org/users/9779440/items/PSKLGRXY"],"itemData":{"id":199,"type":"article-journal","abstract":"The belief that personality is fixed (an entity theory of personality) can give rise to negative reactions to social adversities. Three studies showed that when social adversity is common—at the transition to high school—an entity theory can affect overall stress, health, and achievement. Study 1 showed that an entity theory of personality, measured during the 1st month of 9th grade, predicted more negative immediate reactions to social adversity and, at the end of the year, greater stress, poorer health, and lower grades in school. Studies 2 and 3, both experiments, tested a brief intervention that taught a malleable (incremental) theory of personality—the belief that people can change. The incremental theory group showed less negative reactions to an immediate experience of social adversity and, 8 months later, reported lower overall stress and physical illness. They also achieved better academic performance over the year. Discussion centers on the power of targeted psychological interventions to effect far-reaching and long-term change by shifting interpretations of recurring adversities during developmental transitions. (PsycINFO Database Record (c) 2016 APA, all rights reserved)","container-title":"Journal of Personality and Social Psychology","DOI":"10.1037/a0036335","ISSN":"1939-1315","note":"publisher-place: US\npublisher: American Psychological Association","page":"867-884","source":"APA PsycNet","title":"The far-reaching effects of believing people can change: Implicit theories of personality shape stress, health, and achievement during adolescence","title-short":"The far-reaching effects of believing people can change","volume":"106","author":[{"family":"Yeager","given":"David Scott"},{"family":"Johnson","given":"Rebecca"},{"family":"Spitzer","given":"Brian James"},{"family":"Trzesniewski","given":"Kali H."},{"family":"Powers","given":"Joseph"},{"family":"Dweck","given":"Carol S."}],"issued":{"date-parts":[["2014"]]}}},{"id":"ra6rKh9J/z0Ly6gW2","uris":["http://zotero.org/users/9779440/items/P8RGPJGK"],"itemData":{"id":209,"type":"article-journal","abstract":"Adolescents are often resistant to interventions that reduce aggression in children. At the same time, they are developing stronger beliefs in the fixed nature of personal characteristics, particularly aggression. The present intervention addressed these beliefs. A randomized field experiment with a diverse sample of Grades 9 and 10 students (ages 14–16, n = 230) tested the impact of a 6-session intervention that taught an incremental theory (a belief in the potential for personal change). Compared to no-treatment and coping skills control groups, the incremental theory group behaved significantly less aggressively and more prosocially 1 month postintervention and exhibited fewer conduct problems 3 months postintervention. The incremental theory and the coping skills interventions also eliminated the association between peer victimization and depressive symptoms.","container-title":"Child Development","DOI":"10.1111/cdev.12003","ISSN":"0009-3920","issue":"3","journalAbbreviation":"Child Dev","note":"PMID: 23106262\nPMCID: PMC3660787","page":"970-988","source":"PubMed Central","title":"An Implicit Theories of Personality Intervention Reduces Adolescent Aggression in Response to Victimization and Exclusion","volume":"84","author":[{"family":"Yeager","given":"David Scott"},{"family":"Trzesniewski","given":"Kali H"},{"family":"Dweck","given":"Carol S"}],"issued":{"date-parts":[["2013",5]]}}}],"schema":"https://github.com/citation-style-language/schema/raw/master/csl-citation.json"} </w:instrText>
      </w:r>
      <w:r w:rsidR="00D50A69" w:rsidRPr="00D541E8">
        <w:fldChar w:fldCharType="separate"/>
      </w:r>
      <w:r w:rsidR="00D50A69" w:rsidRPr="00D541E8">
        <w:rPr>
          <w:rFonts w:ascii="Calibri" w:hAnsi="Calibri" w:cs="Calibri"/>
          <w:sz w:val="20"/>
          <w:szCs w:val="24"/>
          <w:vertAlign w:val="superscript"/>
        </w:rPr>
        <w:t>15,38,39</w:t>
      </w:r>
      <w:r w:rsidR="00D50A69" w:rsidRPr="00D541E8">
        <w:fldChar w:fldCharType="end"/>
      </w:r>
      <w:r w:rsidR="009C63E8" w:rsidRPr="00D541E8">
        <w:t xml:space="preserve"> </w:t>
      </w:r>
      <w:r w:rsidR="00D50A69" w:rsidRPr="00D541E8">
        <w:t xml:space="preserve">have </w:t>
      </w:r>
      <w:r w:rsidRPr="00D541E8">
        <w:t xml:space="preserve">shown promising effects on youth mental health </w:t>
      </w:r>
      <w:bookmarkStart w:id="32" w:name="_Hlk116634861"/>
      <w:r w:rsidR="004B3A31" w:rsidRPr="00D541E8">
        <w:t>outcomes.</w:t>
      </w:r>
      <w:r w:rsidR="004B3A31" w:rsidRPr="00D541E8">
        <w:fldChar w:fldCharType="begin"/>
      </w:r>
      <w:r w:rsidR="00116024">
        <w:instrText xml:space="preserve"> ADDIN ZOTERO_ITEM CSL_CITATION {"citationID":"sfHZurMs","properties":{"formattedCitation":"\\super 14,36,37\\nosupersub{}","plainCitation":"14,36,37","noteIndex":0},"citationItems":[{"id":"ra6rKh9J/TEX1DYrW","uris":["http://zotero.org/users/9779440/items/7G8JBCBX"],"itemData":{"id":212,"type":"article-journal","abstract":"Adolescents living in rural regions of the United States face substantial barriers to accessing mental health services, creating needs for more accessible, nonstigmatizing, briefer interventions. Research suggests that single-session \"growth mind-set\" interventions (GM-SSIs)-which teach the belief that personal traits are malleable through effort-may reduce internalizing and externalizing problems in adolescents. However, GM-SSIs have not been evaluated among rural youth, and their effects on internalizing and externalizing problems have not been assessed within a single trial, rendering their relative benefits for different problem types unclear. We examined whether a computerized GM-SSI could reduce depressive symptoms, social anxiety symptoms, and conduct problems in female adolescents from rural areas of the United States. Tenth-grade female adolescents (N = 222, M age = 15.2, 38% White, 25% Black, 29% Hispanic) from 4 rural, low-income high schools in the southeastern United States were randomized to receive a 45-min GM-SSI or a computer-based active control program, teaching healthy sexual behaviors. Young women self-reported depression symptoms, social anxiety symptoms, and conduct problem behaviors at baseline and 4-month follow-up. Relative to the female students in the control group, the students receiving the GM-SSI reported modest but significantly greater reductions in depressive symptoms (d= .23) and likelihood of reporting elevated depressive symptoms (d= .29) from baseline to follow-up. GM-SSI effects were nonsignificant for social anxiety symptoms, although a small effect size emerged in the hypothesized direction (d= .21), and nonsignificant for change in conduct problems (d= .01). A free-of-charge 45-min GM-SSI may help reduce internalizing distress, especially depression-but not conduct problems-in rural female adolescents.","container-title":"Journal of Clinical Child and Adolescent Psychology: The Official Journal for the Society of Clinical Child and Adolescent Psychology, American Psychological Association, Division 53","DOI":"10.1080/15374416.2019.1622123","ISSN":"1537-4424","issue":"5","journalAbbreviation":"J Clin Child Adolesc Psychol","language":"eng","note":"PMID: 31219698\nPMCID: PMC6923626","page":"660-672","source":"PubMed","title":"Randomized Trial of a Single-Session Growth Mind-Set Intervention for Rural Adolescents' Internalizing and Externalizing Problems","volume":"49","author":[{"family":"Schleider","given":"Jessica L."},{"family":"Burnette","given":"Jeni L."},{"family":"Widman","given":"Laura"},{"family":"Hoyt","given":"Crystal"},{"family":"Prinstein","given":"Mitchell J."}],"issued":{"date-parts":[["2020",10]]}}},{"id":"ra6rKh9J/2c6c9Dyp","uris":["http://zotero.org/users/9779440/items/HZESJ4ZF"],"itemData":{"id":193,"type":"article-journal","abstract":"BACKGROUND: Single-session interventions (SSIs) show promise in the prevention and treatment of youth psychopathology, carrying potential to improve the scalability and accessibility of youth psychological services. However, existing SSIs have conferred greater benefits for youths with anxiety, compared to depression or comorbid problems, and their effects have generally waned over time - particularly for follow-ups exceeding 3 months.\nMETHOD: To help address these discrepancies, we tested whether a novel SSI teaching growth mindset of personality (the belief that personality is malleable) could reduce depression and anxiety and strengthen perceived control in high-risk adolescents (N = 96, ages 12-15). At baseline, youths were randomized to receive a 30-min, computer-guided growth mindset intervention or a supportive-therapy control. Youths and parents reported youth anxiety and depressive symptoms, and youths reported their levels of perceived control, at baseline and across a 9-month follow-up period.\nRESULTS: Compared to the control program, the mindset intervention led to significantly greater improvements in parent-reported youth depression (d = .60) and anxiety (d = .28), youth-reported youth depression (d = .32), and youth-reported perceived behavioral control (d = .29) by 9-month follow-up. Intervention effects were nonsignificant for youth-reported anxiety, although 9-month effect sizes reached the small-to-medium range (d = .33). Intervention group youths also experienced more rapid improvements in parent-reported depression, youth-reported depression, and perceived behavioral control across the follow-up period, compared to control group youths.\nCONCLUSIONS: Findings suggest a promising, scalable SSI for reducing internalizing distress in high-risk adolescents.\nCLINICAL TRIAL REGISTRATION NUMBER: NCT03132298.","container-title":"Journal of Child Psychology and Psychiatry, and Allied Disciplines","DOI":"10.1111/jcpp.12811","ISSN":"1469-7610","issue":"2","journalAbbreviation":"J Child Psychol Psychiatry","language":"eng","note":"PMID: 28921523","page":"160-170","source":"PubMed","title":"A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ra6rKh9J/EZuEbgsk","uris":["http://zotero.org/users/9779440/items/JL8XYYQB"],"itemData":{"id":195,"type":"article-journal","abstract":"Efforts to reduce youth mental health problems have advanced greatly but have not lowered overall rates of youth mental illness. Thus, a need exists for disseminable, mechanism-targeted approaches to reducing risk of youth psychopathology. Accordingly, we conducted a randomized-controlled trial testing whether a single-session intervention teaching growth personality mindsets (the belief that personality is malleable) reduced known risk factors for anxiety and depression in adolescents experiencing or at risk for internalizing problems (N = 96, ages 12-15). Compared to a supportive-therapy control, a 30-min computer-guided mindset intervention strengthened adolescents' perceived control; this improvement was associated with increases in growth mindsets. Further, electrodermal activity recovery slopes showed that youths receiving the mindset intervention recovered from a lab-based social stressor over three times as fast as control group youths. Improvements in growth mindsets and perceived control were linked with faster stress recovery. Results suggest a disseminable strategy for reducing internalizing problem risk among adolescents.","container-title":"Behaviour Research and Therapy","DOI":"10.1016/j.brat.2016.09.011","ISSN":"1873-622X","journalAbbreviation":"Behav Res Ther","language":"eng","note":"PMID: 27697671\nPMCID: PMC5127737","page":"170-181","source":"PubMed","title":"Reducing risk for anxiety and depression in adolescents: Effects of a single-session intervention teaching that personality can change","title-short":"Reducing risk for anxiety and depression in adolescents","volume":"87","author":[{"family":"Schleider","given":"Jessica L."},{"family":"Weisz","given":"John R."}],"issued":{"date-parts":[["2016",12]]}}}],"schema":"https://github.com/citation-style-language/schema/raw/master/csl-citation.json"} </w:instrText>
      </w:r>
      <w:r w:rsidR="004B3A31" w:rsidRPr="00D541E8">
        <w:fldChar w:fldCharType="separate"/>
      </w:r>
      <w:r w:rsidR="004B3A31" w:rsidRPr="00D541E8">
        <w:rPr>
          <w:rFonts w:ascii="Calibri" w:hAnsi="Calibri" w:cs="Calibri"/>
          <w:sz w:val="20"/>
          <w:szCs w:val="24"/>
          <w:vertAlign w:val="superscript"/>
        </w:rPr>
        <w:t>14,36,37</w:t>
      </w:r>
      <w:r w:rsidR="004B3A31" w:rsidRPr="00D541E8">
        <w:fldChar w:fldCharType="end"/>
      </w:r>
      <w:r w:rsidR="004B3A31" w:rsidRPr="00D541E8">
        <w:t xml:space="preserve"> Gratitude</w:t>
      </w:r>
      <w:bookmarkEnd w:id="32"/>
      <w:r w:rsidR="004B3A31" w:rsidRPr="00D541E8">
        <w:t xml:space="preserve"> </w:t>
      </w:r>
      <w:r w:rsidRPr="00D541E8">
        <w:t xml:space="preserve">interventions, which attempt to teach people to notice and appreciate good things that happen to them, are derived from research on trait gratitude indicating that grateful people exhibit positive states </w:t>
      </w:r>
      <w:bookmarkStart w:id="33" w:name="_Hlk116635375"/>
      <w:r w:rsidRPr="00D541E8">
        <w:t xml:space="preserve">and </w:t>
      </w:r>
      <w:r w:rsidR="00D16B4C" w:rsidRPr="00D541E8">
        <w:t>outcomes.</w:t>
      </w:r>
      <w:r w:rsidR="00D16B4C" w:rsidRPr="00D541E8">
        <w:fldChar w:fldCharType="begin"/>
      </w:r>
      <w:r w:rsidR="00116024">
        <w:instrText xml:space="preserve"> ADDIN ZOTERO_ITEM CSL_CITATION {"citationID":"MjwM5ihG","properties":{"formattedCitation":"\\super 16,17,40\\nosupersub{}","plainCitation":"16,17,40","noteIndex":0},"citationItems":[{"id":"ra6rKh9J/2vTqF5lR","uris":["http://zotero.org/users/9779440/items/CGF5FAMF"],"itemData":{"id":202,"type":"article-journal","abstract":"To date, nearly half of the work supporting the efficacy of gratitude interventions did so by making contrasts with techniques that induce negative affect (e.g., record your daily hassles). Gratitude interventions have shown limited benefits, if any, over control conditions. Thus, there is a need to better understand whether gratitude interventions are beyond a control condition and if there exists a subset of people who benefit. People high in positive affect (PA) may have reached an ‘emotional ceiling’ and, thus, are less susceptible to experiencing gains in well-being. People lower in PA, however, may need more positive events (like expressing gratitude to a benefactor) to ‘catch up’ to the positive experiences of their peers. We examined if PA moderated the effects of a gratitude intervention where youth were instructed to write a letter to someone whom they were grateful and deliver it to them in person. Eighty-nine children and adolescents were randomly assigned to the gratitude intervention or a control condition. Findings indicated that youth low in PA in the gratitude condition, compared with youth writing about daily events, reported greater gratitude and PA at post-treatment and greater PA at the 2-month follow-up.","container-title":"The Journal of Positive Psychology","DOI":"10.1080/17439760902992464","ISSN":"1743-9760","issue":"5","note":"publisher: Routledge\n_eprint: https://doi.org/10.1080/17439760902992464","page":"408-422","source":"Taylor and Francis+NEJM","title":"Who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M."},{"family":"Miller","given":"Norman"}],"issued":{"date-parts":[["2009",9,1]]}}},{"id":"ra6rKh9J/WOGIAhNu","uris":["http://zotero.org/users/9779440/items/2LU8K7VJ"],"itemData":{"id":204,"type":"article-journal","container-title":"Journal of School Psychology","DOI":"10.1016/j.jsp.2007.03.005","ISSN":"00224405","issue":"2","journalAbbreviation":"Journal of School Psychology","language":"en","page":"213-233","source":"DOI.org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A."}],"issued":{"date-parts":[["2008",4]]}}},{"id":"ra6rKh9J/I1bCFL6q","uris":["http://zotero.org/users/9779440/items/IILE6C8N"],"itemData":{"id":215,"type":"article-journal","abstract":"The effect of a grateful outlook on psychological and physical well-being was examined. In Studies 1 and 2, participants were randomly assigned to 1 of 3 experimental conditions (hassles, gratitude listing, and either neutral life events or social comparison); they then kept weekly (Study 1) or daily (Study 2) records of their moods, coping behaviors, health behaviors, physical symptoms, and overall life appraisals. In a 3rd study, persons with neuromuscular disease were randomly assigned to either the gratitude condition or to a control condition. The gratitude-outlook groups exhibited heightened well-being across several, though not all, of the outcome measures across the 3 studies, relative to the comparison groups. The effect on positive affect appeared to be the most robust finding. Results suggest that a conscious focus on blessings may have emotional and interpersonal benefits. (PsycINFO Database Record (c) 2016 APA, all rights reserved)","container-title":"Journal of Personality and Social Psychology","DOI":"10.1037/0022-3514.84.2.377","ISSN":"1939-1315","note":"publisher-place: US\npublisher: American Psychological Association","page":"377-389","source":"APA PsycNet","title":"Counting blessings versus burdens: An experimental investigation of gratitude and subjective well-being in daily life","title-short":"Counting blessings versus burdens","volume":"84","author":[{"family":"Emmons","given":"Robert A."},{"family":"McCullough","given":"Michael E."}],"issued":{"date-parts":[["2003"]]}}}],"schema":"https://github.com/citation-style-language/schema/raw/master/csl-citation.json"} </w:instrText>
      </w:r>
      <w:r w:rsidR="00D16B4C" w:rsidRPr="00D541E8">
        <w:fldChar w:fldCharType="separate"/>
      </w:r>
      <w:r w:rsidR="00D16B4C" w:rsidRPr="00D541E8">
        <w:rPr>
          <w:rFonts w:ascii="Calibri" w:hAnsi="Calibri" w:cs="Calibri"/>
          <w:sz w:val="20"/>
          <w:szCs w:val="24"/>
          <w:vertAlign w:val="superscript"/>
        </w:rPr>
        <w:t>16,17,40</w:t>
      </w:r>
      <w:r w:rsidR="00D16B4C" w:rsidRPr="00D541E8">
        <w:fldChar w:fldCharType="end"/>
      </w:r>
      <w:r w:rsidR="00D16B4C" w:rsidRPr="00D541E8">
        <w:t xml:space="preserve"> Gratitude </w:t>
      </w:r>
      <w:r w:rsidRPr="00D541E8">
        <w:t>interventions have also demonstrated beneficial effects on well-being and life satisfaction</w:t>
      </w:r>
      <w:r w:rsidR="00BB3E25" w:rsidRPr="00D541E8">
        <w:t>.</w:t>
      </w:r>
      <w:r w:rsidRPr="00D541E8">
        <w:fldChar w:fldCharType="begin"/>
      </w:r>
      <w:r w:rsidR="00116024">
        <w:instrText xml:space="preserve"> ADDIN ZOTERO_ITEM CSL_CITATION {"citationID":"z1C1nIP1","properties":{"formattedCitation":"\\super 16\\nosupersub{}","plainCitation":"16","noteIndex":0},"citationItems":[{"id":"ra6rKh9J/2vTqF5lR","uris":["http://zotero.org/users/9779440/items/CGF5FAMF"],"itemData":{"id":202,"type":"article-journal","abstract":"To date, nearly half of the work supporting the efficacy of gratitude interventions did so by making contrasts with techniques that induce negative affect (e.g., record your daily hassles). Gratitude interventions have shown limited benefits, if any, over control conditions. Thus, there is a need to better understand whether gratitude interventions are beyond a control condition and if there exists a subset of people who benefit. People high in positive affect (PA) may have reached an ‘emotional ceiling’ and, thus, are less susceptible to experiencing gains in well-being. People lower in PA, however, may need more positive events (like expressing gratitude to a benefactor) to ‘catch up’ to the positive experiences of their peers. We examined if PA moderated the effects of a gratitude intervention where youth were instructed to write a letter to someone whom they were grateful and deliver it to them in person. Eighty-nine children and adolescents were randomly assigned to the gratitude intervention or a control condition. Findings indicated that youth low in PA in the gratitude condition, compared with youth writing about daily events, reported greater gratitude and PA at post-treatment and greater PA at the 2-month follow-up.","container-title":"The Journal of Positive Psychology","DOI":"10.1080/17439760902992464","ISSN":"1743-9760","issue":"5","note":"publisher: Routledge\n_eprint: https://doi.org/10.1080/17439760902992464","page":"408-422","source":"Taylor and Francis+NEJM","title":"Who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M."},{"family":"Miller","given":"Norman"}],"issued":{"date-parts":[["2009",9,1]]}}}],"schema":"https://github.com/citation-style-language/schema/raw/master/csl-citation.json"} </w:instrText>
      </w:r>
      <w:r w:rsidRPr="00D541E8">
        <w:fldChar w:fldCharType="separate"/>
      </w:r>
      <w:r w:rsidRPr="00D541E8">
        <w:rPr>
          <w:rFonts w:ascii="Calibri" w:hAnsi="Calibri" w:cs="Calibri"/>
          <w:sz w:val="20"/>
          <w:szCs w:val="20"/>
          <w:vertAlign w:val="superscript"/>
        </w:rPr>
        <w:t>16</w:t>
      </w:r>
      <w:r w:rsidRPr="00D541E8">
        <w:fldChar w:fldCharType="end"/>
      </w:r>
      <w:r w:rsidRPr="00D541E8">
        <w:t xml:space="preserve"> Finally</w:t>
      </w:r>
      <w:bookmarkEnd w:id="33"/>
      <w:r w:rsidRPr="00D541E8">
        <w:t xml:space="preserve">, value affirmation interventions, which help individuals develop sense of purpose and mobilize internal resources as they reestablish an awareness of personal worth and integrity through reflecting on </w:t>
      </w:r>
      <w:bookmarkStart w:id="34" w:name="_Hlk116636155"/>
      <w:r w:rsidRPr="00D541E8">
        <w:t>self-defining values</w:t>
      </w:r>
      <w:r w:rsidR="00BB3E25" w:rsidRPr="00D541E8">
        <w:t>,</w:t>
      </w:r>
      <w:r w:rsidRPr="00D541E8">
        <w:fldChar w:fldCharType="begin"/>
      </w:r>
      <w:r w:rsidR="00116024">
        <w:instrText xml:space="preserve"> ADDIN ZOTERO_ITEM CSL_CITATION {"citationID":"CxqSAIOz","properties":{"formattedCitation":"\\super 18\\nosupersub{}","plainCitation":"18","noteIndex":0},"citationItems":[{"id":"ra6rKh9J/DVpWtcs9","uris":["http://zotero.org/users/9779440/items/KCRZ93HL"],"itemData":{"id":207,"type":"article-journal","abstract":"A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discussed.","container-title":"Science (New York, N.Y.)","DOI":"10.1126/science.1170769","ISSN":"1095-9203","issue":"5925","journalAbbreviation":"Science","language":"eng","note":"PMID: 19372432","page":"400-403","source":"PubMed","title":"Recursive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Pr="00D541E8">
        <w:fldChar w:fldCharType="separate"/>
      </w:r>
      <w:r w:rsidRPr="00D541E8">
        <w:rPr>
          <w:rFonts w:ascii="Calibri" w:hAnsi="Calibri" w:cs="Calibri"/>
          <w:sz w:val="20"/>
          <w:szCs w:val="20"/>
          <w:vertAlign w:val="superscript"/>
        </w:rPr>
        <w:t>18</w:t>
      </w:r>
      <w:r w:rsidRPr="00D541E8">
        <w:fldChar w:fldCharType="end"/>
      </w:r>
      <w:r w:rsidRPr="00D541E8">
        <w:t xml:space="preserve"> have </w:t>
      </w:r>
      <w:bookmarkEnd w:id="34"/>
      <w:r w:rsidRPr="00D541E8">
        <w:t xml:space="preserve">also been shown to improve academic outcomes in </w:t>
      </w:r>
      <w:r w:rsidR="008845D2" w:rsidRPr="00D541E8">
        <w:t xml:space="preserve">marginalized </w:t>
      </w:r>
      <w:bookmarkStart w:id="35" w:name="_Hlk116635573"/>
      <w:r w:rsidR="008845D2" w:rsidRPr="00D541E8">
        <w:t>populations.</w:t>
      </w:r>
      <w:r w:rsidR="008845D2" w:rsidRPr="00D541E8">
        <w:fldChar w:fldCharType="begin"/>
      </w:r>
      <w:r w:rsidR="00116024">
        <w:instrText xml:space="preserve"> ADDIN ZOTERO_ITEM CSL_CITATION {"citationID":"o90LeuEo","properties":{"formattedCitation":"\\super 18,41\\nosupersub{}","plainCitation":"18,41","noteIndex":0},"citationItems":[{"id":"ra6rKh9J/DVpWtcs9","uris":["http://zotero.org/users/9779440/items/KCRZ93HL"],"itemData":{"id":207,"type":"article-journal","abstract":"A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discussed.","container-title":"Science (New York, N.Y.)","DOI":"10.1126/science.1170769","ISSN":"1095-9203","issue":"5925","journalAbbreviation":"Science","language":"eng","note":"PMID: 19372432","page":"400-403","source":"PubMed","title":"Recursive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id":"ra6rKh9J/mcW1yWAz","uris":["http://zotero.org/users/9779440/items/QFBFK4L3"],"itemData":{"id":217,"type":"article-journal","abstract":"Two randomized field experiments tested a social-psychological intervention designed to improve minority student performance and increase our understanding of how psychological threat mediates performance in chronically evaluative real-world environments. We expected that the risk of confirming a negative stereotype aimed at one's group could undermine academic performance in minority students by elevating their level of psychological threat. We tested whether such psychological threat could be lessened by having students reaffirm their sense of personal adequacy or \"self-integrity.\" The intervention, a brief in-class writing assignment, significantly improved the grades of African American students and reduced the racial achievement gap by 40%. These results suggest that the racial achievement gap, a major social concern in the United States, could be ameliorated by the use of timely and targeted social-psychological interventions.","container-title":"Science (New York, N.Y.)","DOI":"10.1126/science.1128317","ISSN":"1095-9203","issue":"5791","journalAbbreviation":"Science","language":"eng","note":"PMID: 16946074","page":"1307-1310","source":"PubMed","title":"Reducing the racial achievement gap: a social-psychological intervention","title-short":"Reducing the racial achievement gap","volume":"313","author":[{"family":"Cohen","given":"Geoffrey L."},{"family":"Garcia","given":"Julio"},{"family":"Apfel","given":"Nancy"},{"family":"Master","given":"Allison"}],"issued":{"date-parts":[["2006",9,1]]}}}],"schema":"https://github.com/citation-style-language/schema/raw/master/csl-citation.json"} </w:instrText>
      </w:r>
      <w:r w:rsidR="008845D2" w:rsidRPr="00D541E8">
        <w:fldChar w:fldCharType="separate"/>
      </w:r>
      <w:r w:rsidR="008845D2" w:rsidRPr="00D541E8">
        <w:rPr>
          <w:rFonts w:ascii="Calibri" w:hAnsi="Calibri" w:cs="Calibri"/>
          <w:sz w:val="20"/>
          <w:szCs w:val="24"/>
          <w:vertAlign w:val="superscript"/>
        </w:rPr>
        <w:t>18,41</w:t>
      </w:r>
      <w:r w:rsidR="008845D2" w:rsidRPr="00D541E8">
        <w:fldChar w:fldCharType="end"/>
      </w:r>
      <w:r w:rsidR="008845D2" w:rsidRPr="00D541E8">
        <w:t xml:space="preserve"> Indeed</w:t>
      </w:r>
      <w:bookmarkEnd w:id="35"/>
      <w:r w:rsidRPr="00D541E8">
        <w:t xml:space="preserve">, the presence of core personal values and values-driven goals have been found to be key features of a high in sense of purpose for </w:t>
      </w:r>
      <w:bookmarkStart w:id="36" w:name="_Hlk116636037"/>
      <w:r w:rsidRPr="00D541E8">
        <w:t>youth</w:t>
      </w:r>
      <w:r w:rsidR="00BB3E25" w:rsidRPr="00D541E8">
        <w:t>;</w:t>
      </w:r>
      <w:r w:rsidRPr="00D541E8">
        <w:fldChar w:fldCharType="begin"/>
      </w:r>
      <w:r w:rsidR="00116024">
        <w:instrText xml:space="preserve"> ADDIN ZOTERO_ITEM CSL_CITATION {"citationID":"FaVk6qjF","properties":{"formattedCitation":"\\super 42\\nosupersub{}","plainCitation":"42","noteIndex":0},"citationItems":[{"id":"ra6rKh9J/LuBE7zhA","uris":["http://zotero.org/users/9779440/items/7LXV98ZK"],"itemData":{"id":219,"type":"article-journal","container-title":"Dissertation Abstracts International. (UMI No. 3187267).","journalAbbreviation":"Stanford Center on Adolescence","title":"Portraits of purpose: A study examining the ways a sense of purpose contributes to positive youth development","URL":"http://stanford.edu/group/adolescence/cgi-bin/coa/publications/portraits-purpose-study-examining-ways-sense-purpose-contributes-positive-youth-develop","author":[{"family":"Bronk","given":"Kendall Cotton"}],"accessed":{"date-parts":[["2022",10,14]]},"issued":{"date-parts":[["2005"]]}}}],"schema":"https://github.com/citation-style-language/schema/raw/master/csl-citation.json"} </w:instrText>
      </w:r>
      <w:r w:rsidRPr="00D541E8">
        <w:fldChar w:fldCharType="separate"/>
      </w:r>
      <w:r w:rsidRPr="00D541E8">
        <w:rPr>
          <w:rFonts w:ascii="Calibri" w:hAnsi="Calibri" w:cs="Calibri"/>
          <w:sz w:val="20"/>
          <w:szCs w:val="20"/>
          <w:vertAlign w:val="superscript"/>
        </w:rPr>
        <w:t>42</w:t>
      </w:r>
      <w:r w:rsidRPr="00D541E8">
        <w:fldChar w:fldCharType="end"/>
      </w:r>
      <w:r w:rsidRPr="00D541E8">
        <w:t xml:space="preserve"> thus</w:t>
      </w:r>
      <w:bookmarkEnd w:id="36"/>
      <w:r w:rsidRPr="00D541E8">
        <w:t xml:space="preserve">, increasing awareness of personal core values and setting goals related to these values should promote sense of purpose in youth. Each of these interventions has been classified as a “wise” intervention. Wise interventions are theorized to, by targeting one specific psychological process, produce a recursive process of positive change across a potentially broad spectrum of health, character, and human functioning </w:t>
      </w:r>
      <w:bookmarkStart w:id="37" w:name="_Hlk116636512"/>
      <w:r w:rsidR="000C7B20" w:rsidRPr="00D541E8">
        <w:t>outcomes.</w:t>
      </w:r>
      <w:r w:rsidR="000C7B20" w:rsidRPr="00D541E8">
        <w:fldChar w:fldCharType="begin"/>
      </w:r>
      <w:r w:rsidR="00116024">
        <w:instrText xml:space="preserve"> ADDIN ZOTERO_ITEM CSL_CITATION {"citationID":"2zBCKL6D","properties":{"formattedCitation":"\\super 11,19,36\\nosupersub{}","plainCitation":"11,19,36","noteIndex":0},"citationItems":[{"id":"ra6rKh9J/p9k8Bbvf","uris":["http://zotero.org/users/9779440/items/6TSRBTI4"],"itemData":{"id":168,"type":"article-journal","container-title":"Behavior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R."}],"issued":{"date-parts":[["2020"]]}}},{"id":"ra6rKh9J/L7ZaNFsE","uris":["http://zotero.org/users/9779440/items/2VR26L37"],"itemData":{"id":127,"type":"article-journal","DOI":"doi:10.1002/jclp.22020","issue":"8","journalAbbreviation":"J Clin Psychol.","page":"846-855","title":"Gratitude as a psychotherapeutic intervention","volume":"69","author":[{"family":"Emmons","given":"RA"},{"family":"Stern","given":"R."}],"issued":{"date-parts":[["2013"]]}}},{"id":"ra6rKh9J/2c6c9Dyp","uris":["http://zotero.org/users/9779440/items/HZESJ4ZF"],"itemData":{"id":193,"type":"article-journal","abstract":"BACKGROUND: Single-session interventions (SSIs) show promise in the prevention and treatment of youth psychopathology, carrying potential to improve the scalability and accessibility of youth psychological services. However, existing SSIs have conferred greater benefits for youths with anxiety, compared to depression or comorbid problems, and their effects have generally waned over time - particularly for follow-ups exceeding 3 months.\nMETHOD: To help address these discrepancies, we tested whether a novel SSI teaching growth mindset of personality (the belief that personality is malleable) could reduce depression and anxiety and strengthen perceived control in high-risk adolescents (N = 96, ages 12-15). At baseline, youths were randomized to receive a 30-min, computer-guided growth mindset intervention or a supportive-therapy control. Youths and parents reported youth anxiety and depressive symptoms, and youths reported their levels of perceived control, at baseline and across a 9-month follow-up period.\nRESULTS: Compared to the control program, the mindset intervention led to significantly greater improvements in parent-reported youth depression (d = .60) and anxiety (d = .28), youth-reported youth depression (d = .32), and youth-reported perceived behavioral control (d = .29) by 9-month follow-up. Intervention effects were nonsignificant for youth-reported anxiety, although 9-month effect sizes reached the small-to-medium range (d = .33). Intervention group youths also experienced more rapid improvements in parent-reported depression, youth-reported depression, and perceived behavioral control across the follow-up period, compared to control group youths.\nCONCLUSIONS: Findings suggest a promising, scalable SSI for reducing internalizing distress in high-risk adolescents.\nCLINICAL TRIAL REGISTRATION NUMBER: NCT03132298.","container-title":"Journal of Child Psychology and Psychiatry, and Allied Disciplines","DOI":"10.1111/jcpp.12811","ISSN":"1469-7610","issue":"2","journalAbbreviation":"J Child Psychol Psychiatry","language":"eng","note":"PMID: 28921523","page":"160-170","source":"PubMed","title":"A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depression","volume":"59","author":[{"family":"Schleider","given":"Jessica"},{"family":"Weisz","given":"John"}],"issued":{"date-parts":[["2018",2]]}}}],"schema":"https://github.com/citation-style-language/schema/raw/master/csl-citation.json"} </w:instrText>
      </w:r>
      <w:r w:rsidR="000C7B20" w:rsidRPr="00D541E8">
        <w:fldChar w:fldCharType="separate"/>
      </w:r>
      <w:r w:rsidR="000C7B20" w:rsidRPr="00D541E8">
        <w:rPr>
          <w:rFonts w:ascii="Calibri" w:hAnsi="Calibri" w:cs="Calibri"/>
          <w:sz w:val="20"/>
          <w:szCs w:val="24"/>
          <w:vertAlign w:val="superscript"/>
        </w:rPr>
        <w:t>11,19,36</w:t>
      </w:r>
      <w:r w:rsidR="000C7B20" w:rsidRPr="00D541E8">
        <w:fldChar w:fldCharType="end"/>
      </w:r>
      <w:bookmarkEnd w:id="37"/>
    </w:p>
    <w:p w14:paraId="6824A94C" w14:textId="372FE6A5" w:rsidR="00923648" w:rsidRPr="00D541E8" w:rsidRDefault="00923648" w:rsidP="002C71AA">
      <w:pPr>
        <w:shd w:val="clear" w:color="auto" w:fill="FFFFFF" w:themeFill="background1"/>
      </w:pPr>
      <w:bookmarkStart w:id="38" w:name="_Hlk116652839"/>
      <w:bookmarkEnd w:id="26"/>
      <w:r w:rsidRPr="00D541E8">
        <w:t xml:space="preserve">Besides their promising therapeutic potential, two other important factors informed our focus on character strength interventions. First, because character strengths interventions focus on positive human characteristics and broader human functioning—rather than on psychopathology like most traditional treatments—they are low-stigma as they do not refer to the terms “depression” or </w:t>
      </w:r>
      <w:bookmarkStart w:id="39" w:name="_Hlk116636636"/>
      <w:r w:rsidRPr="00D541E8">
        <w:t>“anxiety”</w:t>
      </w:r>
      <w:r w:rsidR="00415EF5" w:rsidRPr="00D541E8">
        <w:t>,</w:t>
      </w:r>
      <w:r w:rsidRPr="00D541E8">
        <w:fldChar w:fldCharType="begin"/>
      </w:r>
      <w:r w:rsidR="00116024">
        <w:instrText xml:space="preserve"> ADDIN ZOTERO_ITEM CSL_CITATION {"citationID":"8RK82vB8","properties":{"formattedCitation":"\\super 21\\nosupersub{}","plainCitation":"21","noteIndex":0},"citationItems":[{"id":"ra6rKh9J/dt5tOdGB","uris":["http://zotero.org/users/9779440/items/Y7Y95VAF"],"itemData":{"id":137,"type":"article-journal","abstract":"Despite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 = 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Rev","language":"en","page":"70-101","source":"Springer Link","title":"Harnessing Wise Interventions to Advance the Potency and Reach of Youth Mental Health Services","volume":"23","author":[{"family":"Schleider","given":"Jessica L."},{"family":"Mullarkey","given":"Michael C."},{"family":"Chacko","given":"Anil"}],"issued":{"date-parts":[["2020",3,1]]}}}],"schema":"https://github.com/citation-style-language/schema/raw/master/csl-citation.json"} </w:instrText>
      </w:r>
      <w:r w:rsidRPr="00D541E8">
        <w:fldChar w:fldCharType="separate"/>
      </w:r>
      <w:r w:rsidRPr="00D541E8">
        <w:rPr>
          <w:rFonts w:ascii="Calibri" w:hAnsi="Calibri" w:cs="Calibri"/>
          <w:sz w:val="20"/>
          <w:szCs w:val="20"/>
          <w:vertAlign w:val="superscript"/>
        </w:rPr>
        <w:t>21</w:t>
      </w:r>
      <w:r w:rsidRPr="00D541E8">
        <w:fldChar w:fldCharType="end"/>
      </w:r>
      <w:r w:rsidRPr="00D541E8">
        <w:t xml:space="preserve"> which </w:t>
      </w:r>
      <w:bookmarkEnd w:id="39"/>
      <w:r w:rsidRPr="00D541E8">
        <w:t xml:space="preserve">may connote mental illness. This emphasis on broader human functioning, rather than a specific reference to the treatment of mental health problems, is particularly desirable in contexts where stigma </w:t>
      </w:r>
      <w:bookmarkStart w:id="40" w:name="_Hlk116636679"/>
      <w:r w:rsidRPr="00D541E8">
        <w:t xml:space="preserve">may inhibit </w:t>
      </w:r>
      <w:bookmarkEnd w:id="40"/>
      <w:r w:rsidR="002E3C22" w:rsidRPr="00D541E8">
        <w:t>help-seeking.</w:t>
      </w:r>
      <w:r w:rsidR="002E3C22" w:rsidRPr="00D541E8">
        <w:fldChar w:fldCharType="begin"/>
      </w:r>
      <w:r w:rsidR="00116024">
        <w:instrText xml:space="preserve"> ADDIN ZOTERO_ITEM CSL_CITATION {"citationID":"8sI5X3z8","properties":{"formattedCitation":"\\super 11,21\\nosupersub{}","plainCitation":"11,21","noteIndex":0},"citationItems":[{"id":"ra6rKh9J/p9k8Bbvf","uris":["http://zotero.org/users/9779440/items/6TSRBTI4"],"itemData":{"id":168,"type":"article-journal","container-title":"Behavior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R."}],"issued":{"date-parts":[["2020"]]}}},{"id":"ra6rKh9J/dt5tOdGB","uris":["http://zotero.org/users/9779440/items/Y7Y95VAF"],"itemData":{"id":137,"type":"article-journal","abstract":"Despite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 = 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Rev","language":"en","page":"70-101","source":"Springer Link","title":"Harnessing Wise Interventions to Advance the Potency and Reach of Youth Mental Health Services","volume":"23","author":[{"family":"Schleider","given":"Jessica L."},{"family":"Mullarkey","given":"Michael C."},{"family":"Chacko","given":"Anil"}],"issued":{"date-parts":[["2020",3,1]]}}}],"schema":"https://github.com/citation-style-language/schema/raw/master/csl-citation.json"} </w:instrText>
      </w:r>
      <w:r w:rsidR="002E3C22" w:rsidRPr="00D541E8">
        <w:fldChar w:fldCharType="separate"/>
      </w:r>
      <w:r w:rsidR="002E3C22" w:rsidRPr="00D541E8">
        <w:rPr>
          <w:rFonts w:ascii="Calibri" w:hAnsi="Calibri" w:cs="Calibri"/>
          <w:sz w:val="20"/>
          <w:szCs w:val="24"/>
          <w:vertAlign w:val="superscript"/>
        </w:rPr>
        <w:t>11,21</w:t>
      </w:r>
      <w:r w:rsidR="002E3C22" w:rsidRPr="00D541E8">
        <w:fldChar w:fldCharType="end"/>
      </w:r>
      <w:r w:rsidR="002E3C22" w:rsidRPr="00D541E8">
        <w:t xml:space="preserve"> Second</w:t>
      </w:r>
      <w:r w:rsidRPr="00D541E8">
        <w:t xml:space="preserve">, because character strength interventions are brief and simple, they can be delivered easily </w:t>
      </w:r>
      <w:bookmarkStart w:id="41" w:name="_Hlk116636709"/>
      <w:r w:rsidRPr="00D541E8">
        <w:t>by lay-providers</w:t>
      </w:r>
      <w:r w:rsidR="00415EF5" w:rsidRPr="00D541E8">
        <w:t>.</w:t>
      </w:r>
      <w:r w:rsidRPr="00D541E8">
        <w:fldChar w:fldCharType="begin"/>
      </w:r>
      <w:r w:rsidR="00116024">
        <w:instrText xml:space="preserve"> ADDIN ZOTERO_ITEM CSL_CITATION {"citationID":"AyQVBqHv","properties":{"formattedCitation":"\\super 40\\nosupersub{}","plainCitation":"40","noteIndex":0},"citationItems":[{"id":"ra6rKh9J/I1bCFL6q","uris":["http://zotero.org/users/9779440/items/IILE6C8N"],"itemData":{"id":215,"type":"article-journal","abstract":"The effect of a grateful outlook on psychological and physical well-being was examined. In Studies 1 and 2, participants were randomly assigned to 1 of 3 experimental conditions (hassles, gratitude listing, and either neutral life events or social comparison); they then kept weekly (Study 1) or daily (Study 2) records of their moods, coping behaviors, health behaviors, physical symptoms, and overall life appraisals. In a 3rd study, persons with neuromuscular disease were randomly assigned to either the gratitude condition or to a control condition. The gratitude-outlook groups exhibited heightened well-being across several, though not all, of the outcome measures across the 3 studies, relative to the comparison groups. The effect on positive affect appeared to be the most robust finding. Results suggest that a conscious focus on blessings may have emotional and interpersonal benefits. (PsycINFO Database Record (c) 2016 APA, all rights reserved)","container-title":"Journal of Personality and Social Psychology","DOI":"10.1037/0022-3514.84.2.377","ISSN":"1939-1315","note":"publisher-place: US\npublisher: American Psychological Association","page":"377-389","source":"APA PsycNet","title":"Counting blessings versus burdens: An experimental investigation of gratitude and subjective well-being in daily life","title-short":"Counting blessings versus burdens","volume":"84","author":[{"family":"Emmons","given":"Robert A."},{"family":"McCullough","given":"Michael E."}],"issued":{"date-parts":[["2003"]]}}}],"schema":"https://github.com/citation-style-language/schema/raw/master/csl-citation.json"} </w:instrText>
      </w:r>
      <w:r w:rsidRPr="00D541E8">
        <w:fldChar w:fldCharType="separate"/>
      </w:r>
      <w:r w:rsidRPr="00D541E8">
        <w:rPr>
          <w:rFonts w:ascii="Calibri" w:hAnsi="Calibri" w:cs="Calibri"/>
          <w:sz w:val="20"/>
          <w:szCs w:val="20"/>
          <w:vertAlign w:val="superscript"/>
        </w:rPr>
        <w:t>40</w:t>
      </w:r>
      <w:r w:rsidRPr="00D541E8">
        <w:fldChar w:fldCharType="end"/>
      </w:r>
      <w:r w:rsidRPr="00D541E8">
        <w:t xml:space="preserve"> For </w:t>
      </w:r>
      <w:bookmarkEnd w:id="41"/>
      <w:r w:rsidRPr="00D541E8">
        <w:t xml:space="preserve">settings in which there is a paucity of </w:t>
      </w:r>
      <w:bookmarkStart w:id="42" w:name="_Hlk116637679"/>
      <w:r w:rsidRPr="00D541E8">
        <w:t>caregiving experts</w:t>
      </w:r>
      <w:r w:rsidR="00415EF5" w:rsidRPr="00D541E8">
        <w:t>,</w:t>
      </w:r>
      <w:r w:rsidRPr="00D541E8">
        <w:fldChar w:fldCharType="begin"/>
      </w:r>
      <w:r w:rsidR="00116024">
        <w:instrText xml:space="preserve"> ADDIN ZOTERO_ITEM CSL_CITATION {"citationID":"qJl9bh1m","properties":{"formattedCitation":"\\super 43\\nosupersub{}","plainCitation":"43","noteIndex":0},"citationItems":[{"id":"ra6rKh9J/mRbx0y9M","uris":["http://zotero.org/users/9779440/items/FIHFFRUY"],"itemData":{"id":221,"type":"webpage","container-title":"World Health Organization.","language":"en","title":"Global Health Observatory data repository | Human resources - Data by country.","URL":"https://apps.who.int/gho/data/node.main.MHHR?lang=en","author":[{"family":"World Health Organization","given":""}],"accessed":{"date-parts":[["2021",1,27]]},"issued":{"date-parts":[["2019",4,25]]}}}],"schema":"https://github.com/citation-style-language/schema/raw/master/csl-citation.json"} </w:instrText>
      </w:r>
      <w:r w:rsidRPr="00D541E8">
        <w:fldChar w:fldCharType="separate"/>
      </w:r>
      <w:r w:rsidRPr="00D541E8">
        <w:rPr>
          <w:rFonts w:ascii="Calibri" w:hAnsi="Calibri" w:cs="Calibri"/>
          <w:sz w:val="20"/>
          <w:szCs w:val="20"/>
          <w:vertAlign w:val="superscript"/>
        </w:rPr>
        <w:t>43</w:t>
      </w:r>
      <w:r w:rsidRPr="00D541E8">
        <w:fldChar w:fldCharType="end"/>
      </w:r>
      <w:r w:rsidRPr="00D541E8">
        <w:t xml:space="preserve"> task-shifting </w:t>
      </w:r>
      <w:bookmarkEnd w:id="42"/>
      <w:r w:rsidRPr="00D541E8">
        <w:t xml:space="preserve">through the use of lay-providers can be an important avenue of expanding healthcare </w:t>
      </w:r>
      <w:bookmarkStart w:id="43" w:name="_Hlk116638253"/>
      <w:r w:rsidR="008A6B18" w:rsidRPr="00D541E8">
        <w:t>access.</w:t>
      </w:r>
      <w:r w:rsidR="008A6B18" w:rsidRPr="00D541E8">
        <w:fldChar w:fldCharType="begin"/>
      </w:r>
      <w:r w:rsidR="00116024">
        <w:instrText xml:space="preserve"> ADDIN ZOTERO_ITEM CSL_CITATION {"citationID":"f7Z6rcBX","properties":{"formattedCitation":"\\super 12,44\\nosupersub{}","plainCitation":"12,44","noteIndex":0},"citationItems":[{"id":"ra6rKh9J/mY7Rxy0b","uris":["http://zotero.org/users/9779440/items/F5C94LQK"],"itemData":{"id":233,"type":"report","abstract":"Objective: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Framework","title":"Training and Supervising Lay-providers in Low-income Settings: A Mixed-methods Study of Task-sharing from the Shamiri Randomized Controlled Trial","URL":"https://osf.io/bqznm","author":[{"family":"Venturo-Conerly","given":"Katherine E."},{"family":"Roe","given":"Elizabeth"},{"family":"Wasil","given":"Akash"},{"family":"Osborn","given":"Tom L"}]}},{"id":"ra6rKh9J/I0PsAQym","uris":["http://zotero.org/users/9779440/items/U4W7GCLN"],"itemData":{"id":234,"type":"article-journal","abstract":"Common mental disorders, including depression, anxiety, and posttraumatic stress, are leading causes of disability worldwide. Treatment for these disorders is limited in low- and middle-income countries. This systematic review synthesizes the implementation processes and examines the effectiveness of psychological treatments for common mental disorders in adults delivered by nonspecialist providers in low- and middle-income countries. In total, 27 trials met the eligibility criteria; most treatments targeted depression or posttraumatic stress. Treatments were commonly delivered by community health workers or peers in primary care or community settings; they usually were delivered with fewer than 10 sessions over 2-3 months in an individual, face-to-face format. Treatments included common elements, such as nonspecific engagement and specific domains of behavioral, interpersonal, emotional, and cognitive elements. The pooled effect size was 0.49 (95% confidence interval = 0.36-0.62), favoring intervention conditions. Our review demonstrates that psychological treatments-comprising a parsimonious set of common elements and delivered by a low-cost, widely available human resource-have moderate to strong effects in reducing the burden of common mental disorders.","container-title":"Annual Review of Clinical Psychology","DOI":"10.1146/annurev-clinpsy-032816-045217","ISSN":"1548-5951","journalAbbreviation":"Annu Rev Clin Psychol","language":"eng","note":"PMID: 28482687\nPMCID: PMC5506549","page":"149-181","source":"PubMed","title":"Psychological Treatments for the World: Lessons from Low- and Middle-Income Countries","title-short":"Psychological Treatments for the World","volume":"13","author":[{"family":"Singla","given":"Daisy R."},{"family":"Kohrt","given":"Brandon A."},{"family":"Murray","given":"Laura K."},{"family":"Anand","given":"Arpita"},{"family":"Chorpita","given":"Bruce F."},{"family":"Patel","given":"Vikram"}],"issued":{"date-parts":[["2017",5,8]]}}}],"schema":"https://github.com/citation-style-language/schema/raw/master/csl-citation.json"} </w:instrText>
      </w:r>
      <w:r w:rsidR="008A6B18" w:rsidRPr="00D541E8">
        <w:fldChar w:fldCharType="separate"/>
      </w:r>
      <w:r w:rsidR="008A6B18" w:rsidRPr="00D541E8">
        <w:rPr>
          <w:rFonts w:ascii="Calibri" w:hAnsi="Calibri" w:cs="Calibri"/>
          <w:sz w:val="20"/>
          <w:szCs w:val="24"/>
          <w:vertAlign w:val="superscript"/>
        </w:rPr>
        <w:t>12,44</w:t>
      </w:r>
      <w:r w:rsidR="008A6B18" w:rsidRPr="00D541E8">
        <w:fldChar w:fldCharType="end"/>
      </w:r>
      <w:r w:rsidR="009C63E8" w:rsidRPr="00D541E8">
        <w:t xml:space="preserve"> </w:t>
      </w:r>
      <w:r w:rsidR="008A6B18" w:rsidRPr="00D541E8">
        <w:t xml:space="preserve">Our </w:t>
      </w:r>
      <w:bookmarkEnd w:id="43"/>
      <w:r w:rsidR="008A6B18" w:rsidRPr="00D541E8">
        <w:t xml:space="preserve">group’s Shamiri Intervention, for example, is delivered accurately and skillfully by 18-to-22 year-old lay-providers with 10 hours of training and weekly </w:t>
      </w:r>
      <w:bookmarkStart w:id="44" w:name="_Hlk116638324"/>
      <w:r w:rsidR="008A6B18" w:rsidRPr="00D541E8">
        <w:t>supervision.</w:t>
      </w:r>
      <w:r w:rsidR="008A6B18" w:rsidRPr="00D541E8">
        <w:fldChar w:fldCharType="begin"/>
      </w:r>
      <w:r w:rsidR="00116024">
        <w:instrText xml:space="preserve"> ADDIN ZOTERO_ITEM CSL_CITATION {"citationID":"oKEQdD4U","properties":{"formattedCitation":"\\super 11,12\\nosupersub{}","plainCitation":"11,12","noteIndex":0},"citationItems":[{"id":"ra6rKh9J/p9k8Bbvf","uris":["http://zotero.org/users/9779440/items/6TSRBTI4"],"itemData":{"id":168,"type":"article-journal","container-title":"Behavior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R."}],"issued":{"date-parts":[["2020"]]}}},{"id":"ra6rKh9J/mY7Rxy0b","uris":["http://zotero.org/users/9779440/items/F5C94LQK"],"itemData":{"id":233,"type":"report","abstract":"Objective: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Framework","title":"Training and Supervising Lay-providers in Low-income Settings: A Mixed-methods Study of Task-sharing from the Shamiri Randomized Controlled Trial","URL":"https://osf.io/bqznm","author":[{"family":"Venturo-Conerly","given":"Katherine E."},{"family":"Roe","given":"Elizabeth"},{"family":"Wasil","given":"Akash"},{"family":"Osborn","given":"Tom L"}]}}],"schema":"https://github.com/citation-style-language/schema/raw/master/csl-citation.json"} </w:instrText>
      </w:r>
      <w:r w:rsidR="008A6B18" w:rsidRPr="00D541E8">
        <w:fldChar w:fldCharType="separate"/>
      </w:r>
      <w:r w:rsidR="008A6B18" w:rsidRPr="00D541E8">
        <w:rPr>
          <w:rFonts w:ascii="Calibri" w:hAnsi="Calibri" w:cs="Calibri"/>
          <w:sz w:val="20"/>
          <w:szCs w:val="24"/>
          <w:vertAlign w:val="superscript"/>
        </w:rPr>
        <w:t>11,12</w:t>
      </w:r>
      <w:r w:rsidR="008A6B18" w:rsidRPr="00D541E8">
        <w:fldChar w:fldCharType="end"/>
      </w:r>
      <w:r w:rsidR="008A6B18" w:rsidRPr="00D541E8">
        <w:t xml:space="preserve"> In</w:t>
      </w:r>
      <w:bookmarkEnd w:id="44"/>
      <w:r w:rsidR="008A6B18" w:rsidRPr="00D541E8">
        <w:t xml:space="preserve"> sum</w:t>
      </w:r>
      <w:r w:rsidRPr="00D541E8">
        <w:t xml:space="preserve">, character strength interventions are promising for improving public health because they can be feasibly delivered through a cost-effective and scalable </w:t>
      </w:r>
      <w:bookmarkStart w:id="45" w:name="_Hlk116638571"/>
      <w:r w:rsidRPr="00D541E8">
        <w:t>model</w:t>
      </w:r>
      <w:r w:rsidR="00415EF5" w:rsidRPr="00D541E8">
        <w:t>.</w:t>
      </w:r>
      <w:r w:rsidRPr="00D541E8">
        <w:fldChar w:fldCharType="begin"/>
      </w:r>
      <w:r w:rsidR="00116024">
        <w:instrText xml:space="preserve"> ADDIN ZOTERO_ITEM CSL_CITATION {"citationID":"BjnUqBY9","properties":{"formattedCitation":"\\super 45\\nosupersub{}","plainCitation":"45","noteIndex":0},"citationItems":[{"id":"ra6rKh9J/UgEMqqxu","uris":["http://zotero.org/users/9779440/items/3NC45SR9"],"itemData":{"id":237,"type":"article","abstract":"-\tAdolescent mental health problems—which are associated with many negative life outcomes—are prevalent in low-income regions such as those in Sub Saharan Africa (SSA) yet many youths suffering from these problems never get treatment.\n-\tExisting treatments are inaccessible to SSA youths because they are long, costly, and require expert delivery in a setting where incomes are low, and a paucity of caregivers exist and where social stigma limits help-seeking.\n-\tMost of the efforts to develop interventions for youth mental have been led by researchers from Western high-income countries and can be criticized as socio-culturally inappropriate and costly. \n-\tTo guide intervention development efforts, we propose a four-step approach that encourages researchers to develop mental health interventions that are simple, stigma-free, scalable and school-based. Through this four-step approach, researchers can expand mental healthcare access in SSA by developing interventions that circumvent existing barriers.","DOI":"10.31234/osf.io/apku2","language":"en-us","publisher":"PsyArXiv","source":"OSF Preprints","title":"Simple, Stigma-free, Scalable, and School-based: A Four-step Approach to Developing Adolescent Mental Health Treatments in Sub Saharan Africa","title-short":"Simple, Stigma-free, Scalable, and School-based","URL":"https://psyarxiv.com/apku2/","author":[{"family":"Osborn","given":"Tom L."},{"family":"Wasanga","given":"Christine"}],"accessed":{"date-parts":[["2022",10,14]]},"issued":{"date-parts":[["2020",8,10]]}}}],"schema":"https://github.com/citation-style-language/schema/raw/master/csl-citation.json"} </w:instrText>
      </w:r>
      <w:r w:rsidRPr="00D541E8">
        <w:fldChar w:fldCharType="separate"/>
      </w:r>
      <w:r w:rsidRPr="00D541E8">
        <w:rPr>
          <w:rFonts w:ascii="Calibri" w:hAnsi="Calibri" w:cs="Calibri"/>
          <w:sz w:val="20"/>
          <w:szCs w:val="20"/>
          <w:vertAlign w:val="superscript"/>
        </w:rPr>
        <w:t>45</w:t>
      </w:r>
      <w:r w:rsidRPr="00D541E8">
        <w:fldChar w:fldCharType="end"/>
      </w:r>
      <w:bookmarkEnd w:id="38"/>
      <w:bookmarkEnd w:id="45"/>
    </w:p>
    <w:p w14:paraId="06B4AFCB" w14:textId="6156012A" w:rsidR="00923648" w:rsidRPr="00D541E8" w:rsidRDefault="00923648" w:rsidP="002C71AA">
      <w:pPr>
        <w:shd w:val="clear" w:color="auto" w:fill="FFFFFF" w:themeFill="background1"/>
      </w:pPr>
      <w:r w:rsidRPr="00D541E8">
        <w:t>Character strength interventions can improve adolescent public health, psychosocial, and educational outcomes in high-risk settings.</w:t>
      </w:r>
    </w:p>
    <w:p w14:paraId="7A8D502B" w14:textId="38CF9676" w:rsidR="00923648" w:rsidRPr="00D541E8" w:rsidRDefault="00923648" w:rsidP="002C71AA">
      <w:pPr>
        <w:shd w:val="clear" w:color="auto" w:fill="FFFFFF" w:themeFill="background1"/>
      </w:pPr>
      <w:bookmarkStart w:id="46" w:name="_Hlk116652890"/>
      <w:r w:rsidRPr="00D541E8">
        <w:t xml:space="preserve">Our group has tested the effects of a brief character strength intervention </w:t>
      </w:r>
      <w:bookmarkStart w:id="47" w:name="_Hlk116638683"/>
      <w:r w:rsidRPr="00D541E8">
        <w:t>(the Shamiri intervention</w:t>
      </w:r>
      <w:r w:rsidRPr="00D541E8">
        <w:fldChar w:fldCharType="begin"/>
      </w:r>
      <w:r w:rsidR="00116024">
        <w:instrText xml:space="preserve"> ADDIN ZOTERO_ITEM CSL_CITATION {"citationID":"3ZHbi8De","properties":{"formattedCitation":"\\super 12\\nosupersub{}","plainCitation":"12","noteIndex":0},"citationItems":[{"id":"ra6rKh9J/mY7Rxy0b","uris":["http://zotero.org/users/9779440/items/F5C94LQK"],"itemData":{"id":233,"type":"report","abstract":"Objective: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Framework","title":"Training and Supervising Lay-providers in Low-income Settings: A Mixed-methods Study of Task-sharing from the Shamiri Randomized Controlled Trial","URL":"https://osf.io/bqznm","author":[{"family":"Venturo-Conerly","given":"Katherine E."},{"family":"Roe","given":"Elizabeth"},{"family":"Wasil","given":"Akash"},{"family":"Osborn","given":"Tom L"}]}}],"schema":"https://github.com/citation-style-language/schema/raw/master/csl-citation.json"} </w:instrText>
      </w:r>
      <w:r w:rsidRPr="00D541E8">
        <w:fldChar w:fldCharType="separate"/>
      </w:r>
      <w:r w:rsidRPr="00D541E8">
        <w:rPr>
          <w:rFonts w:ascii="Calibri" w:hAnsi="Calibri" w:cs="Calibri"/>
          <w:sz w:val="20"/>
          <w:szCs w:val="20"/>
          <w:vertAlign w:val="superscript"/>
        </w:rPr>
        <w:t>12</w:t>
      </w:r>
      <w:r w:rsidRPr="00D541E8">
        <w:fldChar w:fldCharType="end"/>
      </w:r>
      <w:r w:rsidRPr="00D541E8">
        <w:t xml:space="preserve">) on </w:t>
      </w:r>
      <w:bookmarkEnd w:id="47"/>
      <w:r w:rsidRPr="00D541E8">
        <w:t xml:space="preserve">important public health and developmental outcomes among Kenyan secondary school youths. </w:t>
      </w:r>
    </w:p>
    <w:p w14:paraId="1A49747D" w14:textId="1E20DA62" w:rsidR="00923648" w:rsidRPr="00D541E8" w:rsidRDefault="00923648" w:rsidP="002C71AA">
      <w:pPr>
        <w:shd w:val="clear" w:color="auto" w:fill="FFFFFF" w:themeFill="background1"/>
      </w:pPr>
      <w:r w:rsidRPr="00D541E8">
        <w:t xml:space="preserve">Our first study, Shamiri 1.0, was an RCT with N=51 youths with clinically elevated depression and/or anxiety symptoms in Kibera (the most populous urban slum in Africa; 250,000 live in a 0.96 square mile </w:t>
      </w:r>
      <w:bookmarkStart w:id="48" w:name="_Hlk116638725"/>
      <w:r w:rsidRPr="00D541E8">
        <w:t>area)</w:t>
      </w:r>
      <w:r w:rsidR="00415EF5" w:rsidRPr="00D541E8">
        <w:t>.</w:t>
      </w:r>
      <w:r w:rsidRPr="00D541E8">
        <w:rPr>
          <w:rStyle w:val="FootnoteReference"/>
        </w:rPr>
        <w:t xml:space="preserve"> </w:t>
      </w:r>
      <w:bookmarkEnd w:id="48"/>
      <w:r w:rsidRPr="00D541E8">
        <w:fldChar w:fldCharType="begin"/>
      </w:r>
      <w:r w:rsidR="00116024">
        <w:instrText xml:space="preserve"> ADDIN ZOTERO_ITEM CSL_CITATION {"citationID":"IBsIr8Fu","properties":{"formattedCitation":"\\super 11\\nosupersub{}","plainCitation":"11","noteIndex":0},"citationItems":[{"id":"ra6rKh9J/p9k8Bbvf","uris":["http://zotero.org/users/9779440/items/6TSRBTI4"],"itemData":{"id":168,"type":"article-journal","container-title":"Behavior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Pr="00D541E8">
        <w:fldChar w:fldCharType="separate"/>
      </w:r>
      <w:r w:rsidRPr="00D541E8">
        <w:rPr>
          <w:rFonts w:ascii="Calibri" w:hAnsi="Calibri" w:cs="Calibri"/>
          <w:sz w:val="20"/>
          <w:szCs w:val="20"/>
          <w:vertAlign w:val="superscript"/>
        </w:rPr>
        <w:t>11</w:t>
      </w:r>
      <w:r w:rsidRPr="00D541E8">
        <w:fldChar w:fldCharType="end"/>
      </w:r>
      <w:r w:rsidRPr="00D541E8">
        <w:t xml:space="preserve"> We chose this setting because we wanted to test our intervention in an environment where risk appeared to be especially high and where there might be a particular need for a low-cost scalable approach to intervention. Participating youths were assigned to receive either the Shamiri intervention or an active “study-skills” control intervention of equal duration and dosage. Results showed significant reductions in depression (Cohen’s d = .32; p = .04) and anxiety (d = .54; p=.04) as well as improvements in academic performance (d = .32; p = .03) and perceived social support from friends (d = .71; p = .03) in the Shamiri groups than in the control-group from baseline to the four-week endpoint</w:t>
      </w:r>
      <w:bookmarkStart w:id="49" w:name="_Hlk116639072"/>
      <w:r w:rsidR="00415EF5" w:rsidRPr="00D541E8">
        <w:t>.</w:t>
      </w:r>
      <w:bookmarkEnd w:id="49"/>
      <w:r w:rsidRPr="00D541E8">
        <w:fldChar w:fldCharType="begin"/>
      </w:r>
      <w:r w:rsidR="00116024">
        <w:instrText xml:space="preserve"> ADDIN ZOTERO_ITEM CSL_CITATION {"citationID":"OP3sQ9LG","properties":{"formattedCitation":"\\super 46\\nosupersub{}","plainCitation":"46","noteIndex":0},"citationItems":[{"id":"ra6rKh9J/Cu3QveJJ","uris":["http://zotero.org/users/9779440/items/9WTD67UM"],"itemData":{"id":239,"type":"report","language":"ar","note":"ISBN: 9789241591591\nnumber-of-pages: 67","publisher":"World Health Organization","source":"apps.who.int","title":"Promoting mental health : concepts, emerging evidence, practice : summary report","title-short":"Promoting mental health","URL":"https://apps.who.int/iris/handle/10665/42940","author":[{"literal":"World Health Organization"}],"accessed":{"date-parts":[["2022",10,14]]},"issued":{"date-parts":[["2004"]]}}}],"schema":"https://github.com/citation-style-language/schema/raw/master/csl-citation.json"} </w:instrText>
      </w:r>
      <w:r w:rsidRPr="00D541E8">
        <w:fldChar w:fldCharType="separate"/>
      </w:r>
      <w:r w:rsidRPr="00D541E8">
        <w:rPr>
          <w:rFonts w:ascii="Calibri" w:hAnsi="Calibri" w:cs="Calibri"/>
          <w:sz w:val="20"/>
          <w:szCs w:val="20"/>
          <w:vertAlign w:val="superscript"/>
        </w:rPr>
        <w:t>46</w:t>
      </w:r>
      <w:r w:rsidRPr="00D541E8">
        <w:fldChar w:fldCharType="end"/>
      </w:r>
      <w:r w:rsidRPr="00D541E8">
        <w:t xml:space="preserve"> This study, published in Behavior Therapy, was the first of its kind to test such an intervention in SSA. </w:t>
      </w:r>
    </w:p>
    <w:p w14:paraId="0F06A46C" w14:textId="37457C16" w:rsidR="00923648" w:rsidRPr="00D541E8" w:rsidRDefault="00923648" w:rsidP="002C71AA">
      <w:pPr>
        <w:shd w:val="clear" w:color="auto" w:fill="FFFFFF" w:themeFill="background1"/>
      </w:pPr>
      <w:r w:rsidRPr="00D541E8">
        <w:t xml:space="preserve">In order to address the limitations of Shamiri 1.0—which were a modest sample size and limited follow-up—we completed a large substantially-powered, and pre-registered replication study, Shamiri 2.0, with N=413 high-symptom youths across diverse school settings in </w:t>
      </w:r>
      <w:bookmarkStart w:id="50" w:name="_Hlk116639093"/>
      <w:r w:rsidRPr="00D541E8">
        <w:t>Kenya</w:t>
      </w:r>
      <w:r w:rsidR="00415EF5" w:rsidRPr="00D541E8">
        <w:t>.</w:t>
      </w:r>
      <w:r w:rsidRPr="00D541E8">
        <w:fldChar w:fldCharType="begin"/>
      </w:r>
      <w:r w:rsidR="00116024">
        <w:instrText xml:space="preserve"> ADDIN ZOTERO_ITEM CSL_CITATION {"citationID":"VZR6l3mw","properties":{"formattedCitation":"\\super 13\\nosupersub{}","plainCitation":"13","noteIndex":0},"citationItems":[{"id":"ra6rKh9J/iZycIPK4","uris":["http://zotero.org/users/9779440/items/BBUAJ8JV"],"itemData":{"id":131,"type":"article-journal","abstract":"Importance: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R."}],"issued":{"date-parts":[["2021",8,1]]}}}],"schema":"https://github.com/citation-style-language/schema/raw/master/csl-citation.json"} </w:instrText>
      </w:r>
      <w:r w:rsidRPr="00D541E8">
        <w:fldChar w:fldCharType="separate"/>
      </w:r>
      <w:r w:rsidRPr="00D541E8">
        <w:rPr>
          <w:rFonts w:ascii="Calibri" w:hAnsi="Calibri" w:cs="Calibri"/>
          <w:sz w:val="20"/>
          <w:szCs w:val="20"/>
          <w:vertAlign w:val="superscript"/>
        </w:rPr>
        <w:t>13</w:t>
      </w:r>
      <w:r w:rsidRPr="00D541E8">
        <w:fldChar w:fldCharType="end"/>
      </w:r>
      <w:r w:rsidRPr="00D541E8">
        <w:t xml:space="preserve"> In </w:t>
      </w:r>
      <w:bookmarkEnd w:id="50"/>
      <w:r w:rsidRPr="00D541E8">
        <w:t xml:space="preserve">this study, which met the rigorous World Health Organization (WHO) and International Committee of Medical Journal Editors (ICMJE) standards for clinical trials, we also found larger reductions in depression (d = .35; p = .01) and anxiety (d = .37; p = .04) symptoms in the Shamiri groups than in the study-skills group from baseline to the four-week endpoint. Importantly, we also found that significant reductions were maintained at two-week follow-up, and, extended to seven-month follow-up. This study was one of the first to document, with substantial statistical power, the fact that character strength interventions can improve adolescent mental health outcomes, with effects that extend at least until seven-months after the intervention. These findings have recently been published at JAMA Psychiatry. </w:t>
      </w:r>
    </w:p>
    <w:bookmarkEnd w:id="46"/>
    <w:p w14:paraId="54F36620" w14:textId="42B21119" w:rsidR="00116050" w:rsidRPr="00D541E8" w:rsidRDefault="00923648" w:rsidP="002C71AA">
      <w:pPr>
        <w:shd w:val="clear" w:color="auto" w:fill="FFFFFF" w:themeFill="background1"/>
      </w:pPr>
      <w:r w:rsidRPr="00D541E8">
        <w:t xml:space="preserve">In summary, our group has—through the multicultural, interdisciplinary collaboration that is the gold standard for global health </w:t>
      </w:r>
      <w:bookmarkStart w:id="51" w:name="_Hlk116639320"/>
      <w:r w:rsidRPr="00D541E8">
        <w:t>research</w:t>
      </w:r>
      <w:r w:rsidRPr="00D541E8">
        <w:fldChar w:fldCharType="begin"/>
      </w:r>
      <w:r w:rsidR="00116024">
        <w:instrText xml:space="preserve"> ADDIN ZOTERO_ITEM CSL_CITATION {"citationID":"C1K9eNOw","properties":{"formattedCitation":"\\super 47\\nosupersub{}","plainCitation":"47","noteIndex":0},"citationItems":[{"id":"ra6rKh9J/ema3mHkW","uris":["http://zotero.org/users/9779440/items/IGMH7845"],"itemData":{"id":242,"type":"article-journal","container-title":"General Psychiatry","DOI":"10.1136/gpsych-2020-100351","ISSN":"2517-729X","issue":"6","journalAbbreviation":"Gen Psychiatr","note":"PMID: 33225214\nPMCID: PMC7646349","page":"e100351","source":"PubMed Central","title":"Where is the global in global mental health? A call for inclusive multicultural collaboration","title-short":"Where is the global in global mental health?","volume":"33","author":[{"family":"Osborn","given":"Tom L"},{"family":"Wasil","given":"Akash R"},{"family":"Weisz","given":"John R"},{"family":"Kleinman","given":"Arthur"},{"family":"Ndetei","given":"David M"}],"issued":{"date-parts":[["2020",11,5]]}}}],"schema":"https://github.com/citation-style-language/schema/raw/master/csl-citation.json"} </w:instrText>
      </w:r>
      <w:r w:rsidRPr="00D541E8">
        <w:fldChar w:fldCharType="separate"/>
      </w:r>
      <w:r w:rsidRPr="00D541E8">
        <w:rPr>
          <w:rFonts w:ascii="Calibri" w:hAnsi="Calibri" w:cs="Calibri"/>
          <w:sz w:val="20"/>
          <w:szCs w:val="24"/>
          <w:vertAlign w:val="superscript"/>
        </w:rPr>
        <w:t>47</w:t>
      </w:r>
      <w:r w:rsidRPr="00D541E8">
        <w:fldChar w:fldCharType="end"/>
      </w:r>
      <w:r w:rsidRPr="00D541E8">
        <w:t xml:space="preserve">— </w:t>
      </w:r>
      <w:bookmarkEnd w:id="51"/>
      <w:r w:rsidRPr="00D541E8">
        <w:t xml:space="preserve">explored the potential of character strength interventions for improving important mental health, wellbeing, and academic outcomes in an LMIC setting in which there is significant need for such an approach to interventions. Through these efforts, we have established that (1) character strength interventions are feasible, acceptable and can improve adolescent mental health, interpersonal, and educational </w:t>
      </w:r>
      <w:bookmarkStart w:id="52" w:name="_Hlk116639472"/>
      <w:r w:rsidR="00737544" w:rsidRPr="00D541E8">
        <w:t>outcomes,</w:t>
      </w:r>
      <w:r w:rsidR="00737544" w:rsidRPr="00D541E8">
        <w:fldChar w:fldCharType="begin"/>
      </w:r>
      <w:r w:rsidR="00116024">
        <w:instrText xml:space="preserve"> ADDIN ZOTERO_ITEM CSL_CITATION {"citationID":"TydH7uk0","properties":{"formattedCitation":"\\super 11,13,48\\nosupersub{}","plainCitation":"11,13,48","noteIndex":0},"citationItems":[{"id":"ra6rKh9J/p9k8Bbvf","uris":["http://zotero.org/users/9779440/items/6TSRBTI4"],"itemData":{"id":168,"type":"article-journal","container-title":"Behavior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R."}],"issued":{"date-parts":[["2020"]]}}},{"id":"ra6rKh9J/iZycIPK4","uris":["http://zotero.org/users/9779440/items/BBUAJ8JV"],"itemData":{"id":131,"type":"article-journal","abstract":"Importance: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R."}],"issued":{"date-parts":[["2021",8,1]]}}},{"id":"ra6rKh9J/AtmiCWmE","uris":["http://zotero.org/users/9779440/items/2273QZL7"],"itemData":{"id":20,"type":"article-journal","abstract":"BACKGROUND: Adolescent depression and anxiety symptoms are prevalent in sub-Saharan African countries, yet treatment options are scarce, and stigma limits help-seeking. Brief, computerized single-session interventions (SSIs) that contain empirically supported stigma-reducing elements may help expand access to treatment. We developed and evaluated such an intervention for Kenyan adolescents.\nMETHOD: High school students (N = 103, age 13-18) were randomized to a digital SSI Shamiri-Digital (Shamiri means \"thrive\" in Kiswahili) or a study-skills control intervention. Shamiri-Digital consisted of reading and writing activities about 3 concepts: growth mindset, gratitude, and value affirmation. Both Shamiri-Digital and the study-skills control condition were delivered electronically in schools.\nRESULTS: Compared to the control, Shamiri-Digital produced a greater reduction in adolescent depressive symptoms in both the full sample (p = .028, d = 0.50) and a subsample of youths with moderate to severe depression symptoms (p = .010, d = 0.83) from baseline to 2-week follow-up. The effects exceed the mean effects reported in meta-analyses of full-length, face-to-face psychotherapy for youth depression. There were no significant effects on anxiety symptoms, well-being, or happiness.\nCONCLUSION: This is the first report that a brief, computerized SSI may reduce depressive symptoms in adolescents in sub-Saharan Africa. Replication trials with extended follow-ups will help gauge the strength and durability of these effects. (PsycInfo Database Record (c) 2020 APA, all rights reserved).","container-title":"Journal of Consulting and Clinical Psychology","DOI":"10.1037/ccp0000505","ISSN":"1939-2117","issue":"7","journalAbbreviation":"J Consult Clin Psychol","language":"eng","note":"PMID: 32391709","page":"657-668","source":"PubMed","title":"Single-session digital intervention for adolescent depression, anxiety, and well-being: Outcomes of a randomized controlled trial with Kenyan adolescents","title-short":"Single-session digital intervention for adolescent depression, anxiety, and well-being","volume":"88","author":[{"family":"Osborn","given":"Tom L."},{"family":"Rodriguez","given":"Micaela"},{"family":"Wasil","given":"Akash R."},{"family":"Venturo-Conerly","given":"Katherine E."},{"family":"Gan","given":"Jenny"},{"family":"Alemu","given":"Rediet G."},{"family":"Roe","given":"Elizabeth"},{"family":"Arango G","given":"Susana"},{"family":"Otieno","given":"Benny H."},{"family":"Wasanga","given":"Christine M."},{"family":"Shingleton","given":"Rebecca"},{"family":"Weisz","given":"John R."}],"issued":{"date-parts":[["2020",7]]}}}],"schema":"https://github.com/citation-style-language/schema/raw/master/csl-citation.json"} </w:instrText>
      </w:r>
      <w:r w:rsidR="00737544" w:rsidRPr="00D541E8">
        <w:fldChar w:fldCharType="separate"/>
      </w:r>
      <w:r w:rsidR="00737544" w:rsidRPr="00D541E8">
        <w:rPr>
          <w:rFonts w:ascii="Calibri" w:hAnsi="Calibri" w:cs="Calibri"/>
          <w:sz w:val="20"/>
          <w:szCs w:val="24"/>
          <w:vertAlign w:val="superscript"/>
        </w:rPr>
        <w:t>11,13,48</w:t>
      </w:r>
      <w:r w:rsidR="00737544" w:rsidRPr="00D541E8">
        <w:fldChar w:fldCharType="end"/>
      </w:r>
      <w:r w:rsidR="00737544" w:rsidRPr="00D541E8">
        <w:t xml:space="preserve"> (2) character</w:t>
      </w:r>
      <w:r w:rsidRPr="00D541E8">
        <w:t xml:space="preserve"> </w:t>
      </w:r>
      <w:bookmarkEnd w:id="52"/>
      <w:r w:rsidRPr="00D541E8">
        <w:t xml:space="preserve">strength interventions can circumvent many of the existing structural, and systemic barriers that prevent young people, and especially </w:t>
      </w:r>
      <w:r w:rsidR="00B56E36" w:rsidRPr="00D541E8">
        <w:t xml:space="preserve">those </w:t>
      </w:r>
      <w:bookmarkStart w:id="53" w:name="_Hlk116639708"/>
      <w:r w:rsidR="00B56E36" w:rsidRPr="00D541E8">
        <w:t>in LMICs</w:t>
      </w:r>
      <w:r w:rsidR="00B56E36" w:rsidRPr="00D541E8">
        <w:fldChar w:fldCharType="begin"/>
      </w:r>
      <w:r w:rsidR="00116024">
        <w:instrText xml:space="preserve"> ADDIN ZOTERO_ITEM CSL_CITATION {"citationID":"fPoDg6VE","properties":{"formattedCitation":"\\super 44,49\\nosupersub{}","plainCitation":"44,49","noteIndex":0},"citationItems":[{"id":"ra6rKh9J/I0PsAQym","uris":["http://zotero.org/users/9779440/items/U4W7GCLN"],"itemData":{"id":234,"type":"article-journal","abstract":"Common mental disorders, including depression, anxiety, and posttraumatic stress, are leading causes of disability worldwide. Treatment for these disorders is limited in low- and middle-income countries. This systematic review synthesizes the implementation processes and examines the effectiveness of psychological treatments for common mental disorders in adults delivered by nonspecialist providers in low- and middle-income countries. In total, 27 trials met the eligibility criteria; most treatments targeted depression or posttraumatic stress. Treatments were commonly delivered by community health workers or peers in primary care or community settings; they usually were delivered with fewer than 10 sessions over 2-3 months in an individual, face-to-face format. Treatments included common elements, such as nonspecific engagement and specific domains of behavioral, interpersonal, emotional, and cognitive elements. The pooled effect size was 0.49 (95% confidence interval = 0.36-0.62), favoring intervention conditions. Our review demonstrates that psychological treatments-comprising a parsimonious set of common elements and delivered by a low-cost, widely available human resource-have moderate to strong effects in reducing the burden of common mental disorders.","container-title":"Annual Review of Clinical Psychology","DOI":"10.1146/annurev-clinpsy-032816-045217","ISSN":"1548-5951","journalAbbreviation":"Annu Rev Clin Psychol","language":"eng","note":"PMID: 28482687\nPMCID: PMC5506549","page":"149-181","source":"PubMed","title":"Psychological Treatments for the World: Lessons from Low- and Middle-Income Countries","title-short":"Psychological Treatments for the World","volume":"13","author":[{"family":"Singla","given":"Daisy R."},{"family":"Kohrt","given":"Brandon A."},{"family":"Murray","given":"Laura K."},{"family":"Anand","given":"Arpita"},{"family":"Chorpita","given":"Bruce F."},{"family":"Patel","given":"Vikram"}],"issued":{"date-parts":[["2017",5,8]]}}},{"id":"ra6rKh9J/USy3XRdV","uris":["http://zotero.org/users/9779440/items/F3WHG73T"],"itemData":{"id":245,"type":"article-journal","abstract":"Mental health disorders are prevalent among youth and adolescents in low- and middle-income countries, and access to evidence-based treatments is poor. Although there is a great need for high-quality research to serve young people in low- and middle-income countries, there is limited guidance available for researchers who wish to conduct such work. Here, we describe our process of conducting school-based youth mental health work in Kenya over the last several years. We focus on five key lessons we learned that could guide future global mental health work with youth: (a) reducing stigma with strengths-focused interventions, (b) expanding access by working in schools, (c) generating buy-in from local stakeholders, (d) adapting the intervention via multicultural collaboration, and (e) applying insights from low- and middle-income countries to serve young people in high-income countries. We conclude by discussing how these lessons, and those shared by other teams, can be applied to help reduce the treatment gap for young people around the world.","container-title":"Global Mental Health","DOI":"10.1017/gmh.2021.7","ISSN":"2054-4251","journalAbbreviation":"Glob Ment Health (Camb)","note":"PMID: 34026238\nPMCID: PMC8127636","page":"e8","source":"PubMed Central","title":"Conducting global mental health research: lessons learned from Kenya","title-short":"Conducting global mental health research","volume":"8","author":[{"family":"Wasil","given":"Akash R."},{"family":"Osborn","given":"Tom L."},{"family":"Venturo-Conerly","given":"Katherine E."},{"family":"Wasanga","given":"Christine"},{"family":"Weisz","given":"John R."}],"issued":{"date-parts":[["2021",3,8]]}}}],"schema":"https://github.com/citation-style-language/schema/raw/master/csl-citation.json"} </w:instrText>
      </w:r>
      <w:r w:rsidR="00B56E36" w:rsidRPr="00D541E8">
        <w:fldChar w:fldCharType="separate"/>
      </w:r>
      <w:r w:rsidR="00B56E36" w:rsidRPr="00D541E8">
        <w:rPr>
          <w:rFonts w:ascii="Calibri" w:hAnsi="Calibri" w:cs="Calibri"/>
          <w:sz w:val="20"/>
          <w:szCs w:val="24"/>
          <w:vertAlign w:val="superscript"/>
        </w:rPr>
        <w:t>44,49</w:t>
      </w:r>
      <w:r w:rsidR="00B56E36" w:rsidRPr="00D541E8">
        <w:fldChar w:fldCharType="end"/>
      </w:r>
      <w:r w:rsidR="00B56E36" w:rsidRPr="00D541E8">
        <w:t xml:space="preserve"> from</w:t>
      </w:r>
      <w:bookmarkEnd w:id="53"/>
      <w:r w:rsidR="00B56E36" w:rsidRPr="00D541E8">
        <w:t xml:space="preserve"> </w:t>
      </w:r>
      <w:r w:rsidRPr="00D541E8">
        <w:t xml:space="preserve">help-seeking, and (3) character strength interventions are cost-effective and scalable, features that make them particularly promising for dissemination in low-resource areas </w:t>
      </w:r>
      <w:bookmarkStart w:id="54" w:name="_Hlk116639727"/>
      <w:r w:rsidRPr="00D541E8">
        <w:t>in LMICs</w:t>
      </w:r>
      <w:r w:rsidR="00723E28" w:rsidRPr="00D541E8">
        <w:t>.</w:t>
      </w:r>
      <w:r w:rsidRPr="00D541E8">
        <w:fldChar w:fldCharType="begin"/>
      </w:r>
      <w:r w:rsidR="00116024">
        <w:instrText xml:space="preserve"> ADDIN ZOTERO_ITEM CSL_CITATION {"citationID":"2NlhlDVV","properties":{"formattedCitation":"\\super 50\\nosupersub{}","plainCitation":"50","noteIndex":0},"citationItems":[{"id":"ra6rKh9J/knKZRnVL","uris":["http://zotero.org/users/9779440/items/ANEQPQMR"],"itemData":{"id":248,"type":"article-journal","abstract":"Objective: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D541E8">
        <w:fldChar w:fldCharType="separate"/>
      </w:r>
      <w:r w:rsidRPr="00D541E8">
        <w:rPr>
          <w:rFonts w:ascii="Calibri" w:hAnsi="Calibri" w:cs="Calibri"/>
          <w:sz w:val="20"/>
          <w:szCs w:val="24"/>
          <w:vertAlign w:val="superscript"/>
        </w:rPr>
        <w:t>50</w:t>
      </w:r>
      <w:r w:rsidRPr="00D541E8">
        <w:fldChar w:fldCharType="end"/>
      </w:r>
      <w:bookmarkEnd w:id="54"/>
    </w:p>
    <w:p w14:paraId="275E4085" w14:textId="77777777" w:rsidR="004A236B" w:rsidRPr="00D541E8" w:rsidRDefault="004A236B" w:rsidP="002C71AA">
      <w:pPr>
        <w:shd w:val="clear" w:color="auto" w:fill="FFFFFF" w:themeFill="background1"/>
      </w:pPr>
    </w:p>
    <w:p w14:paraId="18A1B4D1" w14:textId="77B7E786" w:rsidR="00FC313A" w:rsidRPr="00D541E8" w:rsidRDefault="00FC313A" w:rsidP="002C71AA">
      <w:pPr>
        <w:pStyle w:val="Heading1"/>
        <w:shd w:val="clear" w:color="auto" w:fill="FFFFFF" w:themeFill="background1"/>
      </w:pPr>
      <w:bookmarkStart w:id="55" w:name="_Toc116674233"/>
      <w:r>
        <w:t>METHODOLOGY</w:t>
      </w:r>
      <w:bookmarkEnd w:id="55"/>
    </w:p>
    <w:p w14:paraId="0EA26B94" w14:textId="77777777" w:rsidR="00FC313A" w:rsidRPr="00D541E8" w:rsidRDefault="00FC313A" w:rsidP="002C71AA">
      <w:pPr>
        <w:shd w:val="clear" w:color="auto" w:fill="FFFFFF" w:themeFill="background1"/>
      </w:pPr>
      <w:r w:rsidRPr="00D541E8">
        <w:t>Study Project Area/Region:</w:t>
      </w:r>
    </w:p>
    <w:p w14:paraId="7AAB481C" w14:textId="2FDE981B" w:rsidR="00FC313A" w:rsidRPr="00D541E8" w:rsidRDefault="72882C5C" w:rsidP="68E75AF0">
      <w:pPr>
        <w:shd w:val="clear" w:color="auto" w:fill="FFFFFF" w:themeFill="background1"/>
        <w:spacing w:line="257" w:lineRule="auto"/>
        <w:rPr>
          <w:rFonts w:ascii="Calibri" w:eastAsia="Calibri" w:hAnsi="Calibri" w:cs="Calibri"/>
          <w:highlight w:val="yellow"/>
        </w:rPr>
      </w:pPr>
      <w:r w:rsidRPr="68E75AF0">
        <w:rPr>
          <w:rFonts w:ascii="Calibri" w:eastAsia="Calibri" w:hAnsi="Calibri" w:cs="Calibri"/>
        </w:rPr>
        <w:t xml:space="preserve">The proposed study will be carried out in high schools in </w:t>
      </w:r>
      <w:r w:rsidR="73D63140" w:rsidRPr="68E75AF0">
        <w:rPr>
          <w:rFonts w:ascii="Calibri" w:eastAsia="Calibri" w:hAnsi="Calibri" w:cs="Calibri"/>
        </w:rPr>
        <w:t>Nairobi, Kiambu, Makueni</w:t>
      </w:r>
      <w:r w:rsidR="006A1DB3" w:rsidRPr="68E75AF0">
        <w:rPr>
          <w:rFonts w:ascii="Calibri" w:eastAsia="Calibri" w:hAnsi="Calibri" w:cs="Calibri"/>
        </w:rPr>
        <w:t>,</w:t>
      </w:r>
      <w:del w:id="56" w:author="Brenda Ochuku" w:date="2024-05-17T10:37:00Z">
        <w:r w:rsidR="00FC313A" w:rsidRPr="68E75AF0" w:rsidDel="72882C5C">
          <w:rPr>
            <w:rFonts w:ascii="Calibri" w:eastAsia="Calibri" w:hAnsi="Calibri" w:cs="Calibri"/>
          </w:rPr>
          <w:delText xml:space="preserve"> </w:delText>
        </w:r>
        <w:r w:rsidR="00FC313A" w:rsidRPr="68E75AF0" w:rsidDel="72882C5C">
          <w:rPr>
            <w:rFonts w:ascii="Calibri" w:eastAsia="Calibri" w:hAnsi="Calibri" w:cs="Calibri"/>
            <w:highlight w:val="yellow"/>
            <w:rPrChange w:id="57" w:author="Brenda Ochuku" w:date="2024-05-17T10:37:00Z">
              <w:rPr>
                <w:rFonts w:ascii="Calibri" w:eastAsia="Calibri" w:hAnsi="Calibri" w:cs="Calibri"/>
              </w:rPr>
            </w:rPrChange>
          </w:rPr>
          <w:delText>and</w:delText>
        </w:r>
        <w:r w:rsidR="00FC313A" w:rsidRPr="68E75AF0" w:rsidDel="72882C5C">
          <w:rPr>
            <w:rFonts w:ascii="Calibri" w:eastAsia="Calibri" w:hAnsi="Calibri" w:cs="Calibri"/>
          </w:rPr>
          <w:delText xml:space="preserve"> </w:delText>
        </w:r>
      </w:del>
      <w:r w:rsidR="73D63140" w:rsidRPr="68E75AF0">
        <w:rPr>
          <w:rFonts w:ascii="Calibri" w:eastAsia="Calibri" w:hAnsi="Calibri" w:cs="Calibri"/>
        </w:rPr>
        <w:t>Machakos</w:t>
      </w:r>
      <w:ins w:id="58" w:author="Brenda Ochuku" w:date="2024-05-17T10:37:00Z">
        <w:r w:rsidR="716866FD" w:rsidRPr="68E75AF0">
          <w:rPr>
            <w:rFonts w:ascii="Calibri" w:eastAsia="Calibri" w:hAnsi="Calibri" w:cs="Calibri"/>
            <w:highlight w:val="yellow"/>
            <w:rPrChange w:id="59" w:author="Brenda Ochuku" w:date="2024-05-17T10:37:00Z">
              <w:rPr>
                <w:rFonts w:ascii="Calibri" w:eastAsia="Calibri" w:hAnsi="Calibri" w:cs="Calibri"/>
              </w:rPr>
            </w:rPrChange>
          </w:rPr>
          <w:t>, Kakamega, Kisumu, Homa Bay, Migori, Machakos, and Murang'a</w:t>
        </w:r>
      </w:ins>
      <w:r w:rsidR="73D63140" w:rsidRPr="68E75AF0">
        <w:rPr>
          <w:rFonts w:ascii="Calibri" w:eastAsia="Calibri" w:hAnsi="Calibri" w:cs="Calibri"/>
        </w:rPr>
        <w:t xml:space="preserve"> Counties</w:t>
      </w:r>
      <w:r w:rsidR="006A1DB3" w:rsidRPr="68E75AF0">
        <w:rPr>
          <w:rFonts w:ascii="Calibri" w:eastAsia="Calibri" w:hAnsi="Calibri" w:cs="Calibri"/>
        </w:rPr>
        <w:t xml:space="preserve"> </w:t>
      </w:r>
      <w:r w:rsidRPr="68E75AF0">
        <w:rPr>
          <w:rFonts w:ascii="Calibri" w:eastAsia="Calibri" w:hAnsi="Calibri" w:cs="Calibri"/>
        </w:rPr>
        <w:t xml:space="preserve">in Kenya. At least </w:t>
      </w:r>
      <w:r w:rsidR="0A992DBF" w:rsidRPr="68E75AF0">
        <w:rPr>
          <w:rFonts w:ascii="Calibri" w:eastAsia="Calibri" w:hAnsi="Calibri" w:cs="Calibri"/>
        </w:rPr>
        <w:t>7</w:t>
      </w:r>
      <w:r w:rsidR="7C72FC13" w:rsidRPr="68E75AF0">
        <w:rPr>
          <w:rFonts w:ascii="Calibri" w:eastAsia="Calibri" w:hAnsi="Calibri" w:cs="Calibri"/>
        </w:rPr>
        <w:t>0</w:t>
      </w:r>
      <w:r w:rsidRPr="68E75AF0">
        <w:rPr>
          <w:rFonts w:ascii="Calibri" w:eastAsia="Calibri" w:hAnsi="Calibri" w:cs="Calibri"/>
        </w:rPr>
        <w:t xml:space="preserve"> high schools will be recruited for the 4-week intervention study.</w:t>
      </w:r>
      <w:r w:rsidR="328355B3" w:rsidRPr="68E75AF0">
        <w:rPr>
          <w:rFonts w:ascii="Calibri" w:eastAsia="Calibri" w:hAnsi="Calibri" w:cs="Calibri"/>
        </w:rPr>
        <w:t xml:space="preserve"> </w:t>
      </w:r>
      <w:r w:rsidR="367C0A25" w:rsidRPr="68E75AF0">
        <w:rPr>
          <w:rFonts w:ascii="Calibri" w:eastAsia="Calibri" w:hAnsi="Calibri" w:cs="Calibri"/>
          <w:highlight w:val="yellow"/>
        </w:rPr>
        <w:t>Additionally</w:t>
      </w:r>
      <w:r w:rsidR="328355B3" w:rsidRPr="68E75AF0">
        <w:rPr>
          <w:rFonts w:ascii="Calibri" w:eastAsia="Calibri" w:hAnsi="Calibri" w:cs="Calibri"/>
          <w:highlight w:val="yellow"/>
        </w:rPr>
        <w:t xml:space="preserve">, we intend to recruit high schools in the </w:t>
      </w:r>
      <w:r w:rsidR="542882D6" w:rsidRPr="68E75AF0">
        <w:rPr>
          <w:rFonts w:ascii="Calibri" w:eastAsia="Calibri" w:hAnsi="Calibri" w:cs="Calibri"/>
          <w:highlight w:val="yellow"/>
        </w:rPr>
        <w:t>following</w:t>
      </w:r>
      <w:r w:rsidR="328355B3" w:rsidRPr="68E75AF0">
        <w:rPr>
          <w:rFonts w:ascii="Calibri" w:eastAsia="Calibri" w:hAnsi="Calibri" w:cs="Calibri"/>
          <w:highlight w:val="yellow"/>
        </w:rPr>
        <w:t xml:space="preserve"> counties: Meru, Mombasa, Kisii, Turkana, Kajiado</w:t>
      </w:r>
      <w:r w:rsidR="2EDC4AD1" w:rsidRPr="68E75AF0">
        <w:rPr>
          <w:rFonts w:ascii="Calibri" w:eastAsia="Calibri" w:hAnsi="Calibri" w:cs="Calibri"/>
          <w:highlight w:val="yellow"/>
        </w:rPr>
        <w:t xml:space="preserve"> and Ke</w:t>
      </w:r>
      <w:r w:rsidR="328355B3" w:rsidRPr="68E75AF0">
        <w:rPr>
          <w:rFonts w:ascii="Calibri" w:eastAsia="Calibri" w:hAnsi="Calibri" w:cs="Calibri"/>
          <w:highlight w:val="yellow"/>
        </w:rPr>
        <w:t>richo</w:t>
      </w:r>
      <w:r w:rsidR="172A2802" w:rsidRPr="68E75AF0">
        <w:rPr>
          <w:rFonts w:ascii="Calibri" w:eastAsia="Calibri" w:hAnsi="Calibri" w:cs="Calibri"/>
          <w:highlight w:val="yellow"/>
        </w:rPr>
        <w:t>.</w:t>
      </w:r>
      <w:r w:rsidR="3831B7E2" w:rsidRPr="68E75AF0">
        <w:rPr>
          <w:rFonts w:ascii="Calibri" w:eastAsia="Calibri" w:hAnsi="Calibri" w:cs="Calibri"/>
          <w:highlight w:val="yellow"/>
        </w:rPr>
        <w:t xml:space="preserve"> </w:t>
      </w:r>
    </w:p>
    <w:p w14:paraId="153BD87F" w14:textId="584C70FB" w:rsidR="00FC313A" w:rsidRPr="00D541E8" w:rsidRDefault="00FC313A" w:rsidP="68E75AF0">
      <w:pPr>
        <w:shd w:val="clear" w:color="auto" w:fill="FFFFFF" w:themeFill="background1"/>
        <w:spacing w:line="257" w:lineRule="auto"/>
        <w:rPr>
          <w:rFonts w:ascii="Calibri" w:eastAsia="Calibri" w:hAnsi="Calibri" w:cs="Calibri"/>
          <w:highlight w:val="yellow"/>
        </w:rPr>
      </w:pPr>
      <w:r>
        <w:t>Study Design:</w:t>
      </w:r>
      <w:r w:rsidR="4D032305">
        <w:t xml:space="preserve"> </w:t>
      </w:r>
    </w:p>
    <w:p w14:paraId="68337F73" w14:textId="7AD09FA4" w:rsidR="00D02091" w:rsidRPr="00D541E8" w:rsidRDefault="2BD44709"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We will test two dissemination models: 1) a centralized scale – up model (with implementation by Shamiri Institute team), and 2) a decentralized scale – up model (with implementation by a community – based partner). The proposed study will enlist a diverse array of secondary schools in </w:t>
      </w:r>
      <w:r w:rsidR="289098A0" w:rsidRPr="00D541E8">
        <w:rPr>
          <w:rFonts w:ascii="Calibri" w:eastAsia="Calibri" w:hAnsi="Calibri" w:cs="Calibri"/>
        </w:rPr>
        <w:t>Nairobi, Kiambu, Makueni</w:t>
      </w:r>
      <w:r w:rsidR="006A1DB3" w:rsidRPr="00D541E8">
        <w:rPr>
          <w:rFonts w:ascii="Calibri" w:eastAsia="Calibri" w:hAnsi="Calibri" w:cs="Calibri"/>
        </w:rPr>
        <w:t xml:space="preserve">, and </w:t>
      </w:r>
      <w:r w:rsidR="289098A0" w:rsidRPr="00D541E8">
        <w:rPr>
          <w:rFonts w:ascii="Calibri" w:eastAsia="Calibri" w:hAnsi="Calibri" w:cs="Calibri"/>
        </w:rPr>
        <w:t>Machakos Counties in Kenya</w:t>
      </w:r>
      <w:r w:rsidRPr="00D541E8">
        <w:rPr>
          <w:rFonts w:ascii="Calibri" w:eastAsia="Calibri" w:hAnsi="Calibri" w:cs="Calibri"/>
        </w:rPr>
        <w:t xml:space="preserve">. </w:t>
      </w:r>
      <w:r w:rsidR="00951B38" w:rsidRPr="00D541E8">
        <w:rPr>
          <w:rFonts w:ascii="Calibri" w:eastAsia="Calibri" w:hAnsi="Calibri" w:cs="Calibri"/>
        </w:rPr>
        <w:t xml:space="preserve">We aim to conduct our study in these schools for </w:t>
      </w:r>
      <w:r w:rsidR="008444FA" w:rsidRPr="00D541E8">
        <w:rPr>
          <w:rFonts w:ascii="Calibri" w:eastAsia="Calibri" w:hAnsi="Calibri" w:cs="Calibri"/>
        </w:rPr>
        <w:t xml:space="preserve">several reasons. </w:t>
      </w:r>
      <w:r w:rsidR="00901B34" w:rsidRPr="00D541E8">
        <w:rPr>
          <w:rStyle w:val="normaltextrun"/>
        </w:rPr>
        <w:t xml:space="preserve">First, we are testing whether our model and intervention works to improve the mental health of adolescents. Most adolescents are enrolled in secondary schools which makes implementation and data collection in such settings convenient. Second, we and our implementing partner already have established infrastructure to implement in these areas. Third, our existing relationship with these schools eases our entry and delivery of our program. </w:t>
      </w:r>
      <w:r w:rsidRPr="00D541E8">
        <w:rPr>
          <w:rFonts w:ascii="Calibri" w:eastAsia="Calibri" w:hAnsi="Calibri" w:cs="Calibri"/>
        </w:rPr>
        <w:t xml:space="preserve">These areas are critical because they are understudied </w:t>
      </w:r>
      <w:r w:rsidR="00F21A50" w:rsidRPr="00D541E8">
        <w:rPr>
          <w:rFonts w:ascii="Calibri" w:eastAsia="Calibri" w:hAnsi="Calibri" w:cs="Calibri"/>
        </w:rPr>
        <w:t>and</w:t>
      </w:r>
      <w:r w:rsidRPr="00D541E8">
        <w:rPr>
          <w:rFonts w:ascii="Calibri" w:eastAsia="Calibri" w:hAnsi="Calibri" w:cs="Calibri"/>
        </w:rPr>
        <w:t xml:space="preserve"> will allow us to focus our work on low resource settings. </w:t>
      </w:r>
      <w:r w:rsidR="378B9904" w:rsidRPr="00D541E8">
        <w:rPr>
          <w:rFonts w:ascii="Calibri" w:eastAsia="Calibri" w:hAnsi="Calibri" w:cs="Calibri"/>
        </w:rPr>
        <w:t>Seventy</w:t>
      </w:r>
      <w:r w:rsidRPr="00D541E8">
        <w:rPr>
          <w:rFonts w:ascii="Calibri" w:eastAsia="Calibri" w:hAnsi="Calibri" w:cs="Calibri"/>
        </w:rPr>
        <w:t xml:space="preserve"> schools will be selected across these counties. Our team, which has extensive experience working with schools from these areas, will select schools with a keen eye to arriving at samples which encompass and reflect the diversity within Kenyan secondary schools, while also privileging youth from contexts which may have the most need. Working based on the Kenyan Ministry of Education classifications, we will choose at least </w:t>
      </w:r>
      <w:r w:rsidR="0AE1217A" w:rsidRPr="00D541E8">
        <w:rPr>
          <w:rFonts w:ascii="Calibri" w:eastAsia="Calibri" w:hAnsi="Calibri" w:cs="Calibri"/>
        </w:rPr>
        <w:t>5</w:t>
      </w:r>
      <w:r w:rsidR="5B87FFC9" w:rsidRPr="00D541E8">
        <w:rPr>
          <w:rFonts w:ascii="Calibri" w:eastAsia="Calibri" w:hAnsi="Calibri" w:cs="Calibri"/>
        </w:rPr>
        <w:t>0</w:t>
      </w:r>
      <w:r w:rsidRPr="00D541E8">
        <w:rPr>
          <w:rFonts w:ascii="Calibri" w:eastAsia="Calibri" w:hAnsi="Calibri" w:cs="Calibri"/>
        </w:rPr>
        <w:t xml:space="preserve"> sub-</w:t>
      </w:r>
      <w:r w:rsidR="00CC0BE7" w:rsidRPr="00D541E8">
        <w:rPr>
          <w:rFonts w:ascii="Calibri" w:eastAsia="Calibri" w:hAnsi="Calibri" w:cs="Calibri"/>
        </w:rPr>
        <w:t>county</w:t>
      </w:r>
      <w:r w:rsidRPr="00D541E8">
        <w:rPr>
          <w:rFonts w:ascii="Calibri" w:eastAsia="Calibri" w:hAnsi="Calibri" w:cs="Calibri"/>
        </w:rPr>
        <w:t xml:space="preserve">, community run high schools from impoverished communities. The rest of the schools we choose will be county and extra county schools; county schools have higher rankings than sub-county schools, admitting students across a county; extra-county schools tend to have a larger pool of resources, admitting students from geographically proximate counties. Using this sampling approach, we will be able to assess whether dissemination models need to vary, depending on socio-economic contexts. </w:t>
      </w:r>
    </w:p>
    <w:p w14:paraId="0A47F257" w14:textId="421D6B31" w:rsidR="00EE032E" w:rsidRPr="00D541E8" w:rsidRDefault="008941CE" w:rsidP="74644D6B">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This experimental study </w:t>
      </w:r>
      <w:r w:rsidR="00D10938" w:rsidRPr="00D541E8">
        <w:rPr>
          <w:rFonts w:ascii="Calibri" w:eastAsia="Calibri" w:hAnsi="Calibri" w:cs="Calibri"/>
        </w:rPr>
        <w:t xml:space="preserve">includes three </w:t>
      </w:r>
      <w:r w:rsidR="001E04D1" w:rsidRPr="00D541E8">
        <w:rPr>
          <w:rFonts w:ascii="Calibri" w:eastAsia="Calibri" w:hAnsi="Calibri" w:cs="Calibri"/>
        </w:rPr>
        <w:t xml:space="preserve">related </w:t>
      </w:r>
      <w:r w:rsidR="00D10938" w:rsidRPr="00D541E8">
        <w:rPr>
          <w:rFonts w:ascii="Calibri" w:eastAsia="Calibri" w:hAnsi="Calibri" w:cs="Calibri"/>
        </w:rPr>
        <w:t>studies</w:t>
      </w:r>
      <w:r w:rsidR="0051102D" w:rsidRPr="00D541E8">
        <w:rPr>
          <w:rFonts w:ascii="Calibri" w:eastAsia="Calibri" w:hAnsi="Calibri" w:cs="Calibri"/>
        </w:rPr>
        <w:t xml:space="preserve">. In the first </w:t>
      </w:r>
      <w:r w:rsidR="001E04D1" w:rsidRPr="00D541E8">
        <w:rPr>
          <w:rFonts w:ascii="Calibri" w:eastAsia="Calibri" w:hAnsi="Calibri" w:cs="Calibri"/>
        </w:rPr>
        <w:t>study</w:t>
      </w:r>
      <w:r w:rsidR="0051102D" w:rsidRPr="00D541E8">
        <w:rPr>
          <w:rFonts w:ascii="Calibri" w:eastAsia="Calibri" w:hAnsi="Calibri" w:cs="Calibri"/>
        </w:rPr>
        <w:t xml:space="preserve">, </w:t>
      </w:r>
      <w:r w:rsidR="00E30476" w:rsidRPr="00D541E8">
        <w:rPr>
          <w:rFonts w:ascii="Calibri" w:eastAsia="Calibri" w:hAnsi="Calibri" w:cs="Calibri"/>
        </w:rPr>
        <w:t xml:space="preserve">students will be randomized into either </w:t>
      </w:r>
      <w:r w:rsidR="00CE4E44" w:rsidRPr="00D541E8">
        <w:rPr>
          <w:rFonts w:ascii="Calibri" w:eastAsia="Calibri" w:hAnsi="Calibri" w:cs="Calibri"/>
        </w:rPr>
        <w:t>the Shamiri intervention group (delivered by Shamiri Institute in a centralized model) or a treatment as usual (TAU) control. W</w:t>
      </w:r>
      <w:r w:rsidR="0051102D" w:rsidRPr="00D541E8">
        <w:rPr>
          <w:rFonts w:ascii="Calibri" w:eastAsia="Calibri" w:hAnsi="Calibri" w:cs="Calibri"/>
        </w:rPr>
        <w:t xml:space="preserve">e will compare health and implementation outcomes </w:t>
      </w:r>
      <w:r w:rsidR="00CE4E44" w:rsidRPr="00D541E8">
        <w:rPr>
          <w:rFonts w:ascii="Calibri" w:eastAsia="Calibri" w:hAnsi="Calibri" w:cs="Calibri"/>
        </w:rPr>
        <w:t>between these two experimental conditions</w:t>
      </w:r>
      <w:r w:rsidR="00BC4CF3" w:rsidRPr="00D541E8">
        <w:rPr>
          <w:rFonts w:ascii="Calibri" w:eastAsia="Calibri" w:hAnsi="Calibri" w:cs="Calibri"/>
        </w:rPr>
        <w:t xml:space="preserve">. </w:t>
      </w:r>
      <w:r w:rsidR="00BF6560" w:rsidRPr="00D541E8">
        <w:rPr>
          <w:rFonts w:ascii="Calibri" w:eastAsia="Calibri" w:hAnsi="Calibri" w:cs="Calibri"/>
        </w:rPr>
        <w:t>The</w:t>
      </w:r>
      <w:r w:rsidR="00BC4CF3" w:rsidRPr="00D541E8">
        <w:rPr>
          <w:rFonts w:ascii="Calibri" w:eastAsia="Calibri" w:hAnsi="Calibri" w:cs="Calibri"/>
        </w:rPr>
        <w:t xml:space="preserve"> second </w:t>
      </w:r>
      <w:r w:rsidR="001E04D1" w:rsidRPr="00D541E8">
        <w:rPr>
          <w:rFonts w:ascii="Calibri" w:eastAsia="Calibri" w:hAnsi="Calibri" w:cs="Calibri"/>
        </w:rPr>
        <w:t>study</w:t>
      </w:r>
      <w:r w:rsidR="00BF6560" w:rsidRPr="00D541E8">
        <w:rPr>
          <w:rFonts w:ascii="Calibri" w:eastAsia="Calibri" w:hAnsi="Calibri" w:cs="Calibri"/>
        </w:rPr>
        <w:t xml:space="preserve"> will follow a similar procedure </w:t>
      </w:r>
      <w:r w:rsidR="00D7462C" w:rsidRPr="00D541E8">
        <w:rPr>
          <w:rFonts w:ascii="Calibri" w:eastAsia="Calibri" w:hAnsi="Calibri" w:cs="Calibri"/>
        </w:rPr>
        <w:t xml:space="preserve">however, in this </w:t>
      </w:r>
      <w:r w:rsidR="007E2211" w:rsidRPr="00D541E8">
        <w:rPr>
          <w:rFonts w:ascii="Calibri" w:eastAsia="Calibri" w:hAnsi="Calibri" w:cs="Calibri"/>
        </w:rPr>
        <w:t>study</w:t>
      </w:r>
      <w:r w:rsidR="00D7462C" w:rsidRPr="00D541E8">
        <w:rPr>
          <w:rFonts w:ascii="Calibri" w:eastAsia="Calibri" w:hAnsi="Calibri" w:cs="Calibri"/>
        </w:rPr>
        <w:t>, the Shamiri Intervention will be delivered by</w:t>
      </w:r>
      <w:r w:rsidR="00BC4CF3" w:rsidRPr="00D541E8">
        <w:rPr>
          <w:rFonts w:ascii="Calibri" w:eastAsia="Calibri" w:hAnsi="Calibri" w:cs="Calibri"/>
        </w:rPr>
        <w:t xml:space="preserve"> </w:t>
      </w:r>
      <w:r w:rsidR="00D52A72" w:rsidRPr="00D541E8">
        <w:rPr>
          <w:rFonts w:ascii="Calibri" w:eastAsia="Calibri" w:hAnsi="Calibri" w:cs="Calibri"/>
        </w:rPr>
        <w:t>our implementing partner, Africa Mental Health Research and Training Foundation (AMHRTF)</w:t>
      </w:r>
      <w:r w:rsidR="00D7462C" w:rsidRPr="00D541E8">
        <w:rPr>
          <w:rFonts w:ascii="Calibri" w:eastAsia="Calibri" w:hAnsi="Calibri" w:cs="Calibri"/>
        </w:rPr>
        <w:t xml:space="preserve"> in </w:t>
      </w:r>
      <w:r w:rsidR="00D5169D" w:rsidRPr="00D541E8">
        <w:rPr>
          <w:rFonts w:ascii="Calibri" w:eastAsia="Calibri" w:hAnsi="Calibri" w:cs="Calibri"/>
        </w:rPr>
        <w:t>a</w:t>
      </w:r>
      <w:r w:rsidR="00D7462C" w:rsidRPr="00D541E8">
        <w:rPr>
          <w:rFonts w:ascii="Calibri" w:eastAsia="Calibri" w:hAnsi="Calibri" w:cs="Calibri"/>
        </w:rPr>
        <w:t xml:space="preserve"> decentralized model</w:t>
      </w:r>
      <w:r w:rsidR="00494B1A" w:rsidRPr="00D541E8">
        <w:rPr>
          <w:rFonts w:ascii="Calibri" w:eastAsia="Calibri" w:hAnsi="Calibri" w:cs="Calibri"/>
        </w:rPr>
        <w:t xml:space="preserve"> of dissemination</w:t>
      </w:r>
      <w:r w:rsidR="00C33DE2" w:rsidRPr="00D541E8">
        <w:rPr>
          <w:rFonts w:ascii="Calibri" w:eastAsia="Calibri" w:hAnsi="Calibri" w:cs="Calibri"/>
        </w:rPr>
        <w:t>.</w:t>
      </w:r>
      <w:r w:rsidR="516951DE" w:rsidRPr="00D541E8">
        <w:rPr>
          <w:rFonts w:ascii="Calibri" w:eastAsia="Calibri" w:hAnsi="Calibri" w:cs="Calibri"/>
        </w:rPr>
        <w:t xml:space="preserve"> In the third </w:t>
      </w:r>
      <w:r w:rsidR="007E2211" w:rsidRPr="00D541E8">
        <w:rPr>
          <w:rFonts w:ascii="Calibri" w:eastAsia="Calibri" w:hAnsi="Calibri" w:cs="Calibri"/>
        </w:rPr>
        <w:t>study</w:t>
      </w:r>
      <w:r w:rsidR="516951DE" w:rsidRPr="00D541E8">
        <w:rPr>
          <w:rFonts w:ascii="Calibri" w:eastAsia="Calibri" w:hAnsi="Calibri" w:cs="Calibri"/>
        </w:rPr>
        <w:t>, participants will be randomized into one of t</w:t>
      </w:r>
      <w:r w:rsidR="00494B1A" w:rsidRPr="00D541E8">
        <w:rPr>
          <w:rFonts w:ascii="Calibri" w:eastAsia="Calibri" w:hAnsi="Calibri" w:cs="Calibri"/>
        </w:rPr>
        <w:t>wo</w:t>
      </w:r>
      <w:r w:rsidR="516951DE" w:rsidRPr="00D541E8">
        <w:rPr>
          <w:rFonts w:ascii="Calibri" w:eastAsia="Calibri" w:hAnsi="Calibri" w:cs="Calibri"/>
        </w:rPr>
        <w:t xml:space="preserve"> groups: </w:t>
      </w:r>
      <w:r w:rsidR="16DC65C0" w:rsidRPr="00D541E8">
        <w:rPr>
          <w:rFonts w:ascii="Calibri" w:eastAsia="Calibri" w:hAnsi="Calibri" w:cs="Calibri"/>
        </w:rPr>
        <w:t xml:space="preserve">1. </w:t>
      </w:r>
      <w:r w:rsidR="516951DE" w:rsidRPr="00D541E8">
        <w:rPr>
          <w:rFonts w:ascii="Calibri" w:eastAsia="Calibri" w:hAnsi="Calibri" w:cs="Calibri"/>
        </w:rPr>
        <w:t xml:space="preserve">Shamiri </w:t>
      </w:r>
      <w:r w:rsidR="00494B1A" w:rsidRPr="00D541E8">
        <w:rPr>
          <w:rFonts w:ascii="Calibri" w:eastAsia="Calibri" w:hAnsi="Calibri" w:cs="Calibri"/>
        </w:rPr>
        <w:t xml:space="preserve">intervention </w:t>
      </w:r>
      <w:r w:rsidR="516951DE" w:rsidRPr="00D541E8">
        <w:rPr>
          <w:rFonts w:ascii="Calibri" w:eastAsia="Calibri" w:hAnsi="Calibri" w:cs="Calibri"/>
        </w:rPr>
        <w:t xml:space="preserve">delivered by </w:t>
      </w:r>
      <w:r w:rsidR="00494B1A" w:rsidRPr="00D541E8">
        <w:rPr>
          <w:rFonts w:ascii="Calibri" w:eastAsia="Calibri" w:hAnsi="Calibri" w:cs="Calibri"/>
        </w:rPr>
        <w:t>the Shamiri team</w:t>
      </w:r>
      <w:r w:rsidR="516951DE" w:rsidRPr="00D541E8">
        <w:rPr>
          <w:rFonts w:ascii="Calibri" w:eastAsia="Calibri" w:hAnsi="Calibri" w:cs="Calibri"/>
        </w:rPr>
        <w:t xml:space="preserve"> </w:t>
      </w:r>
      <w:r w:rsidR="00D6493E" w:rsidRPr="00D541E8">
        <w:rPr>
          <w:rFonts w:ascii="Calibri" w:eastAsia="Calibri" w:hAnsi="Calibri" w:cs="Calibri"/>
        </w:rPr>
        <w:t>or</w:t>
      </w:r>
      <w:r w:rsidR="516951DE" w:rsidRPr="00D541E8">
        <w:rPr>
          <w:rFonts w:ascii="Calibri" w:eastAsia="Calibri" w:hAnsi="Calibri" w:cs="Calibri"/>
        </w:rPr>
        <w:t xml:space="preserve"> </w:t>
      </w:r>
      <w:r w:rsidR="2A8923EF" w:rsidRPr="00D541E8">
        <w:rPr>
          <w:rFonts w:ascii="Calibri" w:eastAsia="Calibri" w:hAnsi="Calibri" w:cs="Calibri"/>
        </w:rPr>
        <w:t xml:space="preserve">2. </w:t>
      </w:r>
      <w:r w:rsidR="6BF5E7A6" w:rsidRPr="00D541E8">
        <w:rPr>
          <w:rFonts w:ascii="Calibri" w:eastAsia="Calibri" w:hAnsi="Calibri" w:cs="Calibri"/>
        </w:rPr>
        <w:t xml:space="preserve">Shamiri </w:t>
      </w:r>
      <w:r w:rsidR="00494B1A" w:rsidRPr="00D541E8">
        <w:rPr>
          <w:rFonts w:ascii="Calibri" w:eastAsia="Calibri" w:hAnsi="Calibri" w:cs="Calibri"/>
        </w:rPr>
        <w:t xml:space="preserve">intervention </w:t>
      </w:r>
      <w:r w:rsidR="6BF5E7A6" w:rsidRPr="00D541E8">
        <w:rPr>
          <w:rFonts w:ascii="Calibri" w:eastAsia="Calibri" w:hAnsi="Calibri" w:cs="Calibri"/>
        </w:rPr>
        <w:t xml:space="preserve">delivered through </w:t>
      </w:r>
      <w:r w:rsidR="00D65657" w:rsidRPr="00D541E8">
        <w:rPr>
          <w:rFonts w:ascii="Calibri" w:eastAsia="Calibri" w:hAnsi="Calibri" w:cs="Calibri"/>
        </w:rPr>
        <w:t xml:space="preserve">our implementation partner </w:t>
      </w:r>
      <w:r w:rsidR="6BF5E7A6" w:rsidRPr="00D541E8">
        <w:rPr>
          <w:rFonts w:ascii="Calibri" w:eastAsia="Calibri" w:hAnsi="Calibri" w:cs="Calibri"/>
        </w:rPr>
        <w:t>AMHRT</w:t>
      </w:r>
      <w:r w:rsidR="00D6493E" w:rsidRPr="00D541E8">
        <w:rPr>
          <w:rFonts w:ascii="Calibri" w:eastAsia="Calibri" w:hAnsi="Calibri" w:cs="Calibri"/>
        </w:rPr>
        <w:t>F</w:t>
      </w:r>
      <w:r w:rsidR="6BF5E7A6" w:rsidRPr="00D541E8">
        <w:rPr>
          <w:rFonts w:ascii="Calibri" w:eastAsia="Calibri" w:hAnsi="Calibri" w:cs="Calibri"/>
        </w:rPr>
        <w:t>.</w:t>
      </w:r>
      <w:r w:rsidR="00D6493E" w:rsidRPr="00D541E8">
        <w:rPr>
          <w:rFonts w:ascii="Calibri" w:eastAsia="Calibri" w:hAnsi="Calibri" w:cs="Calibri"/>
        </w:rPr>
        <w:t xml:space="preserve"> </w:t>
      </w:r>
    </w:p>
    <w:p w14:paraId="5C2DD2C1" w14:textId="072C9959" w:rsidR="009D37BC" w:rsidRPr="00D541E8" w:rsidRDefault="2BD44709"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Once schools are recruited for participation, we will conduct </w:t>
      </w:r>
      <w:r w:rsidR="3E62D869" w:rsidRPr="00D541E8">
        <w:rPr>
          <w:rFonts w:ascii="Calibri" w:eastAsia="Calibri" w:hAnsi="Calibri" w:cs="Calibri"/>
        </w:rPr>
        <w:t xml:space="preserve">parent and </w:t>
      </w:r>
      <w:r w:rsidRPr="00D541E8">
        <w:rPr>
          <w:rFonts w:ascii="Calibri" w:eastAsia="Calibri" w:hAnsi="Calibri" w:cs="Calibri"/>
        </w:rPr>
        <w:t xml:space="preserve">teacher </w:t>
      </w:r>
      <w:r w:rsidR="004E3B6B" w:rsidRPr="00D541E8">
        <w:rPr>
          <w:rFonts w:ascii="Calibri" w:eastAsia="Calibri" w:hAnsi="Calibri" w:cs="Calibri"/>
        </w:rPr>
        <w:t>psychoeducational</w:t>
      </w:r>
      <w:r w:rsidRPr="00D541E8">
        <w:rPr>
          <w:rFonts w:ascii="Calibri" w:eastAsia="Calibri" w:hAnsi="Calibri" w:cs="Calibri"/>
        </w:rPr>
        <w:t xml:space="preserve"> workshops. These workshops will </w:t>
      </w:r>
      <w:r w:rsidR="0051770D" w:rsidRPr="00D541E8">
        <w:rPr>
          <w:rFonts w:ascii="Calibri" w:eastAsia="Calibri" w:hAnsi="Calibri" w:cs="Calibri"/>
        </w:rPr>
        <w:t xml:space="preserve">consist of discussions on </w:t>
      </w:r>
      <w:r w:rsidR="003F7E8E" w:rsidRPr="00D541E8">
        <w:rPr>
          <w:rFonts w:ascii="Calibri" w:eastAsia="Calibri" w:hAnsi="Calibri" w:cs="Calibri"/>
        </w:rPr>
        <w:t xml:space="preserve">importance of parent/teacher support to students, </w:t>
      </w:r>
      <w:r w:rsidR="00533B08" w:rsidRPr="00D541E8">
        <w:rPr>
          <w:rFonts w:ascii="Calibri" w:eastAsia="Calibri" w:hAnsi="Calibri" w:cs="Calibri"/>
        </w:rPr>
        <w:t>Kenyan youth mental health and a detailed interactive lesson on the Shamiri Intervention.</w:t>
      </w:r>
      <w:r w:rsidR="003071E7" w:rsidRPr="00D541E8">
        <w:rPr>
          <w:rFonts w:ascii="Calibri" w:eastAsia="Calibri" w:hAnsi="Calibri" w:cs="Calibri"/>
        </w:rPr>
        <w:t xml:space="preserve"> More</w:t>
      </w:r>
      <w:r w:rsidR="007F5A4C" w:rsidRPr="00D541E8">
        <w:rPr>
          <w:rFonts w:ascii="Calibri" w:eastAsia="Calibri" w:hAnsi="Calibri" w:cs="Calibri"/>
        </w:rPr>
        <w:t>over, these workshops will explain the purpose and procedures of psychological first aid</w:t>
      </w:r>
      <w:r w:rsidR="00B40DBC" w:rsidRPr="00D541E8">
        <w:rPr>
          <w:rFonts w:ascii="Calibri" w:eastAsia="Calibri" w:hAnsi="Calibri" w:cs="Calibri"/>
        </w:rPr>
        <w:t xml:space="preserve"> and </w:t>
      </w:r>
      <w:r w:rsidR="00E14114" w:rsidRPr="00D541E8">
        <w:rPr>
          <w:rFonts w:ascii="Calibri" w:eastAsia="Calibri" w:hAnsi="Calibri" w:cs="Calibri"/>
        </w:rPr>
        <w:t>confidentiality</w:t>
      </w:r>
      <w:r w:rsidRPr="00D541E8">
        <w:rPr>
          <w:rFonts w:ascii="Calibri" w:eastAsia="Calibri" w:hAnsi="Calibri" w:cs="Calibri"/>
        </w:rPr>
        <w:t>. At the time of the</w:t>
      </w:r>
      <w:r w:rsidR="00E14114" w:rsidRPr="00D541E8">
        <w:rPr>
          <w:rFonts w:ascii="Calibri" w:eastAsia="Calibri" w:hAnsi="Calibri" w:cs="Calibri"/>
        </w:rPr>
        <w:t xml:space="preserve"> Shamiri</w:t>
      </w:r>
      <w:r w:rsidR="007E3346" w:rsidRPr="00D541E8">
        <w:rPr>
          <w:rFonts w:ascii="Calibri" w:eastAsia="Calibri" w:hAnsi="Calibri" w:cs="Calibri"/>
        </w:rPr>
        <w:t xml:space="preserve"> intervention</w:t>
      </w:r>
      <w:r w:rsidRPr="00D541E8">
        <w:rPr>
          <w:rFonts w:ascii="Calibri" w:eastAsia="Calibri" w:hAnsi="Calibri" w:cs="Calibri"/>
        </w:rPr>
        <w:t xml:space="preserve">, the study team will schedule the </w:t>
      </w:r>
      <w:r w:rsidR="00BD3AFC" w:rsidRPr="00D541E8">
        <w:rPr>
          <w:rFonts w:ascii="Calibri" w:eastAsia="Calibri" w:hAnsi="Calibri" w:cs="Calibri"/>
        </w:rPr>
        <w:t>workshops</w:t>
      </w:r>
      <w:r w:rsidRPr="00D541E8">
        <w:rPr>
          <w:rFonts w:ascii="Calibri" w:eastAsia="Calibri" w:hAnsi="Calibri" w:cs="Calibri"/>
        </w:rPr>
        <w:t xml:space="preserve"> with school administrators. During the intervention, participants will meet weekly, in groups of 8-16 students, over the course of 4 weeks; each weekly session will last 1 hour. Study assessments will be collected and entered by blinded assessors at the following time points: baseline, 2-week mid-point, 4-week </w:t>
      </w:r>
      <w:r w:rsidR="4F9E8615" w:rsidRPr="00D541E8">
        <w:rPr>
          <w:rFonts w:ascii="Calibri" w:eastAsia="Calibri" w:hAnsi="Calibri" w:cs="Calibri"/>
        </w:rPr>
        <w:t>endpoint</w:t>
      </w:r>
      <w:r w:rsidRPr="00D541E8">
        <w:rPr>
          <w:rFonts w:ascii="Calibri" w:eastAsia="Calibri" w:hAnsi="Calibri" w:cs="Calibri"/>
        </w:rPr>
        <w:t xml:space="preserve"> and at 1 month follow-up post intervention (see study Timeline).</w:t>
      </w:r>
    </w:p>
    <w:p w14:paraId="72D962BC" w14:textId="7D8DEDA7" w:rsidR="00D02091" w:rsidRPr="00D541E8" w:rsidRDefault="2BD44709" w:rsidP="002C71AA">
      <w:pPr>
        <w:shd w:val="clear" w:color="auto" w:fill="FFFFFF" w:themeFill="background1"/>
        <w:spacing w:line="257" w:lineRule="auto"/>
      </w:pPr>
      <w:r w:rsidRPr="68E75AF0">
        <w:rPr>
          <w:rFonts w:ascii="Calibri" w:eastAsia="Calibri" w:hAnsi="Calibri" w:cs="Calibri"/>
        </w:rPr>
        <w:t>After follow – up data collection has been completed, interested students will be allowed the opportunity to form peer support groups (which we will call Thrive! Clubs). In these groups, interested students will meet once – a – week for four consecutive weeks, in similarly small groups, to participate in activities focused on character-strengthening, peer relationship building, creativity and literacy. These activities will be loosely based on those of other similar character-strength pro</w:t>
      </w:r>
      <w:r w:rsidR="009C79B7" w:rsidRPr="68E75AF0">
        <w:rPr>
          <w:rFonts w:ascii="Calibri" w:eastAsia="Calibri" w:hAnsi="Calibri" w:cs="Calibri"/>
        </w:rPr>
        <w:t>grams</w:t>
      </w:r>
      <w:r w:rsidR="007A6C44" w:rsidRPr="68E75AF0">
        <w:rPr>
          <w:rFonts w:ascii="Calibri" w:eastAsia="Calibri" w:hAnsi="Calibri" w:cs="Calibri"/>
        </w:rPr>
        <w:t xml:space="preserve">. Peer </w:t>
      </w:r>
      <w:r w:rsidRPr="68E75AF0">
        <w:rPr>
          <w:rFonts w:ascii="Calibri" w:eastAsia="Calibri" w:hAnsi="Calibri" w:cs="Calibri"/>
        </w:rPr>
        <w:t xml:space="preserve">group activities may be facilitated by </w:t>
      </w:r>
      <w:bookmarkStart w:id="60" w:name="_Int_mOwN5zJN"/>
      <w:r w:rsidRPr="68E75AF0">
        <w:rPr>
          <w:rFonts w:ascii="Calibri" w:eastAsia="Calibri" w:hAnsi="Calibri" w:cs="Calibri"/>
        </w:rPr>
        <w:t>select</w:t>
      </w:r>
      <w:bookmarkEnd w:id="60"/>
      <w:r w:rsidRPr="68E75AF0">
        <w:rPr>
          <w:rFonts w:ascii="Calibri" w:eastAsia="Calibri" w:hAnsi="Calibri" w:cs="Calibri"/>
        </w:rPr>
        <w:t xml:space="preserve"> student moderators with ample training. One teacher from the school will take up the role of the club patron to facilitate the selection of student moderators and club logistics, in addition to taking part in the initial training. The decision to offer this follows in</w:t>
      </w:r>
      <w:r w:rsidR="160172D5" w:rsidRPr="68E75AF0">
        <w:rPr>
          <w:rFonts w:ascii="Calibri" w:eastAsia="Calibri" w:hAnsi="Calibri" w:cs="Calibri"/>
        </w:rPr>
        <w:t xml:space="preserve"> </w:t>
      </w:r>
      <w:r w:rsidRPr="68E75AF0">
        <w:rPr>
          <w:rFonts w:ascii="Calibri" w:eastAsia="Calibri" w:hAnsi="Calibri" w:cs="Calibri"/>
        </w:rPr>
        <w:t xml:space="preserve">depth consultations with students and teachers who would love the opportunity to continue participating in similar activities post – study completion. While we have no intention to collect any data from these groups, in the case that we do, they will be limited to those approved under the present study design. </w:t>
      </w:r>
    </w:p>
    <w:p w14:paraId="0F52D95F" w14:textId="18304A6D" w:rsidR="574E7089" w:rsidRDefault="574E7089" w:rsidP="68E75AF0">
      <w:pPr>
        <w:shd w:val="clear" w:color="auto" w:fill="FFFFFF" w:themeFill="background1"/>
        <w:spacing w:line="257" w:lineRule="auto"/>
        <w:rPr>
          <w:rFonts w:ascii="Calibri" w:eastAsia="Calibri" w:hAnsi="Calibri" w:cs="Calibri"/>
        </w:rPr>
      </w:pPr>
      <w:r w:rsidRPr="68E75AF0">
        <w:rPr>
          <w:rFonts w:ascii="Calibri" w:eastAsia="Calibri" w:hAnsi="Calibri" w:cs="Calibri"/>
          <w:highlight w:val="yellow"/>
        </w:rPr>
        <w:t xml:space="preserve">As part of testing the decentralized </w:t>
      </w:r>
      <w:r w:rsidR="6E68336F" w:rsidRPr="68E75AF0">
        <w:rPr>
          <w:rFonts w:ascii="Calibri" w:eastAsia="Calibri" w:hAnsi="Calibri" w:cs="Calibri"/>
          <w:highlight w:val="yellow"/>
        </w:rPr>
        <w:t xml:space="preserve">scale up </w:t>
      </w:r>
      <w:r w:rsidRPr="68E75AF0">
        <w:rPr>
          <w:rFonts w:ascii="Calibri" w:eastAsia="Calibri" w:hAnsi="Calibri" w:cs="Calibri"/>
          <w:highlight w:val="yellow"/>
        </w:rPr>
        <w:t>model, the second p</w:t>
      </w:r>
      <w:r w:rsidR="1FFEEA29" w:rsidRPr="68E75AF0">
        <w:rPr>
          <w:rFonts w:ascii="Calibri" w:eastAsia="Calibri" w:hAnsi="Calibri" w:cs="Calibri"/>
          <w:highlight w:val="yellow"/>
        </w:rPr>
        <w:t xml:space="preserve">hase </w:t>
      </w:r>
      <w:r w:rsidR="1CC6A36E" w:rsidRPr="68E75AF0">
        <w:rPr>
          <w:rFonts w:ascii="Calibri" w:eastAsia="Calibri" w:hAnsi="Calibri" w:cs="Calibri"/>
          <w:highlight w:val="yellow"/>
        </w:rPr>
        <w:t>o</w:t>
      </w:r>
      <w:r w:rsidR="1FFEEA29" w:rsidRPr="68E75AF0">
        <w:rPr>
          <w:rFonts w:ascii="Calibri" w:eastAsia="Calibri" w:hAnsi="Calibri" w:cs="Calibri"/>
          <w:highlight w:val="yellow"/>
        </w:rPr>
        <w:t>f this project will involve disseminating the intervention to all participants in the additional counties in 2025 term 1. All consenting participants will receive the Shamiri intervention</w:t>
      </w:r>
      <w:r w:rsidR="1E1B468A" w:rsidRPr="68E75AF0">
        <w:rPr>
          <w:rFonts w:ascii="Calibri" w:eastAsia="Calibri" w:hAnsi="Calibri" w:cs="Calibri"/>
          <w:highlight w:val="yellow"/>
        </w:rPr>
        <w:t>. Baseline and endpoint data will be collected from these participants.</w:t>
      </w:r>
      <w:r w:rsidR="1E1B468A" w:rsidRPr="68E75AF0">
        <w:rPr>
          <w:rFonts w:ascii="Calibri" w:eastAsia="Calibri" w:hAnsi="Calibri" w:cs="Calibri"/>
        </w:rPr>
        <w:t xml:space="preserve"> </w:t>
      </w:r>
      <w:r w:rsidR="3CAFFAFF" w:rsidRPr="68E75AF0">
        <w:rPr>
          <w:rFonts w:ascii="Calibri" w:eastAsia="Calibri" w:hAnsi="Calibri" w:cs="Calibri"/>
          <w:highlight w:val="yellow"/>
        </w:rPr>
        <w:t>Pre and post intervention average scores will be used to assess the effectiveness of the program among participants.</w:t>
      </w:r>
      <w:r w:rsidR="3CAFFAFF" w:rsidRPr="68E75AF0">
        <w:rPr>
          <w:rFonts w:ascii="Calibri" w:eastAsia="Calibri" w:hAnsi="Calibri" w:cs="Calibri"/>
        </w:rPr>
        <w:t xml:space="preserve"> </w:t>
      </w:r>
      <w:r w:rsidR="701A16E2" w:rsidRPr="68E75AF0">
        <w:rPr>
          <w:rFonts w:ascii="Calibri" w:eastAsia="Calibri" w:hAnsi="Calibri" w:cs="Calibri"/>
          <w:highlight w:val="yellow"/>
        </w:rPr>
        <w:t>Implementation outcomes such as teacher feedback on program delivery, acceptability of program by the scho</w:t>
      </w:r>
      <w:r w:rsidR="2CAD5B38" w:rsidRPr="68E75AF0">
        <w:rPr>
          <w:rFonts w:ascii="Calibri" w:eastAsia="Calibri" w:hAnsi="Calibri" w:cs="Calibri"/>
          <w:highlight w:val="yellow"/>
        </w:rPr>
        <w:t>ol and the stude</w:t>
      </w:r>
      <w:r w:rsidR="701A16E2" w:rsidRPr="68E75AF0">
        <w:rPr>
          <w:rFonts w:ascii="Calibri" w:eastAsia="Calibri" w:hAnsi="Calibri" w:cs="Calibri"/>
          <w:highlight w:val="yellow"/>
        </w:rPr>
        <w:t>nt</w:t>
      </w:r>
      <w:r w:rsidR="3CAE7223" w:rsidRPr="68E75AF0">
        <w:rPr>
          <w:rFonts w:ascii="Calibri" w:eastAsia="Calibri" w:hAnsi="Calibri" w:cs="Calibri"/>
          <w:highlight w:val="yellow"/>
        </w:rPr>
        <w:t>s</w:t>
      </w:r>
      <w:r w:rsidR="701A16E2" w:rsidRPr="68E75AF0">
        <w:rPr>
          <w:rFonts w:ascii="Calibri" w:eastAsia="Calibri" w:hAnsi="Calibri" w:cs="Calibri"/>
          <w:highlight w:val="yellow"/>
        </w:rPr>
        <w:t xml:space="preserve"> will be collected through surveys.</w:t>
      </w:r>
      <w:r w:rsidR="701A16E2" w:rsidRPr="68E75AF0">
        <w:rPr>
          <w:rFonts w:ascii="Calibri" w:eastAsia="Calibri" w:hAnsi="Calibri" w:cs="Calibri"/>
        </w:rPr>
        <w:t xml:space="preserve"> </w:t>
      </w:r>
    </w:p>
    <w:p w14:paraId="4E0A6409" w14:textId="6D0CD7C7" w:rsidR="4923C60C" w:rsidRDefault="4923C60C" w:rsidP="68E75AF0">
      <w:pPr>
        <w:shd w:val="clear" w:color="auto" w:fill="FFFFFF" w:themeFill="background1"/>
        <w:spacing w:line="257" w:lineRule="auto"/>
        <w:rPr>
          <w:rFonts w:ascii="Calibri" w:eastAsia="Calibri" w:hAnsi="Calibri" w:cs="Calibri"/>
          <w:highlight w:val="yellow"/>
        </w:rPr>
      </w:pPr>
      <w:r w:rsidRPr="68E75AF0">
        <w:rPr>
          <w:rFonts w:ascii="Calibri" w:eastAsia="Calibri" w:hAnsi="Calibri" w:cs="Calibri"/>
          <w:highlight w:val="yellow"/>
        </w:rPr>
        <w:t>This addition  will provide us with a more representative sample, allowing us to assess the effectiveness of our program when delivered in a decentralized model in hard-to-reach counties in Kenya.</w:t>
      </w:r>
    </w:p>
    <w:p w14:paraId="3F569461" w14:textId="54B96A3E" w:rsidR="68E75AF0" w:rsidRDefault="68E75AF0" w:rsidP="68E75AF0">
      <w:pPr>
        <w:shd w:val="clear" w:color="auto" w:fill="FFFFFF" w:themeFill="background1"/>
        <w:spacing w:line="257" w:lineRule="auto"/>
        <w:rPr>
          <w:rFonts w:ascii="Calibri" w:eastAsia="Calibri" w:hAnsi="Calibri" w:cs="Calibri"/>
        </w:rPr>
      </w:pPr>
    </w:p>
    <w:p w14:paraId="0B72FE58" w14:textId="445C0475" w:rsidR="00FC313A" w:rsidRPr="00D541E8" w:rsidRDefault="00FC313A" w:rsidP="002C71AA">
      <w:pPr>
        <w:shd w:val="clear" w:color="auto" w:fill="FFFFFF" w:themeFill="background1"/>
      </w:pPr>
      <w:r w:rsidRPr="00D541E8">
        <w:t>Participant screening and enrolment:</w:t>
      </w:r>
      <w:r w:rsidR="6D2A1438" w:rsidRPr="00D541E8">
        <w:t xml:space="preserve"> </w:t>
      </w:r>
    </w:p>
    <w:p w14:paraId="2E466043" w14:textId="21B96690" w:rsidR="00FC313A" w:rsidRPr="00D541E8" w:rsidRDefault="6D2A1438" w:rsidP="002C71AA">
      <w:pPr>
        <w:shd w:val="clear" w:color="auto" w:fill="FFFFFF" w:themeFill="background1"/>
        <w:spacing w:line="257" w:lineRule="auto"/>
        <w:rPr>
          <w:rFonts w:ascii="Calibri" w:eastAsia="Calibri" w:hAnsi="Calibri" w:cs="Calibri"/>
        </w:rPr>
      </w:pPr>
      <w:r w:rsidRPr="68E75AF0">
        <w:rPr>
          <w:rFonts w:ascii="Calibri" w:eastAsia="Calibri" w:hAnsi="Calibri" w:cs="Calibri"/>
        </w:rPr>
        <w:t xml:space="preserve">This is a universal intervention, meaning all interested high school students will be eligible to participate. Of the students who are interested in participating, we will aim to include </w:t>
      </w:r>
      <w:r w:rsidRPr="68E75AF0">
        <w:rPr>
          <w:rFonts w:ascii="Calibri" w:eastAsia="Calibri" w:hAnsi="Calibri" w:cs="Calibri"/>
          <w:highlight w:val="yellow"/>
          <w:rPrChange w:id="61" w:author="Brenda Ochuku" w:date="2024-05-17T10:38:00Z">
            <w:rPr>
              <w:rFonts w:ascii="Calibri" w:eastAsia="Calibri" w:hAnsi="Calibri" w:cs="Calibri"/>
            </w:rPr>
          </w:rPrChange>
        </w:rPr>
        <w:t>2</w:t>
      </w:r>
      <w:ins w:id="62" w:author="Brenda Ochuku" w:date="2024-05-17T10:38:00Z">
        <w:r w:rsidR="1FC93CE6" w:rsidRPr="68E75AF0">
          <w:rPr>
            <w:rFonts w:ascii="Calibri" w:eastAsia="Calibri" w:hAnsi="Calibri" w:cs="Calibri"/>
            <w:highlight w:val="yellow"/>
            <w:rPrChange w:id="63" w:author="Brenda Ochuku" w:date="2024-05-17T10:38:00Z">
              <w:rPr>
                <w:rFonts w:ascii="Calibri" w:eastAsia="Calibri" w:hAnsi="Calibri" w:cs="Calibri"/>
              </w:rPr>
            </w:rPrChange>
          </w:rPr>
          <w:t>7</w:t>
        </w:r>
      </w:ins>
      <w:del w:id="64" w:author="Brenda Ochuku" w:date="2024-05-17T10:38:00Z">
        <w:r w:rsidRPr="68E75AF0" w:rsidDel="6D2A1438">
          <w:rPr>
            <w:rFonts w:ascii="Calibri" w:eastAsia="Calibri" w:hAnsi="Calibri" w:cs="Calibri"/>
            <w:highlight w:val="yellow"/>
            <w:rPrChange w:id="65" w:author="Brenda Ochuku" w:date="2024-05-17T10:38:00Z">
              <w:rPr>
                <w:rFonts w:ascii="Calibri" w:eastAsia="Calibri" w:hAnsi="Calibri" w:cs="Calibri"/>
              </w:rPr>
            </w:rPrChange>
          </w:rPr>
          <w:delText>5</w:delText>
        </w:r>
      </w:del>
      <w:r w:rsidRPr="68E75AF0">
        <w:rPr>
          <w:rFonts w:ascii="Calibri" w:eastAsia="Calibri" w:hAnsi="Calibri" w:cs="Calibri"/>
          <w:highlight w:val="yellow"/>
          <w:rPrChange w:id="66" w:author="Brenda Ochuku" w:date="2024-05-17T10:38:00Z">
            <w:rPr>
              <w:rFonts w:ascii="Calibri" w:eastAsia="Calibri" w:hAnsi="Calibri" w:cs="Calibri"/>
            </w:rPr>
          </w:rPrChange>
        </w:rPr>
        <w:t>,000 students</w:t>
      </w:r>
      <w:r w:rsidRPr="68E75AF0">
        <w:rPr>
          <w:rFonts w:ascii="Calibri" w:eastAsia="Calibri" w:hAnsi="Calibri" w:cs="Calibri"/>
        </w:rPr>
        <w:t>. Based on study funding and personnel capacity</w:t>
      </w:r>
      <w:r w:rsidR="592217FC" w:rsidRPr="68E75AF0">
        <w:rPr>
          <w:rFonts w:ascii="Calibri" w:eastAsia="Calibri" w:hAnsi="Calibri" w:cs="Calibri"/>
        </w:rPr>
        <w:t>, a</w:t>
      </w:r>
      <w:r w:rsidRPr="68E75AF0">
        <w:rPr>
          <w:rFonts w:ascii="Calibri" w:eastAsia="Calibri" w:hAnsi="Calibri" w:cs="Calibri"/>
        </w:rPr>
        <w:t xml:space="preserve">pproximately 12-16 students will be invited to join each group. If more students are interested than we can accommodate (i.e., if more than </w:t>
      </w:r>
      <w:r w:rsidRPr="68E75AF0">
        <w:rPr>
          <w:rFonts w:ascii="Calibri" w:eastAsia="Calibri" w:hAnsi="Calibri" w:cs="Calibri"/>
          <w:highlight w:val="yellow"/>
          <w:rPrChange w:id="67" w:author="Brenda Ochuku" w:date="2024-05-17T10:38:00Z">
            <w:rPr>
              <w:rFonts w:ascii="Calibri" w:eastAsia="Calibri" w:hAnsi="Calibri" w:cs="Calibri"/>
            </w:rPr>
          </w:rPrChange>
        </w:rPr>
        <w:t>2</w:t>
      </w:r>
      <w:ins w:id="68" w:author="Brenda Ochuku" w:date="2024-05-17T10:38:00Z">
        <w:r w:rsidR="6610819F" w:rsidRPr="68E75AF0">
          <w:rPr>
            <w:rFonts w:ascii="Calibri" w:eastAsia="Calibri" w:hAnsi="Calibri" w:cs="Calibri"/>
            <w:highlight w:val="yellow"/>
            <w:rPrChange w:id="69" w:author="Brenda Ochuku" w:date="2024-05-17T10:38:00Z">
              <w:rPr>
                <w:rFonts w:ascii="Calibri" w:eastAsia="Calibri" w:hAnsi="Calibri" w:cs="Calibri"/>
              </w:rPr>
            </w:rPrChange>
          </w:rPr>
          <w:t>7</w:t>
        </w:r>
      </w:ins>
      <w:del w:id="70" w:author="Brenda Ochuku" w:date="2024-05-17T10:38:00Z">
        <w:r w:rsidRPr="68E75AF0" w:rsidDel="6D2A1438">
          <w:rPr>
            <w:rFonts w:ascii="Calibri" w:eastAsia="Calibri" w:hAnsi="Calibri" w:cs="Calibri"/>
            <w:highlight w:val="yellow"/>
            <w:rPrChange w:id="71" w:author="Brenda Ochuku" w:date="2024-05-17T10:38:00Z">
              <w:rPr>
                <w:rFonts w:ascii="Calibri" w:eastAsia="Calibri" w:hAnsi="Calibri" w:cs="Calibri"/>
              </w:rPr>
            </w:rPrChange>
          </w:rPr>
          <w:delText>5</w:delText>
        </w:r>
      </w:del>
      <w:r w:rsidRPr="68E75AF0">
        <w:rPr>
          <w:rFonts w:ascii="Calibri" w:eastAsia="Calibri" w:hAnsi="Calibri" w:cs="Calibri"/>
          <w:highlight w:val="yellow"/>
          <w:rPrChange w:id="72" w:author="Brenda Ochuku" w:date="2024-05-17T10:38:00Z">
            <w:rPr>
              <w:rFonts w:ascii="Calibri" w:eastAsia="Calibri" w:hAnsi="Calibri" w:cs="Calibri"/>
            </w:rPr>
          </w:rPrChange>
        </w:rPr>
        <w:t>,000 students</w:t>
      </w:r>
      <w:r w:rsidRPr="68E75AF0">
        <w:rPr>
          <w:rFonts w:ascii="Calibri" w:eastAsia="Calibri" w:hAnsi="Calibri" w:cs="Calibri"/>
        </w:rPr>
        <w:t xml:space="preserve"> wish to participate), participation in the intervention will be determined through a random number generator selection process. Those that have been randomly selected to participate will meet the research team members in their assembly hall to be randomized on site. Each research associate will be stationed at a designated post within the assembly hall and assigned a number. Students will choose a number from a box, then line up at the corresponding research associates post, from whence they will be assigned unique identification numbers. The students will be informed that these unique IDs, or Shamiri IDs, are to protect their identity, and should be present on all assessment forms thus forth. Once the students have their Shamiri IDs, they will be given a group leader as per the number of the research associate that they were randomly assigned.</w:t>
      </w:r>
      <w:r w:rsidR="122764BF" w:rsidRPr="68E75AF0">
        <w:rPr>
          <w:rFonts w:ascii="Calibri" w:eastAsia="Calibri" w:hAnsi="Calibri" w:cs="Calibri"/>
        </w:rPr>
        <w:t xml:space="preserve"> A signed assent and/or consent form will complete enrolment into the study.</w:t>
      </w:r>
    </w:p>
    <w:p w14:paraId="54CF3D17" w14:textId="25DF0EF0" w:rsidR="5ADA5F8D" w:rsidRDefault="5ADA5F8D" w:rsidP="68E75AF0">
      <w:pPr>
        <w:shd w:val="clear" w:color="auto" w:fill="FFFFFF" w:themeFill="background1"/>
        <w:spacing w:line="257" w:lineRule="auto"/>
        <w:rPr>
          <w:rFonts w:ascii="Calibri" w:eastAsia="Calibri" w:hAnsi="Calibri" w:cs="Calibri"/>
          <w:highlight w:val="yellow"/>
        </w:rPr>
      </w:pPr>
      <w:r w:rsidRPr="68E75AF0">
        <w:rPr>
          <w:rFonts w:ascii="Calibri" w:eastAsia="Calibri" w:hAnsi="Calibri" w:cs="Calibri"/>
          <w:highlight w:val="yellow"/>
        </w:rPr>
        <w:t>Additionally</w:t>
      </w:r>
      <w:r w:rsidR="564B0AE8" w:rsidRPr="68E75AF0">
        <w:rPr>
          <w:rFonts w:ascii="Calibri" w:eastAsia="Calibri" w:hAnsi="Calibri" w:cs="Calibri"/>
          <w:highlight w:val="yellow"/>
        </w:rPr>
        <w:t xml:space="preserve">, we </w:t>
      </w:r>
      <w:r w:rsidR="3FBFC3F1" w:rsidRPr="68E75AF0">
        <w:rPr>
          <w:rFonts w:ascii="Calibri" w:eastAsia="Calibri" w:hAnsi="Calibri" w:cs="Calibri"/>
          <w:highlight w:val="yellow"/>
        </w:rPr>
        <w:t>intend</w:t>
      </w:r>
      <w:r w:rsidR="564B0AE8" w:rsidRPr="68E75AF0">
        <w:rPr>
          <w:rFonts w:ascii="Calibri" w:eastAsia="Calibri" w:hAnsi="Calibri" w:cs="Calibri"/>
          <w:highlight w:val="yellow"/>
        </w:rPr>
        <w:t xml:space="preserve"> to recruit ~50,000 students from the additional counties in which we will be implementing</w:t>
      </w:r>
      <w:r w:rsidR="1F6C1A37" w:rsidRPr="68E75AF0">
        <w:rPr>
          <w:rFonts w:ascii="Calibri" w:eastAsia="Calibri" w:hAnsi="Calibri" w:cs="Calibri"/>
          <w:highlight w:val="yellow"/>
        </w:rPr>
        <w:t xml:space="preserve"> in term 1 of 2025</w:t>
      </w:r>
      <w:r w:rsidR="7DE08AEE" w:rsidRPr="68E75AF0">
        <w:rPr>
          <w:rFonts w:ascii="Calibri" w:eastAsia="Calibri" w:hAnsi="Calibri" w:cs="Calibri"/>
          <w:highlight w:val="yellow"/>
        </w:rPr>
        <w:t xml:space="preserve">, as part of the </w:t>
      </w:r>
      <w:r w:rsidR="25007362" w:rsidRPr="68E75AF0">
        <w:rPr>
          <w:rFonts w:ascii="Calibri" w:eastAsia="Calibri" w:hAnsi="Calibri" w:cs="Calibri"/>
          <w:highlight w:val="yellow"/>
        </w:rPr>
        <w:t xml:space="preserve">second phase </w:t>
      </w:r>
      <w:r w:rsidR="7DE08AEE" w:rsidRPr="68E75AF0">
        <w:rPr>
          <w:rFonts w:ascii="Calibri" w:eastAsia="Calibri" w:hAnsi="Calibri" w:cs="Calibri"/>
          <w:highlight w:val="yellow"/>
        </w:rPr>
        <w:t>of th</w:t>
      </w:r>
      <w:r w:rsidR="45878AE3" w:rsidRPr="68E75AF0">
        <w:rPr>
          <w:rFonts w:ascii="Calibri" w:eastAsia="Calibri" w:hAnsi="Calibri" w:cs="Calibri"/>
          <w:highlight w:val="yellow"/>
        </w:rPr>
        <w:t>is</w:t>
      </w:r>
      <w:r w:rsidR="7DE08AEE" w:rsidRPr="68E75AF0">
        <w:rPr>
          <w:rFonts w:ascii="Calibri" w:eastAsia="Calibri" w:hAnsi="Calibri" w:cs="Calibri"/>
          <w:highlight w:val="yellow"/>
        </w:rPr>
        <w:t xml:space="preserve"> project.</w:t>
      </w:r>
    </w:p>
    <w:p w14:paraId="5CE7BA70" w14:textId="19D65CD2" w:rsidR="00FC313A" w:rsidRPr="00D541E8" w:rsidRDefault="00FC313A" w:rsidP="002C71AA">
      <w:pPr>
        <w:shd w:val="clear" w:color="auto" w:fill="FFFFFF" w:themeFill="background1"/>
      </w:pPr>
      <w:r w:rsidRPr="00D541E8">
        <w:t>Participant inclusion criteria:</w:t>
      </w:r>
      <w:r w:rsidR="726BB9AA" w:rsidRPr="00D541E8">
        <w:t xml:space="preserve"> </w:t>
      </w:r>
    </w:p>
    <w:p w14:paraId="2833C535" w14:textId="3A6AF828" w:rsidR="00FC313A" w:rsidRPr="00D541E8" w:rsidRDefault="726BB9AA"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Students are eligible to be included if they are a high school student in one of the selected schools between the ages of 12 and 21. Because this is a universal intervention, we will not screen participants in any way, or apply other inclusion or exclusion criteria. If more students wish to participate than we can accommodate in the study (i.e., more than can be placed in groups of 12-16 students led by the number of group leaders that we have), we will randomly select students among those interested to participate in the study. Peer group members will be eligible to remain in the groups for the full duration of the intervention so long as they do not repeatedly disrupt the peer group meeting or behave unkindly to other peer group members. If a particular student is repeatedly unkind or disruptive, peer group leaders will ask that student to stop attending sessions. We will not exclude participants from the peer groups for any reasons other than </w:t>
      </w:r>
      <w:r w:rsidR="69660CC1" w:rsidRPr="00D541E8">
        <w:rPr>
          <w:rFonts w:ascii="Calibri" w:eastAsia="Calibri" w:hAnsi="Calibri" w:cs="Calibri"/>
        </w:rPr>
        <w:t xml:space="preserve">the </w:t>
      </w:r>
      <w:r w:rsidRPr="00D541E8">
        <w:rPr>
          <w:rFonts w:ascii="Calibri" w:eastAsia="Calibri" w:hAnsi="Calibri" w:cs="Calibri"/>
        </w:rPr>
        <w:t>capacity of the peer groups.</w:t>
      </w:r>
    </w:p>
    <w:p w14:paraId="65214623" w14:textId="71E1B51E" w:rsidR="00FC313A" w:rsidRPr="00D541E8" w:rsidRDefault="00FC313A" w:rsidP="002C71AA">
      <w:pPr>
        <w:shd w:val="clear" w:color="auto" w:fill="FFFFFF" w:themeFill="background1"/>
      </w:pPr>
      <w:r w:rsidRPr="00D541E8">
        <w:t>Study Conditions:</w:t>
      </w:r>
      <w:r w:rsidR="54EA5AE8" w:rsidRPr="00D541E8">
        <w:t xml:space="preserve"> </w:t>
      </w:r>
    </w:p>
    <w:p w14:paraId="79938FA8" w14:textId="5FEBAAA8" w:rsidR="00FC313A" w:rsidRPr="00D541E8" w:rsidRDefault="78DD8283" w:rsidP="002C71AA">
      <w:pPr>
        <w:shd w:val="clear" w:color="auto" w:fill="FFFFFF" w:themeFill="background1"/>
        <w:spacing w:line="257" w:lineRule="auto"/>
      </w:pPr>
      <w:r w:rsidRPr="00D541E8">
        <w:rPr>
          <w:rFonts w:ascii="Calibri" w:eastAsia="Calibri" w:hAnsi="Calibri" w:cs="Calibri"/>
        </w:rPr>
        <w:t>P</w:t>
      </w:r>
      <w:r w:rsidR="54EA5AE8" w:rsidRPr="00D541E8">
        <w:rPr>
          <w:rFonts w:ascii="Calibri" w:eastAsia="Calibri" w:hAnsi="Calibri" w:cs="Calibri"/>
        </w:rPr>
        <w:t>articipants</w:t>
      </w:r>
      <w:r w:rsidR="794ADC6D" w:rsidRPr="00D541E8">
        <w:rPr>
          <w:rFonts w:ascii="Calibri" w:eastAsia="Calibri" w:hAnsi="Calibri" w:cs="Calibri"/>
        </w:rPr>
        <w:t xml:space="preserve"> in the intervention groups</w:t>
      </w:r>
      <w:r w:rsidR="54EA5AE8" w:rsidRPr="00D541E8">
        <w:rPr>
          <w:rFonts w:ascii="Calibri" w:eastAsia="Calibri" w:hAnsi="Calibri" w:cs="Calibri"/>
        </w:rPr>
        <w:t xml:space="preserve"> will all receive the same intervention. The Shamiri wellness intervention is composed of four group sessions taking place across the span of four weeks. The first two sessions focus on the concept of growth mindset, the third session focuses on gratitude, and the fourth and final session focuses on virtues. Additionally, each week, the participants will receive homework assignments to help reinforce what they have learned and integrate it into their lives. Below, we detail the content of the sessions.</w:t>
      </w:r>
    </w:p>
    <w:p w14:paraId="113BD7A1" w14:textId="0DFB1235" w:rsidR="00FC313A" w:rsidRPr="00D541E8" w:rsidRDefault="54EA5AE8" w:rsidP="002C71AA">
      <w:pPr>
        <w:shd w:val="clear" w:color="auto" w:fill="FFFFFF" w:themeFill="background1"/>
        <w:spacing w:line="257" w:lineRule="auto"/>
      </w:pPr>
      <w:r w:rsidRPr="00D541E8">
        <w:rPr>
          <w:rFonts w:ascii="Calibri" w:eastAsia="Calibri" w:hAnsi="Calibri" w:cs="Calibri"/>
        </w:rPr>
        <w:t>During session one, students will first be asked to fill out a series of baseline measures. Then, they will be introduced to rules of conduct for the group and do some ice breaker games and activities. Next, participants will be guided through a Growth mindset intervention designed to convey the idea that people and their situations can change for the better. The group leader will present the definitions of “Growth” and “neuroplasticity,” and participants will hear testimonials related to individuals’ academic / professional, interpersonal, and emotional growth.</w:t>
      </w:r>
    </w:p>
    <w:p w14:paraId="201FE67B" w14:textId="68620807" w:rsidR="00FC313A" w:rsidRPr="00D541E8" w:rsidRDefault="54EA5AE8"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A</w:t>
      </w:r>
      <w:r w:rsidR="5DB46661" w:rsidRPr="00D541E8">
        <w:rPr>
          <w:rFonts w:ascii="Calibri" w:eastAsia="Calibri" w:hAnsi="Calibri" w:cs="Calibri"/>
        </w:rPr>
        <w:t>dditionally</w:t>
      </w:r>
      <w:r w:rsidRPr="00D541E8">
        <w:rPr>
          <w:rFonts w:ascii="Calibri" w:eastAsia="Calibri" w:hAnsi="Calibri" w:cs="Calibri"/>
        </w:rPr>
        <w:t xml:space="preserve">, group leaders will introduce a discussion and activities about effective strategies for growth. Then, the group leaders will introduce a framework for problem solving. The participants will do activities related to effective strategies for growth and problem solving to help them understand and apply these strategies. At the end of session 2, participants </w:t>
      </w:r>
      <w:r w:rsidR="7E9DB941" w:rsidRPr="00D541E8">
        <w:rPr>
          <w:rFonts w:ascii="Calibri" w:eastAsia="Calibri" w:hAnsi="Calibri" w:cs="Calibri"/>
        </w:rPr>
        <w:t>may</w:t>
      </w:r>
      <w:r w:rsidRPr="00D541E8">
        <w:rPr>
          <w:rFonts w:ascii="Calibri" w:eastAsia="Calibri" w:hAnsi="Calibri" w:cs="Calibri"/>
        </w:rPr>
        <w:t xml:space="preserve"> be asked to fill out midpoint measures.</w:t>
      </w:r>
    </w:p>
    <w:p w14:paraId="1E7A4016" w14:textId="3CB79447" w:rsidR="00FC313A" w:rsidRPr="00D541E8" w:rsidRDefault="54EA5AE8" w:rsidP="002C71AA">
      <w:pPr>
        <w:shd w:val="clear" w:color="auto" w:fill="FFFFFF" w:themeFill="background1"/>
        <w:spacing w:line="257" w:lineRule="auto"/>
      </w:pPr>
      <w:r w:rsidRPr="00D541E8">
        <w:rPr>
          <w:rFonts w:ascii="Calibri" w:eastAsia="Calibri" w:hAnsi="Calibri" w:cs="Calibri"/>
        </w:rPr>
        <w:t>Participants will be introduced to the concept of Gratitude. Group leaders will emphasize the importance of verbalizing and consciously thinking about Gratitude, as well as its benefits for well-being. Participants will be asked to complete a writing activity during which students write a gratitude letter to someone they wish to thank. They will also learn about the three good things in which they will list three good things each day.</w:t>
      </w:r>
    </w:p>
    <w:p w14:paraId="1FAEF2AC" w14:textId="39D79908" w:rsidR="00FC313A" w:rsidRPr="00D541E8" w:rsidRDefault="54EA5AE8" w:rsidP="002C71AA">
      <w:pPr>
        <w:shd w:val="clear" w:color="auto" w:fill="FFFFFF" w:themeFill="background1"/>
        <w:spacing w:line="257" w:lineRule="auto"/>
      </w:pPr>
      <w:r w:rsidRPr="00D541E8">
        <w:rPr>
          <w:rFonts w:ascii="Calibri" w:eastAsia="Calibri" w:hAnsi="Calibri" w:cs="Calibri"/>
        </w:rPr>
        <w:t xml:space="preserve">Participants will also be introduced to the concept of values (i.e., virtues). Participants may be introduced to and discuss stories of </w:t>
      </w:r>
      <w:r w:rsidR="30BDDE54" w:rsidRPr="00D541E8">
        <w:rPr>
          <w:rFonts w:ascii="Calibri" w:eastAsia="Calibri" w:hAnsi="Calibri" w:cs="Calibri"/>
        </w:rPr>
        <w:t>culturally pertinent</w:t>
      </w:r>
      <w:r w:rsidRPr="00D541E8">
        <w:rPr>
          <w:rFonts w:ascii="Calibri" w:eastAsia="Calibri" w:hAnsi="Calibri" w:cs="Calibri"/>
        </w:rPr>
        <w:t xml:space="preserve"> role models, with an emphasis on the virtues these individuals display, how they guided their life decisions and lead to success and happiness. Group leaders may also share their own stories on personal virtues, and participants may discuss these and other pertinent examples. In a writing assignment, participants will receive a sheet with a list of virtues and choose some of personal relevance. They will write about times when they have demonstrated the virtue(s) they select. Group leaders may also read a series of hypothetical scenarios and ask students to apply their values to come up with solutions to the problems presented. The last session will end with students completing a series of endpoint measures.</w:t>
      </w:r>
    </w:p>
    <w:p w14:paraId="40A09955" w14:textId="2E2FBBE3" w:rsidR="00FC313A" w:rsidRPr="00D541E8" w:rsidRDefault="754527C7" w:rsidP="002C71AA">
      <w:pPr>
        <w:shd w:val="clear" w:color="auto" w:fill="FFFFFF" w:themeFill="background1"/>
      </w:pPr>
      <w:r w:rsidRPr="00D541E8">
        <w:t xml:space="preserve">Participants in the control group will receive </w:t>
      </w:r>
      <w:r w:rsidR="5A7DAB7A" w:rsidRPr="00D541E8">
        <w:t>TAU</w:t>
      </w:r>
      <w:r w:rsidR="4C7C0245" w:rsidRPr="00D541E8">
        <w:t>,</w:t>
      </w:r>
      <w:r w:rsidRPr="00D541E8">
        <w:t xml:space="preserve"> </w:t>
      </w:r>
      <w:bookmarkStart w:id="73" w:name="_Int_5Gd7B80r"/>
      <w:r w:rsidRPr="00D541E8">
        <w:t>however</w:t>
      </w:r>
      <w:bookmarkEnd w:id="73"/>
      <w:r w:rsidRPr="00D541E8">
        <w:t xml:space="preserve"> </w:t>
      </w:r>
      <w:r w:rsidR="00203EE0" w:rsidRPr="00D541E8">
        <w:t xml:space="preserve">their school </w:t>
      </w:r>
      <w:r w:rsidRPr="00D541E8">
        <w:t xml:space="preserve">will be placed on a waitlist to potentially receive the Shamiri wellness intervention </w:t>
      </w:r>
      <w:bookmarkStart w:id="74" w:name="_Int_9jUVYxPu"/>
      <w:r w:rsidRPr="00D541E8">
        <w:t>at a later date</w:t>
      </w:r>
      <w:bookmarkEnd w:id="74"/>
      <w:r w:rsidR="46156BE1" w:rsidRPr="00D541E8">
        <w:t xml:space="preserve"> post-trial.</w:t>
      </w:r>
    </w:p>
    <w:p w14:paraId="6C2738E7" w14:textId="076B9F67" w:rsidR="00FC313A" w:rsidRPr="00D541E8" w:rsidRDefault="00FC313A" w:rsidP="002C71AA">
      <w:pPr>
        <w:shd w:val="clear" w:color="auto" w:fill="FFFFFF" w:themeFill="background1"/>
      </w:pPr>
      <w:r w:rsidRPr="00D541E8">
        <w:t>Participant Compensation:</w:t>
      </w:r>
      <w:r w:rsidR="205F9392" w:rsidRPr="00D541E8">
        <w:t xml:space="preserve"> </w:t>
      </w:r>
    </w:p>
    <w:p w14:paraId="09F9541C" w14:textId="57BE6BCC" w:rsidR="6C1FFD65" w:rsidRPr="00D541E8" w:rsidRDefault="6C1FFD65" w:rsidP="002C71AA">
      <w:pPr>
        <w:shd w:val="clear" w:color="auto" w:fill="FFFFFF" w:themeFill="background1"/>
        <w:spacing w:line="257" w:lineRule="auto"/>
      </w:pPr>
      <w:r w:rsidRPr="00D541E8">
        <w:rPr>
          <w:rFonts w:ascii="Calibri" w:eastAsia="Calibri" w:hAnsi="Calibri" w:cs="Calibri"/>
        </w:rPr>
        <w:t>All study participants will receive notebooks and pens/pencils during the first intervention session.</w:t>
      </w:r>
      <w:r w:rsidR="00747A79" w:rsidRPr="00D541E8">
        <w:rPr>
          <w:rFonts w:ascii="Calibri" w:eastAsia="Calibri" w:hAnsi="Calibri" w:cs="Calibri"/>
        </w:rPr>
        <w:t xml:space="preserve"> Participants who </w:t>
      </w:r>
      <w:r w:rsidR="00BA6EBA" w:rsidRPr="00D541E8">
        <w:rPr>
          <w:rFonts w:ascii="Calibri" w:eastAsia="Calibri" w:hAnsi="Calibri" w:cs="Calibri"/>
        </w:rPr>
        <w:t>agree</w:t>
      </w:r>
      <w:r w:rsidR="00747A79" w:rsidRPr="00D541E8">
        <w:rPr>
          <w:rFonts w:ascii="Calibri" w:eastAsia="Calibri" w:hAnsi="Calibri" w:cs="Calibri"/>
        </w:rPr>
        <w:t xml:space="preserve"> to participate in the interviews </w:t>
      </w:r>
      <w:r w:rsidR="00BA6EBA" w:rsidRPr="00D541E8">
        <w:rPr>
          <w:rFonts w:ascii="Calibri" w:eastAsia="Calibri" w:hAnsi="Calibri" w:cs="Calibri"/>
        </w:rPr>
        <w:t>may also receive shopping vouchers.</w:t>
      </w:r>
    </w:p>
    <w:p w14:paraId="7A3DB99E" w14:textId="48D3F212" w:rsidR="00FC313A" w:rsidRPr="00D541E8" w:rsidRDefault="00FC313A" w:rsidP="002C71AA">
      <w:pPr>
        <w:shd w:val="clear" w:color="auto" w:fill="FFFFFF" w:themeFill="background1"/>
      </w:pPr>
      <w:r w:rsidRPr="00D541E8">
        <w:t>Selection of Group Leaders:</w:t>
      </w:r>
      <w:r w:rsidR="41A70646" w:rsidRPr="00D541E8">
        <w:t xml:space="preserve"> </w:t>
      </w:r>
    </w:p>
    <w:p w14:paraId="35EC0A11" w14:textId="13C05144" w:rsidR="00FC313A" w:rsidRPr="00D541E8" w:rsidRDefault="1934C79E"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Group leaders will be high school graduates and current college students. Our study team will be training local peer group leaders to deliver the intervention. Working with local group leaders is an extremely important part of this intervention. Local group leaders are important because not only do they have a superior understanding of the culture and connection with the participants, but also because, should our intervention work, the most effective way of scaling up will be via local lay providers such as these group leaders. Candidates must be at least 18 years old to be a peer group leader. We will recruit group leaders via job postings, university forums, word of mouth, social media, and announcements via our website. We will reach out to interested students and set up a time to interview them. In these interviews, we ask questions to assess motivation, prior experience with teaching and counselling, and interpersonal skills. Based on these interviews, we will select </w:t>
      </w:r>
      <w:r w:rsidR="27B5C34D" w:rsidRPr="00D541E8">
        <w:rPr>
          <w:rFonts w:ascii="Calibri" w:eastAsia="Calibri" w:hAnsi="Calibri" w:cs="Calibri"/>
        </w:rPr>
        <w:t>250</w:t>
      </w:r>
      <w:r w:rsidRPr="00D541E8">
        <w:rPr>
          <w:rFonts w:ascii="Calibri" w:eastAsia="Calibri" w:hAnsi="Calibri" w:cs="Calibri"/>
        </w:rPr>
        <w:t xml:space="preserve"> group leaders. These peer group leaders will be trained in </w:t>
      </w:r>
      <w:r w:rsidR="036AA068" w:rsidRPr="00D541E8">
        <w:rPr>
          <w:rFonts w:ascii="Calibri" w:eastAsia="Calibri" w:hAnsi="Calibri" w:cs="Calibri"/>
        </w:rPr>
        <w:t>basic peer counseling skills, group</w:t>
      </w:r>
      <w:r w:rsidR="03AA99A0" w:rsidRPr="00D541E8">
        <w:rPr>
          <w:rFonts w:ascii="Calibri" w:eastAsia="Calibri" w:hAnsi="Calibri" w:cs="Calibri"/>
        </w:rPr>
        <w:t xml:space="preserve"> processes and</w:t>
      </w:r>
      <w:r w:rsidR="036AA068" w:rsidRPr="00D541E8">
        <w:rPr>
          <w:rFonts w:ascii="Calibri" w:eastAsia="Calibri" w:hAnsi="Calibri" w:cs="Calibri"/>
        </w:rPr>
        <w:t xml:space="preserve"> facilitation</w:t>
      </w:r>
      <w:r w:rsidR="728BF42A" w:rsidRPr="00D541E8">
        <w:rPr>
          <w:rFonts w:ascii="Calibri" w:eastAsia="Calibri" w:hAnsi="Calibri" w:cs="Calibri"/>
        </w:rPr>
        <w:t xml:space="preserve"> and Shamiri intervention </w:t>
      </w:r>
      <w:r w:rsidR="5CDB6B45" w:rsidRPr="00D541E8">
        <w:rPr>
          <w:rFonts w:ascii="Calibri" w:eastAsia="Calibri" w:hAnsi="Calibri" w:cs="Calibri"/>
        </w:rPr>
        <w:t>session</w:t>
      </w:r>
      <w:r w:rsidR="76F97460" w:rsidRPr="00D541E8">
        <w:rPr>
          <w:rFonts w:ascii="Calibri" w:eastAsia="Calibri" w:hAnsi="Calibri" w:cs="Calibri"/>
        </w:rPr>
        <w:t>s</w:t>
      </w:r>
      <w:r w:rsidR="728BF42A" w:rsidRPr="00D541E8">
        <w:rPr>
          <w:rFonts w:ascii="Calibri" w:eastAsia="Calibri" w:hAnsi="Calibri" w:cs="Calibri"/>
        </w:rPr>
        <w:t xml:space="preserve"> roleplays</w:t>
      </w:r>
      <w:r w:rsidR="1F3937EE" w:rsidRPr="00D541E8">
        <w:rPr>
          <w:rFonts w:ascii="Calibri" w:eastAsia="Calibri" w:hAnsi="Calibri" w:cs="Calibri"/>
        </w:rPr>
        <w:t>.</w:t>
      </w:r>
    </w:p>
    <w:p w14:paraId="114C7703" w14:textId="5B524957" w:rsidR="00FC313A" w:rsidRPr="00D541E8" w:rsidRDefault="00FC313A" w:rsidP="002C71AA">
      <w:pPr>
        <w:shd w:val="clear" w:color="auto" w:fill="FFFFFF" w:themeFill="background1"/>
        <w:spacing w:line="257" w:lineRule="auto"/>
        <w:rPr>
          <w:rFonts w:ascii="Calibri" w:eastAsia="Calibri" w:hAnsi="Calibri" w:cs="Calibri"/>
        </w:rPr>
      </w:pPr>
      <w:r w:rsidRPr="00D541E8">
        <w:t>Supervision of Group Leaders:</w:t>
      </w:r>
      <w:r w:rsidR="61147B91" w:rsidRPr="00D541E8">
        <w:t xml:space="preserve"> </w:t>
      </w:r>
    </w:p>
    <w:p w14:paraId="33DC5013" w14:textId="47570D48" w:rsidR="00FC313A" w:rsidRPr="00D541E8" w:rsidRDefault="61147B91"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Group leaders will have weekly </w:t>
      </w:r>
      <w:r w:rsidR="075AFEA2" w:rsidRPr="00D541E8">
        <w:rPr>
          <w:rFonts w:ascii="Calibri" w:eastAsia="Calibri" w:hAnsi="Calibri" w:cs="Calibri"/>
        </w:rPr>
        <w:t>in-person meetings</w:t>
      </w:r>
      <w:r w:rsidRPr="00D541E8">
        <w:rPr>
          <w:rFonts w:ascii="Calibri" w:eastAsia="Calibri" w:hAnsi="Calibri" w:cs="Calibri"/>
        </w:rPr>
        <w:t xml:space="preserve"> with their supervisors, who will be members of the study team. During these supervision </w:t>
      </w:r>
      <w:r w:rsidR="50516706" w:rsidRPr="00D541E8">
        <w:rPr>
          <w:rFonts w:ascii="Calibri" w:eastAsia="Calibri" w:hAnsi="Calibri" w:cs="Calibri"/>
        </w:rPr>
        <w:t>meetings</w:t>
      </w:r>
      <w:r w:rsidRPr="00D541E8">
        <w:rPr>
          <w:rFonts w:ascii="Calibri" w:eastAsia="Calibri" w:hAnsi="Calibri" w:cs="Calibri"/>
        </w:rPr>
        <w:t xml:space="preserve">, peer group leaders will have the opportunity to ask questions, receive feedback, and bring up any concerns that arise during the group sessions. Additionally, study staff will be present during all intervention procedures, including data collection and intervention delivery, to ensure that the peer group leaders are following procedures, and that they are available in the event of any issues that may arise in the groups. At the end of the </w:t>
      </w:r>
      <w:r w:rsidR="248D7A79" w:rsidRPr="00D541E8">
        <w:rPr>
          <w:rFonts w:ascii="Calibri" w:eastAsia="Calibri" w:hAnsi="Calibri" w:cs="Calibri"/>
        </w:rPr>
        <w:t>4-week program</w:t>
      </w:r>
      <w:r w:rsidRPr="00D541E8">
        <w:rPr>
          <w:rFonts w:ascii="Calibri" w:eastAsia="Calibri" w:hAnsi="Calibri" w:cs="Calibri"/>
        </w:rPr>
        <w:t xml:space="preserve">, group leaders may be asked to provide qualitative/quantitative feedback on their experience to the study </w:t>
      </w:r>
      <w:r w:rsidR="26ABB0D4" w:rsidRPr="00D541E8">
        <w:rPr>
          <w:rFonts w:ascii="Calibri" w:eastAsia="Calibri" w:hAnsi="Calibri" w:cs="Calibri"/>
        </w:rPr>
        <w:t xml:space="preserve">team </w:t>
      </w:r>
      <w:r w:rsidRPr="00D541E8">
        <w:rPr>
          <w:rFonts w:ascii="Calibri" w:eastAsia="Calibri" w:hAnsi="Calibri" w:cs="Calibri"/>
        </w:rPr>
        <w:t>via in-person interviews or feedback questionnaires.</w:t>
      </w:r>
    </w:p>
    <w:p w14:paraId="25F8B269" w14:textId="6C7D0A7B" w:rsidR="00FC313A" w:rsidRPr="00D541E8" w:rsidRDefault="00FC313A" w:rsidP="002C71AA">
      <w:pPr>
        <w:shd w:val="clear" w:color="auto" w:fill="FFFFFF" w:themeFill="background1"/>
      </w:pPr>
      <w:r w:rsidRPr="00D541E8">
        <w:t>Statistical Analysis Plan</w:t>
      </w:r>
      <w:r w:rsidR="09365524" w:rsidRPr="00D541E8">
        <w:t xml:space="preserve"> </w:t>
      </w:r>
    </w:p>
    <w:p w14:paraId="50E120E3" w14:textId="77777777" w:rsidR="00FC313A" w:rsidRPr="00D541E8" w:rsidRDefault="00FC313A" w:rsidP="002C71AA">
      <w:pPr>
        <w:shd w:val="clear" w:color="auto" w:fill="FFFFFF" w:themeFill="background1"/>
      </w:pPr>
      <w:r w:rsidRPr="00D541E8">
        <w:t>Analytical Approach</w:t>
      </w:r>
    </w:p>
    <w:p w14:paraId="07CB2D1D" w14:textId="43E054BE" w:rsidR="00116050" w:rsidRPr="00D541E8" w:rsidRDefault="4C1DBE9E" w:rsidP="002C71AA">
      <w:pPr>
        <w:shd w:val="clear" w:color="auto" w:fill="FFFFFF" w:themeFill="background1"/>
        <w:spacing w:line="257" w:lineRule="auto"/>
      </w:pPr>
      <w:r w:rsidRPr="00D541E8">
        <w:rPr>
          <w:rFonts w:ascii="Calibri" w:eastAsia="Calibri" w:hAnsi="Calibri" w:cs="Calibri"/>
        </w:rPr>
        <w:t xml:space="preserve">Prior to analysis, univariate, bivariate, multivariate, distributional, and missing data characteristics of the data will be examined, with subsequent models adjusted (e.g., using robust estimators and inference, appropriate error distributions, non-parametric approaches) to ensure data-analytic assumptions are met. Missing item-level data will be accommodated using full information maximum likelihood or multiple imputation methods if the assumption (missing at random; MAR) </w:t>
      </w:r>
      <w:r w:rsidR="003B7A17" w:rsidRPr="00D541E8">
        <w:rPr>
          <w:rFonts w:ascii="Calibri" w:eastAsia="Calibri" w:hAnsi="Calibri" w:cs="Calibri"/>
        </w:rPr>
        <w:t xml:space="preserve">for these mitigations are </w:t>
      </w:r>
      <w:bookmarkStart w:id="75" w:name="_Hlk116641811"/>
      <w:r w:rsidR="003B7A17" w:rsidRPr="00D541E8">
        <w:rPr>
          <w:rFonts w:ascii="Calibri" w:eastAsia="Calibri" w:hAnsi="Calibri" w:cs="Calibri"/>
        </w:rPr>
        <w:t>met</w:t>
      </w:r>
      <w:r w:rsidR="0067266A" w:rsidRPr="00D541E8">
        <w:rPr>
          <w:rFonts w:ascii="Calibri" w:eastAsia="Calibri" w:hAnsi="Calibri" w:cs="Calibri"/>
        </w:rPr>
        <w:t>.</w:t>
      </w:r>
      <w:r w:rsidR="0067266A" w:rsidRPr="00D541E8">
        <w:fldChar w:fldCharType="begin"/>
      </w:r>
      <w:r w:rsidR="00116024">
        <w:instrText xml:space="preserve"> ADDIN ZOTERO_ITEM CSL_CITATION {"citationID":"l963kPRt","properties":{"formattedCitation":"\\super 51,52\\nosupersub{}","plainCitation":"51,52","noteIndex":0},"citationItems":[{"id":"ra6rKh9J/ezQwww7q","uris":["http://zotero.org/users/9779440/items/R8LF62EC"],"itemData":{"id":253,"type":"book","abstract":"Missing data pose challenges to real-life data analysis. Simple ad-hoc fixes, like deletion or mean imputation, only work under highly restrictive conditions, which are often not met in practice. Multiple imputation replaces each missing value by multiple plausible values. The variability between these replacements reflects our ignorance of the true (but missing) value. Each of the completed data set is then analyzed by standard methods, and the results are pooled to obtain unbiased estimates with correct confidence intervals. Multiple imputation is a general approach that also inspires novel solutions to old problems by reformulating the task at hand as a missing-data problem.\n\nThis is the second edition of a popular book on multiple imputation, focused on explaining the application of methods through detailed worked examples using the MICE package as developed by the author. This new edition incorporates the recent developments in this fast-moving field.\nThis class-tested book avoids mathematical and technical details as much as possible: formulas are accompanied by verbal statements that explain the formula in accessible terms. The book sharpens the reader’s intuition on how to think about missing data, and provides all the tools needed to execute a well-grounded quantitative analysis in the presence of missing data.","edition":"2","event-place":"New York","ISBN":"978-0-429-49225-9","note":"DOI: 10.1201/9780429492259","number-of-pages":"444","publisher":"Chapman and Hall/CRC","publisher-place":"New York","title":"Flexible Imputation of Missing Data","author":[{"family":"Buuren","given":"Stef","dropping-particle":"van"}],"issued":{"date-parts":[["2018",7,12]]}}},{"id":"ra6rKh9J/WN2AUMTZ","uris":["http://zotero.org/users/9779440/items/RNH75U3B"],"itemData":{"id":22,"type":"article-journal","abstract":"The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problems.","container-title":"Journal of Statistical Software","DOI":"10.18637/jss.v045.i03","ISSN":"1548-7660","language":"en","license":"Copyright (c) 2009 Stef van Buuren, Karin Groothuis-Oudshoorn","page":"1-67","source":"www.jstatsoft.org","title":"mice: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rsidR="0067266A" w:rsidRPr="00D541E8">
        <w:fldChar w:fldCharType="separate"/>
      </w:r>
      <w:r w:rsidR="00323CF7" w:rsidRPr="00D541E8">
        <w:rPr>
          <w:rFonts w:ascii="Calibri" w:hAnsi="Calibri" w:cs="Calibri"/>
          <w:sz w:val="20"/>
          <w:szCs w:val="24"/>
          <w:vertAlign w:val="superscript"/>
        </w:rPr>
        <w:t>51,52</w:t>
      </w:r>
      <w:r w:rsidR="0067266A" w:rsidRPr="00D541E8">
        <w:fldChar w:fldCharType="end"/>
      </w:r>
      <w:r w:rsidR="003B7A17" w:rsidRPr="00D541E8">
        <w:rPr>
          <w:rFonts w:ascii="Calibri" w:eastAsia="Calibri" w:hAnsi="Calibri" w:cs="Calibri"/>
        </w:rPr>
        <w:t xml:space="preserve"> The FIML/imputation procedures will permit the inclusion of all participants for whom we have at least partially completed outcome</w:t>
      </w:r>
      <w:r w:rsidR="0067266A" w:rsidRPr="00D541E8">
        <w:rPr>
          <w:rFonts w:ascii="Calibri" w:eastAsia="Calibri" w:hAnsi="Calibri" w:cs="Calibri"/>
        </w:rPr>
        <w:t xml:space="preserve"> </w:t>
      </w:r>
      <w:r w:rsidR="003B7A17" w:rsidRPr="00D541E8">
        <w:rPr>
          <w:rFonts w:ascii="Calibri" w:eastAsia="Calibri" w:hAnsi="Calibri" w:cs="Calibri"/>
        </w:rPr>
        <w:t>assessments</w:t>
      </w:r>
      <w:r w:rsidR="0067266A" w:rsidRPr="00D541E8">
        <w:rPr>
          <w:rFonts w:ascii="Calibri" w:eastAsia="Calibri" w:hAnsi="Calibri" w:cs="Calibri"/>
        </w:rPr>
        <w:t>.</w:t>
      </w:r>
      <w:r w:rsidR="0067266A" w:rsidRPr="00D541E8">
        <w:fldChar w:fldCharType="begin"/>
      </w:r>
      <w:r w:rsidR="00116024">
        <w:instrText xml:space="preserve"> ADDIN ZOTERO_ITEM CSL_CITATION {"citationID":"1Ew4PPd3","properties":{"formattedCitation":"\\super 51,52\\nosupersub{}","plainCitation":"51,52","noteIndex":0},"citationItems":[{"id":"ra6rKh9J/ezQwww7q","uris":["http://zotero.org/users/9779440/items/R8LF62EC"],"itemData":{"id":253,"type":"book","abstract":"Missing data pose challenges to real-life data analysis. Simple ad-hoc fixes, like deletion or mean imputation, only work under highly restrictive conditions, which are often not met in practice. Multiple imputation replaces each missing value by multiple plausible values. The variability between these replacements reflects our ignorance of the true (but missing) value. Each of the completed data set is then analyzed by standard methods, and the results are pooled to obtain unbiased estimates with correct confidence intervals. Multiple imputation is a general approach that also inspires novel solutions to old problems by reformulating the task at hand as a missing-data problem.\n\nThis is the second edition of a popular book on multiple imputation, focused on explaining the application of methods through detailed worked examples using the MICE package as developed by the author. This new edition incorporates the recent developments in this fast-moving field.\nThis class-tested book avoids mathematical and technical details as much as possible: formulas are accompanied by verbal statements that explain the formula in accessible terms. The book sharpens the reader’s intuition on how to think about missing data, and provides all the tools needed to execute a well-grounded quantitative analysis in the presence of missing data.","edition":"2","event-place":"New York","ISBN":"978-0-429-49225-9","note":"DOI: 10.1201/9780429492259","number-of-pages":"444","publisher":"Chapman and Hall/CRC","publisher-place":"New York","title":"Flexible Imputation of Missing Data","author":[{"family":"Buuren","given":"Stef","dropping-particle":"van"}],"issued":{"date-parts":[["2018",7,12]]}}},{"id":"ra6rKh9J/WN2AUMTZ","uris":["http://zotero.org/users/9779440/items/RNH75U3B"],"itemData":{"id":22,"type":"article-journal","abstract":"The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problems.","container-title":"Journal of Statistical Software","DOI":"10.18637/jss.v045.i03","ISSN":"1548-7660","language":"en","license":"Copyright (c) 2009 Stef van Buuren, Karin Groothuis-Oudshoorn","page":"1-67","source":"www.jstatsoft.org","title":"mice: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rsidR="0067266A" w:rsidRPr="00D541E8">
        <w:fldChar w:fldCharType="separate"/>
      </w:r>
      <w:r w:rsidR="00323CF7" w:rsidRPr="00D541E8">
        <w:rPr>
          <w:rFonts w:ascii="Calibri" w:hAnsi="Calibri" w:cs="Calibri"/>
          <w:sz w:val="20"/>
          <w:szCs w:val="24"/>
          <w:vertAlign w:val="superscript"/>
        </w:rPr>
        <w:t>51,52</w:t>
      </w:r>
      <w:r w:rsidR="0067266A" w:rsidRPr="00D541E8">
        <w:fldChar w:fldCharType="end"/>
      </w:r>
      <w:r w:rsidR="0067266A" w:rsidRPr="00D541E8">
        <w:rPr>
          <w:rFonts w:ascii="Calibri" w:eastAsia="Calibri" w:hAnsi="Calibri" w:cs="Calibri"/>
        </w:rPr>
        <w:t xml:space="preserve"> </w:t>
      </w:r>
      <w:r w:rsidR="003B7A17" w:rsidRPr="00D541E8">
        <w:rPr>
          <w:rFonts w:ascii="Calibri" w:eastAsia="Calibri" w:hAnsi="Calibri" w:cs="Calibri"/>
        </w:rPr>
        <w:t xml:space="preserve">If </w:t>
      </w:r>
      <w:bookmarkEnd w:id="75"/>
      <w:r w:rsidR="003B7A17" w:rsidRPr="00D541E8">
        <w:rPr>
          <w:rFonts w:ascii="Calibri" w:eastAsia="Calibri" w:hAnsi="Calibri" w:cs="Calibri"/>
        </w:rPr>
        <w:t>there is indication of non-ignorable missing data patterns, we plan to use selection models and pattern-mixture models to gauge the potential bias incurred thus</w:t>
      </w:r>
      <w:r w:rsidRPr="00D541E8">
        <w:rPr>
          <w:rFonts w:ascii="Calibri" w:eastAsia="Calibri" w:hAnsi="Calibri" w:cs="Calibri"/>
        </w:rPr>
        <w:t>.</w:t>
      </w:r>
    </w:p>
    <w:p w14:paraId="188E5760" w14:textId="4C8A63F0" w:rsidR="00FC313A" w:rsidRPr="00D541E8" w:rsidRDefault="00FC313A" w:rsidP="002C71AA">
      <w:pPr>
        <w:shd w:val="clear" w:color="auto" w:fill="FFFFFF" w:themeFill="background1"/>
      </w:pPr>
      <w:r w:rsidRPr="00D541E8">
        <w:t>Analytical Approach for Character Strength Outcomes</w:t>
      </w:r>
    </w:p>
    <w:p w14:paraId="4462CB21" w14:textId="7C9FFE3C" w:rsidR="00116050" w:rsidRPr="00D541E8" w:rsidRDefault="00EA2345" w:rsidP="002C71AA">
      <w:pPr>
        <w:shd w:val="clear" w:color="auto" w:fill="FFFFFF" w:themeFill="background1"/>
        <w:spacing w:line="257" w:lineRule="auto"/>
      </w:pPr>
      <w:r w:rsidRPr="00D541E8">
        <w:rPr>
          <w:rFonts w:ascii="Calibri" w:eastAsia="Calibri" w:hAnsi="Calibri" w:cs="Calibri"/>
        </w:rPr>
        <w:t xml:space="preserve">We will use an intent-to-treat approach. We will estimate effect sizes and investigate trajectories (including slopes of change) for all measures (i.e., anxiety, depression, social support, character strengths, and academic outcomes) from pre- to post-intervention and follow-up between the treatment conditions. These effect size and slope of change estimates will be conducted using multi-level models, with hierarchical random effects specifications for participants in schools and groups, and crossed random effects specifications for schools and lay-providers, as in previous trials </w:t>
      </w:r>
      <w:bookmarkStart w:id="76" w:name="_Hlk116645987"/>
      <w:r w:rsidRPr="00D541E8">
        <w:rPr>
          <w:rFonts w:ascii="Calibri" w:eastAsia="Calibri" w:hAnsi="Calibri" w:cs="Calibri"/>
        </w:rPr>
        <w:t xml:space="preserve">of </w:t>
      </w:r>
      <w:bookmarkStart w:id="77" w:name="_Hlk116653056"/>
      <w:r w:rsidRPr="00D541E8">
        <w:rPr>
          <w:rFonts w:ascii="Calibri" w:eastAsia="Calibri" w:hAnsi="Calibri" w:cs="Calibri"/>
        </w:rPr>
        <w:t>the Shamiri Intervention</w:t>
      </w:r>
      <w:r w:rsidR="0001143E" w:rsidRPr="00D541E8">
        <w:rPr>
          <w:rFonts w:ascii="Calibri" w:eastAsia="Calibri" w:hAnsi="Calibri" w:cs="Calibri"/>
        </w:rPr>
        <w:t>.</w:t>
      </w:r>
      <w:r w:rsidRPr="00D541E8">
        <w:fldChar w:fldCharType="begin"/>
      </w:r>
      <w:r w:rsidR="00116024">
        <w:instrText xml:space="preserve"> ADDIN ZOTERO_ITEM CSL_CITATION {"citationID":"HF2VsOvd","properties":{"formattedCitation":"\\super 53\\nosupersub{}","plainCitation":"53","noteIndex":0},"citationItems":[{"id":"ra6rKh9J/LfRZJrhW","uris":["http://zotero.org/users/9779440/items/4EE33KZQ"],"itemData":{"id":258,"type":"article-journal","abstract":"Treatments for youth mental disorders are a public health priority, especially in sub-Saharan Africa (SSA), where treatment options remain limited due to high cost, elevated stigma, and lack of trained mental health professionals. Brief, accessible, and non-stigmatizing community-based interventions delivered by lay providers may help address treatment needs in SSA. One such intervention, the Shamiri Intervention, consisting of three elements (growth mindset, gratitude, and value affirmation) has been tested in randomized controlled trials with school-going Kenyan adolescents. This three-element Shamiri Intervention has been shown to significantly reduce depression and anxiety symptoms and improve social support and academic performance relative to a control group. In this trial, we aim to investigate the effects of each element of the Shamiri Intervention.","container-title":"Trials","DOI":"10.1186/s13063-021-05736-1","ISSN":"1745-6215","issue":"1","journalAbbreviation":"Trials","page":"829","source":"BioMed Central","title":"Testing the effects of the Shamiri Intervention and its components on anxiety, depression, wellbeing, and academic functioning in Kenyan adolescents: study protocol for a five-arm randomized controlled trial","title-short":"Testing the effects of the Shamiri Intervention and its components on anxiety, depression, wellbeing, and academic functioning in Kenyan adolescents","volume":"22","author":[{"family":"Venturo-Conerly","given":"Katherine E."},{"family":"Osborn","given":"Tom L."},{"family":"Wasil","given":"Akash R."},{"family":"Le","given":"Huong"},{"family":"Corrigan","given":"Emily"},{"family":"Wasanga","given":"Christine"},{"family":"Weisz","given":"John R."}],"issued":{"date-parts":[["2021",11,22]]}}}],"schema":"https://github.com/citation-style-language/schema/raw/master/csl-citation.json"} </w:instrText>
      </w:r>
      <w:r w:rsidRPr="00D541E8">
        <w:fldChar w:fldCharType="separate"/>
      </w:r>
      <w:r w:rsidR="00323CF7" w:rsidRPr="00D541E8">
        <w:rPr>
          <w:rFonts w:ascii="Calibri" w:hAnsi="Calibri" w:cs="Calibri"/>
          <w:sz w:val="20"/>
          <w:szCs w:val="24"/>
          <w:vertAlign w:val="superscript"/>
        </w:rPr>
        <w:t>53</w:t>
      </w:r>
      <w:r w:rsidRPr="00D541E8">
        <w:fldChar w:fldCharType="end"/>
      </w:r>
      <w:r w:rsidRPr="00D541E8">
        <w:rPr>
          <w:rFonts w:ascii="Calibri" w:eastAsia="Calibri" w:hAnsi="Calibri" w:cs="Calibri"/>
        </w:rPr>
        <w:t xml:space="preserve"> If our random effects assumptions do not hold up for schools, we may also use fixed effects. We will also report rates of recovery (defined as moving from scoring above to below the clinically elevated threshold on measures of anxiety and depression). All these outcomes will be benchmarked against outcomes from the intervention participants in our three previous Shamiri </w:t>
      </w:r>
      <w:bookmarkEnd w:id="76"/>
      <w:r w:rsidR="00B63AF0" w:rsidRPr="00D541E8">
        <w:rPr>
          <w:rFonts w:ascii="Calibri" w:eastAsia="Calibri" w:hAnsi="Calibri" w:cs="Calibri"/>
        </w:rPr>
        <w:t>RCTs.</w:t>
      </w:r>
      <w:r w:rsidR="00B63AF0" w:rsidRPr="00D541E8">
        <w:fldChar w:fldCharType="begin"/>
      </w:r>
      <w:r w:rsidR="00116024">
        <w:instrText xml:space="preserve"> ADDIN ZOTERO_ITEM CSL_CITATION {"citationID":"CvysJOkh","properties":{"formattedCitation":"\\super 10,11,53\\nosupersub{}","plainCitation":"10,11,53","noteIndex":0},"citationItems":[{"id":"ra6rKh9J/Nt7KMb3L","uris":["http://zotero.org/users/9779440/items/KFDZGY63"],"itemData":{"id":228,"type":"article-journal","title":"The Shamiri Group Intervention for Adolescent Depression and Anxiety in Sub Saharan Africa: A Randomised Clinical Trial","title-short":"The Shamiri Group Intervention for Adolescent Depression and Anxiety in Sub Saharan Africa","author":[{"family":"Osborn","given":"Tom"},{"family":"Venturo-Conerly","given":"Katherine E."},{"family":"Arango G","given":"Susana"},{"family":"Roe","given":"Elizabeth"},{"family":"Rodriguez","given":"Micaela"},{"family":"Alemu","given":"Rediet"},{"family":"Gan","given":"Jenny"},{"family":"Wasil","given":"Akash R."},{"family":"Otieno","given":"Benny Hinn"},{"family":"Ndetei","given":"David"},{"family":"Wasanga","given":"Christine"},{"family":"Schleider","given":"Jessica L."},{"family":"Weisz","given":"John"}],"issued":{"date-parts":[["2020"]]}}},{"id":"ra6rKh9J/p9k8Bbvf","uris":["http://zotero.org/users/9779440/items/6TSRBTI4"],"itemData":{"id":168,"type":"article-journal","container-title":"Behavior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R."}],"issued":{"date-parts":[["2020"]]}}},{"id":"ra6rKh9J/LfRZJrhW","uris":["http://zotero.org/users/9779440/items/4EE33KZQ"],"itemData":{"id":258,"type":"article-journal","abstract":"Treatments for youth mental disorders are a public health priority, especially in sub-Saharan Africa (SSA), where treatment options remain limited due to high cost, elevated stigma, and lack of trained mental health professionals. Brief, accessible, and non-stigmatizing community-based interventions delivered by lay providers may help address treatment needs in SSA. One such intervention, the Shamiri Intervention, consisting of three elements (growth mindset, gratitude, and value affirmation) has been tested in randomized controlled trials with school-going Kenyan adolescents. This three-element Shamiri Intervention has been shown to significantly reduce depression and anxiety symptoms and improve social support and academic performance relative to a control group. In this trial, we aim to investigate the effects of each element of the Shamiri Intervention.","container-title":"Trials","DOI":"10.1186/s13063-021-05736-1","ISSN":"1745-6215","issue":"1","journalAbbreviation":"Trials","page":"829","source":"BioMed Central","title":"Testing the effects of the Shamiri Intervention and its components on anxiety, depression, wellbeing, and academic functioning in Kenyan adolescents: study protocol for a five-arm randomized controlled trial","title-short":"Testing the effects of the Shamiri Intervention and its components on anxiety, depression, wellbeing, and academic functioning in Kenyan adolescents","volume":"22","author":[{"family":"Venturo-Conerly","given":"Katherine E."},{"family":"Osborn","given":"Tom L."},{"family":"Wasil","given":"Akash R."},{"family":"Le","given":"Huong"},{"family":"Corrigan","given":"Emily"},{"family":"Wasanga","given":"Christine"},{"family":"Weisz","given":"John R."}],"issued":{"date-parts":[["2021",11,22]]}}}],"schema":"https://github.com/citation-style-language/schema/raw/master/csl-citation.json"} </w:instrText>
      </w:r>
      <w:r w:rsidR="00B63AF0" w:rsidRPr="00D541E8">
        <w:fldChar w:fldCharType="separate"/>
      </w:r>
      <w:r w:rsidR="00323CF7" w:rsidRPr="00D541E8">
        <w:rPr>
          <w:rFonts w:ascii="Calibri" w:hAnsi="Calibri" w:cs="Calibri"/>
          <w:sz w:val="20"/>
          <w:szCs w:val="24"/>
          <w:vertAlign w:val="superscript"/>
        </w:rPr>
        <w:t>10,11,53</w:t>
      </w:r>
      <w:r w:rsidR="00B63AF0" w:rsidRPr="00D541E8">
        <w:fldChar w:fldCharType="end"/>
      </w:r>
      <w:r w:rsidR="00B63AF0" w:rsidRPr="00D541E8">
        <w:rPr>
          <w:rFonts w:ascii="Calibri" w:eastAsia="Calibri" w:hAnsi="Calibri" w:cs="Calibri"/>
        </w:rPr>
        <w:t xml:space="preserve"> Finally</w:t>
      </w:r>
      <w:r w:rsidRPr="00D541E8">
        <w:rPr>
          <w:rFonts w:ascii="Calibri" w:eastAsia="Calibri" w:hAnsi="Calibri" w:cs="Calibri"/>
        </w:rPr>
        <w:t>, descriptive analyses of implementation outcomes (i.e., intervention fidelity, cost-effectiveness, sustainment, acceptability, and penetration) will be calculated</w:t>
      </w:r>
      <w:bookmarkEnd w:id="77"/>
      <w:r w:rsidR="7B58B2C4" w:rsidRPr="00D541E8">
        <w:rPr>
          <w:rFonts w:ascii="Calibri" w:eastAsia="Calibri" w:hAnsi="Calibri" w:cs="Calibri"/>
        </w:rPr>
        <w:t>.</w:t>
      </w:r>
    </w:p>
    <w:p w14:paraId="1D1787C2" w14:textId="77777777" w:rsidR="00FC313A" w:rsidRPr="00D541E8" w:rsidRDefault="00FC313A" w:rsidP="002C71AA">
      <w:pPr>
        <w:shd w:val="clear" w:color="auto" w:fill="FFFFFF" w:themeFill="background1"/>
      </w:pPr>
      <w:r w:rsidRPr="00D541E8">
        <w:t>Analysis of Implementation Outcomes</w:t>
      </w:r>
    </w:p>
    <w:p w14:paraId="4AD6A027" w14:textId="36BD7526" w:rsidR="00FC313A" w:rsidRPr="00D541E8" w:rsidRDefault="004C267B" w:rsidP="002C71AA">
      <w:pPr>
        <w:shd w:val="clear" w:color="auto" w:fill="FFFFFF" w:themeFill="background1"/>
        <w:spacing w:line="257" w:lineRule="auto"/>
      </w:pPr>
      <w:r w:rsidRPr="00D541E8">
        <w:rPr>
          <w:rFonts w:ascii="Calibri" w:eastAsia="Calibri" w:hAnsi="Calibri" w:cs="Calibri"/>
        </w:rPr>
        <w:t xml:space="preserve">Intervention sustainment and intervention penetration will be calculated as described above. Intervention acceptability will be calculated as means and standard deviations and benchmarked against intervention acceptability scores from previous trials. Intervention fidelity, measured by independent raters, will be checked for reliability using Gwet’s AC2 for ordinal rating scales as in previous trials </w:t>
      </w:r>
      <w:bookmarkStart w:id="78" w:name="_Hlk116646515"/>
      <w:bookmarkStart w:id="79" w:name="_Hlk116648493"/>
      <w:r w:rsidRPr="00D541E8">
        <w:rPr>
          <w:rFonts w:ascii="Calibri" w:eastAsia="Calibri" w:hAnsi="Calibri" w:cs="Calibri"/>
        </w:rPr>
        <w:t xml:space="preserve">of </w:t>
      </w:r>
      <w:bookmarkStart w:id="80" w:name="_Hlk116653100"/>
      <w:bookmarkEnd w:id="78"/>
      <w:r w:rsidR="0068233C" w:rsidRPr="00D541E8">
        <w:rPr>
          <w:rFonts w:ascii="Calibri" w:eastAsia="Calibri" w:hAnsi="Calibri" w:cs="Calibri"/>
        </w:rPr>
        <w:t>the Shamiri Intervention.</w:t>
      </w:r>
      <w:r w:rsidR="0068233C" w:rsidRPr="00D541E8">
        <w:fldChar w:fldCharType="begin"/>
      </w:r>
      <w:r w:rsidR="00116024">
        <w:instrText xml:space="preserve"> ADDIN ZOTERO_ITEM CSL_CITATION {"citationID":"0Vskg2eq","properties":{"formattedCitation":"\\super 11,51,54\\nosupersub{}","plainCitation":"11,51,54","noteIndex":0},"citationItems":[{"id":"ra6rKh9J/p9k8Bbvf","uris":["http://zotero.org/users/9779440/items/6TSRBTI4"],"itemData":{"id":168,"type":"article-journal","container-title":"Behavior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R."}],"issued":{"date-parts":[["2020"]]}}},{"id":"ra6rKh9J/xztr9upC","uris":["http://zotero.org/users/9779440/items/V37LBMRY"],"itemData":{"id":251,"type":"webpage","abstract":"School To Lead Foundation, is one of the Implementation partner for 'Pre-Texts' in India. Pre-Texts is a pedagogical concept which integrates art into reading to enhance reading and learning outcomes for the students.","container-title":"School To Lead Found","language":"en","title":"Pre-Texts | School To Lead Foundation","URL":"https://www.schooltolead.org/pre-texts","accessed":{"date-parts":[["2022",10,14]]}}},{"id":"ra6rKh9J/ezQwww7q","uris":["http://zotero.org/users/9779440/items/R8LF62EC"],"itemData":{"id":253,"type":"book","abstract":"Missing data pose challenges to real-life data analysis. Simple ad-hoc fixes, like deletion or mean imputation, only work under highly restrictive conditions, which are often not met in practice. Multiple imputation replaces each missing value by multiple plausible values. The variability between these replacements reflects our ignorance of the true (but missing) value. Each of the completed data set is then analyzed by standard methods, and the results are pooled to obtain unbiased estimates with correct confidence intervals. Multiple imputation is a general approach that also inspires novel solutions to old problems by reformulating the task at hand as a missing-data problem.\n\nThis is the second edition of a popular book on multiple imputation, focused on explaining the application of methods through detailed worked examples using the MICE package as developed by the author. This new edition incorporates the recent developments in this fast-moving field.\nThis class-tested book avoids mathematical and technical details as much as possible: formulas are accompanied by verbal statements that explain the formula in accessible terms. The book sharpens the reader’s intuition on how to think about missing data, and provides all the tools needed to execute a well-grounded quantitative analysis in the presence of missing data.","edition":"2","event-place":"New York","ISBN":"978-0-429-49225-9","note":"DOI: 10.1201/9780429492259","number-of-pages":"444","publisher":"Chapman and Hall/CRC","publisher-place":"New York","title":"Flexible Imputation of Missing Data","author":[{"family":"Buuren","given":"Stef","dropping-particle":"van"}],"issued":{"date-parts":[["2018",7,12]]}}}],"schema":"https://github.com/citation-style-language/schema/raw/master/csl-citation.json"} </w:instrText>
      </w:r>
      <w:r w:rsidR="0068233C" w:rsidRPr="00D541E8">
        <w:fldChar w:fldCharType="separate"/>
      </w:r>
      <w:r w:rsidR="00323CF7" w:rsidRPr="00D541E8">
        <w:rPr>
          <w:rFonts w:ascii="Calibri" w:hAnsi="Calibri" w:cs="Calibri"/>
          <w:sz w:val="20"/>
          <w:szCs w:val="24"/>
          <w:vertAlign w:val="superscript"/>
        </w:rPr>
        <w:t>11,51,54</w:t>
      </w:r>
      <w:r w:rsidR="0068233C" w:rsidRPr="00D541E8">
        <w:fldChar w:fldCharType="end"/>
      </w:r>
      <w:r w:rsidR="009C63E8" w:rsidRPr="00D541E8">
        <w:rPr>
          <w:rFonts w:ascii="Calibri" w:eastAsia="Calibri" w:hAnsi="Calibri" w:cs="Calibri"/>
        </w:rPr>
        <w:t xml:space="preserve"> </w:t>
      </w:r>
      <w:r w:rsidR="0068233C" w:rsidRPr="00D541E8">
        <w:rPr>
          <w:rFonts w:ascii="Calibri" w:eastAsia="Calibri" w:hAnsi="Calibri" w:cs="Calibri"/>
        </w:rPr>
        <w:t>Finally, we will use cost-effectiveness analyses to examine the relationship between intervention costs and outcomes.</w:t>
      </w:r>
      <w:r w:rsidR="0068233C" w:rsidRPr="00D541E8">
        <w:fldChar w:fldCharType="begin"/>
      </w:r>
      <w:r w:rsidR="00116024">
        <w:instrText xml:space="preserve"> ADDIN ZOTERO_ITEM CSL_CITATION {"citationID":"YrYsZWCC","properties":{"formattedCitation":"\\super 55,56\\nosupersub{}","plainCitation":"55,56","noteIndex":0},"citationItems":[{"id":"ra6rKh9J/iKQmml5N","uris":["http://zotero.org/users/9779440/items/QFAACFHP"],"itemData":{"id":263,"type":"article-journal","container-title":"Compr Handb Behav Med.","page":"165-205","title":"The theory and practice of cost-utility, cost-effectiveness, and cost-benefit analysis in behavioral medicine: Toward delivering more health care for less money.","volume":"3","author":[{"family":"Yates","given":"Brian T."}],"issued":{"date-parts":[["1980"]]}}},{"id":"ra6rKh9J/jMR0E6Iv","uris":["http://zotero.org/users/9779440/items/UCYI5LRD"],"itemData":{"id":264,"type":"article-journal","abstract":"An introduction to the special issue on cost-inclusive evaluation, providing a brief history of the use of costs, benefits, cost-effectiveness, and cost-benefit analyses in the evaluation of human services. Two tables present brief glossaries of terms and analyses common in cost-inclusive program evaluation.","container-title":"Evaluation and Program Planning","DOI":"10.1016/j.evalprogplan.2008.08.007","ISSN":"1873-7870","issue":"1","journalAbbreviation":"Eval Program Plann","language":"eng","note":"PMID: 18977532","page":"52-54","source":"PubMed","title":"Cost-inclusive evaluation: a banquet of approaches for including costs, benefits, and cost-effectiveness and cost-benefit analyses in your next evaluation","title-short":"Cost-inclusive evaluation","volume":"32","author":[{"family":"Yates","given":"Brian T."}],"issued":{"date-parts":[["2009",2]]}}}],"schema":"https://github.com/citation-style-language/schema/raw/master/csl-citation.json"} </w:instrText>
      </w:r>
      <w:r w:rsidR="0068233C" w:rsidRPr="00D541E8">
        <w:fldChar w:fldCharType="separate"/>
      </w:r>
      <w:r w:rsidR="0068233C" w:rsidRPr="00D541E8">
        <w:rPr>
          <w:rFonts w:ascii="Calibri" w:hAnsi="Calibri" w:cs="Calibri"/>
          <w:sz w:val="20"/>
          <w:szCs w:val="24"/>
          <w:vertAlign w:val="superscript"/>
        </w:rPr>
        <w:t>55,56</w:t>
      </w:r>
      <w:r w:rsidR="0068233C" w:rsidRPr="00D541E8">
        <w:fldChar w:fldCharType="end"/>
      </w:r>
      <w:r w:rsidR="0068233C" w:rsidRPr="00D541E8">
        <w:rPr>
          <w:rFonts w:ascii="Calibri" w:eastAsia="Calibri" w:hAnsi="Calibri" w:cs="Calibri"/>
        </w:rPr>
        <w:t xml:space="preserve"> For intervention costs</w:t>
      </w:r>
      <w:r w:rsidRPr="00D541E8">
        <w:rPr>
          <w:rFonts w:ascii="Calibri" w:eastAsia="Calibri" w:hAnsi="Calibri" w:cs="Calibri"/>
        </w:rPr>
        <w:t>, we will use a micro-costing approach to estimate the costs of resources required to deliver the interventions</w:t>
      </w:r>
      <w:r w:rsidR="006B2837" w:rsidRPr="00D541E8">
        <w:rPr>
          <w:rFonts w:ascii="Calibri" w:eastAsia="Calibri" w:hAnsi="Calibri" w:cs="Calibri"/>
        </w:rPr>
        <w:t>.</w:t>
      </w:r>
      <w:r w:rsidRPr="00D541E8">
        <w:fldChar w:fldCharType="begin"/>
      </w:r>
      <w:r w:rsidR="00116024">
        <w:instrText xml:space="preserve"> ADDIN ZOTERO_ITEM CSL_CITATION {"citationID":"s1OTrXo7","properties":{"formattedCitation":"\\super 57\\nosupersub{}","plainCitation":"57","noteIndex":0},"citationItems":[{"id":"ra6rKh9J/UiVRxnsT","uris":["http://zotero.org/users/9779440/items/GV65CYDN"],"itemData":{"id":266,"type":"article-journal","container-title":"The New England Journal of Medicine","DOI":"10.1056/NEJMp1612619","ISSN":"1533-4406","issue":"3","journalAbbreviation":"N Engl J Med","language":"eng","note":"PMID: 28099837","page":"203-205","source":"PubMed","title":"Cost-Effectiveness Analysis 2.0","volume":"376","author":[{"family":"Neumann","given":"Peter J."},{"family":"Sanders","given":"Gillian D."}],"issued":{"date-parts":[["2017",1,19]]}}}],"schema":"https://github.com/citation-style-language/schema/raw/master/csl-citation.json"} </w:instrText>
      </w:r>
      <w:r w:rsidRPr="00D541E8">
        <w:fldChar w:fldCharType="separate"/>
      </w:r>
      <w:r w:rsidRPr="00D541E8">
        <w:rPr>
          <w:rFonts w:ascii="Calibri" w:hAnsi="Calibri" w:cs="Calibri"/>
          <w:sz w:val="20"/>
          <w:szCs w:val="24"/>
          <w:vertAlign w:val="superscript"/>
        </w:rPr>
        <w:t>57</w:t>
      </w:r>
      <w:r w:rsidRPr="00D541E8">
        <w:fldChar w:fldCharType="end"/>
      </w:r>
      <w:r w:rsidRPr="00D541E8">
        <w:rPr>
          <w:rFonts w:ascii="Calibri" w:eastAsia="Calibri" w:hAnsi="Calibri" w:cs="Calibri"/>
        </w:rPr>
        <w:t xml:space="preserve"> We will consider costs from three perspectives: the researcher perspective, the school perspective, and the societal perspective</w:t>
      </w:r>
      <w:r w:rsidR="006B2837" w:rsidRPr="00D541E8">
        <w:rPr>
          <w:rFonts w:ascii="Calibri" w:eastAsia="Calibri" w:hAnsi="Calibri" w:cs="Calibri"/>
        </w:rPr>
        <w:t>.</w:t>
      </w:r>
      <w:r w:rsidRPr="00D541E8">
        <w:fldChar w:fldCharType="begin"/>
      </w:r>
      <w:r w:rsidR="00116024">
        <w:instrText xml:space="preserve"> ADDIN ZOTERO_ITEM CSL_CITATION {"citationID":"RLttVvYM","properties":{"formattedCitation":"\\super 57\\nosupersub{}","plainCitation":"57","noteIndex":0},"citationItems":[{"id":"ra6rKh9J/UiVRxnsT","uris":["http://zotero.org/users/9779440/items/GV65CYDN"],"itemData":{"id":266,"type":"article-journal","container-title":"The New England Journal of Medicine","DOI":"10.1056/NEJMp1612619","ISSN":"1533-4406","issue":"3","journalAbbreviation":"N Engl J Med","language":"eng","note":"PMID: 28099837","page":"203-205","source":"PubMed","title":"Cost-Effectiveness Analysis 2.0","volume":"376","author":[{"family":"Neumann","given":"Peter J."},{"family":"Sanders","given":"Gillian D."}],"issued":{"date-parts":[["2017",1,19]]}}}],"schema":"https://github.com/citation-style-language/schema/raw/master/csl-citation.json"} </w:instrText>
      </w:r>
      <w:r w:rsidRPr="00D541E8">
        <w:fldChar w:fldCharType="separate"/>
      </w:r>
      <w:r w:rsidRPr="00D541E8">
        <w:rPr>
          <w:rFonts w:ascii="Calibri" w:hAnsi="Calibri" w:cs="Calibri"/>
          <w:sz w:val="20"/>
          <w:szCs w:val="24"/>
          <w:vertAlign w:val="superscript"/>
        </w:rPr>
        <w:t>57</w:t>
      </w:r>
      <w:r w:rsidRPr="00D541E8">
        <w:fldChar w:fldCharType="end"/>
      </w:r>
      <w:r w:rsidRPr="00D541E8">
        <w:rPr>
          <w:rFonts w:ascii="Calibri" w:eastAsia="Calibri" w:hAnsi="Calibri" w:cs="Calibri"/>
        </w:rPr>
        <w:t xml:space="preserve"> The research perspective </w:t>
      </w:r>
      <w:bookmarkEnd w:id="79"/>
      <w:r w:rsidRPr="00D541E8">
        <w:rPr>
          <w:rFonts w:ascii="Calibri" w:eastAsia="Calibri" w:hAnsi="Calibri" w:cs="Calibri"/>
        </w:rPr>
        <w:t xml:space="preserve">will include the costs that our team will incur as we deliver the intervention. The school perspective will include the costs that the school may incur (i.e., teachers’ time). The societal perspective will represent the sum of the research and school perspective costs; health economists recommend using this approach because it provides the most comprehensive estimator of the resources needed to deliver an intervention and maybe particularly relevant to </w:t>
      </w:r>
      <w:bookmarkStart w:id="81" w:name="_Hlk116648532"/>
      <w:r w:rsidRPr="00D541E8">
        <w:rPr>
          <w:rFonts w:ascii="Calibri" w:eastAsia="Calibri" w:hAnsi="Calibri" w:cs="Calibri"/>
        </w:rPr>
        <w:t>policymakers</w:t>
      </w:r>
      <w:r w:rsidR="0081776D" w:rsidRPr="00D541E8">
        <w:rPr>
          <w:rFonts w:ascii="Calibri" w:eastAsia="Calibri" w:hAnsi="Calibri" w:cs="Calibri"/>
        </w:rPr>
        <w:t>.</w:t>
      </w:r>
      <w:r w:rsidRPr="00D541E8">
        <w:fldChar w:fldCharType="begin"/>
      </w:r>
      <w:r w:rsidR="00116024">
        <w:instrText xml:space="preserve"> ADDIN ZOTERO_ITEM CSL_CITATION {"citationID":"aqFtlg0W","properties":{"formattedCitation":"\\super 57\\nosupersub{}","plainCitation":"57","noteIndex":0},"citationItems":[{"id":"ra6rKh9J/UiVRxnsT","uris":["http://zotero.org/users/9779440/items/GV65CYDN"],"itemData":{"id":266,"type":"article-journal","container-title":"The New England Journal of Medicine","DOI":"10.1056/NEJMp1612619","ISSN":"1533-4406","issue":"3","journalAbbreviation":"N Engl J Med","language":"eng","note":"PMID: 28099837","page":"203-205","source":"PubMed","title":"Cost-Effectiveness Analysis 2.0","volume":"376","author":[{"family":"Neumann","given":"Peter J."},{"family":"Sanders","given":"Gillian D."}],"issued":{"date-parts":[["2017",1,19]]}}}],"schema":"https://github.com/citation-style-language/schema/raw/master/csl-citation.json"} </w:instrText>
      </w:r>
      <w:r w:rsidRPr="00D541E8">
        <w:fldChar w:fldCharType="separate"/>
      </w:r>
      <w:r w:rsidRPr="00D541E8">
        <w:rPr>
          <w:rFonts w:ascii="Calibri" w:hAnsi="Calibri" w:cs="Calibri"/>
          <w:sz w:val="20"/>
          <w:szCs w:val="24"/>
          <w:vertAlign w:val="superscript"/>
        </w:rPr>
        <w:t>57</w:t>
      </w:r>
      <w:r w:rsidRPr="00D541E8">
        <w:fldChar w:fldCharType="end"/>
      </w:r>
      <w:r w:rsidRPr="00D541E8">
        <w:rPr>
          <w:rFonts w:ascii="Calibri" w:eastAsia="Calibri" w:hAnsi="Calibri" w:cs="Calibri"/>
        </w:rPr>
        <w:t xml:space="preserve"> We </w:t>
      </w:r>
      <w:bookmarkEnd w:id="81"/>
      <w:r w:rsidRPr="00D541E8">
        <w:rPr>
          <w:rFonts w:ascii="Calibri" w:eastAsia="Calibri" w:hAnsi="Calibri" w:cs="Calibri"/>
        </w:rPr>
        <w:t xml:space="preserve">will conduct a sensitivity analysis to address uncertainty associated with our cost input </w:t>
      </w:r>
      <w:bookmarkStart w:id="82" w:name="_Hlk116649243"/>
      <w:r w:rsidRPr="00D541E8">
        <w:rPr>
          <w:rFonts w:ascii="Calibri" w:eastAsia="Calibri" w:hAnsi="Calibri" w:cs="Calibri"/>
        </w:rPr>
        <w:t>assumptions</w:t>
      </w:r>
      <w:r w:rsidR="0081776D" w:rsidRPr="00D541E8">
        <w:rPr>
          <w:rFonts w:ascii="Calibri" w:eastAsia="Calibri" w:hAnsi="Calibri" w:cs="Calibri"/>
        </w:rPr>
        <w:t>.</w:t>
      </w:r>
      <w:r w:rsidRPr="00D541E8">
        <w:fldChar w:fldCharType="begin"/>
      </w:r>
      <w:r w:rsidR="00116024">
        <w:instrText xml:space="preserve"> ADDIN ZOTERO_ITEM CSL_CITATION {"citationID":"ndvGJjQD","properties":{"formattedCitation":"\\super 58\\nosupersub{}","plainCitation":"58","noteIndex":0},"citationItems":[{"id":"ra6rKh9J/aaiqlFXo","uris":["http://zotero.org/users/9779440/items/U26UTGKP"],"itemData":{"id":268,"type":"article-journal","abstract":"Cost-effectiveness analysis (CEA) is one of the main tools of economic evaluation. Every CEA is based on a number of assumptions, some of which may not be accurate, introducing uncertainty. Sensitivity analysis (SA) formalizes ways to measure and evaluate this uncertainty. Specific sources of uncertainty in CEA have been noted by various researchers. In this work, we consolidate across all sources of uncertainty, discuss the imbalanced attention to SA across different sources, and discuss criteria for conducting and reporting SA to help bridge the gap between guidelines and practice. Guidelines on how to perform SA have been published for many years in response to requests for greater standardization among researchers. Decision makers tasked with reviewing new health technologies also seem to appreciate the additional information conveyed by a robust SA, including the attention to important patient subgroups. Yet, past reviews have shown that there is a substantial gap between the guidelines' suggestions and the quality of SA in the field. Past reviews have also focused on one or two but not all three sources of uncertainty. The objective of our work is to comprehensively review all different sources of uncertainty and provide a concise set of criteria for conducting and presenting SA, stratified by common modelling approaches, including decision analysis and regression models. We first provide an overview of the three sources of uncertainty in a CEA (parameter, structural and methodological), including patient heterogeneity. We then present results from a literature review of the conduct and reporting of SA based on 406 CEA articles published between 2000 and mid-2009. We find that a minority of papers addressed at least two of the three sources of uncertainty, with no change over time. On the other hand, the use of some sophisticated techniques, such as probabilistic SA, has surged over the past 10 years. Lastly, we identify criteria for reporting uncertainty-robust SA and also discuss how to conduct SA and how to improve the reporting of SA for decision makers. We recommend that researchers take a more comprehensive view of uncertainty when planning SA for an economic evaluation.","container-title":"PharmacoEconomics","DOI":"10.2165/11584630-000000000-00000","ISSN":"1179-2027","issue":"4","journalAbbreviation":"Pharmacoeconomics","language":"eng","note":"PMID: 21395350","page":"297-314","source":"PubMed","title":"Sensitivity analysis in cost-effectiveness studies: from guidelines to practice","title-short":"Sensitivity analysis in cost-effectiveness studies","volume":"29","author":[{"family":"Jain","given":"Rahul"},{"family":"Grabner","given":"Michael"},{"family":"Onukwugha","given":"Eberechukwu"}],"issued":{"date-parts":[["2011",4]]}}}],"schema":"https://github.com/citation-style-language/schema/raw/master/csl-citation.json"} </w:instrText>
      </w:r>
      <w:r w:rsidRPr="00D541E8">
        <w:fldChar w:fldCharType="separate"/>
      </w:r>
      <w:r w:rsidRPr="00D541E8">
        <w:rPr>
          <w:rFonts w:ascii="Calibri" w:hAnsi="Calibri" w:cs="Calibri"/>
          <w:sz w:val="20"/>
          <w:szCs w:val="24"/>
          <w:vertAlign w:val="superscript"/>
        </w:rPr>
        <w:t>58</w:t>
      </w:r>
      <w:r w:rsidRPr="00D541E8">
        <w:fldChar w:fldCharType="end"/>
      </w:r>
      <w:r w:rsidRPr="00D541E8">
        <w:rPr>
          <w:rFonts w:ascii="Calibri" w:eastAsia="Calibri" w:hAnsi="Calibri" w:cs="Calibri"/>
        </w:rPr>
        <w:t xml:space="preserve"> For all these perspectives, we will estimate costs under three scenarios, with three sets of assumptions, a low-cost scenario (more favorable set of circumstances for stakeholders), a high-cost scenario (less favorable set of circumstances), and a base-case scenario (most realistic estimation of costs)</w:t>
      </w:r>
      <w:r w:rsidR="0081776D" w:rsidRPr="00D541E8">
        <w:rPr>
          <w:rFonts w:ascii="Calibri" w:eastAsia="Calibri" w:hAnsi="Calibri" w:cs="Calibri"/>
        </w:rPr>
        <w:t>.</w:t>
      </w:r>
      <w:r w:rsidRPr="00D541E8">
        <w:fldChar w:fldCharType="begin"/>
      </w:r>
      <w:r w:rsidR="00116024">
        <w:instrText xml:space="preserve"> ADDIN ZOTERO_ITEM CSL_CITATION {"citationID":"6L3FAe46","properties":{"formattedCitation":"\\super 50\\nosupersub{}","plainCitation":"50","noteIndex":0},"citationItems":[{"id":"ra6rKh9J/knKZRnVL","uris":["http://zotero.org/users/9779440/items/ANEQPQMR"],"itemData":{"id":248,"type":"article-journal","abstract":"Objective: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D541E8">
        <w:fldChar w:fldCharType="separate"/>
      </w:r>
      <w:r w:rsidRPr="00D541E8">
        <w:rPr>
          <w:rFonts w:ascii="Calibri" w:hAnsi="Calibri" w:cs="Calibri"/>
          <w:sz w:val="20"/>
          <w:szCs w:val="24"/>
          <w:vertAlign w:val="superscript"/>
        </w:rPr>
        <w:t>50</w:t>
      </w:r>
      <w:r w:rsidRPr="00D541E8">
        <w:fldChar w:fldCharType="end"/>
      </w:r>
      <w:r w:rsidR="0081776D" w:rsidRPr="00D541E8">
        <w:rPr>
          <w:rFonts w:ascii="Calibri" w:eastAsia="Calibri" w:hAnsi="Calibri" w:cs="Calibri"/>
        </w:rPr>
        <w:t xml:space="preserve"> </w:t>
      </w:r>
      <w:r w:rsidRPr="00D541E8">
        <w:rPr>
          <w:rFonts w:ascii="Calibri" w:eastAsia="Calibri" w:hAnsi="Calibri" w:cs="Calibri"/>
        </w:rPr>
        <w:t>We will use a set of cost-effectiveness analyses that will treat public health outcomes as categorical (cost per clinically meaningful improvement, for example)</w:t>
      </w:r>
      <w:r w:rsidRPr="00D541E8">
        <w:fldChar w:fldCharType="begin"/>
      </w:r>
      <w:r w:rsidR="00116024">
        <w:instrText xml:space="preserve"> ADDIN ZOTERO_ITEM CSL_CITATION {"citationID":"7acKtA9M","properties":{"formattedCitation":"\\super 59\\nosupersub{}","plainCitation":"59","noteIndex":0},"citationItems":[{"id":"ra6rKh9J/1PHb8dwL","uris":["http://zotero.org/users/9779440/items/RQVS6JKZ"],"itemData":{"id":270,"type":"article-journal","DOI":"10.1007/s10826-021-01897-4","language":"en","source":"dra.american.edu","title":"Correction to: Cost-Effectiveness of Parent–Child Interaction Therapy in Clinics versus Homes: Client, Provider, Administrator, and Overall Perspectives (Journal of Child and Family Studies, (2018), 27, 10, (3329-3344), 10.1007/s10826-018-1159-4)","title-short":"Correction to","URL":"https://dra.american.edu/islandora/object/auislandora%3A94301/","author":[{"family":"French","given":"Alexis"},{"family":"Yates","given":"Brian"},{"family":"Fowles","given":"Timothy"}],"accessed":{"date-parts":[["2022",10,14]]},"issued":{"date-parts":[["2021"]]}}}],"schema":"https://github.com/citation-style-language/schema/raw/master/csl-citation.json"} </w:instrText>
      </w:r>
      <w:r w:rsidRPr="00D541E8">
        <w:fldChar w:fldCharType="separate"/>
      </w:r>
      <w:r w:rsidRPr="00D541E8">
        <w:rPr>
          <w:rFonts w:ascii="Calibri" w:hAnsi="Calibri" w:cs="Calibri"/>
          <w:sz w:val="20"/>
          <w:szCs w:val="24"/>
          <w:vertAlign w:val="superscript"/>
        </w:rPr>
        <w:t>59</w:t>
      </w:r>
      <w:r w:rsidRPr="00D541E8">
        <w:fldChar w:fldCharType="end"/>
      </w:r>
      <w:r w:rsidRPr="00D541E8">
        <w:rPr>
          <w:rFonts w:ascii="Calibri" w:eastAsia="Calibri" w:hAnsi="Calibri" w:cs="Calibri"/>
        </w:rPr>
        <w:t xml:space="preserve"> and another set that will treat public health outcomes as continuous variables (effectiveness-cost ration)</w:t>
      </w:r>
      <w:r w:rsidR="0081776D" w:rsidRPr="00D541E8">
        <w:rPr>
          <w:rFonts w:ascii="Calibri" w:eastAsia="Calibri" w:hAnsi="Calibri" w:cs="Calibri"/>
        </w:rPr>
        <w:t>.</w:t>
      </w:r>
      <w:r w:rsidRPr="00D541E8">
        <w:fldChar w:fldCharType="begin"/>
      </w:r>
      <w:r w:rsidR="00116024">
        <w:instrText xml:space="preserve"> ADDIN ZOTERO_ITEM CSL_CITATION {"citationID":"FIwOmjDU","properties":{"formattedCitation":"\\super 60\\nosupersub{}","plainCitation":"60","noteIndex":0},"citationItems":[{"id":"ra6rKh9J/MYcE96Pf","uris":["http://zotero.org/users/9779440/items/GMV9H6UV"],"itemData":{"id":273,"type":"article-journal","abstract":"Is there a clear line between normal and abnormal mood? Studies of manifest and latent structure provide strong support for a continuum that extends from asymptomatic to subsyndromal to syndromal cases of increasing severity. Subsyndromal symptoms are impairing, predict syndrome onset and relapse, and account for more doctor's visits and suicide attempts than the full syndromes, yet they are not recognized in the current classification. For most research and some clinical activities, dimensional diagnoses are recommended, and examples are offered for how such diagnoses could be made. For clinical activities requiring decisions, a multithreshold model is proposed in which both lower (e.g., mild depression, capturing subsyndromal cases) and upper (e.g., major depression, capturing clinically significant cases) diagnostic categories are used to inform clinical care. Beyond its implications for diagnosis, the dimensionality of depression and anxiety has implications for etiology and for research aimed at understanding how emotions become disrupted in psychopathology.","container-title":"Annual Review of Clinical Psychology","DOI":"10.1146/annurev-clinpsy-050718-095644","ISSN":"1548-5951","journalAbbreviation":"Annu Rev Clin Psychol","language":"eng","note":"PMID: 31067413","page":"179-205","source":"PubMed","title":"Normal Versus Pathological Mood: Implications for Diagnosis","title-short":"Normal Versus Pathological Mood","volume":"15","author":[{"family":"Ruscio","given":"Ayelet Meron"}],"issued":{"date-parts":[["2019",5,7]]}}}],"schema":"https://github.com/citation-style-language/schema/raw/master/csl-citation.json"} </w:instrText>
      </w:r>
      <w:r w:rsidRPr="00D541E8">
        <w:fldChar w:fldCharType="separate"/>
      </w:r>
      <w:r w:rsidRPr="00D541E8">
        <w:rPr>
          <w:rFonts w:ascii="Calibri" w:hAnsi="Calibri" w:cs="Calibri"/>
          <w:sz w:val="20"/>
          <w:szCs w:val="24"/>
          <w:vertAlign w:val="superscript"/>
        </w:rPr>
        <w:t>60</w:t>
      </w:r>
      <w:r w:rsidRPr="00D541E8">
        <w:fldChar w:fldCharType="end"/>
      </w:r>
      <w:r w:rsidRPr="00D541E8">
        <w:rPr>
          <w:rFonts w:ascii="Calibri" w:eastAsia="Calibri" w:hAnsi="Calibri" w:cs="Calibri"/>
        </w:rPr>
        <w:t xml:space="preserve"> Both ways of operationalizing outcomes are consistent with previous cost-effectiveness analyses. To conduct the cost-effectiveness analysis, we will calculate the relationship between effectiveness and the different perspective costs by calculating the effectiveness-cost ratios for each participant and then multiplying this cost per parting by the number needed </w:t>
      </w:r>
      <w:r w:rsidR="00223CCC" w:rsidRPr="00D541E8">
        <w:rPr>
          <w:rFonts w:ascii="Calibri" w:eastAsia="Calibri" w:hAnsi="Calibri" w:cs="Calibri"/>
        </w:rPr>
        <w:t>to treat (NNT).</w:t>
      </w:r>
      <w:r w:rsidR="00223CCC" w:rsidRPr="00D541E8">
        <w:fldChar w:fldCharType="begin"/>
      </w:r>
      <w:r w:rsidR="00116024">
        <w:instrText xml:space="preserve"> ADDIN ZOTERO_ITEM CSL_CITATION {"citationID":"D86UwmE9","properties":{"formattedCitation":"\\super 50,60\\nosupersub{}","plainCitation":"50,60","noteIndex":0},"citationItems":[{"id":"ra6rKh9J/knKZRnVL","uris":["http://zotero.org/users/9779440/items/ANEQPQMR"],"itemData":{"id":248,"type":"article-journal","abstract":"Objective: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T."}],"issued":{"date-parts":[["2021",8]]}}},{"id":"ra6rKh9J/MYcE96Pf","uris":["http://zotero.org/users/9779440/items/GMV9H6UV"],"itemData":{"id":273,"type":"article-journal","abstract":"Is there a clear line between normal and abnormal mood? Studies of manifest and latent structure provide strong support for a continuum that extends from asymptomatic to subsyndromal to syndromal cases of increasing severity. Subsyndromal symptoms are impairing, predict syndrome onset and relapse, and account for more doctor's visits and suicide attempts than the full syndromes, yet they are not recognized in the current classification. For most research and some clinical activities, dimensional diagnoses are recommended, and examples are offered for how such diagnoses could be made. For clinical activities requiring decisions, a multithreshold model is proposed in which both lower (e.g., mild depression, capturing subsyndromal cases) and upper (e.g., major depression, capturing clinically significant cases) diagnostic categories are used to inform clinical care. Beyond its implications for diagnosis, the dimensionality of depression and anxiety has implications for etiology and for research aimed at understanding how emotions become disrupted in psychopathology.","container-title":"Annual Review of Clinical Psychology","DOI":"10.1146/annurev-clinpsy-050718-095644","ISSN":"1548-5951","journalAbbreviation":"Annu Rev Clin Psychol","language":"eng","note":"PMID: 31067413","page":"179-205","source":"PubMed","title":"Normal Versus Pathological Mood: Implications for Diagnosis","title-short":"Normal Versus Pathological Mood","volume":"15","author":[{"family":"Ruscio","given":"Ayelet Meron"}],"issued":{"date-parts":[["2019",5,7]]}}}],"schema":"https://github.com/citation-style-language/schema/raw/master/csl-citation.json"} </w:instrText>
      </w:r>
      <w:r w:rsidR="00223CCC" w:rsidRPr="00D541E8">
        <w:fldChar w:fldCharType="separate"/>
      </w:r>
      <w:r w:rsidR="00223CCC" w:rsidRPr="00D541E8">
        <w:rPr>
          <w:rFonts w:ascii="Calibri" w:hAnsi="Calibri" w:cs="Calibri"/>
          <w:sz w:val="20"/>
          <w:szCs w:val="24"/>
          <w:vertAlign w:val="superscript"/>
        </w:rPr>
        <w:t>50,60</w:t>
      </w:r>
      <w:r w:rsidR="00223CCC" w:rsidRPr="00D541E8">
        <w:fldChar w:fldCharType="end"/>
      </w:r>
      <w:r w:rsidR="00223CCC" w:rsidRPr="00D541E8">
        <w:rPr>
          <w:rFonts w:ascii="Calibri" w:eastAsia="Calibri" w:hAnsi="Calibri" w:cs="Calibri"/>
        </w:rPr>
        <w:t xml:space="preserve"> NNT </w:t>
      </w:r>
      <w:r w:rsidRPr="00D541E8">
        <w:rPr>
          <w:rFonts w:ascii="Calibri" w:eastAsia="Calibri" w:hAnsi="Calibri" w:cs="Calibri"/>
        </w:rPr>
        <w:t>is the number of people that need to receive an intervention in order to result in one additional improvement in the target outcome. Analyses will be performed in R. Our group has experience with the above-mentioned cost-effectiveness analyses in a similar sample</w:t>
      </w:r>
      <w:r w:rsidR="0081776D" w:rsidRPr="00D541E8">
        <w:rPr>
          <w:rFonts w:ascii="Calibri" w:eastAsia="Calibri" w:hAnsi="Calibri" w:cs="Calibri"/>
        </w:rPr>
        <w:t>.</w:t>
      </w:r>
      <w:r w:rsidRPr="00D541E8">
        <w:fldChar w:fldCharType="begin"/>
      </w:r>
      <w:r w:rsidR="00116024">
        <w:instrText xml:space="preserve"> ADDIN ZOTERO_ITEM CSL_CITATION {"citationID":"hxeYxTYS","properties":{"formattedCitation":"\\super 50\\nosupersub{}","plainCitation":"50","noteIndex":0},"citationItems":[{"id":"ra6rKh9J/knKZRnVL","uris":["http://zotero.org/users/9779440/items/ANEQPQMR"],"itemData":{"id":248,"type":"article-journal","abstract":"Objective: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D541E8">
        <w:fldChar w:fldCharType="separate"/>
      </w:r>
      <w:r w:rsidRPr="00D541E8">
        <w:rPr>
          <w:rFonts w:ascii="Calibri" w:hAnsi="Calibri" w:cs="Calibri"/>
          <w:sz w:val="20"/>
          <w:szCs w:val="24"/>
          <w:vertAlign w:val="superscript"/>
        </w:rPr>
        <w:t>50</w:t>
      </w:r>
      <w:r w:rsidRPr="00D541E8">
        <w:fldChar w:fldCharType="end"/>
      </w:r>
      <w:bookmarkEnd w:id="80"/>
      <w:bookmarkEnd w:id="82"/>
    </w:p>
    <w:p w14:paraId="1DB41BD0" w14:textId="5D8E5AB7" w:rsidR="00FC313A" w:rsidRPr="00D541E8" w:rsidRDefault="00FC313A" w:rsidP="002C71AA">
      <w:pPr>
        <w:shd w:val="clear" w:color="auto" w:fill="FFFFFF" w:themeFill="background1"/>
      </w:pPr>
    </w:p>
    <w:p w14:paraId="5390AD02" w14:textId="37B8797A" w:rsidR="7D91CA11" w:rsidRPr="00D541E8" w:rsidRDefault="7D91CA11" w:rsidP="002C71AA">
      <w:pPr>
        <w:pStyle w:val="Heading1"/>
        <w:shd w:val="clear" w:color="auto" w:fill="FFFFFF" w:themeFill="background1"/>
      </w:pPr>
      <w:bookmarkStart w:id="83" w:name="_Toc116674234"/>
      <w:r w:rsidRPr="00D541E8">
        <w:t>ETHICAL CONSIDERATIONS</w:t>
      </w:r>
      <w:bookmarkEnd w:id="83"/>
      <w:r w:rsidRPr="00D541E8">
        <w:t xml:space="preserve"> </w:t>
      </w:r>
    </w:p>
    <w:bookmarkEnd w:id="10"/>
    <w:p w14:paraId="0FF8D288" w14:textId="22BFA4A8" w:rsidR="7D91CA11" w:rsidRPr="00D541E8" w:rsidRDefault="7D91CA11" w:rsidP="002C71AA">
      <w:pPr>
        <w:shd w:val="clear" w:color="auto" w:fill="FFFFFF" w:themeFill="background1"/>
        <w:spacing w:line="257" w:lineRule="auto"/>
      </w:pPr>
      <w:r w:rsidRPr="00D541E8">
        <w:rPr>
          <w:rFonts w:ascii="Calibri" w:eastAsia="Calibri" w:hAnsi="Calibri" w:cs="Calibri"/>
        </w:rPr>
        <w:t>We will obtain informed consent from all participants. Because of the clinical nature of our work — and the need to adhere to the highest possible standards of participant protection — we have established an emergency protocol and a data management plan to ensure rigorous confidentiality and participant protection.</w:t>
      </w:r>
      <w:r w:rsidR="009C63E8" w:rsidRPr="00D541E8">
        <w:rPr>
          <w:rFonts w:ascii="Calibri" w:eastAsia="Calibri" w:hAnsi="Calibri" w:cs="Calibri"/>
        </w:rPr>
        <w:t xml:space="preserve"> </w:t>
      </w:r>
      <w:r w:rsidRPr="00D541E8">
        <w:rPr>
          <w:rFonts w:ascii="Calibri" w:eastAsia="Calibri" w:hAnsi="Calibri" w:cs="Calibri"/>
        </w:rPr>
        <w:t>Our protocols are designed to protect children, as the participants in our study may still be under 18 – who are a vulnerable population — and to emphasize the voluntary nature of participation. It also covers confidentiality, anonymity, consent, and other issues like distress and emergencies.</w:t>
      </w:r>
      <w:r w:rsidR="009C63E8" w:rsidRPr="00D541E8">
        <w:rPr>
          <w:rFonts w:ascii="Calibri" w:eastAsia="Calibri" w:hAnsi="Calibri" w:cs="Calibri"/>
        </w:rPr>
        <w:t xml:space="preserve"> </w:t>
      </w:r>
      <w:r w:rsidRPr="00D541E8">
        <w:rPr>
          <w:rFonts w:ascii="Calibri" w:eastAsia="Calibri" w:hAnsi="Calibri" w:cs="Calibri"/>
        </w:rPr>
        <w:t xml:space="preserve">See below: </w:t>
      </w:r>
    </w:p>
    <w:p w14:paraId="2DD2741C" w14:textId="77777777" w:rsidR="00FC313A" w:rsidRPr="00D541E8" w:rsidRDefault="00FC313A"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Emergency Protocol:</w:t>
      </w:r>
    </w:p>
    <w:p w14:paraId="65945A08" w14:textId="1E734F28" w:rsidR="7D91CA11" w:rsidRPr="00D541E8" w:rsidRDefault="7D91CA11"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If a participant displays potentially serious mental health concerns (e.g., if a participant mentions thoughts of/desire to harm others) or other potentially serious health and safety concerns (e.g., abuse, drug addiction), the supervisors will be trained to further assess the situation (by asking, for example, about thoughts of harm, and, depending on their response, methods, plans, intent, and history, or about desire and ability to stop drug use). Then, they will be trained to immediately speak with a </w:t>
      </w:r>
      <w:r w:rsidR="18A6483E" w:rsidRPr="00D541E8">
        <w:rPr>
          <w:rFonts w:ascii="Calibri" w:eastAsia="Calibri" w:hAnsi="Calibri" w:cs="Calibri"/>
        </w:rPr>
        <w:t>Clinical Network team member</w:t>
      </w:r>
      <w:r w:rsidR="37F2A0FA" w:rsidRPr="00D541E8">
        <w:rPr>
          <w:rFonts w:ascii="Calibri" w:eastAsia="Calibri" w:hAnsi="Calibri" w:cs="Calibri"/>
        </w:rPr>
        <w:t xml:space="preserve"> </w:t>
      </w:r>
      <w:r w:rsidR="2EB294D4" w:rsidRPr="00D541E8">
        <w:rPr>
          <w:rFonts w:ascii="Calibri" w:eastAsia="Calibri" w:hAnsi="Calibri" w:cs="Calibri"/>
        </w:rPr>
        <w:t>o</w:t>
      </w:r>
      <w:r w:rsidR="37F2A0FA" w:rsidRPr="00D541E8">
        <w:rPr>
          <w:rFonts w:ascii="Calibri" w:eastAsia="Calibri" w:hAnsi="Calibri" w:cs="Calibri"/>
        </w:rPr>
        <w:t>n</w:t>
      </w:r>
      <w:r w:rsidRPr="00D541E8">
        <w:rPr>
          <w:rFonts w:ascii="Calibri" w:eastAsia="Calibri" w:hAnsi="Calibri" w:cs="Calibri"/>
        </w:rPr>
        <w:t xml:space="preserve"> the study team, if needed. The supervisor will then assist with triage and, if appropriate, follow-up and referral to appropriate local resources. </w:t>
      </w:r>
    </w:p>
    <w:p w14:paraId="0CFCABE2" w14:textId="6619848D" w:rsidR="7D91CA11" w:rsidRPr="00D541E8" w:rsidRDefault="7D91CA11"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For risk of harm to self or others, the possible levels of risk and actions taken for each level of risk are listed below:</w:t>
      </w:r>
    </w:p>
    <w:p w14:paraId="21187D7D" w14:textId="6619848D" w:rsidR="7D91CA11" w:rsidRPr="00D541E8" w:rsidRDefault="7D91CA11"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No risk -- for those with no thoughts of/risk of harm to self or others. In these cases, no further monitoring or follow-up will be necessary.</w:t>
      </w:r>
    </w:p>
    <w:p w14:paraId="65629A2F" w14:textId="76FD66D2" w:rsidR="7D91CA11" w:rsidRPr="00D541E8" w:rsidRDefault="7D91CA11"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Low-risk -- for those with only thoughts of harm to self or others, and no history of attempt, and no specific methods, plans, or intent. In these cases, study staff will continue to monitor this participant by contacting them again via phone</w:t>
      </w:r>
      <w:r w:rsidR="624B1134" w:rsidRPr="00D541E8">
        <w:rPr>
          <w:rFonts w:ascii="Calibri" w:eastAsia="Calibri" w:hAnsi="Calibri" w:cs="Calibri"/>
        </w:rPr>
        <w:t>,</w:t>
      </w:r>
      <w:r w:rsidRPr="00D541E8">
        <w:rPr>
          <w:rFonts w:ascii="Calibri" w:eastAsia="Calibri" w:hAnsi="Calibri" w:cs="Calibri"/>
        </w:rPr>
        <w:t xml:space="preserve"> email</w:t>
      </w:r>
      <w:r w:rsidR="2E2A79CC" w:rsidRPr="00D541E8">
        <w:rPr>
          <w:rFonts w:ascii="Calibri" w:eastAsia="Calibri" w:hAnsi="Calibri" w:cs="Calibri"/>
        </w:rPr>
        <w:t>,</w:t>
      </w:r>
      <w:r w:rsidR="1A3250CB" w:rsidRPr="00D541E8">
        <w:rPr>
          <w:rFonts w:ascii="Calibri" w:eastAsia="Calibri" w:hAnsi="Calibri" w:cs="Calibri"/>
        </w:rPr>
        <w:t xml:space="preserve"> or through in person</w:t>
      </w:r>
      <w:r w:rsidR="55E6F508" w:rsidRPr="00D541E8">
        <w:rPr>
          <w:rFonts w:ascii="Calibri" w:eastAsia="Calibri" w:hAnsi="Calibri" w:cs="Calibri"/>
        </w:rPr>
        <w:t>al</w:t>
      </w:r>
      <w:r w:rsidR="1A3250CB" w:rsidRPr="00D541E8">
        <w:rPr>
          <w:rFonts w:ascii="Calibri" w:eastAsia="Calibri" w:hAnsi="Calibri" w:cs="Calibri"/>
        </w:rPr>
        <w:t xml:space="preserve"> clinical follow-up</w:t>
      </w:r>
      <w:r w:rsidRPr="00D541E8">
        <w:rPr>
          <w:rFonts w:ascii="Calibri" w:eastAsia="Calibri" w:hAnsi="Calibri" w:cs="Calibri"/>
        </w:rPr>
        <w:t xml:space="preserve">, and will consult </w:t>
      </w:r>
      <w:r w:rsidR="0071495F" w:rsidRPr="00D541E8">
        <w:rPr>
          <w:rFonts w:ascii="Calibri" w:eastAsia="Calibri" w:hAnsi="Calibri" w:cs="Calibri"/>
        </w:rPr>
        <w:t>a</w:t>
      </w:r>
      <w:r w:rsidRPr="00D541E8">
        <w:rPr>
          <w:rFonts w:ascii="Calibri" w:eastAsia="Calibri" w:hAnsi="Calibri" w:cs="Calibri"/>
        </w:rPr>
        <w:t xml:space="preserve"> </w:t>
      </w:r>
      <w:r w:rsidR="730513AC" w:rsidRPr="00D541E8">
        <w:rPr>
          <w:rFonts w:ascii="Calibri" w:eastAsia="Calibri" w:hAnsi="Calibri" w:cs="Calibri"/>
        </w:rPr>
        <w:t xml:space="preserve">Clinical Network team member—who is highly </w:t>
      </w:r>
      <w:r w:rsidRPr="00D541E8">
        <w:rPr>
          <w:rFonts w:ascii="Calibri" w:eastAsia="Calibri" w:hAnsi="Calibri" w:cs="Calibri"/>
        </w:rPr>
        <w:t>trained</w:t>
      </w:r>
      <w:r w:rsidR="6C68850B" w:rsidRPr="00D541E8">
        <w:rPr>
          <w:rFonts w:ascii="Calibri" w:eastAsia="Calibri" w:hAnsi="Calibri" w:cs="Calibri"/>
        </w:rPr>
        <w:t xml:space="preserve"> and experienced in mental health—</w:t>
      </w:r>
      <w:r w:rsidR="2B6574E4" w:rsidRPr="00D541E8">
        <w:rPr>
          <w:rFonts w:ascii="Calibri" w:eastAsia="Calibri" w:hAnsi="Calibri" w:cs="Calibri"/>
        </w:rPr>
        <w:t>o</w:t>
      </w:r>
      <w:r w:rsidR="364087AE" w:rsidRPr="00D541E8">
        <w:rPr>
          <w:rFonts w:ascii="Calibri" w:eastAsia="Calibri" w:hAnsi="Calibri" w:cs="Calibri"/>
        </w:rPr>
        <w:t>n</w:t>
      </w:r>
      <w:r w:rsidRPr="00D541E8">
        <w:rPr>
          <w:rFonts w:ascii="Calibri" w:eastAsia="Calibri" w:hAnsi="Calibri" w:cs="Calibri"/>
        </w:rPr>
        <w:t xml:space="preserve"> our team</w:t>
      </w:r>
      <w:r w:rsidR="7929EDAA" w:rsidRPr="00D541E8">
        <w:rPr>
          <w:rFonts w:ascii="Calibri" w:eastAsia="Calibri" w:hAnsi="Calibri" w:cs="Calibri"/>
        </w:rPr>
        <w:t>.</w:t>
      </w:r>
      <w:r w:rsidRPr="00D541E8">
        <w:rPr>
          <w:rFonts w:ascii="Calibri" w:eastAsia="Calibri" w:hAnsi="Calibri" w:cs="Calibri"/>
        </w:rPr>
        <w:t xml:space="preserve"> We will offer resources as recommended by these experts.</w:t>
      </w:r>
    </w:p>
    <w:p w14:paraId="7B4E6145" w14:textId="34AC3621" w:rsidR="7D91CA11" w:rsidRPr="00D541E8" w:rsidRDefault="7D91CA11"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Medium risk -- for those with thoughts of harm to self or others + any plans (e.g., place, method, time, final preparations) or history of attempt over six months prior. Additionally, some facing risk of non-life-threatening or not ongoing abuse or using drugs may fall into this risk level. In these cases, study staff will continue to monitor this student through the intervention period, will </w:t>
      </w:r>
      <w:r w:rsidR="57DA2470" w:rsidRPr="00D541E8">
        <w:rPr>
          <w:rFonts w:ascii="Calibri" w:eastAsia="Calibri" w:hAnsi="Calibri" w:cs="Calibri"/>
        </w:rPr>
        <w:t xml:space="preserve">consult a Clinical Network team member—who is highly trained and experienced in mental health—on our team. </w:t>
      </w:r>
      <w:r w:rsidRPr="00D541E8">
        <w:rPr>
          <w:rFonts w:ascii="Calibri" w:eastAsia="Calibri" w:hAnsi="Calibri" w:cs="Calibri"/>
        </w:rPr>
        <w:t xml:space="preserve">We will offer resources as recommended by these experts. Additionally, in these cases, the study staff will make every attempt to have the participant speak one-on-one with a </w:t>
      </w:r>
      <w:r w:rsidR="13F41CCF" w:rsidRPr="00D541E8">
        <w:rPr>
          <w:rFonts w:ascii="Calibri" w:eastAsia="Calibri" w:hAnsi="Calibri" w:cs="Calibri"/>
        </w:rPr>
        <w:t>Clinical Network</w:t>
      </w:r>
      <w:r w:rsidRPr="00D541E8">
        <w:rPr>
          <w:rFonts w:ascii="Calibri" w:eastAsia="Calibri" w:hAnsi="Calibri" w:cs="Calibri"/>
        </w:rPr>
        <w:t xml:space="preserve"> team</w:t>
      </w:r>
      <w:r w:rsidR="13F41CCF" w:rsidRPr="00D541E8">
        <w:rPr>
          <w:rFonts w:ascii="Calibri" w:eastAsia="Calibri" w:hAnsi="Calibri" w:cs="Calibri"/>
        </w:rPr>
        <w:t xml:space="preserve"> member</w:t>
      </w:r>
      <w:r w:rsidRPr="00D541E8">
        <w:rPr>
          <w:rFonts w:ascii="Calibri" w:eastAsia="Calibri" w:hAnsi="Calibri" w:cs="Calibri"/>
        </w:rPr>
        <w:t xml:space="preserve">, either in person or over the phone. The </w:t>
      </w:r>
      <w:r w:rsidR="0C6C6D03" w:rsidRPr="00D541E8">
        <w:rPr>
          <w:rFonts w:ascii="Calibri" w:eastAsia="Calibri" w:hAnsi="Calibri" w:cs="Calibri"/>
        </w:rPr>
        <w:t>clinical experts in the team</w:t>
      </w:r>
      <w:r w:rsidR="1B1D2500" w:rsidRPr="00D541E8">
        <w:rPr>
          <w:rFonts w:ascii="Calibri" w:eastAsia="Calibri" w:hAnsi="Calibri" w:cs="Calibri"/>
        </w:rPr>
        <w:t>,</w:t>
      </w:r>
      <w:r w:rsidRPr="00D541E8">
        <w:rPr>
          <w:rFonts w:ascii="Calibri" w:eastAsia="Calibri" w:hAnsi="Calibri" w:cs="Calibri"/>
        </w:rPr>
        <w:t xml:space="preserve"> will then determine the most appropriate course of action based on their expert clinical judgment. We may recommend measures including, but not limited to, confiscation of means, referral to community resources, consultation with school administrators, referral to psychiatrists or psychologists, and involvement of a trusted teacher, parent, or administrator.</w:t>
      </w:r>
    </w:p>
    <w:p w14:paraId="52A36BF8" w14:textId="303F27A0" w:rsidR="7D91CA11" w:rsidRPr="00D541E8" w:rsidRDefault="7D91CA11"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High-risk -- for those with thoughts + plans + intent or thoughts + recent (less than six months prior) history of attempt to seriously harm/kill themselves or someone else. Additionally, some facing risk of life-threatening or severe ongoing abuse or using drugs particularly frequently or in a particularly risky fashion may fall into this risk level. In these cases, study staff will immediately consult with a trained PhD-level counseling psychologist</w:t>
      </w:r>
      <w:r w:rsidR="245C1F4A" w:rsidRPr="00D541E8">
        <w:rPr>
          <w:rFonts w:ascii="Calibri" w:eastAsia="Calibri" w:hAnsi="Calibri" w:cs="Calibri"/>
        </w:rPr>
        <w:t xml:space="preserve"> or psychiatrist in our </w:t>
      </w:r>
      <w:r w:rsidR="0126CE0E" w:rsidRPr="00D541E8">
        <w:rPr>
          <w:rFonts w:ascii="Calibri" w:eastAsia="Calibri" w:hAnsi="Calibri" w:cs="Calibri"/>
        </w:rPr>
        <w:t>study team</w:t>
      </w:r>
      <w:r w:rsidRPr="00D541E8">
        <w:rPr>
          <w:rFonts w:ascii="Calibri" w:eastAsia="Calibri" w:hAnsi="Calibri" w:cs="Calibri"/>
        </w:rPr>
        <w:t xml:space="preserve">. Then, we will require that the participant speak one-on-one with </w:t>
      </w:r>
      <w:r w:rsidR="0F8F3AE7" w:rsidRPr="00D541E8">
        <w:rPr>
          <w:rFonts w:ascii="Calibri" w:eastAsia="Calibri" w:hAnsi="Calibri" w:cs="Calibri"/>
        </w:rPr>
        <w:t>a</w:t>
      </w:r>
      <w:r w:rsidRPr="00D541E8">
        <w:rPr>
          <w:rFonts w:ascii="Calibri" w:eastAsia="Calibri" w:hAnsi="Calibri" w:cs="Calibri"/>
        </w:rPr>
        <w:t xml:space="preserve"> doctoral-level supervisor with clinical training, either in person or over the phone. </w:t>
      </w:r>
      <w:r w:rsidR="7E178F55" w:rsidRPr="00D541E8">
        <w:rPr>
          <w:rFonts w:ascii="Calibri" w:eastAsia="Calibri" w:hAnsi="Calibri" w:cs="Calibri"/>
        </w:rPr>
        <w:t>The</w:t>
      </w:r>
      <w:r w:rsidRPr="00D541E8">
        <w:rPr>
          <w:rFonts w:ascii="Calibri" w:eastAsia="Calibri" w:hAnsi="Calibri" w:cs="Calibri"/>
        </w:rPr>
        <w:t xml:space="preserve"> doctoral-level supervisor will then determine the most appropriate course of action based on their expert clinical judgment. They may recommend measures including but not limited to confiscation of means that could be used to harm self or others, consultation with school administrators, referral to psychiatrists or psychologists, referral to other community resources, </w:t>
      </w:r>
      <w:r w:rsidR="00A237AC" w:rsidRPr="00D541E8">
        <w:rPr>
          <w:rFonts w:ascii="Calibri" w:eastAsia="Calibri" w:hAnsi="Calibri" w:cs="Calibri"/>
        </w:rPr>
        <w:t xml:space="preserve">or </w:t>
      </w:r>
      <w:r w:rsidRPr="00D541E8">
        <w:rPr>
          <w:rFonts w:ascii="Calibri" w:eastAsia="Calibri" w:hAnsi="Calibri" w:cs="Calibri"/>
        </w:rPr>
        <w:t xml:space="preserve">involvement of a trusted teacher, parent, or administrator. In cases of imminent threat to health and safety, the study team may call on local authorities and customs as needed to help ensure the health and safety of participants and staff. </w:t>
      </w:r>
      <w:r w:rsidR="371336C9" w:rsidRPr="00D541E8">
        <w:rPr>
          <w:rFonts w:ascii="Calibri" w:eastAsia="Calibri" w:hAnsi="Calibri" w:cs="Calibri"/>
        </w:rPr>
        <w:t xml:space="preserve">Other </w:t>
      </w:r>
      <w:r w:rsidRPr="00D541E8">
        <w:rPr>
          <w:rFonts w:ascii="Calibri" w:eastAsia="Calibri" w:hAnsi="Calibri" w:cs="Calibri"/>
        </w:rPr>
        <w:t xml:space="preserve">doctoral-level </w:t>
      </w:r>
      <w:r w:rsidR="4B2A48FB" w:rsidRPr="00D541E8">
        <w:rPr>
          <w:rFonts w:ascii="Calibri" w:eastAsia="Calibri" w:hAnsi="Calibri" w:cs="Calibri"/>
        </w:rPr>
        <w:t>members</w:t>
      </w:r>
      <w:r w:rsidRPr="00D541E8">
        <w:rPr>
          <w:rFonts w:ascii="Calibri" w:eastAsia="Calibri" w:hAnsi="Calibri" w:cs="Calibri"/>
        </w:rPr>
        <w:t xml:space="preserve"> of </w:t>
      </w:r>
      <w:r w:rsidR="4B2A48FB" w:rsidRPr="00D541E8">
        <w:rPr>
          <w:rFonts w:ascii="Calibri" w:eastAsia="Calibri" w:hAnsi="Calibri" w:cs="Calibri"/>
        </w:rPr>
        <w:t>our study team</w:t>
      </w:r>
      <w:r w:rsidRPr="00D541E8">
        <w:rPr>
          <w:rFonts w:ascii="Calibri" w:eastAsia="Calibri" w:hAnsi="Calibri" w:cs="Calibri"/>
        </w:rPr>
        <w:t xml:space="preserve"> will also be available on call </w:t>
      </w:r>
      <w:bookmarkStart w:id="84" w:name="_Int_6A6Q7zqp"/>
      <w:r w:rsidRPr="00D541E8">
        <w:rPr>
          <w:rFonts w:ascii="Calibri" w:eastAsia="Calibri" w:hAnsi="Calibri" w:cs="Calibri"/>
        </w:rPr>
        <w:t>should</w:t>
      </w:r>
      <w:bookmarkEnd w:id="84"/>
      <w:r w:rsidRPr="00D541E8">
        <w:rPr>
          <w:rFonts w:ascii="Calibri" w:eastAsia="Calibri" w:hAnsi="Calibri" w:cs="Calibri"/>
        </w:rPr>
        <w:t xml:space="preserve"> need be.</w:t>
      </w:r>
    </w:p>
    <w:p w14:paraId="1A60A046" w14:textId="6B83EB7D" w:rsidR="7D91CA11" w:rsidRPr="00D541E8" w:rsidRDefault="7D91CA11"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In less severe and pressing circumstances, we may, after consultation with some or all professionals listed above, refer these students to the appropriate school administrator (e.g., school chaplain, school principal) or community resource. In these cases, we will follow the standard referral procedures used by these schools and organizations. We will speak to school administration in cases of potential risk for which the </w:t>
      </w:r>
      <w:r w:rsidR="0717EC51" w:rsidRPr="00D541E8">
        <w:rPr>
          <w:rFonts w:ascii="Calibri" w:eastAsia="Calibri" w:hAnsi="Calibri" w:cs="Calibri"/>
        </w:rPr>
        <w:t>Clinical network team</w:t>
      </w:r>
      <w:r w:rsidRPr="00D541E8">
        <w:rPr>
          <w:rFonts w:ascii="Calibri" w:eastAsia="Calibri" w:hAnsi="Calibri" w:cs="Calibri"/>
        </w:rPr>
        <w:t xml:space="preserve"> deem it necessary, and for cases in which the study PI is unsure about the need to consult the administration; we will contact the IRB to inquire about an appropriate path forward.</w:t>
      </w:r>
    </w:p>
    <w:p w14:paraId="6C309705" w14:textId="77777777" w:rsidR="00FC313A" w:rsidRPr="00D541E8" w:rsidRDefault="00FC313A" w:rsidP="002C71AA">
      <w:pPr>
        <w:shd w:val="clear" w:color="auto" w:fill="FFFFFF" w:themeFill="background1"/>
        <w:spacing w:line="257" w:lineRule="auto"/>
      </w:pPr>
      <w:r w:rsidRPr="00D541E8">
        <w:rPr>
          <w:rFonts w:ascii="Calibri" w:eastAsia="Calibri" w:hAnsi="Calibri" w:cs="Calibri"/>
        </w:rPr>
        <w:t>Data Management Plan:</w:t>
      </w:r>
    </w:p>
    <w:p w14:paraId="730CEFB1" w14:textId="6619848D" w:rsidR="7D91CA11" w:rsidRPr="00D541E8" w:rsidRDefault="7D91CA11" w:rsidP="002C71AA">
      <w:pPr>
        <w:shd w:val="clear" w:color="auto" w:fill="FFFFFF" w:themeFill="background1"/>
        <w:spacing w:line="257" w:lineRule="auto"/>
      </w:pPr>
      <w:r w:rsidRPr="00D541E8">
        <w:rPr>
          <w:rFonts w:ascii="Calibri" w:eastAsia="Calibri" w:hAnsi="Calibri" w:cs="Calibri"/>
        </w:rPr>
        <w:t>Various efforts to ensure participant privacy, ensure participant anonymity in all public presentations of this project and its findings, and manage data throughout the study will be taken. Please find a description of these efforts below:</w:t>
      </w:r>
    </w:p>
    <w:p w14:paraId="2BE17BF0" w14:textId="6619848D" w:rsidR="7D91CA11" w:rsidRPr="00D541E8" w:rsidRDefault="7D91CA11" w:rsidP="002C71AA">
      <w:pPr>
        <w:shd w:val="clear" w:color="auto" w:fill="FFFFFF" w:themeFill="background1"/>
        <w:spacing w:line="257" w:lineRule="auto"/>
      </w:pPr>
      <w:r w:rsidRPr="00D541E8">
        <w:rPr>
          <w:rFonts w:ascii="Calibri" w:eastAsia="Calibri" w:hAnsi="Calibri" w:cs="Calibri"/>
        </w:rPr>
        <w:t>Upon contact with the research team, all participants will be assigned a unique and de-identifying participant identification (ID) number. All subsequent data collected will be associated with the participant’s ID number, and any paper copies of documents linking ID numbers or data to names or other personally identifying information will be destroyed upon completion of data entry and analyses.</w:t>
      </w:r>
    </w:p>
    <w:p w14:paraId="7A89ED3A" w14:textId="3BD3212E" w:rsidR="7D91CA11" w:rsidRPr="00D541E8" w:rsidRDefault="7D91CA11" w:rsidP="002C71AA">
      <w:pPr>
        <w:shd w:val="clear" w:color="auto" w:fill="FFFFFF" w:themeFill="background1"/>
        <w:spacing w:line="257" w:lineRule="auto"/>
      </w:pPr>
      <w:r w:rsidRPr="00D541E8">
        <w:rPr>
          <w:rFonts w:ascii="Calibri" w:eastAsia="Calibri" w:hAnsi="Calibri" w:cs="Calibri"/>
        </w:rPr>
        <w:t xml:space="preserve">All data will be stored in a secure, encrypted online database and will be de-identified before storage and use for </w:t>
      </w:r>
      <w:bookmarkStart w:id="85" w:name="_Int_oqjATrF6"/>
      <w:r w:rsidRPr="00D541E8">
        <w:rPr>
          <w:rFonts w:ascii="Calibri" w:eastAsia="Calibri" w:hAnsi="Calibri" w:cs="Calibri"/>
        </w:rPr>
        <w:t>analyses</w:t>
      </w:r>
      <w:bookmarkEnd w:id="85"/>
      <w:r w:rsidRPr="00D541E8">
        <w:rPr>
          <w:rFonts w:ascii="Calibri" w:eastAsia="Calibri" w:hAnsi="Calibri" w:cs="Calibri"/>
        </w:rPr>
        <w:t>. Any online files with identifying participant information will have additional password protection within this secure, encrypted database. Such files will only be accessible to study staff.</w:t>
      </w:r>
      <w:r w:rsidR="009C63E8" w:rsidRPr="00D541E8">
        <w:rPr>
          <w:rFonts w:ascii="Calibri" w:eastAsia="Calibri" w:hAnsi="Calibri" w:cs="Calibri"/>
        </w:rPr>
        <w:t xml:space="preserve"> </w:t>
      </w:r>
    </w:p>
    <w:p w14:paraId="038DBD2E" w14:textId="6619848D" w:rsidR="7D91CA11" w:rsidRPr="00D541E8" w:rsidRDefault="7D91CA11" w:rsidP="002C71AA">
      <w:pPr>
        <w:shd w:val="clear" w:color="auto" w:fill="FFFFFF" w:themeFill="background1"/>
        <w:spacing w:line="257" w:lineRule="auto"/>
      </w:pPr>
      <w:r w:rsidRPr="00D541E8">
        <w:rPr>
          <w:rFonts w:ascii="Calibri" w:eastAsia="Calibri" w:hAnsi="Calibri" w:cs="Calibri"/>
        </w:rPr>
        <w:t>Data access is limited to research staff with IRB approval. Any staff member who has access to identified data or will conduct data entry, including clinical data and demographic or contact information, signs confidentiality agreements before handling data and receives formal training in the critical importance of subject confidentiality.</w:t>
      </w:r>
    </w:p>
    <w:p w14:paraId="16BD0916" w14:textId="6619848D" w:rsidR="7D91CA11" w:rsidRPr="00D541E8" w:rsidRDefault="7D91CA11" w:rsidP="002C71AA">
      <w:pPr>
        <w:shd w:val="clear" w:color="auto" w:fill="FFFFFF" w:themeFill="background1"/>
        <w:spacing w:line="257" w:lineRule="auto"/>
      </w:pPr>
      <w:r w:rsidRPr="00D541E8">
        <w:rPr>
          <w:rFonts w:ascii="Calibri" w:eastAsia="Calibri" w:hAnsi="Calibri" w:cs="Calibri"/>
        </w:rPr>
        <w:t>The master list linking the identification code to participant names will be kept electronically using a separate password to further protect subject confidentiality. Only study personnel have access to data with identifying information.</w:t>
      </w:r>
    </w:p>
    <w:p w14:paraId="408E7432" w14:textId="6619848D" w:rsidR="7D91CA11" w:rsidRPr="00D541E8" w:rsidRDefault="7D91CA11" w:rsidP="002C71AA">
      <w:pPr>
        <w:shd w:val="clear" w:color="auto" w:fill="FFFFFF" w:themeFill="background1"/>
        <w:spacing w:line="257" w:lineRule="auto"/>
      </w:pPr>
      <w:r w:rsidRPr="00D541E8">
        <w:rPr>
          <w:rFonts w:ascii="Calibri" w:eastAsia="Calibri" w:hAnsi="Calibri" w:cs="Calibri"/>
        </w:rPr>
        <w:t>Any paper data that includes identifying information (e.g., eligibility interest form, consent/assent form) are kept in a separate, locked location, are not linked to the participant’s ID number, and will be destroyed upon completion of analyses.</w:t>
      </w:r>
    </w:p>
    <w:p w14:paraId="3A876894" w14:textId="02016D4A" w:rsidR="7D91CA11" w:rsidRPr="00D541E8" w:rsidRDefault="7D91CA11" w:rsidP="002C71AA">
      <w:pPr>
        <w:shd w:val="clear" w:color="auto" w:fill="FFFFFF" w:themeFill="background1"/>
        <w:spacing w:line="257" w:lineRule="auto"/>
      </w:pPr>
      <w:r w:rsidRPr="00D541E8">
        <w:rPr>
          <w:rFonts w:ascii="Calibri" w:eastAsia="Calibri" w:hAnsi="Calibri" w:cs="Calibri"/>
        </w:rPr>
        <w:t>All published data will be fully de-identified to ensure participant anonymity</w:t>
      </w:r>
      <w:r w:rsidR="00A470F4" w:rsidRPr="00D541E8">
        <w:rPr>
          <w:rFonts w:ascii="Calibri" w:eastAsia="Calibri" w:hAnsi="Calibri" w:cs="Calibri"/>
        </w:rPr>
        <w:t>.</w:t>
      </w:r>
    </w:p>
    <w:p w14:paraId="65F6DB16" w14:textId="77777777" w:rsidR="004A236B" w:rsidRPr="00D541E8" w:rsidRDefault="004A236B" w:rsidP="002C71AA">
      <w:pPr>
        <w:shd w:val="clear" w:color="auto" w:fill="FFFFFF" w:themeFill="background1"/>
        <w:spacing w:line="257" w:lineRule="auto"/>
        <w:rPr>
          <w:rFonts w:ascii="Calibri" w:eastAsia="Calibri" w:hAnsi="Calibri" w:cs="Calibri"/>
        </w:rPr>
      </w:pPr>
    </w:p>
    <w:p w14:paraId="6BE8CA13" w14:textId="7EBAF931" w:rsidR="00FC313A" w:rsidRPr="00D541E8" w:rsidRDefault="00FC313A" w:rsidP="002C71AA">
      <w:pPr>
        <w:pStyle w:val="Heading1"/>
        <w:shd w:val="clear" w:color="auto" w:fill="FFFFFF" w:themeFill="background1"/>
      </w:pPr>
      <w:bookmarkStart w:id="86" w:name="_Toc116674235"/>
      <w:r w:rsidRPr="00D541E8">
        <w:t>COMMUNITY CONSIDERATIONS</w:t>
      </w:r>
      <w:bookmarkEnd w:id="86"/>
    </w:p>
    <w:p w14:paraId="43831B17" w14:textId="3CB7D874" w:rsidR="7D91CA11" w:rsidRPr="00D541E8" w:rsidRDefault="7D91CA11"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We believe that </w:t>
      </w:r>
      <w:r w:rsidR="108380FF" w:rsidRPr="00D541E8">
        <w:rPr>
          <w:rFonts w:ascii="Calibri" w:eastAsia="Calibri" w:hAnsi="Calibri" w:cs="Calibri"/>
        </w:rPr>
        <w:t>receipt of this intervention</w:t>
      </w:r>
      <w:r w:rsidR="6E21A39D" w:rsidRPr="00D541E8">
        <w:rPr>
          <w:rFonts w:ascii="Calibri" w:eastAsia="Calibri" w:hAnsi="Calibri" w:cs="Calibri"/>
        </w:rPr>
        <w:t>,</w:t>
      </w:r>
      <w:r w:rsidR="108380FF" w:rsidRPr="00D541E8">
        <w:rPr>
          <w:rFonts w:ascii="Calibri" w:eastAsia="Calibri" w:hAnsi="Calibri" w:cs="Calibri"/>
        </w:rPr>
        <w:t xml:space="preserve"> evidenced to improve the mental health of youth</w:t>
      </w:r>
      <w:r w:rsidR="7DE87C32" w:rsidRPr="00D541E8">
        <w:rPr>
          <w:rFonts w:ascii="Calibri" w:eastAsia="Calibri" w:hAnsi="Calibri" w:cs="Calibri"/>
        </w:rPr>
        <w:t>,</w:t>
      </w:r>
      <w:r w:rsidR="108380FF" w:rsidRPr="00D541E8">
        <w:rPr>
          <w:rFonts w:ascii="Calibri" w:eastAsia="Calibri" w:hAnsi="Calibri" w:cs="Calibri"/>
        </w:rPr>
        <w:t xml:space="preserve"> </w:t>
      </w:r>
      <w:r w:rsidR="624A8BB4" w:rsidRPr="00D541E8">
        <w:rPr>
          <w:rFonts w:ascii="Calibri" w:eastAsia="Calibri" w:hAnsi="Calibri" w:cs="Calibri"/>
        </w:rPr>
        <w:t>will inevitably position youths to achieve better life outcomes</w:t>
      </w:r>
      <w:r w:rsidR="3794D9BE" w:rsidRPr="00D541E8">
        <w:rPr>
          <w:rFonts w:ascii="Calibri" w:eastAsia="Calibri" w:hAnsi="Calibri" w:cs="Calibri"/>
        </w:rPr>
        <w:t xml:space="preserve"> including better socio-economic outcomes, which will be a benefit to the community. In addition, the implementation of this trial will require </w:t>
      </w:r>
      <w:r w:rsidR="09759251" w:rsidRPr="00D541E8">
        <w:rPr>
          <w:rFonts w:ascii="Calibri" w:eastAsia="Calibri" w:hAnsi="Calibri" w:cs="Calibri"/>
        </w:rPr>
        <w:t>250 group leaders and 50 supervisors, providing meaningful training</w:t>
      </w:r>
      <w:r w:rsidRPr="00D541E8">
        <w:rPr>
          <w:rFonts w:ascii="Calibri" w:eastAsia="Calibri" w:hAnsi="Calibri" w:cs="Calibri"/>
        </w:rPr>
        <w:t xml:space="preserve"> and </w:t>
      </w:r>
      <w:r w:rsidR="09759251" w:rsidRPr="00D541E8">
        <w:rPr>
          <w:rFonts w:ascii="Calibri" w:eastAsia="Calibri" w:hAnsi="Calibri" w:cs="Calibri"/>
        </w:rPr>
        <w:t xml:space="preserve">employment to </w:t>
      </w:r>
      <w:r w:rsidR="3D94A7CF" w:rsidRPr="00D541E8">
        <w:rPr>
          <w:rFonts w:ascii="Calibri" w:eastAsia="Calibri" w:hAnsi="Calibri" w:cs="Calibri"/>
        </w:rPr>
        <w:t>a good number of</w:t>
      </w:r>
      <w:r w:rsidR="09759251" w:rsidRPr="00D541E8">
        <w:rPr>
          <w:rFonts w:ascii="Calibri" w:eastAsia="Calibri" w:hAnsi="Calibri" w:cs="Calibri"/>
        </w:rPr>
        <w:t xml:space="preserve"> young people</w:t>
      </w:r>
      <w:r w:rsidRPr="00D541E8">
        <w:rPr>
          <w:rFonts w:ascii="Calibri" w:eastAsia="Calibri" w:hAnsi="Calibri" w:cs="Calibri"/>
        </w:rPr>
        <w:t xml:space="preserve">. </w:t>
      </w:r>
    </w:p>
    <w:p w14:paraId="17084B86" w14:textId="77777777" w:rsidR="00FC313A" w:rsidRPr="00D541E8" w:rsidRDefault="00FC313A" w:rsidP="002C71AA">
      <w:pPr>
        <w:shd w:val="clear" w:color="auto" w:fill="FFFFFF" w:themeFill="background1"/>
        <w:spacing w:line="257" w:lineRule="auto"/>
      </w:pPr>
      <w:r w:rsidRPr="00D541E8">
        <w:rPr>
          <w:rFonts w:ascii="Calibri" w:eastAsia="Calibri" w:hAnsi="Calibri" w:cs="Calibri"/>
        </w:rPr>
        <w:t>Study Risks and Plans to minimize them:</w:t>
      </w:r>
    </w:p>
    <w:p w14:paraId="593D8F78" w14:textId="6619848D" w:rsidR="7D91CA11" w:rsidRPr="00D541E8" w:rsidRDefault="7D91CA11" w:rsidP="002C71AA">
      <w:pPr>
        <w:shd w:val="clear" w:color="auto" w:fill="FFFFFF" w:themeFill="background1"/>
        <w:spacing w:line="257" w:lineRule="auto"/>
      </w:pPr>
      <w:r w:rsidRPr="00D541E8">
        <w:rPr>
          <w:rFonts w:ascii="Calibri" w:eastAsia="Calibri" w:hAnsi="Calibri" w:cs="Calibri"/>
        </w:rPr>
        <w:t>We envision two minimal risks participants might face in this study, and we have instituted procedures designed to minimize these risks as much as possible. Ultimately, we believe that all these potential risks are outweighed by the potential benefits to study participants.</w:t>
      </w:r>
    </w:p>
    <w:p w14:paraId="5E01F35F" w14:textId="26F5CBAE" w:rsidR="7D91CA11" w:rsidRPr="00D541E8" w:rsidRDefault="7D91CA11" w:rsidP="002C71AA">
      <w:pPr>
        <w:shd w:val="clear" w:color="auto" w:fill="FFFFFF" w:themeFill="background1"/>
        <w:spacing w:line="257" w:lineRule="auto"/>
      </w:pPr>
      <w:r w:rsidRPr="00D541E8">
        <w:rPr>
          <w:rFonts w:ascii="Calibri" w:eastAsia="Calibri" w:hAnsi="Calibri" w:cs="Calibri"/>
        </w:rPr>
        <w:t xml:space="preserve">The first risk is the emotional risk that participants may experience discomfort when responding to study questionnaires. Some questions may make participants uncomfortable or may ask for information which participants do not wish to share. To minimize this risk, we will inform participants that they may choose not to respond to any question and may terminate their involvement in the study at any time. </w:t>
      </w:r>
      <w:r w:rsidR="50ED9A5F" w:rsidRPr="00D541E8">
        <w:rPr>
          <w:rFonts w:ascii="Calibri" w:eastAsia="Calibri" w:hAnsi="Calibri" w:cs="Calibri"/>
        </w:rPr>
        <w:t>In addition, members of the study team who will be trained in how to offer immediate support to students in distress will be present at all data collection sessions.</w:t>
      </w:r>
    </w:p>
    <w:p w14:paraId="61FF6708" w14:textId="6619848D" w:rsidR="7D91CA11" w:rsidRPr="00D541E8" w:rsidRDefault="7D91CA11" w:rsidP="002C71AA">
      <w:pPr>
        <w:shd w:val="clear" w:color="auto" w:fill="FFFFFF" w:themeFill="background1"/>
        <w:spacing w:line="257" w:lineRule="auto"/>
      </w:pPr>
      <w:r w:rsidRPr="00D541E8">
        <w:rPr>
          <w:rFonts w:ascii="Calibri" w:eastAsia="Calibri" w:hAnsi="Calibri" w:cs="Calibri"/>
        </w:rPr>
        <w:t>A second potential risk is breach of privacy. The study staff will do their best to ensure that participant data remains private, as described above. Any identifying features of participants will be removed from the aggregate data presented to those outside the study team (e.g., in posters or manuscripts). All study staff will be trained in the importance of maintaining participant confidentiality. For more detailed information on privacy, please refer to the “Data Management” section above.</w:t>
      </w:r>
    </w:p>
    <w:p w14:paraId="37E3A358" w14:textId="235DE831" w:rsidR="7D91CA11" w:rsidRPr="00D541E8" w:rsidRDefault="7D91CA11" w:rsidP="002C71AA">
      <w:pPr>
        <w:shd w:val="clear" w:color="auto" w:fill="FFFFFF" w:themeFill="background1"/>
        <w:spacing w:line="257" w:lineRule="auto"/>
        <w:rPr>
          <w:rFonts w:ascii="Calibri" w:eastAsia="Calibri" w:hAnsi="Calibri" w:cs="Calibri"/>
        </w:rPr>
      </w:pPr>
    </w:p>
    <w:p w14:paraId="51470206" w14:textId="6A8C93A1" w:rsidR="00FC313A" w:rsidRPr="00D541E8" w:rsidRDefault="00FC313A" w:rsidP="002C71AA">
      <w:pPr>
        <w:pStyle w:val="Heading1"/>
        <w:shd w:val="clear" w:color="auto" w:fill="FFFFFF" w:themeFill="background1"/>
      </w:pPr>
      <w:bookmarkStart w:id="87" w:name="_Toc116674236"/>
      <w:r w:rsidRPr="00D541E8">
        <w:t>INFORMED CONSENT</w:t>
      </w:r>
      <w:bookmarkEnd w:id="87"/>
      <w:r w:rsidR="00D96D19" w:rsidRPr="00D541E8">
        <w:t>/</w:t>
      </w:r>
      <w:commentRangeStart w:id="88"/>
      <w:commentRangeStart w:id="89"/>
      <w:commentRangeStart w:id="90"/>
      <w:r w:rsidR="00D96D19" w:rsidRPr="00D541E8">
        <w:t>ASSENT</w:t>
      </w:r>
      <w:commentRangeEnd w:id="88"/>
      <w:r w:rsidRPr="00D541E8">
        <w:rPr>
          <w:rStyle w:val="CommentReference"/>
          <w:sz w:val="22"/>
          <w:szCs w:val="22"/>
        </w:rPr>
        <w:commentReference w:id="88"/>
      </w:r>
      <w:commentRangeEnd w:id="89"/>
      <w:r w:rsidRPr="00D541E8">
        <w:rPr>
          <w:rStyle w:val="CommentReference"/>
          <w:sz w:val="22"/>
          <w:szCs w:val="22"/>
        </w:rPr>
        <w:commentReference w:id="89"/>
      </w:r>
      <w:commentRangeEnd w:id="90"/>
      <w:r w:rsidRPr="00D541E8">
        <w:rPr>
          <w:rStyle w:val="CommentReference"/>
          <w:sz w:val="22"/>
          <w:szCs w:val="22"/>
        </w:rPr>
        <w:commentReference w:id="90"/>
      </w:r>
    </w:p>
    <w:p w14:paraId="46349866" w14:textId="43796B69" w:rsidR="7D91CA11" w:rsidRPr="00D541E8" w:rsidRDefault="7D91CA11" w:rsidP="002C71AA">
      <w:pPr>
        <w:shd w:val="clear" w:color="auto" w:fill="FFFFFF" w:themeFill="background1"/>
        <w:spacing w:line="257" w:lineRule="auto"/>
      </w:pPr>
      <w:bookmarkStart w:id="91" w:name="_heading=h.2s8eyo1"/>
      <w:bookmarkEnd w:id="91"/>
      <w:r w:rsidRPr="00D541E8">
        <w:rPr>
          <w:rFonts w:ascii="Calibri" w:eastAsia="Calibri" w:hAnsi="Calibri" w:cs="Calibri"/>
        </w:rPr>
        <w:t>We will seek informed consent and assent prior to responses to baseline measures. A trained member of the research team will walk the participants through the consent/assent form and explain/clarify any questions that they may have. We will emphasize the voluntary nature of participation in the study. Some participants may be asked about the expectations of their participation in the study, to gauge whether they understand the voluntary nature of participation.</w:t>
      </w:r>
    </w:p>
    <w:p w14:paraId="5573AB53" w14:textId="60AD5B35" w:rsidR="7D91CA11" w:rsidRPr="00D541E8" w:rsidRDefault="7D91CA11" w:rsidP="002C71AA">
      <w:pPr>
        <w:shd w:val="clear" w:color="auto" w:fill="FFFFFF" w:themeFill="background1"/>
        <w:spacing w:line="257" w:lineRule="auto"/>
      </w:pPr>
      <w:r w:rsidRPr="00D541E8">
        <w:rPr>
          <w:rFonts w:ascii="Calibri" w:eastAsia="Calibri" w:hAnsi="Calibri" w:cs="Calibri"/>
        </w:rPr>
        <w:t xml:space="preserve">While we hope to seek permission/consent from the parents of minors in the project, because the project will be taking place with students in boarding schools where students don’t have direct access to their parents, as well as the logistical difficulty of obtaining written consent from parents in many parts </w:t>
      </w:r>
      <w:r w:rsidR="006D05A6" w:rsidRPr="00D541E8">
        <w:rPr>
          <w:rFonts w:ascii="Calibri" w:eastAsia="Calibri" w:hAnsi="Calibri" w:cs="Calibri"/>
        </w:rPr>
        <w:t xml:space="preserve">of </w:t>
      </w:r>
      <w:r w:rsidRPr="00D541E8">
        <w:rPr>
          <w:rFonts w:ascii="Calibri" w:eastAsia="Calibri" w:hAnsi="Calibri" w:cs="Calibri"/>
        </w:rPr>
        <w:t>the country with limited postal access in a timely manner, we request that when necessary</w:t>
      </w:r>
      <w:r w:rsidR="0B2AE3B5" w:rsidRPr="00D541E8">
        <w:rPr>
          <w:rFonts w:ascii="Calibri" w:eastAsia="Calibri" w:hAnsi="Calibri" w:cs="Calibri"/>
        </w:rPr>
        <w:t>,</w:t>
      </w:r>
      <w:r w:rsidRPr="00D541E8">
        <w:rPr>
          <w:rFonts w:ascii="Calibri" w:eastAsia="Calibri" w:hAnsi="Calibri" w:cs="Calibri"/>
        </w:rPr>
        <w:t xml:space="preserve"> the KUERC allow us to work with the school administration to obtain consent from the parents of minors. However, the participants will all be expected to fill the informed assent forms on site if they are minors. Specifically, we will work with the school administration to obtain informed consent on behalf of parents using the local customs in a school (i.e., in one school, school administrators may call/send text messages to parents). The informed consent and informed assent forms </w:t>
      </w:r>
      <w:r w:rsidR="5C5C0C5F" w:rsidRPr="00D541E8">
        <w:rPr>
          <w:rFonts w:ascii="Calibri" w:eastAsia="Calibri" w:hAnsi="Calibri" w:cs="Calibri"/>
        </w:rPr>
        <w:t>can</w:t>
      </w:r>
      <w:r w:rsidR="00290511" w:rsidRPr="00D541E8">
        <w:rPr>
          <w:rFonts w:ascii="Calibri" w:eastAsia="Calibri" w:hAnsi="Calibri" w:cs="Calibri"/>
        </w:rPr>
        <w:t xml:space="preserve"> be found in</w:t>
      </w:r>
      <w:r w:rsidRPr="00D541E8">
        <w:rPr>
          <w:rFonts w:ascii="Calibri" w:eastAsia="Calibri" w:hAnsi="Calibri" w:cs="Calibri"/>
        </w:rPr>
        <w:t xml:space="preserve"> Appendix 1.</w:t>
      </w:r>
    </w:p>
    <w:p w14:paraId="5AA08276" w14:textId="1C809180" w:rsidR="00FC313A" w:rsidRPr="00D541E8" w:rsidRDefault="00FC313A" w:rsidP="002C71AA">
      <w:pPr>
        <w:shd w:val="clear" w:color="auto" w:fill="FFFFFF" w:themeFill="background1"/>
      </w:pPr>
    </w:p>
    <w:p w14:paraId="5AB9BE6F" w14:textId="2A741B1C" w:rsidR="00FC313A" w:rsidRPr="00D541E8" w:rsidRDefault="00FC313A" w:rsidP="002C71AA">
      <w:pPr>
        <w:pStyle w:val="Heading1"/>
        <w:shd w:val="clear" w:color="auto" w:fill="FFFFFF" w:themeFill="background1"/>
      </w:pPr>
      <w:bookmarkStart w:id="92" w:name="_Toc116674237"/>
      <w:r w:rsidRPr="00D541E8">
        <w:t>DATA COLLECTION TOOLS</w:t>
      </w:r>
      <w:bookmarkEnd w:id="92"/>
      <w:r w:rsidRPr="00D541E8">
        <w:t> </w:t>
      </w:r>
    </w:p>
    <w:p w14:paraId="14577EAA" w14:textId="63285129" w:rsidR="371C2174" w:rsidRPr="00D541E8" w:rsidRDefault="371C2174" w:rsidP="002C71AA">
      <w:pPr>
        <w:shd w:val="clear" w:color="auto" w:fill="FFFFFF" w:themeFill="background1"/>
        <w:spacing w:line="257" w:lineRule="auto"/>
      </w:pPr>
      <w:r w:rsidRPr="00D541E8">
        <w:rPr>
          <w:rFonts w:ascii="Calibri" w:eastAsia="Calibri" w:hAnsi="Calibri" w:cs="Calibri"/>
        </w:rPr>
        <w:t xml:space="preserve">The following measures will be used in this study. We will collect these outcomes at baseline, midpoint, endpoint and one month follow up constructs which have been used in previous studies by Shamiri. We will then compare outcomes in those studies to this naturalistic dissemination </w:t>
      </w:r>
      <w:r w:rsidR="2D8DD556" w:rsidRPr="00D541E8">
        <w:rPr>
          <w:rFonts w:ascii="Calibri" w:eastAsia="Calibri" w:hAnsi="Calibri" w:cs="Calibri"/>
        </w:rPr>
        <w:t>at scale</w:t>
      </w:r>
      <w:r w:rsidRPr="00D541E8">
        <w:rPr>
          <w:rFonts w:ascii="Calibri" w:eastAsia="Calibri" w:hAnsi="Calibri" w:cs="Calibri"/>
        </w:rPr>
        <w:t xml:space="preserve"> study. </w:t>
      </w:r>
    </w:p>
    <w:p w14:paraId="148FD576" w14:textId="7959D518" w:rsidR="7E0A0F91" w:rsidRPr="00D541E8" w:rsidRDefault="7E0A0F91"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Primary outcome measures:</w:t>
      </w:r>
    </w:p>
    <w:p w14:paraId="63DD618F" w14:textId="43EE96A2" w:rsidR="0631C1ED" w:rsidRPr="00D541E8" w:rsidRDefault="0631C1ED" w:rsidP="002C71AA">
      <w:pPr>
        <w:shd w:val="clear" w:color="auto" w:fill="FFFFFF" w:themeFill="background1"/>
        <w:spacing w:line="257" w:lineRule="auto"/>
      </w:pPr>
      <w:r w:rsidRPr="00D541E8">
        <w:rPr>
          <w:rFonts w:ascii="Calibri" w:eastAsia="Calibri" w:hAnsi="Calibri" w:cs="Calibri"/>
        </w:rPr>
        <w:t xml:space="preserve">Patient Health Questionnaire-8 (PHQ-8). </w:t>
      </w:r>
    </w:p>
    <w:p w14:paraId="772F1C16" w14:textId="0D9BCDAB" w:rsidR="0631C1ED" w:rsidRPr="00D541E8" w:rsidRDefault="003E5F2A" w:rsidP="002C71AA">
      <w:pPr>
        <w:shd w:val="clear" w:color="auto" w:fill="FFFFFF" w:themeFill="background1"/>
        <w:spacing w:line="257" w:lineRule="auto"/>
      </w:pPr>
      <w:bookmarkStart w:id="93" w:name="_Hlk116653160"/>
      <w:r w:rsidRPr="00D541E8">
        <w:rPr>
          <w:rFonts w:ascii="Calibri" w:eastAsia="Calibri" w:hAnsi="Calibri" w:cs="Calibri"/>
        </w:rPr>
        <w:t xml:space="preserve">The PHQ-8 is the 8-item version of the PHQ-9 and omits the question asking about </w:t>
      </w:r>
      <w:r w:rsidR="00E87234" w:rsidRPr="00D541E8">
        <w:rPr>
          <w:rFonts w:ascii="Calibri" w:eastAsia="Calibri" w:hAnsi="Calibri" w:cs="Calibri"/>
        </w:rPr>
        <w:t>suicidality.</w:t>
      </w:r>
      <w:r w:rsidR="00E87234" w:rsidRPr="00D541E8">
        <w:fldChar w:fldCharType="begin"/>
      </w:r>
      <w:r w:rsidR="00116024">
        <w:instrText xml:space="preserve"> ADDIN ZOTERO_ITEM CSL_CITATION {"citationID":"jVWmKZjo","properties":{"formattedCitation":"\\super 61,62\\nosupersub{}","plainCitation":"61,62","noteIndex":0},"citationItems":[{"id":"ra6rKh9J/sZNu3rHG","uris":["http://zotero.org/users/9779440/items/KW5L3NMV"],"itemData":{"id":275,"type":"article-journal","abstract":"OBJECTIVE: While considerable attention has focused on improving the detection of depression, assessment of severity is also important in guiding treatment decisions. Therefore, we examined the validity of a brief, new measure of depression severity.\nMEASUREMENTS: The Patient Health Questionnaire (PHQ) is a self-administered version of the PRIME-MD diagnostic instrument for common mental disorders. The PHQ-9 is the depression module, which scores each of the 9 DSM-IV criteria as \"0\" (not at all) to \"3\" (nearly every day). The PHQ-9 was completed by 6,000 patients in 8 primary care clinics and 7 obstetrics-gynecology clinics. Construct validity was assessed using the 20-item Short-Form General Health Survey, self-reported sick days and clinic visits, and symptom-related difficulty. Criterion validity was assessed against an independent structured mental health professional (MHP) interview in a sample of 580 patients.\nRESULTS: As PHQ-9 depression severity increased, there was a substantial decrease in functional status on all 6 SF-20 subscales. Also, symptom-related difficulty, sick days, and health care utilization increased. Using the MHP reinterview as the criterion standard, a PHQ-9 score &gt; or =10 had a sensitivity of 88% and a specificity of 88% for major depression. PHQ-9 scores of 5, 10, 15, and 20 represented mild, moderate, moderately severe, and severe depression, respectively. Results were similar in the primary care and obstetrics-gynecology samples.\nCONCLUSION: In addition to making criteria-based diagnoses of depressive disorders, the PHQ-9 is also a reliable and valid measure of depression severity. These characteristics plus its brevity make the PHQ-9 a useful clinical and research tool.","container-title":"Journal of General Internal Medicine","DOI":"10.1046/j.1525-1497.2001.016009606.x","ISSN":"0884-8734","issue":"9","journalAbbreviation":"J Gen Intern Med","language":"eng","note":"PMID: 11556941\nPMCID: PMC1495268","page":"606-613","source":"PubMed","title":"The PHQ-9: validity of a brief depression severity measure","title-short":"The PHQ-9","volume":"16","author":[{"family":"Kroenke","given":"K."},{"family":"Spitzer","given":"R. L."},{"family":"Williams","given":"J. B."}],"issued":{"date-parts":[["2001",9]]}}},{"id":"ra6rKh9J/Xh6mvcZS","uris":["http://zotero.org/users/9779440/items/H2HHJT2D"],"itemData":{"id":278,"type":"article-journal","abstract":"Describes a simple, self-administered depression rating scale comparable to more time-consuming, depression rating scales. The patient health questionnaire (9 items; PHQ-9) is based on DSM-IV diagnostic criteria and has been validated in primary care, obstetrics and gynecological patient populations. A shorter version of the PHQ-9 (the PHQ-8) is useful in research settings and is also discussed in the article. An alternative two-item measure for depression screening, known as the PHQ-2, contains the first two items of the PHQ-9 that inquire about depressed mood and anhedonia. (PsycINFO Database Record (c) 2016 APA, all rights reserved)","container-title":"Psychiatric Annals","DOI":"10.3928/0048-5713-20020901-06","ISSN":"1938-2456","note":"publisher-place: US\npublisher: SLACK","page":"509-515","source":"APA PsycNet","title":"The PHQ-9: A new depression diagnostic and severity measure","title-short":"The PHQ-9","volume":"32","author":[{"family":"Kroenke","given":"Kurt"},{"family":"Spitzer","given":"Robert L."}],"issued":{"date-parts":[["2002"]]}}}],"schema":"https://github.com/citation-style-language/schema/raw/master/csl-citation.json"} </w:instrText>
      </w:r>
      <w:r w:rsidR="00E87234" w:rsidRPr="00D541E8">
        <w:fldChar w:fldCharType="separate"/>
      </w:r>
      <w:r w:rsidR="00E87234" w:rsidRPr="00D541E8">
        <w:rPr>
          <w:rFonts w:ascii="Calibri" w:hAnsi="Calibri" w:cs="Calibri"/>
          <w:sz w:val="20"/>
          <w:szCs w:val="24"/>
          <w:vertAlign w:val="superscript"/>
        </w:rPr>
        <w:t>61,62</w:t>
      </w:r>
      <w:r w:rsidR="00E87234" w:rsidRPr="00D541E8">
        <w:fldChar w:fldCharType="end"/>
      </w:r>
      <w:r w:rsidR="00E87234" w:rsidRPr="00D541E8">
        <w:rPr>
          <w:rFonts w:ascii="Calibri" w:eastAsia="Calibri" w:hAnsi="Calibri" w:cs="Calibri"/>
        </w:rPr>
        <w:t xml:space="preserve"> We </w:t>
      </w:r>
      <w:r w:rsidRPr="00D541E8">
        <w:rPr>
          <w:rFonts w:ascii="Calibri" w:eastAsia="Calibri" w:hAnsi="Calibri" w:cs="Calibri"/>
        </w:rPr>
        <w:t>will use the PHQ-8 to assess youth depression symptoms. PHQ-8 scores are highly correlated with PHQ-9 scores, and the same cutoffs can be used to assess depression severity</w:t>
      </w:r>
      <w:r w:rsidR="003D1272" w:rsidRPr="00D541E8">
        <w:rPr>
          <w:rFonts w:ascii="Calibri" w:eastAsia="Calibri" w:hAnsi="Calibri" w:cs="Calibri"/>
        </w:rPr>
        <w:t>.</w:t>
      </w:r>
      <w:r w:rsidRPr="00D541E8">
        <w:fldChar w:fldCharType="begin"/>
      </w:r>
      <w:r w:rsidR="00116024">
        <w:instrText xml:space="preserve"> ADDIN ZOTERO_ITEM CSL_CITATION {"citationID":"VN3DdjX7","properties":{"formattedCitation":"\\super 54\\nosupersub{}","plainCitation":"54","noteIndex":0},"citationItems":[{"id":"ra6rKh9J/xztr9upC","uris":["http://zotero.org/users/9779440/items/V37LBMRY"],"itemData":{"id":251,"type":"webpage","abstract":"School To Lead Foundation, is one of the Implementation partner for 'Pre-Texts' in India. Pre-Texts is a pedagogical concept which integrates art into reading to enhance reading and learning outcomes for the students.","container-title":"School To Lead Found","language":"en","title":"Pre-Texts | School To Lead Foundation","URL":"https://www.schooltolead.org/pre-texts","accessed":{"date-parts":[["2022",10,14]]}}}],"schema":"https://github.com/citation-style-language/schema/raw/master/csl-citation.json"} </w:instrText>
      </w:r>
      <w:r w:rsidRPr="00D541E8">
        <w:fldChar w:fldCharType="separate"/>
      </w:r>
      <w:r w:rsidR="00323CF7" w:rsidRPr="00D541E8">
        <w:rPr>
          <w:rFonts w:ascii="Calibri" w:hAnsi="Calibri" w:cs="Calibri"/>
          <w:sz w:val="20"/>
          <w:szCs w:val="24"/>
          <w:vertAlign w:val="superscript"/>
        </w:rPr>
        <w:t>54</w:t>
      </w:r>
      <w:r w:rsidRPr="00D541E8">
        <w:fldChar w:fldCharType="end"/>
      </w:r>
      <w:r w:rsidRPr="00D541E8">
        <w:rPr>
          <w:rFonts w:ascii="Calibri" w:eastAsia="Calibri" w:hAnsi="Calibri" w:cs="Calibri"/>
        </w:rPr>
        <w:t xml:space="preserve"> The PHQ-8 has been validated for use in Kenyan adolescents (Cronbach </w:t>
      </w:r>
      <w:r w:rsidR="004C5794" w:rsidRPr="00D541E8">
        <w:rPr>
          <w:rFonts w:ascii="Calibri" w:eastAsia="Calibri" w:hAnsi="Calibri" w:cs="Calibri"/>
        </w:rPr>
        <w:t>=.73;</w:t>
      </w:r>
      <w:r w:rsidR="004C5794"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{"citationID":"okf1rfru","properties":{"formattedCitation":"\\super 11\\nosupersub{}","plainCitation":"11","noteIndex":0},"citationItems":[{"id":"ra6rKh9J/p9k8Bbvf","uris":["http://zotero.org/users/9779440/items/6TSRBTI4"],"itemData":{"id":168,"type":"article-journal","container-title":"Behavior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004C5794" w:rsidRPr="00D541E8">
        <w:rPr>
          <w:rFonts w:ascii="Calibri" w:eastAsia="Calibri" w:hAnsi="Calibri" w:cs="Calibri"/>
        </w:rPr>
        <w:fldChar w:fldCharType="separate"/>
      </w:r>
      <w:r w:rsidR="004C5794" w:rsidRPr="00D541E8">
        <w:rPr>
          <w:rFonts w:ascii="Calibri" w:hAnsi="Calibri" w:cs="Calibri"/>
          <w:szCs w:val="24"/>
          <w:vertAlign w:val="superscript"/>
        </w:rPr>
        <w:t>11</w:t>
      </w:r>
      <w:r w:rsidR="004C5794" w:rsidRPr="00D541E8">
        <w:rPr>
          <w:rFonts w:ascii="Calibri" w:eastAsia="Calibri" w:hAnsi="Calibri" w:cs="Calibri"/>
        </w:rPr>
        <w:fldChar w:fldCharType="end"/>
      </w:r>
      <w:r w:rsidR="004C5794" w:rsidRPr="00D541E8">
        <w:rPr>
          <w:rFonts w:ascii="Calibri" w:eastAsia="Calibri" w:hAnsi="Calibri" w:cs="Calibri"/>
        </w:rPr>
        <w:t>).</w:t>
      </w:r>
      <w:r w:rsidRPr="00D541E8">
        <w:rPr>
          <w:rFonts w:ascii="Calibri" w:eastAsia="Calibri" w:hAnsi="Calibri" w:cs="Calibri"/>
        </w:rPr>
        <w:t xml:space="preserve"> Because school affiliates and experts have expressed discomfort with the 9th item of the PHQ, we will not use the 9th item with any participants</w:t>
      </w:r>
      <w:bookmarkEnd w:id="93"/>
      <w:r w:rsidRPr="00D541E8">
        <w:rPr>
          <w:rFonts w:ascii="Calibri" w:eastAsia="Calibri" w:hAnsi="Calibri" w:cs="Calibri"/>
        </w:rPr>
        <w:t>.</w:t>
      </w:r>
      <w:r w:rsidR="0631C1ED" w:rsidRPr="00D541E8">
        <w:rPr>
          <w:rFonts w:ascii="Calibri" w:eastAsia="Calibri" w:hAnsi="Calibri" w:cs="Calibri"/>
        </w:rPr>
        <w:t xml:space="preserve">  </w:t>
      </w:r>
    </w:p>
    <w:p w14:paraId="1285AC26" w14:textId="24AC397C" w:rsidR="0631C1ED" w:rsidRPr="00D541E8" w:rsidRDefault="0631C1ED" w:rsidP="002C71AA">
      <w:pPr>
        <w:shd w:val="clear" w:color="auto" w:fill="FFFFFF" w:themeFill="background1"/>
        <w:spacing w:line="257" w:lineRule="auto"/>
      </w:pPr>
      <w:r w:rsidRPr="00D541E8">
        <w:rPr>
          <w:rFonts w:ascii="Calibri" w:eastAsia="Calibri" w:hAnsi="Calibri" w:cs="Calibri"/>
        </w:rPr>
        <w:t xml:space="preserve">Generalized Anxiety Disorder Screener-7 (GAD-7). </w:t>
      </w:r>
    </w:p>
    <w:p w14:paraId="39D741CB" w14:textId="6DCEEC47" w:rsidR="18D62B81" w:rsidRPr="00D541E8" w:rsidRDefault="0631C1ED" w:rsidP="002C71AA">
      <w:pPr>
        <w:shd w:val="clear" w:color="auto" w:fill="FFFFFF" w:themeFill="background1"/>
        <w:spacing w:line="257" w:lineRule="auto"/>
      </w:pPr>
      <w:r w:rsidRPr="00D541E8">
        <w:rPr>
          <w:rFonts w:ascii="Calibri" w:eastAsia="Calibri" w:hAnsi="Calibri" w:cs="Calibri"/>
        </w:rPr>
        <w:t xml:space="preserve">The </w:t>
      </w:r>
      <w:r w:rsidR="00560D65" w:rsidRPr="00D541E8">
        <w:rPr>
          <w:rFonts w:ascii="Calibri" w:eastAsia="Calibri" w:hAnsi="Calibri" w:cs="Calibri"/>
        </w:rPr>
        <w:t>GAD-7 is a measure used globally to screen for generalized anxiety disorder in adolescents and adults. The GAD-7 has been validated for use in Kenyan adolescents (</w:t>
      </w:r>
      <w:r w:rsidR="00142145" w:rsidRPr="00D541E8">
        <w:rPr>
          <w:rFonts w:ascii="Calibri" w:eastAsia="Calibri" w:hAnsi="Calibri" w:cs="Calibri"/>
        </w:rPr>
        <w:t>Cronbach alpha=.78</w:t>
      </w:r>
      <w:r w:rsidR="003D1272" w:rsidRPr="00D541E8">
        <w:rPr>
          <w:rFonts w:ascii="Calibri" w:eastAsia="Calibri" w:hAnsi="Calibri" w:cs="Calibri"/>
        </w:rPr>
        <w:t>;</w:t>
      </w:r>
      <w:r w:rsidR="00142145" w:rsidRPr="00D541E8">
        <w:fldChar w:fldCharType="begin"/>
      </w:r>
      <w:r w:rsidR="00116024">
        <w:instrText xml:space="preserve"> ADDIN ZOTERO_ITEM CSL_CITATION {"citationID":"mCyrnnQo","properties":{"formattedCitation":"\\super 11\\nosupersub{}","plainCitation":"11","noteIndex":0},"citationItems":[{"id":"ra6rKh9J/p9k8Bbvf","uris":["http://zotero.org/users/9779440/items/6TSRBTI4"],"itemData":{"id":168,"type":"article-journal","container-title":"Behavior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00142145" w:rsidRPr="00D541E8">
        <w:fldChar w:fldCharType="separate"/>
      </w:r>
      <w:r w:rsidR="00142145" w:rsidRPr="00D541E8">
        <w:rPr>
          <w:rFonts w:ascii="Calibri" w:hAnsi="Calibri" w:cs="Calibri"/>
          <w:sz w:val="20"/>
          <w:szCs w:val="24"/>
          <w:vertAlign w:val="superscript"/>
        </w:rPr>
        <w:t>11</w:t>
      </w:r>
      <w:r w:rsidR="00142145" w:rsidRPr="00D541E8">
        <w:fldChar w:fldCharType="end"/>
      </w:r>
      <w:r w:rsidR="00142145" w:rsidRPr="00D541E8">
        <w:rPr>
          <w:rFonts w:ascii="Calibri" w:eastAsia="Calibri" w:hAnsi="Calibri" w:cs="Calibri"/>
        </w:rPr>
        <w:t>).</w:t>
      </w:r>
    </w:p>
    <w:p w14:paraId="3DB58E86" w14:textId="52102D7B" w:rsidR="0631C1ED" w:rsidRPr="00D541E8" w:rsidRDefault="0631C1ED" w:rsidP="002C71AA">
      <w:pPr>
        <w:shd w:val="clear" w:color="auto" w:fill="FFFFFF" w:themeFill="background1"/>
        <w:spacing w:line="257" w:lineRule="auto"/>
      </w:pPr>
      <w:r w:rsidRPr="00D541E8">
        <w:rPr>
          <w:rFonts w:ascii="Calibri" w:eastAsia="Calibri" w:hAnsi="Calibri" w:cs="Calibri"/>
        </w:rPr>
        <w:t>Multidimensional Scale of Perceived Social Support.</w:t>
      </w:r>
    </w:p>
    <w:p w14:paraId="2CA2FC22" w14:textId="097727BA" w:rsidR="0631C1ED" w:rsidRPr="00D541E8" w:rsidRDefault="0631C1ED" w:rsidP="002C71AA">
      <w:pPr>
        <w:shd w:val="clear" w:color="auto" w:fill="FFFFFF" w:themeFill="background1"/>
        <w:spacing w:line="257" w:lineRule="auto"/>
      </w:pPr>
      <w:r w:rsidRPr="00D541E8">
        <w:rPr>
          <w:rFonts w:ascii="Calibri" w:eastAsia="Calibri" w:hAnsi="Calibri" w:cs="Calibri"/>
        </w:rPr>
        <w:t xml:space="preserve">The </w:t>
      </w:r>
      <w:r w:rsidR="00362960" w:rsidRPr="00D541E8">
        <w:rPr>
          <w:rFonts w:ascii="Calibri" w:eastAsia="Calibri" w:hAnsi="Calibri" w:cs="Calibri"/>
        </w:rPr>
        <w:t>MSPSS is designed to measure sat</w:t>
      </w:r>
      <w:r w:rsidR="009C79B7" w:rsidRPr="00D541E8">
        <w:rPr>
          <w:rFonts w:ascii="Calibri" w:eastAsia="Calibri" w:hAnsi="Calibri" w:cs="Calibri"/>
        </w:rPr>
        <w:t xml:space="preserve">isfaction </w:t>
      </w:r>
      <w:r w:rsidR="00EF6A7B" w:rsidRPr="00D541E8">
        <w:rPr>
          <w:rFonts w:ascii="Calibri" w:eastAsia="Calibri" w:hAnsi="Calibri" w:cs="Calibri"/>
        </w:rPr>
        <w:t>with social support.</w:t>
      </w:r>
      <w:r w:rsidR="00EF6A7B"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{"citationID":"XC4bMpx4","properties":{"formattedCitation":"\\super 63\\nosupersub{}","plainCitation":"63","noteIndex":0},"citationItems":[{"id":"ra6rKh9J/nuBTG11Y","uris":["http://zotero.org/users/9779440/items/P8PH8MHL"],"itemData":{"id":297,"type":"article-journal","abstract":"The development of a self-report measure of subjectively assessed social support, the Multidimensional Scale of Perceived Social Support (MSPSS), is described. Subjects included 136 female and 139 male university undergraduates. Three subscales, each addressing a different source of support, were identified and found to have strong factorial validity: (a) Family, (b) Friends, and (c) Significant Other. In addition, the research demonstrated that the MSPSS has good internal and test-retest reliability as well as moderate construct validity. As predicted, high levels of perceived social support were associated with low levels of depression and anxiety symptomatology as measured by the Hopkins Symptom Checklist. Gender differences with respect to the MSPSS are also presented. The value of the MSPSS as a research instrument is discussed, along with implications for future research.","container-title":"Journal of Personality Assessment - J PERSONAL ASSESS","DOI":"10.1207/s15327752jpa5201_2","journalAbbreviation":"Journal of Personality Assessment - J PERSONAL ASSESS","page":"30-41","source":"ResearchGate","title":"The Multidimensional Scale of Perceived Social Support","volume":"52","author":[{"family":"Zimet","given":"Gregory"},{"family":"Dahlem","given":"Nancy"},{"family":"Zimet","given":"Sara"},{"family":"Farley","given":"Gordon"}],"issued":{"date-parts":[["1988",3,1]]}}}],"schema":"https://github.com/citation-style-language/schema/raw/master/csl-citation.json"} </w:instrText>
      </w:r>
      <w:r w:rsidR="00EF6A7B" w:rsidRPr="00D541E8">
        <w:rPr>
          <w:rFonts w:ascii="Calibri" w:eastAsia="Calibri" w:hAnsi="Calibri" w:cs="Calibri"/>
        </w:rPr>
        <w:fldChar w:fldCharType="separate"/>
      </w:r>
      <w:r w:rsidR="00EF6A7B" w:rsidRPr="00D541E8">
        <w:rPr>
          <w:rFonts w:ascii="Calibri" w:hAnsi="Calibri" w:cs="Calibri"/>
          <w:szCs w:val="24"/>
          <w:vertAlign w:val="superscript"/>
        </w:rPr>
        <w:t>63</w:t>
      </w:r>
      <w:r w:rsidR="00EF6A7B" w:rsidRPr="00D541E8">
        <w:rPr>
          <w:rFonts w:ascii="Calibri" w:eastAsia="Calibri" w:hAnsi="Calibri" w:cs="Calibri"/>
        </w:rPr>
        <w:fldChar w:fldCharType="end"/>
      </w:r>
      <w:r w:rsidR="00EF6A7B" w:rsidRPr="00D541E8">
        <w:rPr>
          <w:rFonts w:ascii="Calibri" w:eastAsia="Calibri" w:hAnsi="Calibri" w:cs="Calibri"/>
        </w:rPr>
        <w:t xml:space="preserve"> It </w:t>
      </w:r>
      <w:r w:rsidR="00362960" w:rsidRPr="00D541E8">
        <w:rPr>
          <w:rFonts w:ascii="Calibri" w:eastAsia="Calibri" w:hAnsi="Calibri" w:cs="Calibri"/>
        </w:rPr>
        <w:t xml:space="preserve">consists of three subscales: the “friends” subscale, which measures support from friends, the “family” subscale which measures support from family, and the significant others subscale, which measures support from significant </w:t>
      </w:r>
      <w:bookmarkStart w:id="94" w:name="_Hlk116660009"/>
      <w:r w:rsidR="00B6278A" w:rsidRPr="00D541E8">
        <w:rPr>
          <w:rFonts w:ascii="Calibri" w:eastAsia="Calibri" w:hAnsi="Calibri" w:cs="Calibri"/>
        </w:rPr>
        <w:t>others.</w:t>
      </w:r>
      <w:r w:rsidR="00B6278A" w:rsidRPr="00D541E8">
        <w:fldChar w:fldCharType="begin"/>
      </w:r>
      <w:r w:rsidR="00116024">
        <w:instrText xml:space="preserve"> ADDIN ZOTERO_ITEM CSL_CITATION {"citationID":"0aYNYChe","properties":{"formattedCitation":"\\super 2,64\\nosupersub{}","plainCitation":"2,64","noteIndex":0},"citationItems":[{"id":"ra6rKh9J/0wfbv1Nt","uris":["http://zotero.org/users/9779440/items/MA32V4JF"],"itemData":{"id":166,"type":"article-journal","container-title":"Journal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R."}],"issued":{"date-parts":[["2020"]]}}},{"id":"ra6rKh9J/Pll6gcPr","uris":["http://zotero.org/users/9779440/items/XDRZ3CNJ"],"itemData":{"id":286,"type":"article-journal","journalAbbreviation":"PsyArXiv","title":"Depression and Anxiety Symptoms in Kenyan Adolescents: Prevalence, Psychosocial Correlates and Sociodemographic Factors in a Nationally Representative Sample.","author":[{"family":"Osborn","given":"TL"},{"family":"Venturo-Conerly","given":"K"},{"family":"Gan","given":"J"},{"family":"et al.","given":""}],"issued":{"date-parts":[["2020"]]}}}],"schema":"https://github.com/citation-style-language/schema/raw/master/csl-citation.json"} </w:instrText>
      </w:r>
      <w:r w:rsidR="00B6278A" w:rsidRPr="00D541E8">
        <w:fldChar w:fldCharType="separate"/>
      </w:r>
      <w:r w:rsidR="00B6278A" w:rsidRPr="00D541E8">
        <w:rPr>
          <w:rFonts w:ascii="Calibri" w:hAnsi="Calibri" w:cs="Calibri"/>
          <w:sz w:val="20"/>
          <w:szCs w:val="24"/>
          <w:vertAlign w:val="superscript"/>
        </w:rPr>
        <w:t>2,64</w:t>
      </w:r>
      <w:r w:rsidR="00B6278A" w:rsidRPr="00D541E8">
        <w:fldChar w:fldCharType="end"/>
      </w:r>
      <w:r w:rsidR="00B6278A" w:rsidRPr="00D541E8">
        <w:rPr>
          <w:rFonts w:ascii="Calibri" w:eastAsia="Calibri" w:hAnsi="Calibri" w:cs="Calibri"/>
        </w:rPr>
        <w:t xml:space="preserve"> The</w:t>
      </w:r>
      <w:bookmarkEnd w:id="94"/>
      <w:r w:rsidR="008E5E49" w:rsidRPr="00D541E8">
        <w:rPr>
          <w:rFonts w:ascii="Calibri" w:eastAsia="Calibri" w:hAnsi="Calibri" w:cs="Calibri"/>
        </w:rPr>
        <w:t xml:space="preserve"> </w:t>
      </w:r>
      <w:r w:rsidR="00362960" w:rsidRPr="00D541E8">
        <w:rPr>
          <w:rFonts w:ascii="Calibri" w:eastAsia="Calibri" w:hAnsi="Calibri" w:cs="Calibri"/>
        </w:rPr>
        <w:t xml:space="preserve">MSPSS has demonstrated adequate internal consistency in Kenyan adolescents (Cronbach </w:t>
      </w:r>
      <w:r w:rsidR="002355CD" w:rsidRPr="00D541E8">
        <w:rPr>
          <w:rFonts w:ascii="Calibri" w:eastAsia="Calibri" w:hAnsi="Calibri" w:cs="Calibri"/>
        </w:rPr>
        <w:t>alpha=.86</w:t>
      </w:r>
      <w:r w:rsidR="003D1272" w:rsidRPr="00D541E8">
        <w:rPr>
          <w:rFonts w:ascii="Calibri" w:eastAsia="Calibri" w:hAnsi="Calibri" w:cs="Calibri"/>
        </w:rPr>
        <w:t>;</w:t>
      </w:r>
      <w:r w:rsidR="002355CD" w:rsidRPr="00D541E8">
        <w:fldChar w:fldCharType="begin"/>
      </w:r>
      <w:r w:rsidR="00116024">
        <w:instrText xml:space="preserve"> ADDIN ZOTERO_ITEM CSL_CITATION {"citationID":"1N1PlxCE","properties":{"formattedCitation":"\\super 2\\nosupersub{}","plainCitation":"2","noteIndex":0},"citationItems":[{"id":"ra6rKh9J/0wfbv1Nt","uris":["http://zotero.org/users/9779440/items/MA32V4JF"],"itemData":{"id":166,"type":"article-journal","container-title":"Journal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R."}],"issued":{"date-parts":[["2020"]]}}}],"schema":"https://github.com/citation-style-language/schema/raw/master/csl-citation.json"} </w:instrText>
      </w:r>
      <w:r w:rsidR="002355CD" w:rsidRPr="00D541E8">
        <w:fldChar w:fldCharType="separate"/>
      </w:r>
      <w:r w:rsidR="002355CD" w:rsidRPr="00D541E8">
        <w:rPr>
          <w:rFonts w:ascii="Calibri" w:hAnsi="Calibri" w:cs="Calibri"/>
          <w:sz w:val="20"/>
          <w:szCs w:val="24"/>
          <w:vertAlign w:val="superscript"/>
        </w:rPr>
        <w:t>2</w:t>
      </w:r>
      <w:r w:rsidR="002355CD" w:rsidRPr="00D541E8">
        <w:fldChar w:fldCharType="end"/>
      </w:r>
      <w:r w:rsidR="002355CD" w:rsidRPr="00D541E8">
        <w:rPr>
          <w:rFonts w:ascii="Calibri" w:eastAsia="Calibri" w:hAnsi="Calibri" w:cs="Calibri"/>
        </w:rPr>
        <w:t>).</w:t>
      </w:r>
    </w:p>
    <w:p w14:paraId="499FA8FB" w14:textId="23949992" w:rsidR="0631C1ED" w:rsidRPr="00D541E8" w:rsidRDefault="0631C1ED" w:rsidP="002C71AA">
      <w:pPr>
        <w:shd w:val="clear" w:color="auto" w:fill="FFFFFF" w:themeFill="background1"/>
        <w:spacing w:line="257" w:lineRule="auto"/>
      </w:pPr>
      <w:r w:rsidRPr="00D541E8">
        <w:rPr>
          <w:rFonts w:ascii="Calibri" w:eastAsia="Calibri" w:hAnsi="Calibri" w:cs="Calibri"/>
        </w:rPr>
        <w:t>Academic performance.</w:t>
      </w:r>
    </w:p>
    <w:p w14:paraId="33AA0E1F" w14:textId="4F95AA28" w:rsidR="0631C1ED" w:rsidRPr="00D541E8" w:rsidRDefault="00F53476" w:rsidP="002C71AA">
      <w:pPr>
        <w:shd w:val="clear" w:color="auto" w:fill="FFFFFF" w:themeFill="background1"/>
        <w:spacing w:line="257" w:lineRule="auto"/>
      </w:pPr>
      <w:r w:rsidRPr="00D541E8">
        <w:rPr>
          <w:rFonts w:ascii="Calibri" w:eastAsia="Calibri" w:hAnsi="Calibri" w:cs="Calibri"/>
        </w:rPr>
        <w:t xml:space="preserve">This will be measured by public academic records of grades </w:t>
      </w:r>
      <w:bookmarkStart w:id="95" w:name="_Hlk116653561"/>
      <w:r w:rsidR="00C70A94" w:rsidRPr="00D541E8">
        <w:rPr>
          <w:rFonts w:ascii="Calibri" w:eastAsia="Calibri" w:hAnsi="Calibri" w:cs="Calibri"/>
        </w:rPr>
        <w:t>and scores</w:t>
      </w:r>
      <w:r w:rsidR="00792011" w:rsidRPr="00D541E8">
        <w:rPr>
          <w:rFonts w:ascii="Calibri" w:eastAsia="Calibri" w:hAnsi="Calibri" w:cs="Calibri"/>
        </w:rPr>
        <w:t>.</w:t>
      </w:r>
      <w:r w:rsidR="00C70A94" w:rsidRPr="00D541E8">
        <w:fldChar w:fldCharType="begin"/>
      </w:r>
      <w:r w:rsidR="00116024">
        <w:instrText xml:space="preserve"> ADDIN ZOTERO_ITEM CSL_CITATION {"citationID":"69VzO40v","properties":{"formattedCitation":"\\super 11\\nosupersub{}","plainCitation":"11","noteIndex":0},"citationItems":[{"id":"ra6rKh9J/p9k8Bbvf","uris":["http://zotero.org/users/9779440/items/6TSRBTI4"],"itemData":{"id":168,"type":"article-journal","container-title":"Behavior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00C70A94" w:rsidRPr="00D541E8">
        <w:fldChar w:fldCharType="separate"/>
      </w:r>
      <w:r w:rsidR="00C70A94" w:rsidRPr="00D541E8">
        <w:rPr>
          <w:rFonts w:ascii="Calibri" w:hAnsi="Calibri" w:cs="Calibri"/>
          <w:sz w:val="20"/>
          <w:szCs w:val="24"/>
          <w:vertAlign w:val="superscript"/>
        </w:rPr>
        <w:t>11</w:t>
      </w:r>
      <w:r w:rsidR="00C70A94" w:rsidRPr="00D541E8">
        <w:fldChar w:fldCharType="end"/>
      </w:r>
      <w:r w:rsidR="00C70A94" w:rsidRPr="00D541E8">
        <w:rPr>
          <w:rFonts w:ascii="Calibri" w:eastAsia="Calibri" w:hAnsi="Calibri" w:cs="Calibri"/>
        </w:rPr>
        <w:t xml:space="preserve"> We</w:t>
      </w:r>
      <w:bookmarkEnd w:id="95"/>
      <w:r w:rsidR="00C70A94" w:rsidRPr="00D541E8">
        <w:rPr>
          <w:rFonts w:ascii="Calibri" w:eastAsia="Calibri" w:hAnsi="Calibri" w:cs="Calibri"/>
        </w:rPr>
        <w:t xml:space="preserve"> </w:t>
      </w:r>
      <w:r w:rsidRPr="00D541E8">
        <w:rPr>
          <w:rFonts w:ascii="Calibri" w:eastAsia="Calibri" w:hAnsi="Calibri" w:cs="Calibri"/>
        </w:rPr>
        <w:t>will collect and analyze overall grades from the term before the intervention, the term during which the intervention takes place, and the last term for which academic grades are available. Because school grades can differ across schools, overall grades will be standardized across schools</w:t>
      </w:r>
      <w:r w:rsidR="0631C1ED" w:rsidRPr="00D541E8">
        <w:rPr>
          <w:rFonts w:ascii="Calibri" w:eastAsia="Calibri" w:hAnsi="Calibri" w:cs="Calibri"/>
        </w:rPr>
        <w:t xml:space="preserve">. </w:t>
      </w:r>
    </w:p>
    <w:p w14:paraId="450A2311" w14:textId="15BFBE04" w:rsidR="0631C1ED" w:rsidRPr="00D541E8" w:rsidRDefault="0631C1ED" w:rsidP="002C71AA">
      <w:pPr>
        <w:shd w:val="clear" w:color="auto" w:fill="FFFFFF" w:themeFill="background1"/>
        <w:spacing w:line="257" w:lineRule="auto"/>
      </w:pPr>
      <w:r w:rsidRPr="00D541E8">
        <w:rPr>
          <w:rFonts w:ascii="Calibri" w:eastAsia="Calibri" w:hAnsi="Calibri" w:cs="Calibri"/>
        </w:rPr>
        <w:t xml:space="preserve"> </w:t>
      </w:r>
    </w:p>
    <w:p w14:paraId="740DD77C" w14:textId="60C3DE8C" w:rsidR="00FC313A" w:rsidRPr="00D541E8" w:rsidRDefault="00FC313A" w:rsidP="002C71AA">
      <w:pPr>
        <w:shd w:val="clear" w:color="auto" w:fill="FFFFFF" w:themeFill="background1"/>
        <w:spacing w:line="257" w:lineRule="auto"/>
      </w:pPr>
      <w:r w:rsidRPr="00D541E8">
        <w:rPr>
          <w:rFonts w:ascii="Calibri" w:eastAsia="Calibri" w:hAnsi="Calibri" w:cs="Calibri"/>
        </w:rPr>
        <w:t xml:space="preserve">Secondary </w:t>
      </w:r>
      <w:r w:rsidR="56FF9115" w:rsidRPr="00D541E8">
        <w:rPr>
          <w:rFonts w:ascii="Calibri" w:eastAsia="Calibri" w:hAnsi="Calibri" w:cs="Calibri"/>
        </w:rPr>
        <w:t>o</w:t>
      </w:r>
      <w:r w:rsidR="0631C1ED" w:rsidRPr="00D541E8">
        <w:rPr>
          <w:rFonts w:ascii="Calibri" w:eastAsia="Calibri" w:hAnsi="Calibri" w:cs="Calibri"/>
        </w:rPr>
        <w:t>utcome</w:t>
      </w:r>
      <w:r w:rsidR="6ECB97D9" w:rsidRPr="00D541E8">
        <w:rPr>
          <w:rFonts w:ascii="Calibri" w:eastAsia="Calibri" w:hAnsi="Calibri" w:cs="Calibri"/>
        </w:rPr>
        <w:t xml:space="preserve"> measures</w:t>
      </w:r>
      <w:r w:rsidRPr="00D541E8">
        <w:rPr>
          <w:rFonts w:ascii="Calibri" w:eastAsia="Calibri" w:hAnsi="Calibri" w:cs="Calibri"/>
        </w:rPr>
        <w:t>:</w:t>
      </w:r>
    </w:p>
    <w:p w14:paraId="55337F3F" w14:textId="4C177810" w:rsidR="1E92D65B" w:rsidRPr="00D541E8" w:rsidRDefault="21F82B84"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 xml:space="preserve">The EPOCH Measure of Adolescent Well-Being. </w:t>
      </w:r>
    </w:p>
    <w:p w14:paraId="33A7862F" w14:textId="402C56F7" w:rsidR="3AAEFFFA" w:rsidRPr="00D541E8" w:rsidRDefault="21F82B84" w:rsidP="002C71AA">
      <w:pPr>
        <w:shd w:val="clear" w:color="auto" w:fill="FFFFFF" w:themeFill="background1"/>
        <w:spacing w:line="257" w:lineRule="auto"/>
      </w:pPr>
      <w:r w:rsidRPr="00D541E8">
        <w:rPr>
          <w:rFonts w:ascii="Calibri" w:eastAsia="Calibri" w:hAnsi="Calibri" w:cs="Calibri"/>
        </w:rPr>
        <w:t xml:space="preserve">The EPOCH Measure of Adolescent Well- Being assesses positive psychological characteristics that might foster well-being, physical health, and other positive outcomes in </w:t>
      </w:r>
      <w:r w:rsidR="00927D2B" w:rsidRPr="00D541E8">
        <w:rPr>
          <w:rFonts w:ascii="Calibri" w:eastAsia="Calibri" w:hAnsi="Calibri" w:cs="Calibri"/>
        </w:rPr>
        <w:t>adulthood</w:t>
      </w:r>
      <w:r w:rsidR="00792011" w:rsidRPr="00D541E8">
        <w:rPr>
          <w:rFonts w:ascii="Calibri" w:eastAsia="Calibri" w:hAnsi="Calibri" w:cs="Calibri"/>
        </w:rPr>
        <w:t>.</w:t>
      </w:r>
      <w:r w:rsidR="00927D2B" w:rsidRPr="00D541E8">
        <w:fldChar w:fldCharType="begin"/>
      </w:r>
      <w:r w:rsidR="00116024">
        <w:instrText xml:space="preserve"> ADDIN ZOTERO_ITEM CSL_CITATION {"citationID":"y2ud9hWs","properties":{"formattedCitation":"\\super 65\\nosupersub{}","plainCitation":"65","noteIndex":0},"citationItems":[{"id":"ra6rKh9J/DP17L3VR","uris":["http://zotero.org/users/9779440/items/CF52TGEL"],"itemData":{"id":287,"type":"article-journal","abstract":"We introduce the EPOCH Measure of Adolescent Well-Being, which assesses 5 positive psychological characteristics (Engagement, Perseverance, Optimism, Connectedness, and Happiness) that might foster well-being, physical health, and other positive outcomes in adulthood. To create the measure, a pool of 60 items was compiled, and a series of 10 studies with 4,480 adolescents (age 10-18) from the United States and Australia were used to develop and test the measure, including the factor structure, internal and test-retest reliability, and convergent, discriminant, and predictive validity. The final 20-item measure demonstrated adequate psychometric properties, although additional studies are needed to further validate the measure, extend to other population groups, and examine the extent to which it predicts long-term outcomes. As a brief multidimensional measure, the EPOCH measure contributes to the empirical testing and application of well-being theory, and offers a valuable addition to batteries designed to assess adolescent positive psychological functioning. (PsycINFO Database Record","container-title":"Psychological Assessment","DOI":"10.1037/pas0000201","ISSN":"1939-134X","issue":"5","journalAbbreviation":"Psychol Assess","language":"eng","note":"PMID: 26302102","page":"586-597","source":"PubMed","title":"The EPOCH Measure of Adolescent Well-Being","volume":"28","author":[{"family":"Kern","given":"Margaret L."},{"family":"Benson","given":"Lizbeth"},{"family":"Steinberg","given":"Elizabeth A."},{"family":"Steinberg","given":"Laurence"}],"issued":{"date-parts":[["2016",5]]}}}],"schema":"https://github.com/citation-style-language/schema/raw/master/csl-citation.json"} </w:instrText>
      </w:r>
      <w:r w:rsidR="00927D2B" w:rsidRPr="00D541E8">
        <w:fldChar w:fldCharType="separate"/>
      </w:r>
      <w:r w:rsidR="00927D2B" w:rsidRPr="00D541E8">
        <w:rPr>
          <w:rFonts w:ascii="Calibri" w:hAnsi="Calibri" w:cs="Calibri"/>
          <w:sz w:val="20"/>
          <w:szCs w:val="24"/>
          <w:vertAlign w:val="superscript"/>
        </w:rPr>
        <w:t>65</w:t>
      </w:r>
      <w:r w:rsidR="00927D2B" w:rsidRPr="00D541E8">
        <w:fldChar w:fldCharType="end"/>
      </w:r>
      <w:r w:rsidR="00927D2B" w:rsidRPr="00D541E8">
        <w:rPr>
          <w:rFonts w:ascii="Calibri" w:eastAsia="Calibri" w:hAnsi="Calibri" w:cs="Calibri"/>
        </w:rPr>
        <w:t xml:space="preserve"> The </w:t>
      </w:r>
      <w:r w:rsidRPr="00D541E8">
        <w:rPr>
          <w:rFonts w:ascii="Calibri" w:eastAsia="Calibri" w:hAnsi="Calibri" w:cs="Calibri"/>
        </w:rPr>
        <w:t xml:space="preserve">EPOCH has been validated with adolescents in Australia and the United States. We will use the Optimism, Perseverance and Happiness subscales of the EPOCH, and may also use the full measure if time permits. Our group has evaluated this scale for use with Kenyan youths </w:t>
      </w:r>
      <w:r w:rsidR="007D695A" w:rsidRPr="00D541E8">
        <w:rPr>
          <w:rFonts w:ascii="Calibri" w:eastAsia="Calibri" w:hAnsi="Calibri" w:cs="Calibri"/>
        </w:rPr>
        <w:t>before.</w:t>
      </w:r>
      <w:r w:rsidR="007D695A" w:rsidRPr="00D541E8">
        <w:fldChar w:fldCharType="begin"/>
      </w:r>
      <w:r w:rsidR="00116024">
        <w:instrText xml:space="preserve"> ADDIN ZOTERO_ITEM CSL_CITATION {"citationID":"pIdyQY1S","properties":{"formattedCitation":"\\super 64\\nosupersub{}","plainCitation":"64","noteIndex":0},"citationItems":[{"id":"ra6rKh9J/Pll6gcPr","uris":["http://zotero.org/users/9779440/items/XDRZ3CNJ"],"itemData":{"id":286,"type":"article-journal","journalAbbreviation":"PsyArXiv","title":"Depression and Anxiety Symptoms in Kenyan Adolescents: Prevalence, Psychosocial Correlates and Sociodemographic Factors in a Nationally Representative Sample.","author":[{"family":"Osborn","given":"TL"},{"family":"Venturo-Conerly","given":"K"},{"family":"Gan","given":"J"},{"family":"et al.","given":""}],"issued":{"date-parts":[["2020"]]}}}],"schema":"https://github.com/citation-style-language/schema/raw/master/csl-citation.json"} </w:instrText>
      </w:r>
      <w:r w:rsidR="007D695A" w:rsidRPr="00D541E8">
        <w:fldChar w:fldCharType="separate"/>
      </w:r>
      <w:r w:rsidR="007D695A" w:rsidRPr="00D541E8">
        <w:rPr>
          <w:rFonts w:ascii="Calibri" w:hAnsi="Calibri" w:cs="Calibri"/>
          <w:sz w:val="20"/>
          <w:szCs w:val="24"/>
          <w:vertAlign w:val="superscript"/>
        </w:rPr>
        <w:t>64</w:t>
      </w:r>
      <w:r w:rsidR="007D695A" w:rsidRPr="00D541E8">
        <w:fldChar w:fldCharType="end"/>
      </w:r>
      <w:r w:rsidRPr="00D541E8">
        <w:rPr>
          <w:rFonts w:ascii="Calibri" w:eastAsia="Calibri" w:hAnsi="Calibri" w:cs="Calibri"/>
        </w:rPr>
        <w:t xml:space="preserve"> </w:t>
      </w:r>
    </w:p>
    <w:p w14:paraId="632D1436" w14:textId="481A6E51" w:rsidR="0631C1ED" w:rsidRPr="00D541E8" w:rsidRDefault="0631C1ED" w:rsidP="002C71AA">
      <w:pPr>
        <w:shd w:val="clear" w:color="auto" w:fill="FFFFFF" w:themeFill="background1"/>
        <w:spacing w:line="257" w:lineRule="auto"/>
      </w:pPr>
      <w:r w:rsidRPr="00D541E8">
        <w:rPr>
          <w:rFonts w:ascii="Calibri" w:eastAsia="Calibri" w:hAnsi="Calibri" w:cs="Calibri"/>
        </w:rPr>
        <w:t xml:space="preserve">Secondary Control Scale for Children (SCSC). </w:t>
      </w:r>
    </w:p>
    <w:p w14:paraId="206AEC9D" w14:textId="30E2D04C" w:rsidR="0631C1ED" w:rsidRPr="00D541E8" w:rsidRDefault="00642F15" w:rsidP="002C71AA">
      <w:pPr>
        <w:shd w:val="clear" w:color="auto" w:fill="FFFFFF" w:themeFill="background1"/>
        <w:spacing w:line="257" w:lineRule="auto"/>
      </w:pPr>
      <w:bookmarkStart w:id="96" w:name="_Hlk116652019"/>
      <w:r w:rsidRPr="00D541E8">
        <w:rPr>
          <w:rFonts w:ascii="Calibri" w:eastAsia="Calibri" w:hAnsi="Calibri" w:cs="Calibri"/>
        </w:rPr>
        <w:t xml:space="preserve">The SCSC is a 20-item scale measuring youth’s perceived ability to adjust their self-structure to the impact of objective conditions </w:t>
      </w:r>
      <w:bookmarkStart w:id="97" w:name="_Hlk116653596"/>
      <w:r w:rsidRPr="00D541E8">
        <w:rPr>
          <w:rFonts w:ascii="Calibri" w:eastAsia="Calibri" w:hAnsi="Calibri" w:cs="Calibri"/>
        </w:rPr>
        <w:t>to themselves.</w:t>
      </w:r>
      <w:r w:rsidRPr="00D541E8">
        <w:fldChar w:fldCharType="begin"/>
      </w:r>
      <w:r w:rsidR="00116024">
        <w:instrText xml:space="preserve"> ADDIN ZOTERO_ITEM CSL_CITATION {"citationID":"uGz482EC","properties":{"formattedCitation":"\\super 66\\nosupersub{}","plainCitation":"66","noteIndex":0},"citationItems":[{"id":"ra6rKh9J/UbUVofnj","uris":["http://zotero.org/users/9779440/items/DZS2U2RG"],"itemData":{"id":289,"type":"article-journal","abstract":"Extensive research has linked youth depression symptoms to low levels of perceived control, using measures that reflect primary control (i.e., influencing objective conditions to make them fit one's wishes). We hypothesized that depressive symptoms are also linked to low levels of secondary control (i.e., influencing the psychological impact of objective conditions by adjusting oneself to fit them). To test the hypothesis, we developed the Secondary Control Scale for Children (SCSC), examined its psychometrics, and used it to assess the secondary control-depression symptomatology association. In a large adolescent sample, the SCSC showed factorial integrity, internal consistency, test-retest stability, convergent and discriminant validity, and accounted for more than 40% of the variance in depression symptoms. Consistent with evidence on risk and gender, depression symptoms were more strongly associated with secondary control in girls and primary control in boys. Assessing secondary control may help us understand youth depression vulnerability in girls and boys.","container-title":"Journal of abnormal child psychology","DOI":"10.1007/s10802-010-9440-z","ISSN":"0091-0627","issue":"7","journalAbbreviation":"J Abnorm Child Psychol","note":"PMID: 20640503\nPMCID: PMC3001242","page":"883-893","source":"PubMed Central","title":"Assessing Secondary Control and its Association with Youth Depression Symptoms","volume":"38","author":[{"family":"Weisz","given":"John R."},{"family":"Francis","given":"Sarah E."},{"family":"Bearman","given":"Sarah Kate"}],"issued":{"date-parts":[["2010",10]]}}}],"schema":"https://github.com/citation-style-language/schema/raw/master/csl-citation.json"} </w:instrText>
      </w:r>
      <w:r w:rsidRPr="00D541E8">
        <w:fldChar w:fldCharType="separate"/>
      </w:r>
      <w:r w:rsidRPr="00D541E8">
        <w:rPr>
          <w:rFonts w:ascii="Calibri" w:hAnsi="Calibri" w:cs="Calibri"/>
          <w:sz w:val="20"/>
          <w:szCs w:val="24"/>
          <w:vertAlign w:val="superscript"/>
        </w:rPr>
        <w:t>66</w:t>
      </w:r>
      <w:r w:rsidRPr="00D541E8">
        <w:fldChar w:fldCharType="end"/>
      </w:r>
      <w:r w:rsidRPr="00D541E8">
        <w:rPr>
          <w:rFonts w:ascii="Calibri" w:eastAsia="Calibri" w:hAnsi="Calibri" w:cs="Calibri"/>
        </w:rPr>
        <w:t xml:space="preserve"> </w:t>
      </w:r>
      <w:bookmarkEnd w:id="96"/>
      <w:r w:rsidRPr="00D541E8">
        <w:rPr>
          <w:rFonts w:ascii="Calibri" w:eastAsia="Calibri" w:hAnsi="Calibri" w:cs="Calibri"/>
        </w:rPr>
        <w:t xml:space="preserve">Youth rate agreement with items that echo several kinds of secondary control including adjusting cognition (“When something bad happens, I can find a way to think about it that makes me feel </w:t>
      </w:r>
      <w:bookmarkStart w:id="98" w:name="_Hlk116652080"/>
      <w:r w:rsidRPr="00D541E8">
        <w:rPr>
          <w:rFonts w:ascii="Calibri" w:eastAsia="Calibri" w:hAnsi="Calibri" w:cs="Calibri"/>
        </w:rPr>
        <w:t>better”).</w:t>
      </w:r>
      <w:r w:rsidRPr="00D541E8">
        <w:fldChar w:fldCharType="begin"/>
      </w:r>
      <w:r w:rsidR="00116024">
        <w:instrText xml:space="preserve"> ADDIN ZOTERO_ITEM CSL_CITATION {"citationID":"vFOWfGIB","properties":{"formattedCitation":"\\super 66\\nosupersub{}","plainCitation":"66","noteIndex":0},"citationItems":[{"id":"ra6rKh9J/UbUVofnj","uris":["http://zotero.org/users/9779440/items/DZS2U2RG"],"itemData":{"id":289,"type":"article-journal","abstract":"Extensive research has linked youth depression symptoms to low levels of perceived control, using measures that reflect primary control (i.e., influencing objective conditions to make them fit one's wishes). We hypothesized that depressive symptoms are also linked to low levels of secondary control (i.e., influencing the psychological impact of objective conditions by adjusting oneself to fit them). To test the hypothesis, we developed the Secondary Control Scale for Children (SCSC), examined its psychometrics, and used it to assess the secondary control-depression symptomatology association. In a large adolescent sample, the SCSC showed factorial integrity, internal consistency, test-retest stability, convergent and discriminant validity, and accounted for more than 40% of the variance in depression symptoms. Consistent with evidence on risk and gender, depression symptoms were more strongly associated with secondary control in girls and primary control in boys. Assessing secondary control may help us understand youth depression vulnerability in girls and boys.","container-title":"Journal of abnormal child psychology","DOI":"10.1007/s10802-010-9440-z","ISSN":"0091-0627","issue":"7","journalAbbreviation":"J Abnorm Child Psychol","note":"PMID: 20640503\nPMCID: PMC3001242","page":"883-893","source":"PubMed Central","title":"Assessing Secondary Control and its Association with Youth Depression Symptoms","volume":"38","author":[{"family":"Weisz","given":"John R."},{"family":"Francis","given":"Sarah E."},{"family":"Bearman","given":"Sarah Kate"}],"issued":{"date-parts":[["2010",10]]}}}],"schema":"https://github.com/citation-style-language/schema/raw/master/csl-citation.json"} </w:instrText>
      </w:r>
      <w:r w:rsidRPr="00D541E8">
        <w:fldChar w:fldCharType="separate"/>
      </w:r>
      <w:r w:rsidRPr="00D541E8">
        <w:rPr>
          <w:rFonts w:ascii="Calibri" w:hAnsi="Calibri" w:cs="Calibri"/>
          <w:sz w:val="20"/>
          <w:szCs w:val="24"/>
          <w:vertAlign w:val="superscript"/>
        </w:rPr>
        <w:t>66</w:t>
      </w:r>
      <w:r w:rsidRPr="00D541E8">
        <w:fldChar w:fldCharType="end"/>
      </w:r>
      <w:r w:rsidRPr="00D541E8">
        <w:rPr>
          <w:rFonts w:ascii="Calibri" w:eastAsia="Calibri" w:hAnsi="Calibri" w:cs="Calibri"/>
        </w:rPr>
        <w:t xml:space="preserve"> The SCSC has shown acceptable reliability and validity in a large youth sample in North America but has not been validated in Sub Saharan African samples.</w:t>
      </w:r>
      <w:r w:rsidRPr="00D541E8">
        <w:fldChar w:fldCharType="begin"/>
      </w:r>
      <w:r w:rsidR="00116024">
        <w:instrText xml:space="preserve"> ADDIN ZOTERO_ITEM CSL_CITATION {"citationID":"7hVSAQvJ","properties":{"formattedCitation":"\\super 66\\nosupersub{}","plainCitation":"66","noteIndex":0},"citationItems":[{"id":"ra6rKh9J/UbUVofnj","uris":["http://zotero.org/users/9779440/items/DZS2U2RG"],"itemData":{"id":289,"type":"article-journal","abstract":"Extensive research has linked youth depression symptoms to low levels of perceived control, using measures that reflect primary control (i.e., influencing objective conditions to make them fit one's wishes). We hypothesized that depressive symptoms are also linked to low levels of secondary control (i.e., influencing the psychological impact of objective conditions by adjusting oneself to fit them). To test the hypothesis, we developed the Secondary Control Scale for Children (SCSC), examined its psychometrics, and used it to assess the secondary control-depression symptomatology association. In a large adolescent sample, the SCSC showed factorial integrity, internal consistency, test-retest stability, convergent and discriminant validity, and accounted for more than 40% of the variance in depression symptoms. Consistent with evidence on risk and gender, depression symptoms were more strongly associated with secondary control in girls and primary control in boys. Assessing secondary control may help us understand youth depression vulnerability in girls and boys.","container-title":"Journal of abnormal child psychology","DOI":"10.1007/s10802-010-9440-z","ISSN":"0091-0627","issue":"7","journalAbbreviation":"J Abnorm Child Psychol","note":"PMID: 20640503\nPMCID: PMC3001242","page":"883-893","source":"PubMed Central","title":"Assessing Secondary Control and its Association with Youth Depression Symptoms","volume":"38","author":[{"family":"Weisz","given":"John R."},{"family":"Francis","given":"Sarah E."},{"family":"Bearman","given":"Sarah Kate"}],"issued":{"date-parts":[["2010",10]]}}}],"schema":"https://github.com/citation-style-language/schema/raw/master/csl-citation.json"} </w:instrText>
      </w:r>
      <w:r w:rsidRPr="00D541E8">
        <w:fldChar w:fldCharType="separate"/>
      </w:r>
      <w:r w:rsidRPr="00D541E8">
        <w:rPr>
          <w:rFonts w:ascii="Calibri" w:hAnsi="Calibri" w:cs="Calibri"/>
          <w:sz w:val="20"/>
          <w:szCs w:val="24"/>
          <w:vertAlign w:val="superscript"/>
        </w:rPr>
        <w:t>66</w:t>
      </w:r>
      <w:r w:rsidRPr="00D541E8">
        <w:fldChar w:fldCharType="end"/>
      </w:r>
      <w:bookmarkEnd w:id="97"/>
      <w:bookmarkEnd w:id="98"/>
    </w:p>
    <w:p w14:paraId="29AD7012" w14:textId="0394C2BD" w:rsidR="0631C1ED" w:rsidRPr="00D541E8" w:rsidRDefault="0631C1ED" w:rsidP="002C71AA">
      <w:pPr>
        <w:shd w:val="clear" w:color="auto" w:fill="FFFFFF" w:themeFill="background1"/>
        <w:spacing w:line="257" w:lineRule="auto"/>
      </w:pPr>
      <w:r w:rsidRPr="00D541E8">
        <w:rPr>
          <w:rFonts w:ascii="Calibri" w:eastAsia="Calibri" w:hAnsi="Calibri" w:cs="Calibri"/>
        </w:rPr>
        <w:t>Purpose in Life Scale (PILS).</w:t>
      </w:r>
    </w:p>
    <w:p w14:paraId="0CD57AFB" w14:textId="6DF4FC78" w:rsidR="0631C1ED" w:rsidRPr="00D541E8" w:rsidRDefault="0631C1ED" w:rsidP="002C71AA">
      <w:pPr>
        <w:shd w:val="clear" w:color="auto" w:fill="FFFFFF" w:themeFill="background1"/>
        <w:spacing w:line="257" w:lineRule="auto"/>
      </w:pPr>
      <w:r w:rsidRPr="00D541E8">
        <w:rPr>
          <w:rFonts w:ascii="Calibri" w:eastAsia="Calibri" w:hAnsi="Calibri" w:cs="Calibri"/>
        </w:rPr>
        <w:t>Sense of Purpose as measured by the Purpose in Life Scale (PILS).</w:t>
      </w:r>
      <w:r w:rsidR="009C79B7"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{"citationID":"VMaJ8RB7","properties":{"formattedCitation":"\\super 67\\nosupersub{}","plainCitation":"67","noteIndex":0},"citationItems":[{"id":"ra6rKh9J/q8hFbAvb","uris":["http://zotero.org/users/local/ZLHOcDPW/items/6N6TRQYB"],"itemData":{"id":58,"type":"webpage","title":"The psychometric properties of the Italian translation of the Purpose in Life Scale (PILS) in Italy among a sample of Italian adults: Mental Health, Religion &amp; Culture: Vol 19, No 8","URL":"https://www.tandfonline.com/doi/abs/10.1080/13674676.2016.1277988?journalCode=cmhr20","accessed":{"date-parts":[["2022",10,14]]}}}],"schema":"https://github.com/citation-style-language/schema/raw/master/csl-citation.json"} </w:instrText>
      </w:r>
      <w:r w:rsidR="009C79B7" w:rsidRPr="00D541E8">
        <w:rPr>
          <w:rFonts w:ascii="Calibri" w:eastAsia="Calibri" w:hAnsi="Calibri" w:cs="Calibri"/>
        </w:rPr>
        <w:fldChar w:fldCharType="separate"/>
      </w:r>
      <w:r w:rsidR="009C79B7" w:rsidRPr="00D541E8">
        <w:rPr>
          <w:rFonts w:ascii="Calibri" w:hAnsi="Calibri" w:cs="Calibri"/>
          <w:szCs w:val="24"/>
          <w:vertAlign w:val="superscript"/>
        </w:rPr>
        <w:t>67</w:t>
      </w:r>
      <w:r w:rsidR="009C79B7" w:rsidRPr="00D541E8">
        <w:rPr>
          <w:rFonts w:ascii="Calibri" w:eastAsia="Calibri" w:hAnsi="Calibri" w:cs="Calibri"/>
        </w:rPr>
        <w:fldChar w:fldCharType="end"/>
      </w:r>
      <w:r w:rsidRPr="00D541E8">
        <w:rPr>
          <w:rFonts w:ascii="Calibri" w:eastAsia="Calibri" w:hAnsi="Calibri" w:cs="Calibri"/>
        </w:rPr>
        <w:t xml:space="preserve"> The PILS is a 12-item scale that has been widely used for research and screening purposes, and the scale has been demonstrated to have</w:t>
      </w:r>
      <w:r w:rsidR="009C79B7" w:rsidRPr="00D541E8">
        <w:rPr>
          <w:rFonts w:ascii="Calibri" w:eastAsia="Calibri" w:hAnsi="Calibri" w:cs="Calibri"/>
        </w:rPr>
        <w:t xml:space="preserve"> strong psychometric validity.</w:t>
      </w:r>
      <w:r w:rsidR="009C79B7"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{"citationID":"Fmwp967o","properties":{"formattedCitation":"\\super 67\\nosupersub{}","plainCitation":"67","noteIndex":0},"citationItems":[{"id":"ra6rKh9J/q8hFbAvb","uris":["http://zotero.org/users/local/ZLHOcDPW/items/6N6TRQYB"],"itemData":{"id":58,"type":"webpage","title":"The psychometric properties of the Italian translation of the Purpose in Life Scale (PILS) in Italy among a sample of Italian adults: Mental Health, Religion &amp; Culture: Vol 19, No 8","URL":"https://www.tandfonline.com/doi/abs/10.1080/13674676.2016.1277988?journalCode=cmhr20","accessed":{"date-parts":[["2022",10,14]]}}}],"schema":"https://github.com/citation-style-language/schema/raw/master/csl-citation.json"} </w:instrText>
      </w:r>
      <w:r w:rsidR="009C79B7" w:rsidRPr="00D541E8">
        <w:rPr>
          <w:rFonts w:ascii="Calibri" w:eastAsia="Calibri" w:hAnsi="Calibri" w:cs="Calibri"/>
        </w:rPr>
        <w:fldChar w:fldCharType="separate"/>
      </w:r>
      <w:r w:rsidR="009C79B7" w:rsidRPr="00D541E8">
        <w:rPr>
          <w:rFonts w:ascii="Calibri" w:hAnsi="Calibri" w:cs="Calibri"/>
          <w:szCs w:val="24"/>
          <w:vertAlign w:val="superscript"/>
        </w:rPr>
        <w:t>67</w:t>
      </w:r>
      <w:r w:rsidR="009C79B7" w:rsidRPr="00D541E8">
        <w:rPr>
          <w:rFonts w:ascii="Calibri" w:eastAsia="Calibri" w:hAnsi="Calibri" w:cs="Calibri"/>
        </w:rPr>
        <w:fldChar w:fldCharType="end"/>
      </w:r>
      <w:r w:rsidR="009C63E8" w:rsidRPr="00D541E8">
        <w:rPr>
          <w:rFonts w:ascii="Calibri" w:eastAsia="Calibri" w:hAnsi="Calibri" w:cs="Calibri"/>
        </w:rPr>
        <w:t xml:space="preserve"> </w:t>
      </w:r>
      <w:r w:rsidRPr="00D541E8">
        <w:rPr>
          <w:rFonts w:ascii="Calibri" w:eastAsia="Calibri" w:hAnsi="Calibri" w:cs="Calibri"/>
        </w:rPr>
        <w:t xml:space="preserve">Our group is currently validating </w:t>
      </w:r>
      <w:r w:rsidR="009C79B7" w:rsidRPr="00D541E8">
        <w:rPr>
          <w:rFonts w:ascii="Calibri" w:eastAsia="Calibri" w:hAnsi="Calibri" w:cs="Calibri"/>
        </w:rPr>
        <w:t xml:space="preserve">this scale for Kenyan </w:t>
      </w:r>
      <w:r w:rsidR="00A311DB" w:rsidRPr="00D541E8">
        <w:rPr>
          <w:rFonts w:ascii="Calibri" w:eastAsia="Calibri" w:hAnsi="Calibri" w:cs="Calibri"/>
        </w:rPr>
        <w:t>samples.</w:t>
      </w:r>
      <w:r w:rsidR="00A311DB" w:rsidRPr="00D541E8">
        <w:fldChar w:fldCharType="begin"/>
      </w:r>
      <w:r w:rsidR="00116024">
        <w:instrText xml:space="preserve"> ADDIN ZOTERO_ITEM CSL_CITATION {"citationID":"sN1KOnUw","properties":{"formattedCitation":"\\super 53\\nosupersub{}","plainCitation":"53","noteIndex":0},"citationItems":[{"id":"ra6rKh9J/LfRZJrhW","uris":["http://zotero.org/users/9779440/items/4EE33KZQ"],"itemData":{"id":258,"type":"article-journal","abstract":"Treatments for youth mental disorders are a public health priority, especially in sub-Saharan Africa (SSA), where treatment options remain limited due to high cost, elevated stigma, and lack of trained mental health professionals. Brief, accessible, and non-stigmatizing community-based interventions delivered by lay providers may help address treatment needs in SSA. One such intervention, the Shamiri Intervention, consisting of three elements (growth mindset, gratitude, and value affirmation) has been tested in randomized controlled trials with school-going Kenyan adolescents. This three-element Shamiri Intervention has been shown to significantly reduce depression and anxiety symptoms and improve social support and academic performance relative to a control group. In this trial, we aim to investigate the effects of each element of the Shamiri Intervention.","container-title":"Trials","DOI":"10.1186/s13063-021-05736-1","ISSN":"1745-6215","issue":"1","journalAbbreviation":"Trials","page":"829","source":"BioMed Central","title":"Testing the effects of the Shamiri Intervention and its components on anxiety, depression, wellbeing, and academic functioning in Kenyan adolescents: study protocol for a five-arm randomized controlled trial","title-short":"Testing the effects of the Shamiri Intervention and its components on anxiety, depression, wellbeing, and academic functioning in Kenyan adolescents","volume":"22","author":[{"family":"Venturo-Conerly","given":"Katherine E."},{"family":"Osborn","given":"Tom L."},{"family":"Wasil","given":"Akash R."},{"family":"Le","given":"Huong"},{"family":"Corrigan","given":"Emily"},{"family":"Wasanga","given":"Christine"},{"family":"Weisz","given":"John R."}],"issued":{"date-parts":[["2021",11,22]]}}}],"schema":"https://github.com/citation-style-language/schema/raw/master/csl-citation.json"} </w:instrText>
      </w:r>
      <w:r w:rsidR="00A311DB" w:rsidRPr="00D541E8">
        <w:fldChar w:fldCharType="separate"/>
      </w:r>
      <w:r w:rsidR="00323CF7" w:rsidRPr="00D541E8">
        <w:rPr>
          <w:rFonts w:ascii="Calibri" w:hAnsi="Calibri" w:cs="Calibri"/>
          <w:sz w:val="20"/>
          <w:szCs w:val="24"/>
          <w:vertAlign w:val="superscript"/>
        </w:rPr>
        <w:t>53</w:t>
      </w:r>
      <w:r w:rsidR="00A311DB" w:rsidRPr="00D541E8">
        <w:fldChar w:fldCharType="end"/>
      </w:r>
    </w:p>
    <w:p w14:paraId="04CD668C" w14:textId="56F064FE" w:rsidR="0631C1ED" w:rsidRPr="00D541E8" w:rsidRDefault="0631C1ED" w:rsidP="002C71AA">
      <w:pPr>
        <w:shd w:val="clear" w:color="auto" w:fill="FFFFFF" w:themeFill="background1"/>
        <w:spacing w:line="257" w:lineRule="auto"/>
      </w:pPr>
      <w:r w:rsidRPr="00D541E8">
        <w:rPr>
          <w:rFonts w:ascii="Calibri" w:eastAsia="Calibri" w:hAnsi="Calibri" w:cs="Calibri"/>
        </w:rPr>
        <w:t>The Gratitude Questionnaire (GQ-6).</w:t>
      </w:r>
    </w:p>
    <w:p w14:paraId="7F9D74E8" w14:textId="3E3B505A" w:rsidR="0631C1ED" w:rsidRPr="00D541E8" w:rsidRDefault="0631C1ED" w:rsidP="002C71AA">
      <w:pPr>
        <w:shd w:val="clear" w:color="auto" w:fill="FFFFFF" w:themeFill="background1"/>
        <w:spacing w:line="257" w:lineRule="auto"/>
      </w:pPr>
      <w:r w:rsidRPr="00D541E8">
        <w:rPr>
          <w:rFonts w:ascii="Calibri" w:eastAsia="Calibri" w:hAnsi="Calibri" w:cs="Calibri"/>
        </w:rPr>
        <w:t>The Gratitude Questionnaire (GQ-6) is a six-item self- report questionnaire that measures grateful disposition, particularly, it measures individual differences in the proneness to experience gratitude in life.</w:t>
      </w:r>
      <w:r w:rsidR="009C79B7"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{"citationID":"a8iqCofs","properties":{"formattedCitation":"\\super 40\\nosupersub{}","plainCitation":"40","noteIndex":0},"citationItems":[{"id":"ra6rKh9J/I1bCFL6q","uris":["http://zotero.org/users/9779440/items/IILE6C8N"],"itemData":{"id":"SK1Ej9a4/eP0CaG27","type":"article-journal","abstract":"The effect of a grateful outlook on psychological and physical well-being was examined. In Studies 1 and 2, participants were randomly assigned to 1 of 3 experimental conditions (hassles, gratitude listing, and either neutral life events or social comparison); they then kept weekly (Study 1) or daily (Study 2) records of their moods, coping behaviors, health behaviors, physical symptoms, and overall life appraisals. In a 3rd study, persons with neuromuscular disease were randomly assigned to either the gratitude condition or to a control condition. The gratitude-outlook groups exhibited heightened well-being across several, though not all, of the outcome measures across the 3 studies, relative to the comparison groups. The effect on positive affect appeared to be the most robust finding. Results suggest that a conscious focus on blessings may have emotional and interpersonal benefits. (PsycINFO Database Record (c) 2016 APA, all rights reserved)","container-title":"Journal of Personality and Social Psychology","DOI":"10.1037/0022-3514.84.2.377","ISSN":"1939-1315","note":"publisher-place: US\npublisher: American Psychological Association","page":"377-389","source":"APA PsycNet","title":"Counting blessings versus burdens: An experimental investigation of gratitude and subjective well-being in daily life","title-short":"Counting blessings versus burdens","volume":"84","author":[{"family":"Emmons","given":"Robert A."},{"family":"McCullough","given":"Michael E."}],"issued":{"date-parts":[["2003"]]}}}],"schema":"https://github.com/citation-style-language/schema/raw/master/csl-citation.json"} </w:instrText>
      </w:r>
      <w:r w:rsidR="009C79B7" w:rsidRPr="00D541E8">
        <w:rPr>
          <w:rFonts w:ascii="Calibri" w:eastAsia="Calibri" w:hAnsi="Calibri" w:cs="Calibri"/>
        </w:rPr>
        <w:fldChar w:fldCharType="separate"/>
      </w:r>
      <w:r w:rsidR="009C79B7" w:rsidRPr="00D541E8">
        <w:rPr>
          <w:rFonts w:ascii="Calibri" w:hAnsi="Calibri" w:cs="Calibri"/>
          <w:szCs w:val="24"/>
          <w:vertAlign w:val="superscript"/>
        </w:rPr>
        <w:t>40</w:t>
      </w:r>
      <w:r w:rsidR="009C79B7" w:rsidRPr="00D541E8">
        <w:rPr>
          <w:rFonts w:ascii="Calibri" w:eastAsia="Calibri" w:hAnsi="Calibri" w:cs="Calibri"/>
        </w:rPr>
        <w:fldChar w:fldCharType="end"/>
      </w:r>
      <w:r w:rsidRPr="00D541E8">
        <w:rPr>
          <w:rFonts w:ascii="Calibri" w:eastAsia="Calibri" w:hAnsi="Calibri" w:cs="Calibri"/>
        </w:rPr>
        <w:t xml:space="preserve"> It has been shown to have strong psychometric properties in Kenyan youth.</w:t>
      </w:r>
      <w:r w:rsidR="009C79B7"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{"citationID":"03GqqsBR","properties":{"formattedCitation":"\\super 40\\nosupersub{}","plainCitation":"40","noteIndex":0},"citationItems":[{"id":"ra6rKh9J/I1bCFL6q","uris":["http://zotero.org/users/9779440/items/IILE6C8N"],"itemData":{"id":"SK1Ej9a4/eP0CaG27","type":"article-journal","abstract":"The effect of a grateful outlook on psychological and physical well-being was examined. In Studies 1 and 2, participants were randomly assigned to 1 of 3 experimental conditions (hassles, gratitude listing, and either neutral life events or social comparison); they then kept weekly (Study 1) or daily (Study 2) records of their moods, coping behaviors, health behaviors, physical symptoms, and overall life appraisals. In a 3rd study, persons with neuromuscular disease were randomly assigned to either the gratitude condition or to a control condition. The gratitude-outlook groups exhibited heightened well-being across several, though not all, of the outcome measures across the 3 studies, relative to the comparison groups. The effect on positive affect appeared to be the most robust finding. Results suggest that a conscious focus on blessings may have emotional and interpersonal benefits. (PsycINFO Database Record (c) 2016 APA, all rights reserved)","container-title":"Journal of Personality and Social Psychology","DOI":"10.1037/0022-3514.84.2.377","ISSN":"1939-1315","note":"publisher-place: US\npublisher: American Psychological Association","page":"377-389","source":"APA PsycNet","title":"Counting blessings versus burdens: An experimental investigation of gratitude and subjective well-being in daily life","title-short":"Counting blessings versus burdens","volume":"84","author":[{"family":"Emmons","given":"Robert A."},{"family":"McCullough","given":"Michael E."}],"issued":{"date-parts":[["2003"]]}}}],"schema":"https://github.com/citation-style-language/schema/raw/master/csl-citation.json"} </w:instrText>
      </w:r>
      <w:r w:rsidR="009C79B7" w:rsidRPr="00D541E8">
        <w:rPr>
          <w:rFonts w:ascii="Calibri" w:eastAsia="Calibri" w:hAnsi="Calibri" w:cs="Calibri"/>
        </w:rPr>
        <w:fldChar w:fldCharType="separate"/>
      </w:r>
      <w:r w:rsidR="009C79B7" w:rsidRPr="00D541E8">
        <w:rPr>
          <w:rFonts w:ascii="Calibri" w:hAnsi="Calibri" w:cs="Calibri"/>
          <w:szCs w:val="24"/>
          <w:vertAlign w:val="superscript"/>
        </w:rPr>
        <w:t>40</w:t>
      </w:r>
      <w:r w:rsidR="009C79B7" w:rsidRPr="00D541E8">
        <w:rPr>
          <w:rFonts w:ascii="Calibri" w:eastAsia="Calibri" w:hAnsi="Calibri" w:cs="Calibri"/>
        </w:rPr>
        <w:fldChar w:fldCharType="end"/>
      </w:r>
      <w:r w:rsidRPr="00D541E8">
        <w:rPr>
          <w:rFonts w:ascii="Calibri" w:eastAsia="Calibri" w:hAnsi="Calibri" w:cs="Calibri"/>
        </w:rPr>
        <w:t xml:space="preserve"> A previous attempt to use the GQ-6 with Kenyan youths demonstrated weak internal consistency and feedback data suggested that the reading level of the measure should be revised fo</w:t>
      </w:r>
      <w:r w:rsidR="009C79B7" w:rsidRPr="00D541E8">
        <w:rPr>
          <w:rFonts w:ascii="Calibri" w:eastAsia="Calibri" w:hAnsi="Calibri" w:cs="Calibri"/>
        </w:rPr>
        <w:t xml:space="preserve">r Kenyan youths (α = </w:t>
      </w:r>
      <w:r w:rsidR="008649B8" w:rsidRPr="00D541E8">
        <w:rPr>
          <w:rFonts w:ascii="Calibri" w:eastAsia="Calibri" w:hAnsi="Calibri" w:cs="Calibri"/>
        </w:rPr>
        <w:t>0.56;</w:t>
      </w:r>
      <w:r w:rsidR="008649B8"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{"citationID":"fJbMqVO1","properties":{"formattedCitation":"\\super 2\\nosupersub{}","plainCitation":"2","noteIndex":0},"citationItems":[{"id":"ra6rKh9J/0wfbv1Nt","uris":["http://zotero.org/users/9779440/items/MA32V4JF"],"itemData":{"id":166,"type":"article-journal","container-title":"Journal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R."}],"issued":{"date-parts":[["2020"]]}}}],"schema":"https://github.com/citation-style-language/schema/raw/master/csl-citation.json"} </w:instrText>
      </w:r>
      <w:r w:rsidR="008649B8" w:rsidRPr="00D541E8">
        <w:rPr>
          <w:rFonts w:ascii="Calibri" w:eastAsia="Calibri" w:hAnsi="Calibri" w:cs="Calibri"/>
        </w:rPr>
        <w:fldChar w:fldCharType="separate"/>
      </w:r>
      <w:r w:rsidR="008649B8" w:rsidRPr="00D541E8">
        <w:rPr>
          <w:rFonts w:ascii="Calibri" w:hAnsi="Calibri" w:cs="Calibri"/>
          <w:szCs w:val="24"/>
          <w:vertAlign w:val="superscript"/>
        </w:rPr>
        <w:t>2</w:t>
      </w:r>
      <w:r w:rsidR="008649B8" w:rsidRPr="00D541E8">
        <w:rPr>
          <w:rFonts w:ascii="Calibri" w:eastAsia="Calibri" w:hAnsi="Calibri" w:cs="Calibri"/>
        </w:rPr>
        <w:fldChar w:fldCharType="end"/>
      </w:r>
      <w:r w:rsidR="008649B8" w:rsidRPr="00D541E8">
        <w:rPr>
          <w:rFonts w:ascii="Calibri" w:eastAsia="Calibri" w:hAnsi="Calibri" w:cs="Calibri"/>
        </w:rPr>
        <w:t>).</w:t>
      </w:r>
      <w:r w:rsidR="008649B8"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{"citationID":"7gjGPvrO","properties":{"formattedCitation":"\\super 17\\nosupersub{}","plainCitation":"17","noteIndex":0},"citationItems":[{"id":"ra6rKh9J/WOGIAhNu","uris":["http://zotero.org/users/9779440/items/2LU8K7VJ"],"itemData":{"id":204,"type":"article-journal","container-title":"Journal of School Psychology","DOI":"10.1016/j.jsp.2007.03.005","ISSN":"00224405","issue":"2","journalAbbreviation":"Journal of School Psychology","language":"en","page":"213-233","source":"DOI.org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A."}],"issued":{"date-parts":[["2008",4]]}}}],"schema":"https://github.com/citation-style-language/schema/raw/master/csl-citation.json"} </w:instrText>
      </w:r>
      <w:r w:rsidR="008649B8" w:rsidRPr="00D541E8">
        <w:rPr>
          <w:rFonts w:ascii="Calibri" w:eastAsia="Calibri" w:hAnsi="Calibri" w:cs="Calibri"/>
        </w:rPr>
        <w:fldChar w:fldCharType="separate"/>
      </w:r>
      <w:r w:rsidR="008649B8" w:rsidRPr="00D541E8">
        <w:rPr>
          <w:rFonts w:ascii="Calibri" w:hAnsi="Calibri" w:cs="Calibri"/>
          <w:szCs w:val="24"/>
          <w:vertAlign w:val="superscript"/>
        </w:rPr>
        <w:t>17</w:t>
      </w:r>
      <w:r w:rsidR="008649B8" w:rsidRPr="00D541E8">
        <w:rPr>
          <w:rFonts w:ascii="Calibri" w:eastAsia="Calibri" w:hAnsi="Calibri" w:cs="Calibri"/>
        </w:rPr>
        <w:fldChar w:fldCharType="end"/>
      </w:r>
      <w:r w:rsidR="008649B8" w:rsidRPr="00D541E8">
        <w:rPr>
          <w:rFonts w:ascii="Calibri" w:eastAsia="Calibri" w:hAnsi="Calibri" w:cs="Calibri"/>
        </w:rPr>
        <w:t xml:space="preserve"> </w:t>
      </w:r>
      <w:r w:rsidRPr="00D541E8">
        <w:rPr>
          <w:rFonts w:ascii="Calibri" w:eastAsia="Calibri" w:hAnsi="Calibri" w:cs="Calibri"/>
        </w:rPr>
        <w:t>We will use a modified GQ-6 that is accessible to Kenyan youths of diverse reading levels.</w:t>
      </w:r>
    </w:p>
    <w:p w14:paraId="7E009314" w14:textId="1837087A" w:rsidR="0631C1ED" w:rsidRPr="00D541E8" w:rsidRDefault="0631C1ED" w:rsidP="002C71AA">
      <w:pPr>
        <w:shd w:val="clear" w:color="auto" w:fill="FFFFFF" w:themeFill="background1"/>
        <w:spacing w:line="257" w:lineRule="auto"/>
      </w:pPr>
      <w:r w:rsidRPr="00D541E8">
        <w:rPr>
          <w:rFonts w:ascii="Calibri" w:eastAsia="Calibri" w:hAnsi="Calibri" w:cs="Calibri"/>
        </w:rPr>
        <w:t xml:space="preserve">Perceived Control Scale for Children (PCS). </w:t>
      </w:r>
    </w:p>
    <w:p w14:paraId="72632624" w14:textId="2FFC4A9D" w:rsidR="0631C1ED" w:rsidRPr="00D541E8" w:rsidRDefault="0631C1ED" w:rsidP="002C71AA">
      <w:pPr>
        <w:shd w:val="clear" w:color="auto" w:fill="FFFFFF" w:themeFill="background1"/>
        <w:spacing w:line="257" w:lineRule="auto"/>
      </w:pPr>
      <w:r w:rsidRPr="00D541E8">
        <w:rPr>
          <w:rFonts w:ascii="Calibri" w:eastAsia="Calibri" w:hAnsi="Calibri" w:cs="Calibri"/>
        </w:rPr>
        <w:t>The PCS includes 24 items related to beliefs about personal control, specifically, the belief that one can obtain desired outcomes and avoid undesired outcomes through effort.</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{"citationID":"gohjw4Nj","properties":{"formattedCitation":"\\super 68\\nosupersub{}","plainCitation":"68","noteIndex":0},"citationItems":[{"id":"ra6rKh9J/rAgL7rUU","uris":["http://zotero.org/users/local/ZLHOcDPW/items/2PBHSPMB"],"itemData":{"id":60,"type":"webpage","title":"Control-related beliefs and depressive symptoms in clinic-referred children and adolescents: developmental differences and model specificity - PubMed","URL":"https://pubmed.ncbi.nlm.nih.gov/11261405/","accessed":{"date-parts":[["2022",10,14]]}}}],"schema":"https://github.com/citation-style-language/schema/raw/master/csl-citation.json"}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szCs w:val="24"/>
          <w:vertAlign w:val="superscript"/>
        </w:rPr>
        <w:t>68</w:t>
      </w:r>
      <w:r w:rsidR="00DF64DE" w:rsidRPr="00D541E8">
        <w:rPr>
          <w:rFonts w:ascii="Calibri" w:eastAsia="Calibri" w:hAnsi="Calibri" w:cs="Calibri"/>
        </w:rPr>
        <w:fldChar w:fldCharType="end"/>
      </w:r>
      <w:r w:rsidRPr="00D541E8">
        <w:rPr>
          <w:rFonts w:ascii="Calibri" w:eastAsia="Calibri" w:hAnsi="Calibri" w:cs="Calibri"/>
        </w:rPr>
        <w:t xml:space="preserve"> Example items include, “I can make friends with other kids if I really try” and “I cannot stay out of trou</w:t>
      </w:r>
      <w:r w:rsidR="00DF64DE" w:rsidRPr="00D541E8">
        <w:rPr>
          <w:rFonts w:ascii="Calibri" w:eastAsia="Calibri" w:hAnsi="Calibri" w:cs="Calibri"/>
        </w:rPr>
        <w:t>ble no matter how hard I try”.</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{"citationID":"tEV9x6eI","properties":{"formattedCitation":"\\super 68\\nosupersub{}","plainCitation":"68","noteIndex":0},"citationItems":[{"id":"ra6rKh9J/rAgL7rUU","uris":["http://zotero.org/users/local/ZLHOcDPW/items/2PBHSPMB"],"itemData":{"id":60,"type":"webpage","title":"Control-related beliefs and depressive symptoms in clinic-referred children and adolescents: developmental differences and model specificity - PubMed","URL":"https://pubmed.ncbi.nlm.nih.gov/11261405/","accessed":{"date-parts":[["2022",10,14]]}}}],"schema":"https://github.com/citation-style-language/schema/raw/master/csl-citation.json"}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szCs w:val="24"/>
          <w:vertAlign w:val="superscript"/>
        </w:rPr>
        <w:t>68</w:t>
      </w:r>
      <w:r w:rsidR="00DF64DE" w:rsidRPr="00D541E8">
        <w:rPr>
          <w:rFonts w:ascii="Calibri" w:eastAsia="Calibri" w:hAnsi="Calibri" w:cs="Calibri"/>
        </w:rPr>
        <w:fldChar w:fldCharType="end"/>
      </w:r>
      <w:r w:rsidRPr="00D541E8">
        <w:rPr>
          <w:rFonts w:ascii="Calibri" w:eastAsia="Calibri" w:hAnsi="Calibri" w:cs="Calibri"/>
        </w:rPr>
        <w:t xml:space="preserve"> The PCS has demonstrated adequate internal consistency Kenyan a</w:t>
      </w:r>
      <w:r w:rsidR="00DF64DE" w:rsidRPr="00D541E8">
        <w:rPr>
          <w:rFonts w:ascii="Calibri" w:eastAsia="Calibri" w:hAnsi="Calibri" w:cs="Calibri"/>
        </w:rPr>
        <w:t xml:space="preserve">dolescents (Cronbach </w:t>
      </w:r>
      <w:r w:rsidR="00514C87" w:rsidRPr="00D541E8">
        <w:rPr>
          <w:rFonts w:ascii="Calibri" w:eastAsia="Calibri" w:hAnsi="Calibri" w:cs="Calibri"/>
        </w:rPr>
        <w:t>=.78;</w:t>
      </w:r>
      <w:r w:rsidR="00514C87"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{"citationID":"LJKAihda","properties":{"formattedCitation":"\\super 2\\nosupersub{}","plainCitation":"2","noteIndex":0},"citationItems":[{"id":"ra6rKh9J/0wfbv1Nt","uris":["http://zotero.org/users/9779440/items/MA32V4JF"],"itemData":{"id":166,"type":"article-journal","container-title":"Journal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R."}],"issued":{"date-parts":[["2020"]]}}}],"schema":"https://github.com/citation-style-language/schema/raw/master/csl-citation.json"} </w:instrText>
      </w:r>
      <w:r w:rsidR="00514C87" w:rsidRPr="00D541E8">
        <w:rPr>
          <w:rFonts w:ascii="Calibri" w:eastAsia="Calibri" w:hAnsi="Calibri" w:cs="Calibri"/>
        </w:rPr>
        <w:fldChar w:fldCharType="separate"/>
      </w:r>
      <w:r w:rsidR="00514C87" w:rsidRPr="00D541E8">
        <w:rPr>
          <w:rFonts w:ascii="Calibri" w:hAnsi="Calibri" w:cs="Calibri"/>
          <w:szCs w:val="24"/>
          <w:vertAlign w:val="superscript"/>
        </w:rPr>
        <w:t>2</w:t>
      </w:r>
      <w:r w:rsidR="00514C87" w:rsidRPr="00D541E8">
        <w:rPr>
          <w:rFonts w:ascii="Calibri" w:eastAsia="Calibri" w:hAnsi="Calibri" w:cs="Calibri"/>
        </w:rPr>
        <w:fldChar w:fldCharType="end"/>
      </w:r>
      <w:r w:rsidRPr="00D541E8">
        <w:rPr>
          <w:rFonts w:ascii="Calibri" w:eastAsia="Calibri" w:hAnsi="Calibri" w:cs="Calibri"/>
        </w:rPr>
        <w:t>).</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{"citationID":"XQlPChDs","properties":{"formattedCitation":"\\super 64\\nosupersub{}","plainCitation":"64","noteIndex":0},"citationItems":[{"id":"ra6rKh9J/Pll6gcPr","uris":["http://zotero.org/users/9779440/items/XDRZ3CNJ"],"itemData":{"id":"SK1Ej9a4/oOz9eTNl","type":"article-journal","journalAbbreviation":"PsyArXiv","title":"Depression and Anxiety Symptoms in Kenyan Adolescents: Prevalence, Psychosocial Correlates and Sociodemographic Factors in a Nationally Representative Sample.","author":[{"family":"Osborn","given":"TL"},{"family":"Venturo-Conerly","given":"K"},{"family":"Gan","given":"J"},{"family":"et al.","given":""}],"issued":{"date-parts":[["2020"]]}}}],"schema":"https://github.com/citation-style-language/schema/raw/master/csl-citation.json"}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szCs w:val="24"/>
          <w:vertAlign w:val="superscript"/>
        </w:rPr>
        <w:t>64</w:t>
      </w:r>
      <w:r w:rsidR="00DF64DE" w:rsidRPr="00D541E8">
        <w:rPr>
          <w:rFonts w:ascii="Calibri" w:eastAsia="Calibri" w:hAnsi="Calibri" w:cs="Calibri"/>
        </w:rPr>
        <w:fldChar w:fldCharType="end"/>
      </w:r>
      <w:r w:rsidRPr="00D541E8">
        <w:rPr>
          <w:rFonts w:ascii="Calibri" w:eastAsia="Calibri" w:hAnsi="Calibri" w:cs="Calibri"/>
        </w:rPr>
        <w:t xml:space="preserve">  </w:t>
      </w:r>
    </w:p>
    <w:p w14:paraId="631F5307" w14:textId="72E75C93" w:rsidR="0631C1ED" w:rsidRPr="00D541E8" w:rsidRDefault="0631C1ED" w:rsidP="002C71AA">
      <w:pPr>
        <w:shd w:val="clear" w:color="auto" w:fill="FFFFFF" w:themeFill="background1"/>
        <w:spacing w:line="257" w:lineRule="auto"/>
      </w:pPr>
      <w:r w:rsidRPr="00D541E8">
        <w:rPr>
          <w:rFonts w:ascii="Calibri" w:eastAsia="Calibri" w:hAnsi="Calibri" w:cs="Calibri"/>
        </w:rPr>
        <w:t xml:space="preserve">Short Warwick-Edinburgh Mental Wellbeing Scale. </w:t>
      </w:r>
    </w:p>
    <w:p w14:paraId="4CB34915" w14:textId="14C84EBC" w:rsidR="0631C1ED" w:rsidRPr="00D541E8" w:rsidRDefault="0631C1ED" w:rsidP="002C71AA">
      <w:pPr>
        <w:shd w:val="clear" w:color="auto" w:fill="FFFFFF" w:themeFill="background1"/>
        <w:spacing w:line="257" w:lineRule="auto"/>
      </w:pPr>
      <w:r w:rsidRPr="00D541E8">
        <w:rPr>
          <w:rFonts w:ascii="Calibri" w:eastAsia="Calibri" w:hAnsi="Calibri" w:cs="Calibri"/>
        </w:rPr>
        <w:t>This is a 14-item scale that has been validated for school-going adolescents, our population of interest.</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{"citationID":"d77gm4Vv","properties":{"formattedCitation":"\\super 69\\nosupersub{}","plainCitation":"69","noteIndex":0},"citationItems":[{"id":"ra6rKh9J/VCpzpv2Y","uris":["http://zotero.org/users/local/ZLHOcDPW/items/BP2K4CNH"],"itemData":{"id":62,"type":"webpage","title":"Evaluating and establishing national norms for mental wellbeing using the short Warwick–Edinburgh Mental Well-being Scale (SWEMWBS): findings from the Health Survey for England | SpringerLink","URL":"https://link.springer.com/article/10.1007/s11136-016-1454-8","accessed":{"date-parts":[["2022",10,14]]}}}],"schema":"https://github.com/citation-style-language/schema/raw/master/csl-citation.json"}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vertAlign w:val="superscript"/>
        </w:rPr>
        <w:t>69</w:t>
      </w:r>
      <w:r w:rsidR="00DF64DE" w:rsidRPr="00D541E8">
        <w:rPr>
          <w:rFonts w:ascii="Calibri" w:eastAsia="Calibri" w:hAnsi="Calibri" w:cs="Calibri"/>
        </w:rPr>
        <w:fldChar w:fldCharType="end"/>
      </w:r>
      <w:r w:rsidR="00DF64DE" w:rsidRPr="00D541E8">
        <w:rPr>
          <w:rFonts w:ascii="Calibri" w:eastAsia="Calibri" w:hAnsi="Calibri" w:cs="Calibri"/>
        </w:rPr>
        <w:t xml:space="preserve"> </w:t>
      </w:r>
      <w:r w:rsidRPr="00D541E8">
        <w:rPr>
          <w:rFonts w:ascii="Calibri" w:eastAsia="Calibri" w:hAnsi="Calibri" w:cs="Calibri"/>
        </w:rPr>
        <w:t>Additionally, its psychometric properties have been investigated in some international populations and have been found to be adequate in a variet</w:t>
      </w:r>
      <w:r w:rsidR="00DF64DE" w:rsidRPr="00D541E8">
        <w:rPr>
          <w:rFonts w:ascii="Calibri" w:eastAsia="Calibri" w:hAnsi="Calibri" w:cs="Calibri"/>
        </w:rPr>
        <w:t>y of communities and cultures.</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{"citationID":"c3dWEGOA","properties":{"formattedCitation":"\\super 69\\nosupersub{}","plainCitation":"69","noteIndex":0},"citationItems":[{"id":"ra6rKh9J/VCpzpv2Y","uris":["http://zotero.org/users/local/ZLHOcDPW/items/BP2K4CNH"],"itemData":{"id":62,"type":"webpage","title":"Evaluating and establishing national norms for mental wellbeing using the short Warwick–Edinburgh Mental Well-being Scale (SWEMWBS): findings from the Health Survey for England | SpringerLink","URL":"https://link.springer.com/article/10.1007/s11136-016-1454-8","accessed":{"date-parts":[["2022",10,14]]}}}],"schema":"https://github.com/citation-style-language/schema/raw/master/csl-citation.json"}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vertAlign w:val="superscript"/>
        </w:rPr>
        <w:t>69</w:t>
      </w:r>
      <w:r w:rsidR="00DF64DE" w:rsidRPr="00D541E8">
        <w:rPr>
          <w:rFonts w:ascii="Calibri" w:eastAsia="Calibri" w:hAnsi="Calibri" w:cs="Calibri"/>
        </w:rPr>
        <w:fldChar w:fldCharType="end"/>
      </w:r>
      <w:r w:rsidRPr="00D541E8">
        <w:rPr>
          <w:rFonts w:ascii="Calibri" w:eastAsia="Calibri" w:hAnsi="Calibri" w:cs="Calibri"/>
        </w:rPr>
        <w:t xml:space="preserve"> Our group is currently validating this scale for Kenyan samples.</w:t>
      </w:r>
    </w:p>
    <w:p w14:paraId="6102585C" w14:textId="2BA1C8D5" w:rsidR="0631C1ED" w:rsidRPr="00D541E8" w:rsidRDefault="0631C1ED" w:rsidP="002C71AA">
      <w:pPr>
        <w:shd w:val="clear" w:color="auto" w:fill="FFFFFF" w:themeFill="background1"/>
        <w:spacing w:line="257" w:lineRule="auto"/>
      </w:pPr>
      <w:r w:rsidRPr="00D541E8">
        <w:rPr>
          <w:rFonts w:ascii="Calibri" w:eastAsia="Calibri" w:hAnsi="Calibri" w:cs="Calibri"/>
        </w:rPr>
        <w:t>Child Behavior Checklist</w:t>
      </w:r>
    </w:p>
    <w:p w14:paraId="423F696D" w14:textId="2D8B49C2" w:rsidR="0631C1ED" w:rsidRPr="00D541E8" w:rsidRDefault="0631C1ED" w:rsidP="002C71AA">
      <w:pPr>
        <w:shd w:val="clear" w:color="auto" w:fill="FFFFFF" w:themeFill="background1"/>
        <w:spacing w:line="257" w:lineRule="auto"/>
      </w:pPr>
      <w:r w:rsidRPr="00D541E8">
        <w:rPr>
          <w:rFonts w:ascii="Calibri" w:eastAsia="Calibri" w:hAnsi="Calibri" w:cs="Calibri"/>
        </w:rPr>
        <w:t>The CBCL is designed to assess the presence of mental health problems amongst children aged 5-18 via parents’ or guardians’ observations.</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{"citationID":"brKljwHg","properties":{"formattedCitation":"\\super 70\\nosupersub{}","plainCitation":"70","noteIndex":0},"citationItems":[{"id":"ra6rKh9J/F2ZrDpCS","uris":["http://zotero.org/users/local/ZLHOcDPW/items/PGL4WBDY"],"itemData":{"id":64,"type":"webpage","title":"Feasibility study on the mhGAP-IG as a tool to enhance parental awareness of symptoms of mental disorders in lower primary (6-10 year old) school-going children: Towards inclusive child mental health services in a Kenyan setting - PubMed","URL":"https://pubmed.ncbi.nlm.nih.gov/32291956/","accessed":{"date-parts":[["2022",10,14]]}}}],"schema":"https://github.com/citation-style-language/schema/raw/master/csl-citation.json"}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szCs w:val="24"/>
          <w:vertAlign w:val="superscript"/>
        </w:rPr>
        <w:t>70</w:t>
      </w:r>
      <w:r w:rsidR="00DF64DE" w:rsidRPr="00D541E8">
        <w:rPr>
          <w:rFonts w:ascii="Calibri" w:eastAsia="Calibri" w:hAnsi="Calibri" w:cs="Calibri"/>
        </w:rPr>
        <w:fldChar w:fldCharType="end"/>
      </w:r>
      <w:r w:rsidR="00DF64DE" w:rsidRPr="00D541E8">
        <w:rPr>
          <w:rFonts w:ascii="Calibri" w:eastAsia="Calibri" w:hAnsi="Calibri" w:cs="Calibri"/>
        </w:rPr>
        <w:t xml:space="preserve"> </w:t>
      </w:r>
      <w:r w:rsidRPr="00D541E8">
        <w:rPr>
          <w:rFonts w:ascii="Calibri" w:eastAsia="Calibri" w:hAnsi="Calibri" w:cs="Calibri"/>
        </w:rPr>
        <w:t>We will provide a modified version of it to parents before the start of the parent workshop and at follow-up data collection. The CBCL has been effectively used in various Kenyan and other LMIC settings.</w:t>
      </w:r>
    </w:p>
    <w:p w14:paraId="6926776E" w14:textId="55E32A69" w:rsidR="0631C1ED" w:rsidRPr="00D541E8" w:rsidRDefault="0631C1ED"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Satisfaction with Family Life</w:t>
      </w:r>
    </w:p>
    <w:p w14:paraId="04A5E6A1" w14:textId="5FCCB2E9" w:rsidR="35D02F28" w:rsidRPr="00D541E8" w:rsidRDefault="0631C1ED" w:rsidP="002C71AA">
      <w:pPr>
        <w:shd w:val="clear" w:color="auto" w:fill="FFFFFF" w:themeFill="background1"/>
        <w:spacing w:line="257" w:lineRule="auto"/>
      </w:pPr>
      <w:r w:rsidRPr="00D541E8">
        <w:rPr>
          <w:rFonts w:ascii="Calibri" w:eastAsia="Calibri" w:hAnsi="Calibri" w:cs="Calibri"/>
        </w:rPr>
        <w:t>The SWFL was built upon the Satisfaction with Life scale in order to provide a more flexible and inclusive set of questions to measure how one views their family life.</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{"citationID":"hrLgYPfS","properties":{"formattedCitation":"\\super 71\\nosupersub{}","plainCitation":"71","noteIndex":0},"citationItems":[{"id":"ra6rKh9J/Xg4RV7vp","uris":["http://zotero.org/users/local/ZLHOcDPW/items/JWGRRQDH"],"itemData":{"id":66,"type":"webpage","title":"Satisfaction With Family Life Scale: Marriage &amp; Family Review: Vol 49, No 5","URL":"https://www.tandfonline.com/doi/abs/10.1080/01494929.2013.768321","accessed":{"date-parts":[["2022",10,14]]}}}],"schema":"https://github.com/citation-style-language/schema/raw/master/csl-citation.json"}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szCs w:val="24"/>
          <w:vertAlign w:val="superscript"/>
        </w:rPr>
        <w:t>71</w:t>
      </w:r>
      <w:r w:rsidR="00DF64DE" w:rsidRPr="00D541E8">
        <w:rPr>
          <w:rFonts w:ascii="Calibri" w:eastAsia="Calibri" w:hAnsi="Calibri" w:cs="Calibri"/>
        </w:rPr>
        <w:fldChar w:fldCharType="end"/>
      </w:r>
      <w:r w:rsidRPr="00D541E8">
        <w:rPr>
          <w:rFonts w:ascii="Calibri" w:eastAsia="Calibri" w:hAnsi="Calibri" w:cs="Calibri"/>
        </w:rPr>
        <w:t xml:space="preserve"> While we have not found prior studies which have validated the SWFL in Kenyan settings, there is ample evidence that this scale can maintain its validity amongst different cultural settings and varying family structures.</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{"citationID":"t0IJ6kfO","properties":{"formattedCitation":"\\super 71\\nosupersub{}","plainCitation":"71","noteIndex":0},"citationItems":[{"id":"ra6rKh9J/Xg4RV7vp","uris":["http://zotero.org/users/local/ZLHOcDPW/items/JWGRRQDH"],"itemData":{"id":66,"type":"webpage","title":"Satisfaction With Family Life Scale: Marriage &amp; Family Review: Vol 49, No 5","URL":"https://www.tandfonline.com/doi/abs/10.1080/01494929.2013.768321","accessed":{"date-parts":[["2022",10,14]]}}}],"schema":"https://github.com/citation-style-language/schema/raw/master/csl-citation.json"}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szCs w:val="24"/>
          <w:vertAlign w:val="superscript"/>
        </w:rPr>
        <w:t>71</w:t>
      </w:r>
      <w:r w:rsidR="00DF64DE" w:rsidRPr="00D541E8">
        <w:rPr>
          <w:rFonts w:ascii="Calibri" w:eastAsia="Calibri" w:hAnsi="Calibri" w:cs="Calibri"/>
        </w:rPr>
        <w:fldChar w:fldCharType="end"/>
      </w:r>
      <w:r w:rsidRPr="00D541E8">
        <w:rPr>
          <w:rFonts w:ascii="Calibri" w:eastAsia="Calibri" w:hAnsi="Calibri" w:cs="Calibri"/>
        </w:rPr>
        <w:t xml:space="preserve"> Moreover, the SWFL will be adapted to a Kenyan context before we administer it to participants in the parent workshop.</w:t>
      </w:r>
    </w:p>
    <w:p w14:paraId="33851D5A" w14:textId="14E036CB" w:rsidR="0631C1ED" w:rsidRPr="00D541E8" w:rsidRDefault="0631C1ED" w:rsidP="002C71AA">
      <w:pPr>
        <w:shd w:val="clear" w:color="auto" w:fill="FFFFFF" w:themeFill="background1"/>
        <w:spacing w:line="257" w:lineRule="auto"/>
      </w:pPr>
      <w:r w:rsidRPr="00D541E8">
        <w:rPr>
          <w:rFonts w:ascii="Calibri" w:eastAsia="Calibri" w:hAnsi="Calibri" w:cs="Calibri"/>
        </w:rPr>
        <w:t>Mental Health Literacy Scale</w:t>
      </w:r>
    </w:p>
    <w:p w14:paraId="1B3CD8C3" w14:textId="3EE8324B" w:rsidR="041D858D" w:rsidRPr="00D541E8" w:rsidRDefault="0631C1ED" w:rsidP="002C71AA">
      <w:pPr>
        <w:shd w:val="clear" w:color="auto" w:fill="FFFFFF" w:themeFill="background1"/>
        <w:spacing w:line="257" w:lineRule="auto"/>
      </w:pPr>
      <w:r w:rsidRPr="00D541E8">
        <w:rPr>
          <w:rFonts w:ascii="Calibri" w:eastAsia="Calibri" w:hAnsi="Calibri" w:cs="Calibri"/>
        </w:rPr>
        <w:t>The MHLS is designed to measure one’s level of information and perceptions regarding mental wellbeing and mental health problems.</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{"citationID":"ynhUSU05","properties":{"formattedCitation":"\\super 72\\nosupersub{}","plainCitation":"72","noteIndex":0},"citationItems":[{"id":"ra6rKh9J/PoAt1FDo","uris":["http://zotero.org/users/local/ZLHOcDPW/items/L2TLZ2PX"],"itemData":{"id":68,"type":"webpage","title":"The Mental Health Literacy Scale (MHLS): A new scale-based measure of mental health literacy - PubMed","URL":"https://pubmed.ncbi.nlm.nih.gov/26228163/","accessed":{"date-parts":[["2022",10,14]]}}}],"schema":"https://github.com/citation-style-language/schema/raw/master/csl-citation.json"}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szCs w:val="24"/>
          <w:vertAlign w:val="superscript"/>
        </w:rPr>
        <w:t>72</w:t>
      </w:r>
      <w:r w:rsidR="00DF64DE" w:rsidRPr="00D541E8">
        <w:rPr>
          <w:rFonts w:ascii="Calibri" w:eastAsia="Calibri" w:hAnsi="Calibri" w:cs="Calibri"/>
        </w:rPr>
        <w:fldChar w:fldCharType="end"/>
      </w:r>
      <w:r w:rsidRPr="00D541E8">
        <w:rPr>
          <w:rFonts w:ascii="Calibri" w:eastAsia="Calibri" w:hAnsi="Calibri" w:cs="Calibri"/>
        </w:rPr>
        <w:t xml:space="preserve"> This scale will be adapted to a Kenyan context and complemented with questions that target psychoeducational concepts unique to the parent and teacher workshops.</w:t>
      </w:r>
    </w:p>
    <w:p w14:paraId="5A18DD84" w14:textId="3726B905" w:rsidR="0631C1ED" w:rsidRPr="00D541E8" w:rsidRDefault="0631C1ED" w:rsidP="002C71AA">
      <w:pPr>
        <w:shd w:val="clear" w:color="auto" w:fill="FFFFFF" w:themeFill="background1"/>
        <w:spacing w:line="257" w:lineRule="auto"/>
        <w:rPr>
          <w:rFonts w:ascii="Calibri" w:eastAsia="Calibri" w:hAnsi="Calibri" w:cs="Calibri"/>
        </w:rPr>
      </w:pPr>
      <w:r w:rsidRPr="00D541E8">
        <w:rPr>
          <w:rFonts w:ascii="Calibri" w:eastAsia="Calibri" w:hAnsi="Calibri" w:cs="Calibri"/>
        </w:rPr>
        <w:t>Thrive! Club Evaluation Questionnaire</w:t>
      </w:r>
    </w:p>
    <w:p w14:paraId="70C1930B" w14:textId="187DCCE0" w:rsidR="004A236B" w:rsidRPr="00D541E8" w:rsidRDefault="0631C1ED" w:rsidP="002C71AA">
      <w:pPr>
        <w:shd w:val="clear" w:color="auto" w:fill="FFFFFF" w:themeFill="background1"/>
        <w:spacing w:line="257" w:lineRule="auto"/>
      </w:pPr>
      <w:r w:rsidRPr="00D541E8">
        <w:rPr>
          <w:rFonts w:ascii="Calibri" w:eastAsia="Calibri" w:hAnsi="Calibri" w:cs="Calibri"/>
        </w:rPr>
        <w:t>In order to evaluate the efficacy of the Thrive! Club structure, the study team will develop a questionnaire based on a set of criteria that address seven of the most important aspects of peer-support programs.</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{"citationID":"bBclo4W6","properties":{"formattedCitation":"\\super 73\\nosupersub{}","plainCitation":"73","noteIndex":0},"citationItems":[{"id":"ra6rKh9J/yPpNWbTQ","uris":["http://zotero.org/users/local/ZLHOcDPW/items/QLLVZPJC"],"itemData":{"id":70,"type":"webpage","title":"Youth peer-to-peer support: A review of the literature - Google Search","URL":"https://www.google.com/search?q=Youth+peer-to-peer+support%3A+A+review+of+the+literature&amp;rlz=1C1GCEA_enRO999RO999&amp;oq=Youth+peer-to-peer+support%3A+A+review+of+the+literature&amp;aqs=chrome..69i57.620j0j9&amp;sourceid=chrome&amp;ie=UTF-8","accessed":{"date-parts":[["2022",10,14]]}}}],"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szCs w:val="24"/>
          <w:vertAlign w:val="superscript"/>
        </w:rPr>
        <w:t>73</w:t>
      </w:r>
      <w:r w:rsidR="00DF64DE" w:rsidRPr="00D541E8">
        <w:rPr>
          <w:rFonts w:ascii="Calibri" w:eastAsia="Calibri" w:hAnsi="Calibri" w:cs="Calibri"/>
        </w:rPr>
        <w:fldChar w:fldCharType="end"/>
      </w:r>
      <w:r w:rsidRPr="00D541E8">
        <w:rPr>
          <w:rFonts w:ascii="Calibri" w:eastAsia="Calibri" w:hAnsi="Calibri" w:cs="Calibri"/>
        </w:rPr>
        <w:t xml:space="preserve"> These criteria -critical learning, community, flexibility, instructive, mutual responsibil</w:t>
      </w:r>
      <w:r w:rsidR="00DF64DE" w:rsidRPr="00D541E8">
        <w:rPr>
          <w:rFonts w:ascii="Calibri" w:eastAsia="Calibri" w:hAnsi="Calibri" w:cs="Calibri"/>
        </w:rPr>
        <w:t>ity, setting limits and safety</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{"citationID":"4pDnT10a","properties":{"formattedCitation":"\\super 73\\nosupersub{}","plainCitation":"73","noteIndex":0},"citationItems":[{"id":"ra6rKh9J/yPpNWbTQ","uris":["http://zotero.org/users/local/ZLHOcDPW/items/QLLVZPJC"],"itemData":{"id":70,"type":"webpage","title":"Youth peer-to-peer support: A review of the literature - Google Search","URL":"https://www.google.com/search?q=Youth+peer-to-peer+support%3A+A+review+of+the+literature&amp;rlz=1C1GCEA_enRO999RO999&amp;oq=Youth+peer-to-peer+support%3A+A+review+of+the+literature&amp;aqs=chrome..69i57.620j0j9&amp;sourceid=chrome&amp;ie=UTF-8","accessed":{"date-parts":[["2022",10,14]]}}}],"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szCs w:val="24"/>
          <w:vertAlign w:val="superscript"/>
        </w:rPr>
        <w:t>73</w:t>
      </w:r>
      <w:r w:rsidR="00DF64DE" w:rsidRPr="00D541E8">
        <w:rPr>
          <w:rFonts w:ascii="Calibri" w:eastAsia="Calibri" w:hAnsi="Calibri" w:cs="Calibri"/>
        </w:rPr>
        <w:fldChar w:fldCharType="end"/>
      </w:r>
      <w:r w:rsidRPr="00D541E8">
        <w:rPr>
          <w:rFonts w:ascii="Calibri" w:eastAsia="Calibri" w:hAnsi="Calibri" w:cs="Calibri"/>
        </w:rPr>
        <w:t>- will be centered in this questionnaire.</w:t>
      </w:r>
    </w:p>
    <w:p w14:paraId="14A832DE" w14:textId="39544400" w:rsidR="00116050" w:rsidRPr="00D541E8" w:rsidRDefault="0C1C07AD" w:rsidP="002C71AA">
      <w:pPr>
        <w:shd w:val="clear" w:color="auto" w:fill="FFFFFF" w:themeFill="background1"/>
      </w:pPr>
      <w:r w:rsidRPr="00D541E8">
        <w:t>School Climate</w:t>
      </w:r>
    </w:p>
    <w:p w14:paraId="791B1A5B" w14:textId="613E00D6" w:rsidR="004A236B" w:rsidRPr="00D541E8" w:rsidRDefault="39860589" w:rsidP="002C71AA">
      <w:pPr>
        <w:shd w:val="clear" w:color="auto" w:fill="FFFFFF" w:themeFill="background1"/>
        <w:jc w:val="both"/>
        <w:rPr>
          <w:rFonts w:eastAsiaTheme="minorEastAsia"/>
        </w:rPr>
      </w:pPr>
      <w:r w:rsidRPr="00D541E8">
        <w:rPr>
          <w:rFonts w:eastAsiaTheme="minorEastAsia"/>
        </w:rPr>
        <w:t>The school climate measure (SCM) is a comprehensive measure of school climate.</w:t>
      </w:r>
      <w:r w:rsidR="00DF64DE" w:rsidRPr="00D541E8">
        <w:rPr>
          <w:rFonts w:eastAsiaTheme="minorEastAsia"/>
        </w:rPr>
        <w:fldChar w:fldCharType="begin"/>
      </w:r>
      <w:r w:rsidR="00116024">
        <w:rPr>
          <w:rFonts w:eastAsiaTheme="minorEastAsia"/>
        </w:rPr>
        <w:instrText xml:space="preserve"> ADDIN ZOTERO_ITEM CSL_CITATION {"citationID":"TReQvwlW","properties":{"formattedCitation":"\\super 74\\nosupersub{}","plainCitation":"74","noteIndex":0},"citationItems":[{"id":"ra6rKh9J/lRZ2bDnp","uris":["http://zotero.org/users/local/ZLHOcDPW/items/2L2DYMUM"],"itemData":{"id":71,"type":"webpage","title":"An Introduction to the School Climate Measure - Google Search","URL":"https://www.google.com/search?q=An+Introduction+to+the+School+Climate+Measure&amp;rlz=1C1GCEA_enRO999RO999&amp;oq=An+Introduction+to+the+School+Climate+Measure&amp;aqs=chrome..69i57j33i160.620j0j4&amp;sourceid=chrome&amp;ie=UTF-8","accessed":{"date-parts":[["2022",10,14]]}}}],"schema":"https://github.com/citation-style-language/schema/raw/master/csl-citation.json"} </w:instrText>
      </w:r>
      <w:r w:rsidR="00DF64DE" w:rsidRPr="00D541E8">
        <w:rPr>
          <w:rFonts w:eastAsiaTheme="minorEastAsia"/>
        </w:rPr>
        <w:fldChar w:fldCharType="separate"/>
      </w:r>
      <w:r w:rsidR="00DF64DE" w:rsidRPr="00D541E8">
        <w:rPr>
          <w:rFonts w:ascii="Calibri" w:hAnsi="Calibri" w:cs="Calibri"/>
          <w:szCs w:val="24"/>
          <w:vertAlign w:val="superscript"/>
        </w:rPr>
        <w:t>74</w:t>
      </w:r>
      <w:r w:rsidR="00DF64DE" w:rsidRPr="00D541E8">
        <w:rPr>
          <w:rFonts w:eastAsiaTheme="minorEastAsia"/>
        </w:rPr>
        <w:fldChar w:fldCharType="end"/>
      </w:r>
      <w:r w:rsidRPr="00D541E8">
        <w:rPr>
          <w:rFonts w:eastAsiaTheme="minorEastAsia"/>
        </w:rPr>
        <w:t xml:space="preserve"> This questionnaire consists of ten domains, including positive student-teacher relationships, order and discipline, opportunities for student engagement, school physical environment, academic support, parental involvement, school connectedness, perceived exclusion/privilege, school social environment, and academic satisfaction. This measure has demonstrated convergent and discriminant validity when tested with adolescents in North America.</w:t>
      </w:r>
      <w:r w:rsidR="00DF64DE" w:rsidRPr="00D541E8">
        <w:rPr>
          <w:rFonts w:eastAsiaTheme="minorEastAsia"/>
        </w:rPr>
        <w:fldChar w:fldCharType="begin"/>
      </w:r>
      <w:r w:rsidR="00116024">
        <w:rPr>
          <w:rFonts w:eastAsiaTheme="minorEastAsia"/>
        </w:rPr>
        <w:instrText xml:space="preserve"> ADDIN ZOTERO_ITEM CSL_CITATION {"citationID":"336zGRW7","properties":{"formattedCitation":"\\super 75\\nosupersub{}","plainCitation":"75","noteIndex":0},"citationItems":[{"id":"ra6rKh9J/QeGE36wE","uris":["http://zotero.org/users/local/ZLHOcDPW/items/236J4RDA"],"itemData":{"id":73,"type":"webpage","title":"Association between Adolescent School Climate and Perceived Quality of Life","URL":"https://ideas.repec.org/a/spr/chinre/v11y2018i6d10.1007_s12187-017-9521-4.html","accessed":{"date-parts":[["2022",10,14]]}}}],"schema":"https://github.com/citation-style-language/schema/raw/master/csl-citation.json"} </w:instrText>
      </w:r>
      <w:r w:rsidR="00DF64DE" w:rsidRPr="00D541E8">
        <w:rPr>
          <w:rFonts w:eastAsiaTheme="minorEastAsia"/>
        </w:rPr>
        <w:fldChar w:fldCharType="separate"/>
      </w:r>
      <w:r w:rsidR="00DF64DE" w:rsidRPr="00D541E8">
        <w:rPr>
          <w:rFonts w:ascii="Calibri" w:hAnsi="Calibri" w:cs="Calibri"/>
          <w:szCs w:val="24"/>
          <w:vertAlign w:val="superscript"/>
        </w:rPr>
        <w:t>75</w:t>
      </w:r>
      <w:r w:rsidR="00DF64DE" w:rsidRPr="00D541E8">
        <w:rPr>
          <w:rFonts w:eastAsiaTheme="minorEastAsia"/>
        </w:rPr>
        <w:fldChar w:fldCharType="end"/>
      </w:r>
      <w:r w:rsidRPr="00D541E8">
        <w:rPr>
          <w:rFonts w:eastAsiaTheme="minorEastAsia"/>
        </w:rPr>
        <w:t xml:space="preserve"> The SCM has been shown to correlate with school satisfaction, life satisfaction, and quality of life.</w:t>
      </w:r>
      <w:r w:rsidR="00DF64DE" w:rsidRPr="00D541E8">
        <w:rPr>
          <w:rFonts w:eastAsiaTheme="minorEastAsia"/>
        </w:rPr>
        <w:fldChar w:fldCharType="begin"/>
      </w:r>
      <w:r w:rsidR="00116024">
        <w:rPr>
          <w:rFonts w:eastAsiaTheme="minorEastAsia"/>
        </w:rPr>
        <w:instrText xml:space="preserve"> ADDIN ZOTERO_ITEM CSL_CITATION {"citationID":"kyjqgWMA","properties":{"formattedCitation":"\\super 75\\nosupersub{}","plainCitation":"75","noteIndex":0},"citationItems":[{"id":"ra6rKh9J/QeGE36wE","uris":["http://zotero.org/users/local/ZLHOcDPW/items/236J4RDA"],"itemData":{"id":73,"type":"webpage","title":"Association between Adolescent School Climate and Perceived Quality of Life","URL":"https://ideas.repec.org/a/spr/chinre/v11y2018i6d10.1007_s12187-017-9521-4.html","accessed":{"date-parts":[["2022",10,14]]}}}],"schema":"https://github.com/citation-style-language/schema/raw/master/csl-citation.json"} </w:instrText>
      </w:r>
      <w:r w:rsidR="00DF64DE" w:rsidRPr="00D541E8">
        <w:rPr>
          <w:rFonts w:eastAsiaTheme="minorEastAsia"/>
        </w:rPr>
        <w:fldChar w:fldCharType="separate"/>
      </w:r>
      <w:r w:rsidR="00DF64DE" w:rsidRPr="00D541E8">
        <w:rPr>
          <w:rFonts w:ascii="Calibri" w:hAnsi="Calibri" w:cs="Calibri"/>
          <w:szCs w:val="24"/>
          <w:vertAlign w:val="superscript"/>
        </w:rPr>
        <w:t>75</w:t>
      </w:r>
      <w:r w:rsidR="00DF64DE" w:rsidRPr="00D541E8">
        <w:rPr>
          <w:rFonts w:eastAsiaTheme="minorEastAsia"/>
        </w:rPr>
        <w:fldChar w:fldCharType="end"/>
      </w:r>
    </w:p>
    <w:p w14:paraId="1AA2058F" w14:textId="1E2E8117" w:rsidR="0C1C07AD" w:rsidRPr="00D541E8" w:rsidRDefault="0C1C07AD" w:rsidP="002C71AA">
      <w:pPr>
        <w:shd w:val="clear" w:color="auto" w:fill="FFFFFF" w:themeFill="background1"/>
      </w:pPr>
      <w:r w:rsidRPr="00D541E8">
        <w:t>School Engagement</w:t>
      </w:r>
    </w:p>
    <w:p w14:paraId="0F21D8FF" w14:textId="541DF76A" w:rsidR="49694D4A" w:rsidRPr="00D541E8" w:rsidRDefault="49694D4A" w:rsidP="002C71AA">
      <w:pPr>
        <w:shd w:val="clear" w:color="auto" w:fill="FFFFFF" w:themeFill="background1"/>
        <w:rPr>
          <w:rFonts w:ascii="Calibri" w:eastAsia="Calibri" w:hAnsi="Calibri" w:cs="Calibri"/>
        </w:rPr>
      </w:pPr>
      <w:r w:rsidRPr="00D541E8">
        <w:rPr>
          <w:rFonts w:ascii="Calibri" w:eastAsia="Calibri" w:hAnsi="Calibri" w:cs="Calibri"/>
        </w:rPr>
        <w:t xml:space="preserve">The School Engagement measure includes three subscales which measure </w:t>
      </w:r>
      <w:r w:rsidR="7E544330" w:rsidRPr="00D541E8">
        <w:rPr>
          <w:rFonts w:ascii="Calibri" w:eastAsia="Calibri" w:hAnsi="Calibri" w:cs="Calibri"/>
        </w:rPr>
        <w:t>behavioral</w:t>
      </w:r>
      <w:r w:rsidRPr="00D541E8">
        <w:rPr>
          <w:rFonts w:ascii="Calibri" w:eastAsia="Calibri" w:hAnsi="Calibri" w:cs="Calibri"/>
        </w:rPr>
        <w:t xml:space="preserve">, cognitive, and </w:t>
      </w:r>
      <w:r w:rsidR="186EB122" w:rsidRPr="00D541E8">
        <w:rPr>
          <w:rFonts w:ascii="Calibri" w:eastAsia="Calibri" w:hAnsi="Calibri" w:cs="Calibri"/>
        </w:rPr>
        <w:t xml:space="preserve">emotional </w:t>
      </w:r>
      <w:r w:rsidR="36C63597" w:rsidRPr="00D541E8">
        <w:rPr>
          <w:rFonts w:ascii="Calibri" w:eastAsia="Calibri" w:hAnsi="Calibri" w:cs="Calibri"/>
        </w:rPr>
        <w:t>engagement</w:t>
      </w:r>
      <w:r w:rsidR="186EB122" w:rsidRPr="00D541E8">
        <w:rPr>
          <w:rFonts w:ascii="Calibri" w:eastAsia="Calibri" w:hAnsi="Calibri" w:cs="Calibri"/>
        </w:rPr>
        <w:t xml:space="preserve"> in a school setting</w:t>
      </w:r>
      <w:r w:rsidR="00BA179E" w:rsidRPr="00D541E8">
        <w:rPr>
          <w:rFonts w:ascii="Calibri" w:eastAsia="Calibri" w:hAnsi="Calibri" w:cs="Calibri"/>
        </w:rPr>
        <w:t>.</w:t>
      </w:r>
      <w:r w:rsidR="00DF64DE" w:rsidRPr="00D541E8">
        <w:rPr>
          <w:rFonts w:ascii="Calibri" w:eastAsia="Calibri" w:hAnsi="Calibri" w:cs="Calibri"/>
        </w:rPr>
        <w:fldChar w:fldCharType="begin"/>
      </w:r>
      <w:r w:rsidR="00116024">
        <w:rPr>
          <w:rFonts w:ascii="Calibri" w:eastAsia="Calibri" w:hAnsi="Calibri" w:cs="Calibri"/>
        </w:rPr>
        <w:instrText xml:space="preserve"> ADDIN ZOTERO_ITEM CSL_CITATION {"citationID":"JwN0VSf2","properties":{"formattedCitation":"\\super 76\\nosupersub{}","plainCitation":"76","noteIndex":0},"citationItems":[{"id":"ra6rKh9J/x9NE1lyY","uris":["http://zotero.org/users/9779440/items/4DA8YWYZ"],"itemData":{"id":"SK1Ej9a4/539du6MY","type":"chapter","abstract":"The observation that too many students are disengaged from school has inspired interest in the concept of school engagement. However, the growing excitement about school engagement is tempered by numerous conceptual and measurement issues. In this chapter, I briefly reviewed the history of the study of school engagement, summarized some prominent theoretical perspectives in the school engagement literature, discussed why it is important to understand the mechanism through which school engagement promotes positive youth development, and made recommendations on future research directions for this topic. Specifically, I called for a better understanding of and the nuances within the school engagement construct, advocated for the development of school engagement measures with sound psychometric property, and encouraged methodological innovations that can be used to understand the development of school engagement and its implications to positive youth development.","container-title":"Advances in Child Development and Behavior - ADVAN CHILD DEVELOP BEHAV","ISBN":"978-0-387-23061-0","note":"journalAbbreviation: Advances in Child Development and Behavior - ADVAN CHILD DEVELOP BEHAV\nDOI: 10.1007/0-387-23823-9_19","page":"305-321","source":"ResearchGate","title":"School Engagement","volume":"41","author":[{"family":"Fredricks","given":"Jennifer"},{"family":"Blumenfeld","given":"Phyllis"},{"family":"Friedel","given":"Jeanne"},{"family":"Paris","given":"Alison"}],"issued":{"date-parts":[["2005",1,1]]}}}],"schema":"https://github.com/citation-style-language/schema/raw/master/csl-citation.json"} </w:instrText>
      </w:r>
      <w:r w:rsidR="00DF64DE" w:rsidRPr="00D541E8">
        <w:rPr>
          <w:rFonts w:ascii="Calibri" w:eastAsia="Calibri" w:hAnsi="Calibri" w:cs="Calibri"/>
        </w:rPr>
        <w:fldChar w:fldCharType="separate"/>
      </w:r>
      <w:r w:rsidR="00DF64DE" w:rsidRPr="00D541E8">
        <w:rPr>
          <w:rFonts w:ascii="Calibri" w:hAnsi="Calibri" w:cs="Calibri"/>
          <w:szCs w:val="24"/>
          <w:vertAlign w:val="superscript"/>
        </w:rPr>
        <w:t>76</w:t>
      </w:r>
      <w:r w:rsidR="00DF64DE" w:rsidRPr="00D541E8">
        <w:rPr>
          <w:rFonts w:ascii="Calibri" w:eastAsia="Calibri" w:hAnsi="Calibri" w:cs="Calibri"/>
        </w:rPr>
        <w:fldChar w:fldCharType="end"/>
      </w:r>
      <w:r w:rsidR="186EB122" w:rsidRPr="00D541E8">
        <w:rPr>
          <w:rFonts w:ascii="Calibri" w:eastAsia="Calibri" w:hAnsi="Calibri" w:cs="Calibri"/>
        </w:rPr>
        <w:t xml:space="preserve"> Responses are measured in a 5-point </w:t>
      </w:r>
      <w:r w:rsidR="612DA3D8" w:rsidRPr="00D541E8">
        <w:rPr>
          <w:rFonts w:ascii="Calibri" w:eastAsia="Calibri" w:hAnsi="Calibri" w:cs="Calibri"/>
        </w:rPr>
        <w:t>Likert</w:t>
      </w:r>
      <w:r w:rsidR="186EB122" w:rsidRPr="00D541E8">
        <w:rPr>
          <w:rFonts w:ascii="Calibri" w:eastAsia="Calibri" w:hAnsi="Calibri" w:cs="Calibri"/>
        </w:rPr>
        <w:t xml:space="preserve"> scale ranging from 1 (not at all true) to 5 (very true). </w:t>
      </w:r>
    </w:p>
    <w:p w14:paraId="1622D10C" w14:textId="08073F85" w:rsidR="004A236B" w:rsidRPr="00D541E8" w:rsidRDefault="00CB7F3D" w:rsidP="002C71AA">
      <w:pPr>
        <w:shd w:val="clear" w:color="auto" w:fill="FFFFFF" w:themeFill="background1"/>
        <w:rPr>
          <w:rFonts w:ascii="Calibri" w:eastAsia="Calibri" w:hAnsi="Calibri" w:cs="Calibri"/>
        </w:rPr>
      </w:pPr>
      <w:r w:rsidRPr="00D541E8">
        <w:rPr>
          <w:rFonts w:ascii="Calibri" w:eastAsia="Calibri" w:hAnsi="Calibri" w:cs="Calibri"/>
        </w:rPr>
        <w:t>Semi-structured interviews</w:t>
      </w:r>
    </w:p>
    <w:p w14:paraId="11417F12" w14:textId="6CAB7E45" w:rsidR="00326B9E" w:rsidRDefault="00326B9E" w:rsidP="002C71AA">
      <w:pPr>
        <w:shd w:val="clear" w:color="auto" w:fill="FFFFFF" w:themeFill="background1"/>
        <w:rPr>
          <w:rFonts w:ascii="Calibri" w:eastAsia="Calibri" w:hAnsi="Calibri" w:cs="Calibri"/>
        </w:rPr>
      </w:pPr>
      <w:r w:rsidRPr="00D541E8">
        <w:rPr>
          <w:rFonts w:ascii="Calibri" w:eastAsia="Calibri" w:hAnsi="Calibri" w:cs="Calibri"/>
        </w:rPr>
        <w:t xml:space="preserve">Semi-structured interviews </w:t>
      </w:r>
      <w:r w:rsidR="00055A79" w:rsidRPr="00D541E8">
        <w:rPr>
          <w:rFonts w:ascii="Calibri" w:eastAsia="Calibri" w:hAnsi="Calibri" w:cs="Calibri"/>
        </w:rPr>
        <w:t>will be conducted for</w:t>
      </w:r>
      <w:r w:rsidRPr="00D541E8">
        <w:rPr>
          <w:rFonts w:ascii="Calibri" w:eastAsia="Calibri" w:hAnsi="Calibri" w:cs="Calibri"/>
        </w:rPr>
        <w:t xml:space="preserve"> a small sub-sample of participants </w:t>
      </w:r>
      <w:r w:rsidR="00055A79" w:rsidRPr="00D541E8">
        <w:rPr>
          <w:rFonts w:ascii="Calibri" w:eastAsia="Calibri" w:hAnsi="Calibri" w:cs="Calibri"/>
        </w:rPr>
        <w:t xml:space="preserve">(~20). These interviews will </w:t>
      </w:r>
      <w:r w:rsidR="004964AE" w:rsidRPr="00D541E8">
        <w:rPr>
          <w:rFonts w:ascii="Calibri" w:eastAsia="Calibri" w:hAnsi="Calibri" w:cs="Calibri"/>
        </w:rPr>
        <w:t xml:space="preserve">be conducted with a selection of students as well as </w:t>
      </w:r>
      <w:r w:rsidR="00D21466" w:rsidRPr="00D541E8">
        <w:rPr>
          <w:rFonts w:ascii="Calibri" w:eastAsia="Calibri" w:hAnsi="Calibri" w:cs="Calibri"/>
        </w:rPr>
        <w:t xml:space="preserve">intervention facilitators (group leaders and supervisors) and will </w:t>
      </w:r>
      <w:r w:rsidR="00B72E8D" w:rsidRPr="00D541E8">
        <w:rPr>
          <w:rFonts w:ascii="Calibri" w:eastAsia="Calibri" w:hAnsi="Calibri" w:cs="Calibri"/>
        </w:rPr>
        <w:t>include questions on feasibility and acceptability of the intervention</w:t>
      </w:r>
      <w:r w:rsidR="002E5DDB" w:rsidRPr="00D541E8">
        <w:rPr>
          <w:rFonts w:ascii="Calibri" w:eastAsia="Calibri" w:hAnsi="Calibri" w:cs="Calibri"/>
        </w:rPr>
        <w:t>, and wellbeing</w:t>
      </w:r>
      <w:r w:rsidR="006907AB" w:rsidRPr="00D541E8">
        <w:rPr>
          <w:rFonts w:ascii="Calibri" w:eastAsia="Calibri" w:hAnsi="Calibri" w:cs="Calibri"/>
        </w:rPr>
        <w:t xml:space="preserve">. </w:t>
      </w:r>
      <w:r w:rsidR="00D21466" w:rsidRPr="00D541E8">
        <w:rPr>
          <w:rFonts w:ascii="Calibri" w:eastAsia="Calibri" w:hAnsi="Calibri" w:cs="Calibri"/>
        </w:rPr>
        <w:t xml:space="preserve">We will conduct interviews </w:t>
      </w:r>
      <w:r w:rsidR="00E4246E" w:rsidRPr="00D541E8">
        <w:rPr>
          <w:rFonts w:ascii="Calibri" w:eastAsia="Calibri" w:hAnsi="Calibri" w:cs="Calibri"/>
        </w:rPr>
        <w:t>at baseline, midpoint, endpoint, and one-month follow-up.</w:t>
      </w:r>
    </w:p>
    <w:p w14:paraId="459D4662" w14:textId="4F6B0545" w:rsidR="00A30EC2" w:rsidRPr="00D97931" w:rsidRDefault="00A30EC2" w:rsidP="554F6AE6">
      <w:pPr>
        <w:shd w:val="clear" w:color="auto" w:fill="FFFFFF" w:themeFill="background1"/>
        <w:rPr>
          <w:rFonts w:ascii="Calibri" w:eastAsia="Calibri" w:hAnsi="Calibri" w:cs="Calibri"/>
        </w:rPr>
      </w:pPr>
      <w:r w:rsidRPr="554F6AE6">
        <w:rPr>
          <w:rFonts w:ascii="Calibri" w:eastAsia="Calibri" w:hAnsi="Calibri" w:cs="Calibri"/>
        </w:rPr>
        <w:t>Child and Adolescent Trauma Screen (CATS)</w:t>
      </w:r>
    </w:p>
    <w:p w14:paraId="758C60EC" w14:textId="17E646F9" w:rsidR="00C0065C" w:rsidRPr="00D97931" w:rsidRDefault="00C52563" w:rsidP="554F6AE6">
      <w:pPr>
        <w:shd w:val="clear" w:color="auto" w:fill="FFFFFF" w:themeFill="background1"/>
        <w:rPr>
          <w:rFonts w:ascii="Calibri" w:eastAsia="Calibri" w:hAnsi="Calibri" w:cs="Calibri"/>
        </w:rPr>
      </w:pPr>
      <w:r w:rsidRPr="554F6AE6">
        <w:rPr>
          <w:rFonts w:ascii="Calibri" w:eastAsia="Calibri" w:hAnsi="Calibri" w:cs="Calibri"/>
        </w:rPr>
        <w:t>The CATS</w:t>
      </w:r>
      <w:r w:rsidRPr="554F6AE6">
        <w:rPr>
          <w:rFonts w:ascii="Calibri" w:eastAsia="Calibri" w:hAnsi="Calibri" w:cs="Calibri"/>
          <w:highlight w:val="yellow"/>
        </w:rPr>
        <w:fldChar w:fldCharType="begin"/>
      </w:r>
      <w:r w:rsidRPr="554F6AE6">
        <w:rPr>
          <w:rFonts w:ascii="Calibri" w:eastAsia="Calibri" w:hAnsi="Calibri" w:cs="Calibri"/>
          <w:highlight w:val="yellow"/>
        </w:rPr>
        <w:instrText xml:space="preserve"> ADDIN ZOTERO_ITEM CSL_CITATION {"citationID":"crX4UI06","properties":{"formattedCitation":"\\super 77\\nosupersub{}","plainCitation":"77","noteIndex":0},"citationItems":[{"id":"ra6rKh9J/z0wLqapz","uris":["http://zotero.org/users/10434248/items/786WMAF9"],"itemData":{"id":305,"type":"article-journal","abstract":"BACKGROUND: Systematic screening is a powerful means by which children and adolescents with posttraumatic stress symptoms (PTSS) can be detected. Reliable and valid measures based on current diagnostic criteria are needed.\nAIM: To investigate the internal consistency and construct validity of the Child and Adolescent Trauma Screen (CATS) in three samples of trauma-exposed children in the US (self-reports: n=249; caregiver reports: n=267; pre-school n=190), in Germany (self-reports: n=117; caregiver reports: n=95) and in Norway (self-reports: n=109; caregiver reports: n=62).\nMETHOD: Internal consistency was calculated using Cronbach's α. Convergent-discriminant validity was investigated using bivariate correlation coefficients with measures of depression, anxiety and externalizing symptoms. CFA was used to investigate the DSM-5 factor structure.\nRESULTS: In all three language samples the 20 item symptom score of the self-report and the caregiver report proved good to excellent reliability with α ranging between .88 and .94. The convergent-discriminant validity pattern showed medium to strong correlations with measures of depression (r =.62-.82) and anxiety (r =.40-.77) and low to medium correlations with externalizing symptoms (r =-.15-.43) within informants in all language versions. Using CFA the underlying DSM-5 factor structure with four symptom clusters (re-experiencing, avoidance, negative alterations in mood and cognitions, hyperarousal) was supported (n =475 for self-report; n =424 for caregiver reports).\nLIMITATIONS: The external validation of the CATS with a DSM-5 based semi-structured clinical interview and corresponding determination of cut-points is pending.\nCONCLUSION: The CATS has satisfactory psychometric properties. Clinicians may consider the CATS as a screening tool and for symptom monitoring.","container-title":"Journal of Affective Disorders","DOI":"10.1016/j.jad.2016.12.040","ISSN":"1573-2517","journalAbbreviation":"J Affect Disord","language":"eng","note":"PMID: 28049104","page":"189-195","source":"PubMed","title":"International development and psychometric properties of the Child and Adolescent Trauma Screen (CATS)","volume":"210","author":[{"family":"Sachser","given":"Cedric"},{"family":"Berliner","given":"Lucy"},{"family":"Holt","given":"Tonje"},{"family":"Jensen","given":"Tine K."},{"family":"Jungbluth","given":"Nathaniel"},{"family":"Risch","given":"Elizabeth"},{"family":"Rosner","given":"Rita"},{"family":"Goldbeck","given":"Lutz"}],"issued":{"date-parts":[["2017",3,1]]}}}],"schema":"https://github.com/citation-style-language/schema/raw/master/csl-citation.json"} </w:instrText>
      </w:r>
      <w:r w:rsidRPr="554F6AE6">
        <w:rPr>
          <w:rFonts w:ascii="Calibri" w:eastAsia="Calibri" w:hAnsi="Calibri" w:cs="Calibri"/>
          <w:highlight w:val="yellow"/>
        </w:rPr>
        <w:fldChar w:fldCharType="separate"/>
      </w:r>
      <w:r w:rsidR="00C9352F" w:rsidRPr="554F6AE6">
        <w:rPr>
          <w:rFonts w:ascii="Calibri" w:hAnsi="Calibri" w:cs="Calibri"/>
          <w:vertAlign w:val="superscript"/>
        </w:rPr>
        <w:t>77</w:t>
      </w:r>
      <w:r w:rsidRPr="554F6AE6">
        <w:rPr>
          <w:rFonts w:ascii="Calibri" w:eastAsia="Calibri" w:hAnsi="Calibri" w:cs="Calibri"/>
          <w:highlight w:val="yellow"/>
        </w:rPr>
        <w:fldChar w:fldCharType="end"/>
      </w:r>
      <w:r w:rsidRPr="554F6AE6">
        <w:rPr>
          <w:rFonts w:ascii="Calibri" w:eastAsia="Calibri" w:hAnsi="Calibri" w:cs="Calibri"/>
        </w:rPr>
        <w:t xml:space="preserve"> is a </w:t>
      </w:r>
      <w:r w:rsidR="00D724DA" w:rsidRPr="554F6AE6">
        <w:rPr>
          <w:rFonts w:ascii="Calibri" w:eastAsia="Calibri" w:hAnsi="Calibri" w:cs="Calibri"/>
        </w:rPr>
        <w:t xml:space="preserve">brief, self-report measure </w:t>
      </w:r>
      <w:r w:rsidR="00136BEC" w:rsidRPr="554F6AE6">
        <w:rPr>
          <w:rFonts w:ascii="Calibri" w:eastAsia="Calibri" w:hAnsi="Calibri" w:cs="Calibri"/>
        </w:rPr>
        <w:t>of posttraumatic stress symptoms based on the DSM-5. It comprises three parts</w:t>
      </w:r>
      <w:r w:rsidR="00C0065C" w:rsidRPr="554F6AE6">
        <w:rPr>
          <w:rFonts w:ascii="Calibri" w:eastAsia="Calibri" w:hAnsi="Calibri" w:cs="Calibri"/>
        </w:rPr>
        <w:t xml:space="preserve">. The first part focuses on potential trauma experienced and consists of 15 items that require a simple yes or no response. The second part assesses symptoms and consists of a Likert scale with four options. This section comprises 20 items that align with the four symptom clusters outlined in the DSM-5 for PTSD </w:t>
      </w:r>
      <w:r w:rsidRPr="554F6AE6">
        <w:rPr>
          <w:rFonts w:ascii="Calibri" w:eastAsia="Calibri" w:hAnsi="Calibri" w:cs="Calibri"/>
          <w:highlight w:val="yellow"/>
        </w:rPr>
        <w:fldChar w:fldCharType="begin"/>
      </w:r>
      <w:r w:rsidRPr="554F6AE6">
        <w:rPr>
          <w:rFonts w:ascii="Calibri" w:eastAsia="Calibri" w:hAnsi="Calibri" w:cs="Calibri"/>
          <w:highlight w:val="yellow"/>
        </w:rPr>
        <w:instrText xml:space="preserve"> ADDIN ZOTERO_ITEM CSL_CITATION {"citationID":"DTqWH0cB","properties":{"formattedCitation":"\\super 78\\nosupersub{}","plainCitation":"78","noteIndex":0},"citationItems":[{"id":"ra6rKh9J/yNHM7dEj","uris":["http://zotero.org/users/10434248/items/6EUE4ELI"],"itemData":{"id":308,"type":"webpage","abstract":"Download fact sheets that cover changes in the new edition, updated disorders, and general information about the DSM–5.","language":"en","title":"DSM-5 Fact Sheets","URL":"https://www.psychiatry.org:443/psychiatrists/practice/dsm/educational-resources/dsm-5-fact-sheets","accessed":{"date-parts":[["2023",5,3]]}}}],"schema":"https://github.com/citation-style-language/schema/raw/master/csl-citation.json"} </w:instrText>
      </w:r>
      <w:r w:rsidRPr="554F6AE6">
        <w:rPr>
          <w:rFonts w:ascii="Calibri" w:eastAsia="Calibri" w:hAnsi="Calibri" w:cs="Calibri"/>
          <w:highlight w:val="yellow"/>
        </w:rPr>
        <w:fldChar w:fldCharType="separate"/>
      </w:r>
      <w:r w:rsidR="00E05673" w:rsidRPr="554F6AE6">
        <w:rPr>
          <w:rFonts w:ascii="Calibri" w:hAnsi="Calibri" w:cs="Calibri"/>
          <w:vertAlign w:val="superscript"/>
        </w:rPr>
        <w:t>78</w:t>
      </w:r>
      <w:r w:rsidRPr="554F6AE6">
        <w:rPr>
          <w:rFonts w:ascii="Calibri" w:eastAsia="Calibri" w:hAnsi="Calibri" w:cs="Calibri"/>
          <w:highlight w:val="yellow"/>
        </w:rPr>
        <w:fldChar w:fldCharType="end"/>
      </w:r>
      <w:r w:rsidR="00C0065C" w:rsidRPr="554F6AE6">
        <w:rPr>
          <w:rFonts w:ascii="Calibri" w:eastAsia="Calibri" w:hAnsi="Calibri" w:cs="Calibri"/>
        </w:rPr>
        <w:t xml:space="preserve">. The third part includes yes or no questions </w:t>
      </w:r>
      <w:r w:rsidR="00F36055" w:rsidRPr="554F6AE6">
        <w:rPr>
          <w:rFonts w:ascii="Calibri" w:eastAsia="Calibri" w:hAnsi="Calibri" w:cs="Calibri"/>
        </w:rPr>
        <w:t xml:space="preserve">assessing impairment in </w:t>
      </w:r>
      <w:r w:rsidR="009008D5" w:rsidRPr="554F6AE6">
        <w:rPr>
          <w:rFonts w:ascii="Calibri" w:eastAsia="Calibri" w:hAnsi="Calibri" w:cs="Calibri"/>
        </w:rPr>
        <w:t>an</w:t>
      </w:r>
      <w:r w:rsidR="00C0065C" w:rsidRPr="554F6AE6">
        <w:rPr>
          <w:rFonts w:ascii="Calibri" w:eastAsia="Calibri" w:hAnsi="Calibri" w:cs="Calibri"/>
        </w:rPr>
        <w:t xml:space="preserve"> individual's interpersonal relationships, hobbies, academic or occupational performance, family dynamics, and overall happiness.</w:t>
      </w:r>
    </w:p>
    <w:p w14:paraId="56BA84AD" w14:textId="6E913AA0" w:rsidR="00E12A1F" w:rsidRPr="00D97931" w:rsidRDefault="00800039" w:rsidP="554F6AE6">
      <w:pPr>
        <w:shd w:val="clear" w:color="auto" w:fill="FFFFFF" w:themeFill="background1"/>
        <w:rPr>
          <w:rFonts w:ascii="Calibri" w:eastAsia="Calibri" w:hAnsi="Calibri" w:cs="Calibri"/>
        </w:rPr>
      </w:pPr>
      <w:r w:rsidRPr="554F6AE6">
        <w:rPr>
          <w:rFonts w:ascii="Calibri" w:eastAsia="Calibri" w:hAnsi="Calibri" w:cs="Calibri"/>
        </w:rPr>
        <w:t>Strengths &amp; Difficulties Questionnaire</w:t>
      </w:r>
      <w:r w:rsidR="00E5324A" w:rsidRPr="554F6AE6">
        <w:rPr>
          <w:rFonts w:ascii="Calibri" w:eastAsia="Calibri" w:hAnsi="Calibri" w:cs="Calibri"/>
        </w:rPr>
        <w:t xml:space="preserve"> (SDQ)</w:t>
      </w:r>
    </w:p>
    <w:p w14:paraId="41B66D43" w14:textId="25876BD2" w:rsidR="00E5324A" w:rsidRPr="00D97931" w:rsidRDefault="008C0B69" w:rsidP="554F6AE6">
      <w:pPr>
        <w:shd w:val="clear" w:color="auto" w:fill="FFFFFF" w:themeFill="background1"/>
        <w:rPr>
          <w:rFonts w:ascii="Calibri" w:eastAsia="Calibri" w:hAnsi="Calibri" w:cs="Calibri"/>
        </w:rPr>
      </w:pPr>
      <w:r w:rsidRPr="554F6AE6">
        <w:rPr>
          <w:rFonts w:ascii="Calibri" w:eastAsia="Calibri" w:hAnsi="Calibri" w:cs="Calibri"/>
        </w:rPr>
        <w:t xml:space="preserve">The </w:t>
      </w:r>
      <w:r w:rsidR="00B14ADF" w:rsidRPr="554F6AE6">
        <w:rPr>
          <w:rFonts w:ascii="Calibri" w:eastAsia="Calibri" w:hAnsi="Calibri" w:cs="Calibri"/>
        </w:rPr>
        <w:t>SDQ</w:t>
      </w:r>
      <w:r w:rsidR="00CB45D1" w:rsidRPr="554F6AE6">
        <w:rPr>
          <w:rFonts w:ascii="Calibri" w:eastAsia="Calibri" w:hAnsi="Calibri" w:cs="Calibri"/>
        </w:rPr>
        <w:t xml:space="preserve"> </w:t>
      </w:r>
      <w:r w:rsidRPr="554F6AE6">
        <w:rPr>
          <w:rFonts w:ascii="Calibri" w:eastAsia="Calibri" w:hAnsi="Calibri" w:cs="Calibri"/>
          <w:highlight w:val="yellow"/>
        </w:rPr>
        <w:fldChar w:fldCharType="begin"/>
      </w:r>
      <w:r w:rsidRPr="554F6AE6">
        <w:rPr>
          <w:rFonts w:ascii="Calibri" w:eastAsia="Calibri" w:hAnsi="Calibri" w:cs="Calibri"/>
          <w:highlight w:val="yellow"/>
        </w:rPr>
        <w:instrText xml:space="preserve"> ADDIN ZOTERO_ITEM CSL_CITATION {"citationID":"8KJCwDYJ","properties":{"formattedCitation":"\\super 79\\nosupersub{}","plainCitation":"79","noteIndex":0},"citationItems":[{"id":404,"uris":["http://zotero.org/groups/5027098/items/BGKNIBJL"],"itemData":{"id":404,"type":"article-journal","abstract":"OBJECTIVE: To describe the psychometric properties of the Strengths and Difficulties Questionnaire (SDQ), a brief measure of the prosocial behavior and psychopathology of 3-16-year-olds that can be completed by parents, teachers, or youths.\nMETHOD: A nationwide epidemiological sample of 10,438 British 5-15-year-olds obtained SDQs from 96% of parents, 70% of teachers, and 91% of 11-15-year-olds. Blind to the SDQ findings, all subjects were also assigned DSM-IVdiagnoses based on a clinical review of detailed interview measures.\nRESULTS: The predicted five-factor structure (emotional, conduct, hyperactivity-inattention, peer, prosocial) was confirmed. Internalizing and externalizing scales were relatively \"uncontaminated\" by one another. Reliability was generally satisfactory, whether judged by internal consistency (mean Cronbach a: .73), cross-informant correlation (mean: 0.34), or retest stability after 4 to 6 months (mean: 0.62). SDQ scores above the 90th percentile predicted a substantially raised probability of independently diagnosed psychiatric disorders (mean odds ratio: 15.7 for parent scales, 15.2 for teacher scales, 6.2 for youth scales).\nCONCLUSION: The reliability and validity of the SDQ make it a useful brief measure of the adjustment and psychopathology of children and adolescents.","container-title":"Journal of the American Academy of Child and Adolescent Psychiatry","DOI":"10.1097/00004583-200111000-00015","ISSN":"0890-8567","issue":"11","journalAbbreviation":"J Am Acad Child Adolesc Psychiatry","language":"eng","note":"PMID: 11699809","page":"1337-1345","source":"PubMed","title":"Psychometric properties of the strengths and difficulties questionnaire","volume":"40","author":[{"family":"Goodman","given":"R."}],"issued":{"date-parts":[["2001",11]]}}}],"schema":"https://github.com/citation-style-language/schema/raw/master/csl-citation.json"} </w:instrText>
      </w:r>
      <w:r w:rsidRPr="554F6AE6">
        <w:rPr>
          <w:rFonts w:ascii="Calibri" w:eastAsia="Calibri" w:hAnsi="Calibri" w:cs="Calibri"/>
          <w:highlight w:val="yellow"/>
        </w:rPr>
        <w:fldChar w:fldCharType="separate"/>
      </w:r>
      <w:r w:rsidR="00116024" w:rsidRPr="554F6AE6">
        <w:rPr>
          <w:rFonts w:ascii="Calibri" w:hAnsi="Calibri" w:cs="Calibri"/>
          <w:vertAlign w:val="superscript"/>
        </w:rPr>
        <w:t>79</w:t>
      </w:r>
      <w:r w:rsidRPr="554F6AE6">
        <w:rPr>
          <w:rFonts w:ascii="Calibri" w:eastAsia="Calibri" w:hAnsi="Calibri" w:cs="Calibri"/>
          <w:highlight w:val="yellow"/>
        </w:rPr>
        <w:fldChar w:fldCharType="end"/>
      </w:r>
      <w:r w:rsidR="002E3FB6" w:rsidRPr="554F6AE6">
        <w:rPr>
          <w:rFonts w:ascii="Calibri" w:eastAsia="Calibri" w:hAnsi="Calibri" w:cs="Calibri"/>
        </w:rPr>
        <w:t>sc</w:t>
      </w:r>
      <w:r w:rsidR="005F0343" w:rsidRPr="554F6AE6">
        <w:rPr>
          <w:rFonts w:ascii="Calibri" w:eastAsia="Calibri" w:hAnsi="Calibri" w:cs="Calibri"/>
        </w:rPr>
        <w:t xml:space="preserve">ale has </w:t>
      </w:r>
      <w:r w:rsidR="00996B17" w:rsidRPr="554F6AE6">
        <w:rPr>
          <w:rFonts w:ascii="Calibri" w:eastAsia="Calibri" w:hAnsi="Calibri" w:cs="Calibri"/>
        </w:rPr>
        <w:t xml:space="preserve">5 subscales each with 5 items. </w:t>
      </w:r>
      <w:r w:rsidR="001506DF" w:rsidRPr="554F6AE6">
        <w:rPr>
          <w:rFonts w:ascii="Calibri" w:eastAsia="Calibri" w:hAnsi="Calibri" w:cs="Calibri"/>
        </w:rPr>
        <w:t xml:space="preserve">Participants will respond to two of these subscales; </w:t>
      </w:r>
      <w:r w:rsidR="006C3D2A" w:rsidRPr="554F6AE6">
        <w:rPr>
          <w:rFonts w:ascii="Calibri" w:eastAsia="Calibri" w:hAnsi="Calibri" w:cs="Calibri"/>
        </w:rPr>
        <w:t>conduct problems and hyperactivity</w:t>
      </w:r>
      <w:r w:rsidR="001506DF" w:rsidRPr="554F6AE6">
        <w:rPr>
          <w:rFonts w:ascii="Calibri" w:eastAsia="Calibri" w:hAnsi="Calibri" w:cs="Calibri"/>
        </w:rPr>
        <w:t xml:space="preserve">. </w:t>
      </w:r>
      <w:r w:rsidR="00C17343" w:rsidRPr="554F6AE6">
        <w:rPr>
          <w:rFonts w:ascii="Calibri" w:eastAsia="Calibri" w:hAnsi="Calibri" w:cs="Calibri"/>
        </w:rPr>
        <w:t xml:space="preserve">The items responses </w:t>
      </w:r>
      <w:r w:rsidR="00CE06F6" w:rsidRPr="554F6AE6">
        <w:rPr>
          <w:rFonts w:ascii="Calibri" w:eastAsia="Calibri" w:hAnsi="Calibri" w:cs="Calibri"/>
        </w:rPr>
        <w:t>have three</w:t>
      </w:r>
      <w:r w:rsidR="00E5657A" w:rsidRPr="554F6AE6">
        <w:rPr>
          <w:rFonts w:ascii="Calibri" w:eastAsia="Calibri" w:hAnsi="Calibri" w:cs="Calibri"/>
        </w:rPr>
        <w:t xml:space="preserve"> </w:t>
      </w:r>
      <w:r w:rsidR="00825B70" w:rsidRPr="554F6AE6">
        <w:rPr>
          <w:rFonts w:ascii="Calibri" w:eastAsia="Calibri" w:hAnsi="Calibri" w:cs="Calibri"/>
        </w:rPr>
        <w:t>options</w:t>
      </w:r>
      <w:r w:rsidR="009934D3" w:rsidRPr="554F6AE6">
        <w:rPr>
          <w:rFonts w:ascii="Calibri" w:eastAsia="Calibri" w:hAnsi="Calibri" w:cs="Calibri"/>
        </w:rPr>
        <w:t>:</w:t>
      </w:r>
      <w:r w:rsidR="00E5657A" w:rsidRPr="554F6AE6">
        <w:rPr>
          <w:rFonts w:ascii="Calibri" w:eastAsia="Calibri" w:hAnsi="Calibri" w:cs="Calibri"/>
        </w:rPr>
        <w:t xml:space="preserve"> </w:t>
      </w:r>
      <w:r w:rsidR="004A4C84" w:rsidRPr="554F6AE6">
        <w:rPr>
          <w:rFonts w:ascii="Calibri" w:eastAsia="Calibri" w:hAnsi="Calibri" w:cs="Calibri"/>
        </w:rPr>
        <w:t>not true, somewhat true</w:t>
      </w:r>
      <w:r w:rsidR="00B82C41" w:rsidRPr="554F6AE6">
        <w:rPr>
          <w:rFonts w:ascii="Calibri" w:eastAsia="Calibri" w:hAnsi="Calibri" w:cs="Calibri"/>
        </w:rPr>
        <w:t>,</w:t>
      </w:r>
      <w:r w:rsidR="004A4C84" w:rsidRPr="554F6AE6">
        <w:rPr>
          <w:rFonts w:ascii="Calibri" w:eastAsia="Calibri" w:hAnsi="Calibri" w:cs="Calibri"/>
        </w:rPr>
        <w:t xml:space="preserve"> and certain</w:t>
      </w:r>
      <w:r w:rsidR="00FF5096" w:rsidRPr="554F6AE6">
        <w:rPr>
          <w:rFonts w:ascii="Calibri" w:eastAsia="Calibri" w:hAnsi="Calibri" w:cs="Calibri"/>
        </w:rPr>
        <w:t>ly true</w:t>
      </w:r>
      <w:r w:rsidR="009934D3" w:rsidRPr="554F6AE6">
        <w:rPr>
          <w:rFonts w:ascii="Calibri" w:eastAsia="Calibri" w:hAnsi="Calibri" w:cs="Calibri"/>
        </w:rPr>
        <w:t>,</w:t>
      </w:r>
      <w:r w:rsidR="00FF5096" w:rsidRPr="554F6AE6">
        <w:rPr>
          <w:rFonts w:ascii="Calibri" w:eastAsia="Calibri" w:hAnsi="Calibri" w:cs="Calibri"/>
        </w:rPr>
        <w:t xml:space="preserve"> with scores ranging from 0 to </w:t>
      </w:r>
      <w:r w:rsidR="00EF32B0" w:rsidRPr="554F6AE6">
        <w:rPr>
          <w:rFonts w:ascii="Calibri" w:eastAsia="Calibri" w:hAnsi="Calibri" w:cs="Calibri"/>
        </w:rPr>
        <w:t>3</w:t>
      </w:r>
      <w:r w:rsidR="00B82C41" w:rsidRPr="554F6AE6">
        <w:rPr>
          <w:rFonts w:ascii="Calibri" w:eastAsia="Calibri" w:hAnsi="Calibri" w:cs="Calibri"/>
        </w:rPr>
        <w:t xml:space="preserve">. The total score is obtained by summing the scores across all the items. </w:t>
      </w:r>
    </w:p>
    <w:p w14:paraId="13BEFE0F" w14:textId="618FA734" w:rsidR="00A30EC2" w:rsidRPr="00D97931" w:rsidRDefault="00A30EC2" w:rsidP="554F6AE6">
      <w:pPr>
        <w:shd w:val="clear" w:color="auto" w:fill="FFFFFF" w:themeFill="background1"/>
        <w:rPr>
          <w:rFonts w:ascii="Calibri" w:eastAsia="Calibri" w:hAnsi="Calibri" w:cs="Calibri"/>
        </w:rPr>
      </w:pPr>
      <w:r w:rsidRPr="554F6AE6">
        <w:rPr>
          <w:rFonts w:ascii="Calibri" w:eastAsia="Calibri" w:hAnsi="Calibri" w:cs="Calibri"/>
        </w:rPr>
        <w:t>Bullying</w:t>
      </w:r>
    </w:p>
    <w:p w14:paraId="757FA105" w14:textId="6AF8C46E" w:rsidR="009008D5" w:rsidRPr="00D97931" w:rsidRDefault="00D4010D" w:rsidP="554F6AE6">
      <w:pPr>
        <w:shd w:val="clear" w:color="auto" w:fill="FFFFFF" w:themeFill="background1"/>
        <w:rPr>
          <w:rFonts w:ascii="Calibri" w:eastAsia="Calibri" w:hAnsi="Calibri" w:cs="Calibri"/>
        </w:rPr>
      </w:pPr>
      <w:r w:rsidRPr="554F6AE6">
        <w:rPr>
          <w:rFonts w:ascii="Calibri" w:eastAsia="Calibri" w:hAnsi="Calibri" w:cs="Calibri"/>
        </w:rPr>
        <w:t>A self-developed questionnaire will be used to assess the prevalence of both cyberbullying</w:t>
      </w:r>
      <w:r w:rsidR="0005406D" w:rsidRPr="554F6AE6">
        <w:rPr>
          <w:rFonts w:ascii="Calibri" w:eastAsia="Calibri" w:hAnsi="Calibri" w:cs="Calibri"/>
        </w:rPr>
        <w:t xml:space="preserve"> and in-person bullying</w:t>
      </w:r>
      <w:r w:rsidR="006738B2" w:rsidRPr="554F6AE6">
        <w:rPr>
          <w:rFonts w:ascii="Calibri" w:eastAsia="Calibri" w:hAnsi="Calibri" w:cs="Calibri"/>
        </w:rPr>
        <w:t xml:space="preserve">. This will include questions on both </w:t>
      </w:r>
      <w:r w:rsidR="0071126B" w:rsidRPr="554F6AE6">
        <w:rPr>
          <w:rFonts w:ascii="Calibri" w:eastAsia="Calibri" w:hAnsi="Calibri" w:cs="Calibri"/>
        </w:rPr>
        <w:t xml:space="preserve">bullying </w:t>
      </w:r>
      <w:r w:rsidR="006738B2" w:rsidRPr="554F6AE6">
        <w:rPr>
          <w:rFonts w:ascii="Calibri" w:eastAsia="Calibri" w:hAnsi="Calibri" w:cs="Calibri"/>
        </w:rPr>
        <w:t>perpetration and victimization.</w:t>
      </w:r>
    </w:p>
    <w:p w14:paraId="7F5AF4F9" w14:textId="2B02C852" w:rsidR="00BE7E27" w:rsidRPr="00D97931" w:rsidRDefault="00D541E8" w:rsidP="554F6AE6">
      <w:r w:rsidRPr="554F6AE6">
        <w:t xml:space="preserve">Adverse </w:t>
      </w:r>
      <w:r w:rsidR="00BE7E27" w:rsidRPr="554F6AE6">
        <w:t>C</w:t>
      </w:r>
      <w:r w:rsidRPr="554F6AE6">
        <w:t xml:space="preserve">hildhood </w:t>
      </w:r>
      <w:r w:rsidR="00BE7E27" w:rsidRPr="554F6AE6">
        <w:t>E</w:t>
      </w:r>
      <w:r w:rsidRPr="554F6AE6">
        <w:t>xperiences</w:t>
      </w:r>
      <w:r w:rsidR="00BE7E27" w:rsidRPr="554F6AE6">
        <w:t xml:space="preserve"> (ACEs)</w:t>
      </w:r>
    </w:p>
    <w:p w14:paraId="56AE435E" w14:textId="028101B6" w:rsidR="00BE7E27" w:rsidRPr="00D97931" w:rsidRDefault="00BE7E27" w:rsidP="554F6AE6">
      <w:r>
        <w:t>The ACEs Questionnaire</w:t>
      </w:r>
      <w:r w:rsidR="00B95320">
        <w:t xml:space="preserve"> </w:t>
      </w:r>
      <w:r w:rsidRPr="554F6AE6">
        <w:rPr>
          <w:highlight w:val="yellow"/>
        </w:rPr>
        <w:fldChar w:fldCharType="begin"/>
      </w:r>
      <w:r w:rsidRPr="554F6AE6">
        <w:rPr>
          <w:highlight w:val="yellow"/>
        </w:rPr>
        <w:instrText xml:space="preserve"> ADDIN ZOTERO_ITEM CSL_CITATION {"citationID":"dAvFUrIK","properties":{"formattedCitation":"\\super 80\\nosupersub{}","plainCitation":"80","noteIndex":0},"citationItems":[{"id":"ra6rKh9J/ZLt759Iw","uris":["http://zotero.org/users/10434248/items/SHPDNYZR"],"itemData":{"id":310,"type":"article-journal","abstract":"8,506 adults (aged 19–92 yrs) completed a questionnaire about adverse childhood experiences (ACEs). Seven categories of ACEs were studied: psychological, physical, or sexual abuse; violence against mother; or living with household members who were substance abusers, mentally ill or suicidal, or ever imprisoned. The number of categories of ACEs was then compared to measures of adult risk behavior, health status, and disease. Results show that more than half of the Ss reported at least 1, and 25% reported more than 2 categories of ACEs. There was a graded relationship between the number of categories of ACEs and each of the adult health risk behaviors and diseases that were studied. The 7 categories of ACEs were strongly interrelated and Ss with multiple categories of ACEs were likely to have multiple health risk factors later in life. (PsycInfo Database Record (c) 2022 APA, all rights reserved)","container-title":"American Journal of Preventive Medicine","DOI":"10.1016/S0749-3797(98)00017-8","ISSN":"1873-2607","note":"publisher-place: Netherlands\npublisher: Elsevier Science","page":"245-258","source":"APA PsycNet","title":"Relationship of childhood abuse and household dysfunction to many of the leading causes of death in adults: The Adverse Childhood Experiences (ACE) Study","title-short":"Relationship of childhood abuse and household dysfunction to many of the leading causes of death in adults","volume":"14","author":[{"family":"Felitti","given":"Vincent J."},{"family":"Anda","given":"Robert F."},{"family":"Nordenberg","given":"Dale"},{"family":"Williamson","given":"David F."},{"family":"Spitz","given":"Alison M."},{"family":"Edwards","given":"Valerie"},{"family":"Koss","given":"Mary P."},{"family":"Marks","given":"James S."}],"issued":{"date-parts":[["1998"]]}}}],"schema":"https://github.com/citation-style-language/schema/raw/master/csl-citation.json"} </w:instrText>
      </w:r>
      <w:r w:rsidRPr="554F6AE6">
        <w:rPr>
          <w:highlight w:val="yellow"/>
        </w:rPr>
        <w:fldChar w:fldCharType="separate"/>
      </w:r>
      <w:r w:rsidR="00116024" w:rsidRPr="554F6AE6">
        <w:rPr>
          <w:rFonts w:ascii="Calibri" w:hAnsi="Calibri" w:cs="Calibri"/>
          <w:vertAlign w:val="superscript"/>
        </w:rPr>
        <w:t>80</w:t>
      </w:r>
      <w:r w:rsidRPr="554F6AE6">
        <w:rPr>
          <w:highlight w:val="yellow"/>
        </w:rPr>
        <w:fldChar w:fldCharType="end"/>
      </w:r>
      <w:r>
        <w:t xml:space="preserve">  is a tool consisting of 10 items that aims to assess childhood trauma. It specifically measures 10 different types of childhood trauma as identified in the ACE Study</w:t>
      </w:r>
      <w:r w:rsidRPr="554F6AE6">
        <w:rPr>
          <w:highlight w:val="yellow"/>
        </w:rPr>
        <w:fldChar w:fldCharType="begin"/>
      </w:r>
      <w:r w:rsidRPr="554F6AE6">
        <w:rPr>
          <w:highlight w:val="yellow"/>
        </w:rPr>
        <w:instrText xml:space="preserve"> ADDIN ZOTERO_ITEM CSL_CITATION {"citationID":"btGpS0Hy","properties":{"formattedCitation":"\\super 80\\nosupersub{}","plainCitation":"80","noteIndex":0},"citationItems":[{"id":"ra6rKh9J/ZLt759Iw","uris":["http://zotero.org/users/10434248/items/SHPDNYZR"],"itemData":{"id":310,"type":"article-journal","abstract":"8,506 adults (aged 19–92 yrs) completed a questionnaire about adverse childhood experiences (ACEs). Seven categories of ACEs were studied: psychological, physical, or sexual abuse; violence against mother; or living with household members who were substance abusers, mentally ill or suicidal, or ever imprisoned. The number of categories of ACEs was then compared to measures of adult risk behavior, health status, and disease. Results show that more than half of the Ss reported at least 1, and 25% reported more than 2 categories of ACEs. There was a graded relationship between the number of categories of ACEs and each of the adult health risk behaviors and diseases that were studied. The 7 categories of ACEs were strongly interrelated and Ss with multiple categories of ACEs were likely to have multiple health risk factors later in life. (PsycInfo Database Record (c) 2022 APA, all rights reserved)","container-title":"American Journal of Preventive Medicine","DOI":"10.1016/S0749-3797(98)00017-8","ISSN":"1873-2607","note":"publisher-place: Netherlands\npublisher: Elsevier Science","page":"245-258","source":"APA PsycNet","title":"Relationship of childhood abuse and household dysfunction to many of the leading causes of death in adults: The Adverse Childhood Experiences (ACE) Study","title-short":"Relationship of childhood abuse and household dysfunction to many of the leading causes of death in adults","volume":"14","author":[{"family":"Felitti","given":"Vincent J."},{"family":"Anda","given":"Robert F."},{"family":"Nordenberg","given":"Dale"},{"family":"Williamson","given":"David F."},{"family":"Spitz","given":"Alison M."},{"family":"Edwards","given":"Valerie"},{"family":"Koss","given":"Mary P."},{"family":"Marks","given":"James S."}],"issued":{"date-parts":[["1998"]]}}}],"schema":"https://github.com/citation-style-language/schema/raw/master/csl-citation.json"} </w:instrText>
      </w:r>
      <w:r w:rsidRPr="554F6AE6">
        <w:rPr>
          <w:highlight w:val="yellow"/>
        </w:rPr>
        <w:fldChar w:fldCharType="separate"/>
      </w:r>
      <w:r w:rsidR="00116024" w:rsidRPr="554F6AE6">
        <w:rPr>
          <w:rFonts w:ascii="Calibri" w:hAnsi="Calibri" w:cs="Calibri"/>
          <w:vertAlign w:val="superscript"/>
        </w:rPr>
        <w:t>80</w:t>
      </w:r>
      <w:r w:rsidRPr="554F6AE6">
        <w:rPr>
          <w:highlight w:val="yellow"/>
        </w:rPr>
        <w:fldChar w:fldCharType="end"/>
      </w:r>
      <w:r>
        <w:t>. Among these, five pertain to personal experiences,</w:t>
      </w:r>
      <w:r w:rsidR="00E05380">
        <w:t xml:space="preserve"> including</w:t>
      </w:r>
      <w:r>
        <w:t xml:space="preserve"> </w:t>
      </w:r>
      <w:r w:rsidR="00473686">
        <w:t>abuse or neglect</w:t>
      </w:r>
      <w:r>
        <w:t>. The remaining five items focus on trauma related to other family members, such as having a parent who is an alcoholic, or experiencing the loss of a parent due to divorce, death, or abandonment.</w:t>
      </w:r>
    </w:p>
    <w:p w14:paraId="0C7556A2" w14:textId="2C4B3D2A" w:rsidR="555E8139" w:rsidRDefault="555E8139" w:rsidP="554F6AE6">
      <w:r>
        <w:t xml:space="preserve">Aspirations </w:t>
      </w:r>
      <w:r w:rsidR="3C087200">
        <w:t>I</w:t>
      </w:r>
      <w:r>
        <w:t>ndex</w:t>
      </w:r>
      <w:r w:rsidR="1B770F58">
        <w:t xml:space="preserve"> </w:t>
      </w:r>
      <w:r>
        <w:br/>
      </w:r>
      <w:r w:rsidR="00AC7E60">
        <w:t xml:space="preserve">The </w:t>
      </w:r>
      <w:r w:rsidR="0027632A">
        <w:t>A</w:t>
      </w:r>
      <w:r w:rsidR="27FD3E71">
        <w:t xml:space="preserve">spiration </w:t>
      </w:r>
      <w:r w:rsidR="0027632A">
        <w:t>I</w:t>
      </w:r>
      <w:r w:rsidR="27FD3E71">
        <w:t>ndex</w:t>
      </w:r>
      <w:r w:rsidRPr="554F6AE6">
        <w:rPr>
          <w:highlight w:val="yellow"/>
        </w:rPr>
        <w:fldChar w:fldCharType="begin"/>
      </w:r>
      <w:r w:rsidRPr="554F6AE6">
        <w:rPr>
          <w:highlight w:val="yellow"/>
        </w:rPr>
        <w:instrText xml:space="preserve"> ADDIN ZOTERO_ITEM CSL_CITATION {"citationID":"aaS0fZy0","properties":{"formattedCitation":"\\super 81\\nosupersub{}","plainCitation":"81","noteIndex":0},"citationItems":[{"id":392,"uris":["http://zotero.org/groups/5027098/items/PA5DTJ54"],"itemData":{"id":392,"type":"webpage","abstract":"Aspirations Index Scale Description Aspirations refer to people s life goals, and SDT research on aspirations has focused on the relative strength of intrinsic aspirations (viz., meaningful relationships,","title":"Aspirations Index. Scale Description - PDF Free Download","URL":"https://docplayer.net/21472182-Aspirations-index-scale-description.html","accessed":{"date-parts":[["2023",5,9]]}}}],"schema":"https://github.com/citation-style-language/schema/raw/master/csl-citation.json"} </w:instrText>
      </w:r>
      <w:r w:rsidRPr="554F6AE6">
        <w:rPr>
          <w:highlight w:val="yellow"/>
        </w:rPr>
        <w:fldChar w:fldCharType="separate"/>
      </w:r>
      <w:r w:rsidR="00116024" w:rsidRPr="554F6AE6">
        <w:rPr>
          <w:rFonts w:ascii="Calibri" w:hAnsi="Calibri" w:cs="Calibri"/>
          <w:vertAlign w:val="superscript"/>
        </w:rPr>
        <w:t>81</w:t>
      </w:r>
      <w:r w:rsidRPr="554F6AE6">
        <w:rPr>
          <w:highlight w:val="yellow"/>
        </w:rPr>
        <w:fldChar w:fldCharType="end"/>
      </w:r>
      <w:r w:rsidR="45680880">
        <w:t xml:space="preserve"> </w:t>
      </w:r>
      <w:r w:rsidR="1B770F58">
        <w:t xml:space="preserve">is </w:t>
      </w:r>
      <w:r w:rsidR="5ABDEC77">
        <w:t xml:space="preserve">used to assess long term aspirations and goals that individuals hope to accomplish in their lives. </w:t>
      </w:r>
      <w:r w:rsidR="00EA4598">
        <w:t xml:space="preserve">In this study, we will use a shortened 15-item version of this scale including items on apirations of </w:t>
      </w:r>
      <w:r w:rsidR="0B8A11CF">
        <w:t>wealth</w:t>
      </w:r>
      <w:r w:rsidR="00EA4598">
        <w:t>,</w:t>
      </w:r>
      <w:r w:rsidR="00102B52">
        <w:t xml:space="preserve"> </w:t>
      </w:r>
      <w:r w:rsidR="0B8A11CF">
        <w:t xml:space="preserve">fame, image, personal growth, </w:t>
      </w:r>
      <w:r w:rsidR="51CEC837">
        <w:t>relationship, community and health</w:t>
      </w:r>
      <w:r w:rsidR="1E6E88A7">
        <w:t xml:space="preserve">. </w:t>
      </w:r>
    </w:p>
    <w:p w14:paraId="6E7C563E" w14:textId="0CD2E2AA" w:rsidR="5BBF7284" w:rsidRDefault="5BBF7284" w:rsidP="554F6AE6">
      <w:r>
        <w:t>COVID</w:t>
      </w:r>
      <w:r w:rsidR="00D50BC0">
        <w:t>-</w:t>
      </w:r>
      <w:r>
        <w:t>19 Stressor</w:t>
      </w:r>
      <w:r w:rsidR="007D5584">
        <w:t xml:space="preserve"> Scale (CSS)</w:t>
      </w:r>
    </w:p>
    <w:p w14:paraId="395F17ED" w14:textId="33A832E7" w:rsidR="09B69B60" w:rsidRDefault="00CE3653" w:rsidP="554F6AE6">
      <w:r>
        <w:t xml:space="preserve">The CSS is a </w:t>
      </w:r>
      <w:r w:rsidR="003131C0">
        <w:t xml:space="preserve">measure of stressor appraisal and exposure </w:t>
      </w:r>
      <w:r w:rsidR="00B6695C">
        <w:t>to</w:t>
      </w:r>
      <w:r w:rsidR="003131C0">
        <w:t xml:space="preserve"> the COV</w:t>
      </w:r>
      <w:r w:rsidR="00D50BC0">
        <w:t xml:space="preserve">ID-19 pandemic. </w:t>
      </w:r>
      <w:r w:rsidR="00993FFA">
        <w:t xml:space="preserve">It explores stressors related to </w:t>
      </w:r>
      <w:r w:rsidR="00B27072">
        <w:t xml:space="preserve">infection, stressors </w:t>
      </w:r>
      <w:r w:rsidR="00D04F24">
        <w:t>because of</w:t>
      </w:r>
      <w:r w:rsidR="00B27072">
        <w:t xml:space="preserve"> </w:t>
      </w:r>
      <w:r w:rsidR="00D56351">
        <w:t xml:space="preserve">daily activities and stressors </w:t>
      </w:r>
      <w:r w:rsidR="00EE7434">
        <w:t>because</w:t>
      </w:r>
      <w:r w:rsidR="00D56351">
        <w:t xml:space="preserve"> of </w:t>
      </w:r>
      <w:r w:rsidR="0042119C">
        <w:t>resources/finances.</w:t>
      </w:r>
      <w:r w:rsidR="008E5B3F">
        <w:t xml:space="preserve"> </w:t>
      </w:r>
      <w:r w:rsidR="00764BAD">
        <w:t xml:space="preserve">The CSS measure </w:t>
      </w:r>
      <w:r w:rsidR="005B5216">
        <w:t>has been validated in United States</w:t>
      </w:r>
      <w:r w:rsidRPr="554F6AE6">
        <w:rPr>
          <w:highlight w:val="yellow"/>
        </w:rPr>
        <w:fldChar w:fldCharType="begin"/>
      </w:r>
      <w:r w:rsidRPr="554F6AE6">
        <w:rPr>
          <w:highlight w:val="yellow"/>
        </w:rPr>
        <w:instrText xml:space="preserve"> ADDIN ZOTERO_ITEM CSL_CITATION {"citationID":"wWn0cLqo","properties":{"formattedCitation":"\\super 82\\nosupersub{}","plainCitation":"82","noteIndex":0},"citationItems":[{"id":393,"uris":["http://zotero.org/groups/5027098/items/SASDDJ5D"],"itemData":{"id":393,"type":"article-journal","abstract":"Scales assessing stressor exposure often fail to demonstrate adequate psychometric qualities, demonstrating low interitem reliability or complex factor structures, as would be expected, given that the majority of stressors are independent events. However, in large-scale mass crisis events, the stressors may be highly interrelated, indicating shared experience. Furthermore, few stressor exposure scales also measure appraised stressfulness of those stressors. Development of a psychometrically sound measure of both stressor exposure and appraisal advances the study of highly stressful events such as community-wide crises, especially in providing a useful measure of its cumulative stressfulness. The coronavirus disease 2019 (COVID-19) pandemic is an enduring, worldwide stressor with an indefinite timeline. The COVID-19 Stressor Scale is a 23-item measure of stressor exposure and appraisal related to the pandemic developed within the first weeks of widespread shelter-in-place practices in the Unites States. We present initial psychometric results of the COVID-19 Stressor Scale. Results of a principal components analysis indicate that the measure is unidimensional and has strong internal consistency. Evidence of convergent and discriminant validity were demonstrated. The COVID-19 Stressor Scale is a useful measure for studying the ongoing stressors associated with the pandemic and presents a model for measuring other massive, ongoing crises.","container-title":"Health Education &amp; Behavior","DOI":"10.1177/1090198120979912","ISSN":"1090-1981","issue":"1","journalAbbreviation":"Health Educ Behav","language":"en","note":"publisher: SAGE Publications Inc","page":"20-28","source":"SAGE Journals","title":"Measuring Cumulative Stressfulness: Psychometric Properties of the COVID-19 Stressors Scale","title-short":"Measuring Cumulative Stressfulness","volume":"48","author":[{"family":"Tambling","given":"Rachel R."},{"family":"Russell","given":"Beth S."},{"family":"Park","given":"Crystal L."},{"family":"Fendrich","given":"Michael"},{"family":"Hutchinson","given":"Morica"},{"family":"Horton","given":"Abagail L."},{"family":"Tomkunas","given":"Alexandria J."}],"issued":{"date-parts":[["2021",2,1]]}}}],"schema":"https://github.com/citation-style-language/schema/raw/master/csl-citation.json"} </w:instrText>
      </w:r>
      <w:r w:rsidRPr="554F6AE6">
        <w:rPr>
          <w:highlight w:val="yellow"/>
        </w:rPr>
        <w:fldChar w:fldCharType="separate"/>
      </w:r>
      <w:r w:rsidR="00116024" w:rsidRPr="554F6AE6">
        <w:rPr>
          <w:rFonts w:ascii="Calibri" w:hAnsi="Calibri" w:cs="Calibri"/>
          <w:vertAlign w:val="superscript"/>
        </w:rPr>
        <w:t>82</w:t>
      </w:r>
      <w:r w:rsidRPr="554F6AE6">
        <w:rPr>
          <w:highlight w:val="yellow"/>
        </w:rPr>
        <w:fldChar w:fldCharType="end"/>
      </w:r>
      <w:r w:rsidR="005B5216">
        <w:t xml:space="preserve">. </w:t>
      </w:r>
      <w:r w:rsidR="00B5339C">
        <w:t>P</w:t>
      </w:r>
      <w:r w:rsidR="00515998">
        <w:t>articipants</w:t>
      </w:r>
      <w:r w:rsidR="00616994">
        <w:t xml:space="preserve"> </w:t>
      </w:r>
      <w:r w:rsidR="00515998">
        <w:t xml:space="preserve">select </w:t>
      </w:r>
      <w:r w:rsidR="00616994">
        <w:t>one of</w:t>
      </w:r>
      <w:r w:rsidR="003A64E1">
        <w:t xml:space="preserve"> </w:t>
      </w:r>
      <w:r w:rsidR="00515998">
        <w:t>binary responses (</w:t>
      </w:r>
      <w:r w:rsidR="00D04F24">
        <w:t>yes</w:t>
      </w:r>
      <w:r w:rsidR="00B5339C">
        <w:t>/no)</w:t>
      </w:r>
      <w:r w:rsidR="0042119C">
        <w:t xml:space="preserve"> </w:t>
      </w:r>
      <w:r w:rsidR="00D771B5">
        <w:t>for each of the item</w:t>
      </w:r>
      <w:r w:rsidR="00EE7434">
        <w:t>s</w:t>
      </w:r>
      <w:r w:rsidR="00D771B5">
        <w:t xml:space="preserve">. </w:t>
      </w:r>
    </w:p>
    <w:p w14:paraId="0BC45F27" w14:textId="6913DEEA" w:rsidR="00E963A5" w:rsidRPr="00D97931" w:rsidRDefault="00E963A5" w:rsidP="554F6AE6">
      <w:r w:rsidRPr="554F6AE6">
        <w:t xml:space="preserve">Financial strain scale (FSS) </w:t>
      </w:r>
    </w:p>
    <w:p w14:paraId="663B01B8" w14:textId="34394AD2" w:rsidR="003C68B6" w:rsidRDefault="00845D12" w:rsidP="554F6AE6">
      <w:r w:rsidRPr="554F6AE6">
        <w:t>The FSS</w:t>
      </w:r>
      <w:r w:rsidRPr="554F6AE6">
        <w:rPr>
          <w:highlight w:val="yellow"/>
        </w:rPr>
        <w:fldChar w:fldCharType="begin"/>
      </w:r>
      <w:r w:rsidRPr="554F6AE6">
        <w:rPr>
          <w:highlight w:val="yellow"/>
        </w:rPr>
        <w:instrText xml:space="preserve"> ADDIN ZOTERO_ITEM CSL_CITATION {"citationID":"mgC1dDVI","properties":{"formattedCitation":"\\super 83\\nosupersub{}","plainCitation":"83","noteIndex":0},"citationItems":[{"id":"ra6rKh9J/9quo7r43","uris":["http://zotero.org/users/10434248/items/N5EKWPM9"],"itemData":{"id":318,"type":"webpage","title":"Financial Stress and Work Hope Beliefs Among Adolescents - Mindi N. Thompson, Rachel S. Nitzarim, Pa Her, Maggie Sampe, Jacob Diestelmann, 2017","URL":"https://journals.sagepub.com/doi/10.1177/1069072715621517?icid=int.sj-abstract.citing-articles.58","accessed":{"date-parts":[["2023",5,3]]}}}],"schema":"https://github.com/citation-style-language/schema/raw/master/csl-citation.json"} </w:instrText>
      </w:r>
      <w:r w:rsidRPr="554F6AE6">
        <w:rPr>
          <w:highlight w:val="yellow"/>
        </w:rPr>
        <w:fldChar w:fldCharType="separate"/>
      </w:r>
      <w:r w:rsidR="00116024" w:rsidRPr="554F6AE6">
        <w:rPr>
          <w:rFonts w:ascii="Calibri" w:hAnsi="Calibri" w:cs="Calibri"/>
          <w:vertAlign w:val="superscript"/>
        </w:rPr>
        <w:t>83</w:t>
      </w:r>
      <w:r w:rsidRPr="554F6AE6">
        <w:rPr>
          <w:highlight w:val="yellow"/>
        </w:rPr>
        <w:fldChar w:fldCharType="end"/>
      </w:r>
      <w:r w:rsidRPr="554F6AE6">
        <w:t xml:space="preserve">  is a measure designed to evaluate an individual's level of financial stress. It comprises four items that assess the frequency of financial stress and </w:t>
      </w:r>
      <w:r w:rsidR="00E36E3D" w:rsidRPr="554F6AE6">
        <w:t>hardship</w:t>
      </w:r>
      <w:r w:rsidRPr="554F6AE6">
        <w:t>s.</w:t>
      </w:r>
      <w:r w:rsidR="00E36E3D" w:rsidRPr="554F6AE6">
        <w:t xml:space="preserve"> </w:t>
      </w:r>
      <w:r w:rsidRPr="554F6AE6">
        <w:t>Participants rate their responses on a 5-point Likert scale, ranging from 1 (never) to 5 (very often). The scores from the four items are summed, resulting in total scores that range from 4 to 20. Lower scores indicate lower levels of financial stress, while higher scores indicate higher levels of financial stress.</w:t>
      </w:r>
    </w:p>
    <w:p w14:paraId="504A441C" w14:textId="39163C2E" w:rsidR="00481513" w:rsidRDefault="00481513" w:rsidP="554F6AE6">
      <w:r w:rsidRPr="554F6AE6">
        <w:t>Climate Change Anxiety scale</w:t>
      </w:r>
      <w:r w:rsidR="00CD742F" w:rsidRPr="554F6AE6">
        <w:t xml:space="preserve"> (CCAS)</w:t>
      </w:r>
    </w:p>
    <w:p w14:paraId="7CD3E8D8" w14:textId="319E2C94" w:rsidR="00A374FE" w:rsidRDefault="00A374FE" w:rsidP="554F6AE6">
      <w:r w:rsidRPr="554F6AE6">
        <w:t>Th</w:t>
      </w:r>
      <w:r w:rsidR="001370B6" w:rsidRPr="554F6AE6">
        <w:t>e CCAS</w:t>
      </w:r>
      <w:r w:rsidRPr="554F6AE6">
        <w:rPr>
          <w:highlight w:val="yellow"/>
        </w:rPr>
        <w:fldChar w:fldCharType="begin"/>
      </w:r>
      <w:r w:rsidRPr="554F6AE6">
        <w:rPr>
          <w:highlight w:val="yellow"/>
        </w:rPr>
        <w:instrText xml:space="preserve"> ADDIN ZOTERO_ITEM CSL_CITATION {"citationID":"mh75qrnD","properties":{"formattedCitation":"\\super 84\\nosupersub{}","plainCitation":"84","noteIndex":0},"citationItems":[{"id":394,"uris":["http://zotero.org/groups/5027098/items/W8GEVW3C"],"itemData":{"id":394,"type":"article-journal","abstract":"As warnings about the seriousness of climate change become increasingly dire, there is growing concern about its psychological outcomes, particularly climate anxiety. There is not yet consensus on how to conceptualize and measure climate anxiety, but Clayton and Karazsia (2020) recently proposed a climate change anxiety scale as a possible solution to this problem. To build on their measurement work, this study sought to replicate and extend their initial investigation of the scale's structural and discriminant validity. The results indicate that the scale is generally valid and reliable, but there is some ambiguity about its factor structure. Specifically, although the results clarify that the two subscales cannot be treated as two separate constructs, they do not rule out either a first-order unidimensional model or a second-order unidimensional model. Continued conceptual and item development would be of practical and theoretical value. In future studies, a fruitful approach would be to begin with the full scale, then use confirmatory factor analysis to examine the structure and identify indicators that are invalid for a particular sample.","container-title":"Journal of Environmental Psychology","DOI":"10.1016/j.jenvp.2022.101905","ISSN":"0272-4944","journalAbbreviation":"Journal of Environmental Psychology","language":"en","page":"101905","source":"ScienceDirect","title":"Psychometric properties of the climate change anxiety scale","volume":"84","author":[{"family":"Cruz","given":"Shannon M."},{"family":"High","given":"Andrew C."}],"issued":{"date-parts":[["2022",12,1]]}}}],"schema":"https://github.com/citation-style-language/schema/raw/master/csl-citation.json"} </w:instrText>
      </w:r>
      <w:r w:rsidRPr="554F6AE6">
        <w:rPr>
          <w:highlight w:val="yellow"/>
        </w:rPr>
        <w:fldChar w:fldCharType="separate"/>
      </w:r>
      <w:r w:rsidR="00116024" w:rsidRPr="554F6AE6">
        <w:rPr>
          <w:rFonts w:ascii="Calibri" w:hAnsi="Calibri" w:cs="Calibri"/>
          <w:vertAlign w:val="superscript"/>
        </w:rPr>
        <w:t>84</w:t>
      </w:r>
      <w:r w:rsidRPr="554F6AE6">
        <w:rPr>
          <w:highlight w:val="yellow"/>
        </w:rPr>
        <w:fldChar w:fldCharType="end"/>
      </w:r>
      <w:r w:rsidR="00CD742F" w:rsidRPr="554F6AE6">
        <w:t xml:space="preserve"> asses</w:t>
      </w:r>
      <w:r w:rsidR="009B70D1" w:rsidRPr="554F6AE6">
        <w:t>s</w:t>
      </w:r>
      <w:r w:rsidR="006A44B5" w:rsidRPr="554F6AE6">
        <w:t>es</w:t>
      </w:r>
      <w:r w:rsidR="00CD742F" w:rsidRPr="554F6AE6">
        <w:t xml:space="preserve"> </w:t>
      </w:r>
      <w:r w:rsidR="00930289" w:rsidRPr="554F6AE6">
        <w:t xml:space="preserve">climate change anxiety as </w:t>
      </w:r>
      <w:r w:rsidR="00A001FB" w:rsidRPr="554F6AE6">
        <w:t xml:space="preserve">a psychological response to climate change. </w:t>
      </w:r>
      <w:r w:rsidR="00C20649" w:rsidRPr="554F6AE6">
        <w:t xml:space="preserve">It comprises of </w:t>
      </w:r>
      <w:r w:rsidR="00FA4D7F" w:rsidRPr="554F6AE6">
        <w:t>ten items that assess th</w:t>
      </w:r>
      <w:r w:rsidR="000454A2" w:rsidRPr="554F6AE6">
        <w:t>e cognitive and</w:t>
      </w:r>
      <w:r w:rsidR="009442E1" w:rsidRPr="554F6AE6">
        <w:t xml:space="preserve"> functional impairment </w:t>
      </w:r>
      <w:r w:rsidR="00697BDB" w:rsidRPr="554F6AE6">
        <w:t>caused by</w:t>
      </w:r>
      <w:r w:rsidR="003A7425" w:rsidRPr="554F6AE6">
        <w:t xml:space="preserve"> thinking ab</w:t>
      </w:r>
      <w:r w:rsidR="009B70D1" w:rsidRPr="554F6AE6">
        <w:t>o</w:t>
      </w:r>
      <w:r w:rsidR="003A7425" w:rsidRPr="554F6AE6">
        <w:t>ut climate change</w:t>
      </w:r>
      <w:r w:rsidR="00137B68" w:rsidRPr="554F6AE6">
        <w:t xml:space="preserve">. Partcipants rate their responses </w:t>
      </w:r>
      <w:r w:rsidR="0043515D" w:rsidRPr="554F6AE6">
        <w:t>on a 5-point likert scale (1=Never, 2=rarely, 3=sometimes</w:t>
      </w:r>
      <w:r w:rsidR="009B70D1" w:rsidRPr="554F6AE6">
        <w:t xml:space="preserve">, 4=often, and 5=Almost always). </w:t>
      </w:r>
    </w:p>
    <w:p w14:paraId="12325CCD" w14:textId="76C11926" w:rsidR="00752485" w:rsidRDefault="00752485" w:rsidP="554F6AE6">
      <w:r>
        <w:t xml:space="preserve">Social </w:t>
      </w:r>
      <w:r w:rsidR="00C14083">
        <w:t>M</w:t>
      </w:r>
      <w:r>
        <w:t xml:space="preserve">edia </w:t>
      </w:r>
      <w:r w:rsidR="00C14083">
        <w:t>S</w:t>
      </w:r>
      <w:r>
        <w:t>cale</w:t>
      </w:r>
      <w:r w:rsidR="00B60CB5">
        <w:t xml:space="preserve"> (SMS)</w:t>
      </w:r>
    </w:p>
    <w:p w14:paraId="35B3B872" w14:textId="66BA4299" w:rsidR="00B60CB5" w:rsidRDefault="00B60CB5" w:rsidP="554F6AE6">
      <w:r>
        <w:t xml:space="preserve">The </w:t>
      </w:r>
      <w:r w:rsidR="00C14083">
        <w:t>S</w:t>
      </w:r>
      <w:r>
        <w:t xml:space="preserve">ocial </w:t>
      </w:r>
      <w:r w:rsidR="00C14083">
        <w:t>M</w:t>
      </w:r>
      <w:r>
        <w:t xml:space="preserve">edia </w:t>
      </w:r>
      <w:r w:rsidR="00C14083">
        <w:t>S</w:t>
      </w:r>
      <w:r>
        <w:t xml:space="preserve">cale </w:t>
      </w:r>
      <w:r w:rsidR="00CC50CE">
        <w:t xml:space="preserve">is </w:t>
      </w:r>
      <w:r w:rsidR="0078791C">
        <w:t xml:space="preserve">a combination of the </w:t>
      </w:r>
      <w:r w:rsidR="00A7494A">
        <w:t>Social Media and Mental Health Questionnaire</w:t>
      </w:r>
      <w:r w:rsidRPr="554F6AE6">
        <w:rPr>
          <w:highlight w:val="yellow"/>
        </w:rPr>
        <w:fldChar w:fldCharType="begin"/>
      </w:r>
      <w:r w:rsidRPr="554F6AE6">
        <w:rPr>
          <w:highlight w:val="yellow"/>
        </w:rPr>
        <w:instrText xml:space="preserve"> ADDIN ZOTERO_ITEM CSL_CITATION {"citationID":"deQ88sI3","properties":{"formattedCitation":"\\super 85\\nosupersub{}","plainCitation":"85","noteIndex":0},"citationItems":[{"id":395,"uris":["http://zotero.org/groups/5027098/items/PQUP646M"],"itemData":{"id":395,"type":"webpage","abstract":"Scribd is the world's largest social reading and publishing site.","container-title":"Scribd","language":"en","title":"Social Media Mental Health Survey | PDF | Social Media | Popular Culture &amp; Media Studies","URL":"https://www.scribd.com/document/437986346/social-media-mental-health-survey","accessed":{"date-parts":[["2023",5,9]]}}}],"schema":"https://github.com/citation-style-language/schema/raw/master/csl-citation.json"} </w:instrText>
      </w:r>
      <w:r w:rsidRPr="554F6AE6">
        <w:rPr>
          <w:highlight w:val="yellow"/>
        </w:rPr>
        <w:fldChar w:fldCharType="separate"/>
      </w:r>
      <w:r w:rsidR="00116024" w:rsidRPr="554F6AE6">
        <w:rPr>
          <w:rFonts w:ascii="Calibri" w:hAnsi="Calibri" w:cs="Calibri"/>
          <w:vertAlign w:val="superscript"/>
        </w:rPr>
        <w:t>85</w:t>
      </w:r>
      <w:r w:rsidRPr="554F6AE6">
        <w:rPr>
          <w:highlight w:val="yellow"/>
        </w:rPr>
        <w:fldChar w:fldCharType="end"/>
      </w:r>
      <w:r w:rsidR="00A7494A">
        <w:t xml:space="preserve"> and the Social Media Disorder Scale</w:t>
      </w:r>
      <w:r w:rsidRPr="554F6AE6">
        <w:rPr>
          <w:highlight w:val="yellow"/>
        </w:rPr>
        <w:fldChar w:fldCharType="begin"/>
      </w:r>
      <w:r w:rsidRPr="554F6AE6">
        <w:rPr>
          <w:highlight w:val="yellow"/>
        </w:rPr>
        <w:instrText xml:space="preserve"> ADDIN ZOTERO_ITEM CSL_CITATION {"citationID":"UA12hwJO","properties":{"formattedCitation":"\\super 86\\nosupersub{}","plainCitation":"86","noteIndex":0},"citationItems":[{"id":"ra6rKh9J/gcg0SJYO","uris":["http://zotero.org/users/10434248/items/JHIMZQ33"],"itemData":{"id":442,"type":"webpage","title":"Tobi Goldfus Social Media Disorder Scale | PDF","URL":"https://www.scribd.com/document/475839303/Tobi-Goldfus-Social-Media-Disorder-Scale","accessed":{"date-parts":[["2023",5,9]]}}}],"schema":"https://github.com/citation-style-language/schema/raw/master/csl-citation.json"} </w:instrText>
      </w:r>
      <w:r w:rsidRPr="554F6AE6">
        <w:rPr>
          <w:highlight w:val="yellow"/>
        </w:rPr>
        <w:fldChar w:fldCharType="separate"/>
      </w:r>
      <w:r w:rsidR="00116024" w:rsidRPr="554F6AE6">
        <w:rPr>
          <w:rFonts w:ascii="Calibri" w:hAnsi="Calibri" w:cs="Calibri"/>
          <w:vertAlign w:val="superscript"/>
        </w:rPr>
        <w:t>86</w:t>
      </w:r>
      <w:r w:rsidRPr="554F6AE6">
        <w:rPr>
          <w:highlight w:val="yellow"/>
        </w:rPr>
        <w:fldChar w:fldCharType="end"/>
      </w:r>
      <w:r w:rsidR="000E7064">
        <w:t>.</w:t>
      </w:r>
      <w:r w:rsidR="00A7494A">
        <w:t xml:space="preserve"> </w:t>
      </w:r>
      <w:r w:rsidR="000E7064">
        <w:t>It comprises</w:t>
      </w:r>
      <w:r w:rsidR="009E4FAA">
        <w:t xml:space="preserve"> 7 items </w:t>
      </w:r>
      <w:r w:rsidR="00DE1126">
        <w:t>assess</w:t>
      </w:r>
      <w:r w:rsidR="00A24CA4">
        <w:t>ing</w:t>
      </w:r>
      <w:r w:rsidR="00DE1126">
        <w:t xml:space="preserve"> the impact of social </w:t>
      </w:r>
      <w:r w:rsidR="006F0DFD">
        <w:t xml:space="preserve">media </w:t>
      </w:r>
      <w:r w:rsidR="00DE1126">
        <w:t xml:space="preserve">on mental health </w:t>
      </w:r>
      <w:r w:rsidR="000E7064">
        <w:t>and items</w:t>
      </w:r>
      <w:r w:rsidR="0041540D">
        <w:t xml:space="preserve"> that </w:t>
      </w:r>
      <w:r w:rsidR="00297109">
        <w:t xml:space="preserve">evaluate </w:t>
      </w:r>
      <w:r w:rsidR="000E7064">
        <w:t>S</w:t>
      </w:r>
      <w:r w:rsidR="00297109">
        <w:t xml:space="preserve">ocial </w:t>
      </w:r>
      <w:r w:rsidR="000E7064">
        <w:t>M</w:t>
      </w:r>
      <w:r w:rsidR="00297109">
        <w:t xml:space="preserve">edia </w:t>
      </w:r>
      <w:r w:rsidR="000E7064">
        <w:t>D</w:t>
      </w:r>
      <w:r w:rsidR="00297109">
        <w:t xml:space="preserve">isorder. </w:t>
      </w:r>
      <w:r w:rsidR="0041540D">
        <w:t xml:space="preserve">The second subscale </w:t>
      </w:r>
      <w:r w:rsidR="000E7064">
        <w:t>includes a</w:t>
      </w:r>
      <w:r w:rsidR="0041540D">
        <w:t xml:space="preserve"> binary response </w:t>
      </w:r>
      <w:r w:rsidR="000E7064">
        <w:t xml:space="preserve">of </w:t>
      </w:r>
      <w:r w:rsidR="0041540D">
        <w:t xml:space="preserve">either yes or no. </w:t>
      </w:r>
      <w:r w:rsidR="00EB5319">
        <w:t xml:space="preserve">It </w:t>
      </w:r>
      <w:r w:rsidR="00F579C2">
        <w:t xml:space="preserve">is </w:t>
      </w:r>
      <w:r w:rsidR="00EB5319">
        <w:t>generally used to asses</w:t>
      </w:r>
      <w:r w:rsidR="00F579C2">
        <w:t>s</w:t>
      </w:r>
      <w:r w:rsidR="00EB5319">
        <w:t xml:space="preserve"> high</w:t>
      </w:r>
      <w:r w:rsidR="000E7064">
        <w:t xml:space="preserve"> </w:t>
      </w:r>
      <w:r w:rsidR="00EB5319">
        <w:t>school students</w:t>
      </w:r>
      <w:r w:rsidR="000E7064">
        <w:t>’</w:t>
      </w:r>
      <w:r w:rsidR="00EB5319">
        <w:t xml:space="preserve"> social media usage. </w:t>
      </w:r>
    </w:p>
    <w:p w14:paraId="065582A7" w14:textId="588ED455" w:rsidR="00B17B77" w:rsidRDefault="00B17B77" w:rsidP="554F6AE6">
      <w:r>
        <w:t xml:space="preserve">Political and </w:t>
      </w:r>
      <w:r w:rsidR="000E7064">
        <w:t>S</w:t>
      </w:r>
      <w:r>
        <w:t xml:space="preserve">ocial </w:t>
      </w:r>
      <w:r w:rsidR="000E7064">
        <w:t>U</w:t>
      </w:r>
      <w:r w:rsidR="00397B0D">
        <w:t xml:space="preserve">nrest </w:t>
      </w:r>
      <w:r w:rsidR="000E7064">
        <w:t>S</w:t>
      </w:r>
      <w:r>
        <w:t xml:space="preserve">tress </w:t>
      </w:r>
      <w:r w:rsidR="000E7064">
        <w:t>S</w:t>
      </w:r>
      <w:r>
        <w:t>ca</w:t>
      </w:r>
      <w:r w:rsidR="0000539D">
        <w:t>le (</w:t>
      </w:r>
      <w:r w:rsidR="0000539D" w:rsidRPr="554F6AE6">
        <w:t>PS</w:t>
      </w:r>
      <w:r w:rsidR="00397B0D" w:rsidRPr="554F6AE6">
        <w:t>U</w:t>
      </w:r>
      <w:r w:rsidR="0000539D" w:rsidRPr="554F6AE6">
        <w:t>SS</w:t>
      </w:r>
      <w:r w:rsidR="0000539D">
        <w:t>)</w:t>
      </w:r>
    </w:p>
    <w:p w14:paraId="4B33F358" w14:textId="4953891D" w:rsidR="00397B0D" w:rsidRDefault="00EB05E1" w:rsidP="554F6AE6">
      <w:r>
        <w:t xml:space="preserve">The PSUSS measure was adapted from </w:t>
      </w:r>
      <w:r w:rsidR="006D2500">
        <w:t>a Palestin</w:t>
      </w:r>
      <w:r w:rsidR="000E7064">
        <w:t>ian</w:t>
      </w:r>
      <w:r w:rsidR="006D2500">
        <w:t xml:space="preserve"> questionnaire</w:t>
      </w:r>
      <w:r w:rsidRPr="554F6AE6">
        <w:rPr>
          <w:highlight w:val="yellow"/>
        </w:rPr>
        <w:fldChar w:fldCharType="begin"/>
      </w:r>
      <w:r w:rsidRPr="554F6AE6">
        <w:rPr>
          <w:highlight w:val="yellow"/>
        </w:rPr>
        <w:instrText xml:space="preserve"> ADDIN ZOTERO_ITEM CSL_CITATION {"citationID":"X05gifFr","properties":{"formattedCitation":"\\super 87\\nosupersub{}","plainCitation":"87","noteIndex":0},"citationItems":[{"id":396,"uris":["http://zotero.org/groups/5027098/items/694PYMI2"],"itemData":{"id":396,"type":"article-journal","abstract":"Despite extensive literatures on the impact on children of exposure to violence in families, neighborhoods, and peer groups, there has been relatively little effort evaluating their cumulative impact. There also has been less attention to the effects of exposure to political conflict and violence. We collected data from a representative sample of 600 Palestinian youths (three age cohorts: 8, 11, and 14 years old) to evaluate the relation of exposure to political conflict and violence, and violence in the family, community, and school, to post-traumatic stress symptoms (PTS) and aggressive behavior. Results highlight the additive effects of exposure to political conflict and violence, suggesting that interventionists should consider the full spectrum of sources of environmental risk for PTS symptoms and aggressive behavior.","container-title":"Journal of clinical child and adolescent psychology : the official journal for the Society of Clinical Child and Adolescent Psychology, American Psychological Association, Division 53","DOI":"10.1080/15374410903401153","ISSN":"1537-4416","issue":"1","journalAbbreviation":"J Clin Child Adolesc Psychol","note":"PMID: 20390802\nPMCID: PMC2856124","page":"103-116","source":"PubMed Central","title":"Exposure to Conflict and Violence across Contexts: Relations to Adjustment among Palestinian Children","title-short":"Exposure to Conflict and Violence across Contexts","volume":"39","author":[{"family":"Dubow","given":"Eric F."},{"family":"Boxer","given":"Paul"},{"family":"Huesmann","given":"L. Rowell"},{"family":"Shikaki","given":"Khalil"},{"family":"Landau","given":"Simha"},{"family":"Gvirsman","given":"Shira Dvir"},{"family":"Ginges","given":"Jeremy"}],"issued":{"date-parts":[["2010",1]]}}}],"schema":"https://github.com/citation-style-language/schema/raw/master/csl-citation.json"} </w:instrText>
      </w:r>
      <w:r w:rsidRPr="554F6AE6">
        <w:rPr>
          <w:highlight w:val="yellow"/>
        </w:rPr>
        <w:fldChar w:fldCharType="separate"/>
      </w:r>
      <w:r w:rsidR="00116024" w:rsidRPr="554F6AE6">
        <w:rPr>
          <w:rFonts w:ascii="Calibri" w:hAnsi="Calibri" w:cs="Calibri"/>
          <w:vertAlign w:val="superscript"/>
        </w:rPr>
        <w:t>87</w:t>
      </w:r>
      <w:r w:rsidRPr="554F6AE6">
        <w:rPr>
          <w:highlight w:val="yellow"/>
        </w:rPr>
        <w:fldChar w:fldCharType="end"/>
      </w:r>
      <w:r w:rsidR="006D2500">
        <w:t xml:space="preserve"> </w:t>
      </w:r>
      <w:r w:rsidR="004774A6">
        <w:t xml:space="preserve">used to asses </w:t>
      </w:r>
      <w:r w:rsidR="003E33A9">
        <w:t xml:space="preserve">exposure to </w:t>
      </w:r>
      <w:r w:rsidR="008A40EF">
        <w:t xml:space="preserve">political </w:t>
      </w:r>
      <w:r w:rsidR="003E33A9">
        <w:t>conflict and violence</w:t>
      </w:r>
      <w:r w:rsidR="008A40EF">
        <w:t xml:space="preserve"> </w:t>
      </w:r>
      <w:r w:rsidR="003E33A9">
        <w:t xml:space="preserve">among children. </w:t>
      </w:r>
      <w:r w:rsidR="00E65B08">
        <w:t xml:space="preserve">The PSUSS has 7 </w:t>
      </w:r>
      <w:r w:rsidR="00FC745C">
        <w:t xml:space="preserve">items </w:t>
      </w:r>
      <w:r w:rsidR="00E8067C">
        <w:t>and participants rate responses f</w:t>
      </w:r>
      <w:r w:rsidR="00C74572">
        <w:t xml:space="preserve">rom 0 </w:t>
      </w:r>
      <w:r w:rsidR="00CE5216">
        <w:t>(</w:t>
      </w:r>
      <w:r w:rsidR="00C74572">
        <w:t>representing never</w:t>
      </w:r>
      <w:r w:rsidR="00CE5216">
        <w:t>)</w:t>
      </w:r>
      <w:r w:rsidR="00C74572">
        <w:t xml:space="preserve"> to 3 </w:t>
      </w:r>
      <w:r w:rsidR="00CE5216">
        <w:t>(</w:t>
      </w:r>
      <w:r w:rsidR="00C74572">
        <w:t xml:space="preserve">representing </w:t>
      </w:r>
      <w:r w:rsidR="00461EF8">
        <w:t>many times</w:t>
      </w:r>
      <w:r w:rsidR="00CE5216">
        <w:t>)</w:t>
      </w:r>
      <w:r w:rsidR="00461EF8">
        <w:t xml:space="preserve">. Higher ratings indicate </w:t>
      </w:r>
      <w:r w:rsidR="00D95136">
        <w:t>higher exposure to political stress.</w:t>
      </w:r>
    </w:p>
    <w:p w14:paraId="272D9283" w14:textId="4AB49D8B" w:rsidR="00896845" w:rsidRDefault="00896845" w:rsidP="554F6AE6">
      <w:r>
        <w:t>Ndetei</w:t>
      </w:r>
      <w:r w:rsidR="00DB0661">
        <w:t xml:space="preserve">-Othieno-Kathuku (NOK) </w:t>
      </w:r>
      <w:r w:rsidR="00932184">
        <w:t>Scale</w:t>
      </w:r>
    </w:p>
    <w:p w14:paraId="1A0482DB" w14:textId="4A99673A" w:rsidR="00932184" w:rsidRDefault="000E7064" w:rsidP="554F6AE6">
      <w:r>
        <w:t xml:space="preserve">The </w:t>
      </w:r>
      <w:r w:rsidR="006D6AC0">
        <w:t>NOK</w:t>
      </w:r>
      <w:r w:rsidRPr="554F6AE6">
        <w:rPr>
          <w:highlight w:val="yellow"/>
        </w:rPr>
        <w:fldChar w:fldCharType="begin"/>
      </w:r>
      <w:r w:rsidRPr="554F6AE6">
        <w:rPr>
          <w:highlight w:val="yellow"/>
        </w:rPr>
        <w:instrText xml:space="preserve"> ADDIN ZOTERO_ITEM CSL_CITATION {"citationID":"jlfBwuVh","properties":{"formattedCitation":"\\super 88\\nosupersub{}","plainCitation":"88","noteIndex":0},"citationItems":[{"id":398,"uris":["http://zotero.org/groups/5027098/items/9RDVH9I2"],"itemData":{"id":398,"type":"article-journal","abstract":"BACKGROUND: Research suggests that psychiatric conditions in children and adolescents are highly debilitating, with sparse resources for assessment and treatment in low- and middle-income countries (LMICs).\nOBJECTIVES: The primary aim of this study was to evaluate the reliability, validity, and latent factor structure of an ethnographically-grounded assessment instrument for detecting common mental health complaints among rural Kenyan children and adolescents.\nMETHODS: The Ndetei-Othieno-Kathuku Scale (NOK) was delivered to 2 282 children aged 10 to 18 years old. Exploratory factor analysis identified four latent factors. This structure was confirmed in subsequent confirmatory factor analyses. External validity was explored by investigating associations among NOK factors and Youth Self-Report DSM-oriented scales.\nRESULTS: Findings suggest the NOK possesses good internal reliability and a four-factor latent structure corresponding to depression, anxiety, somatic complaints, and a mixed factor. Significant associations ranging from small to medium effect sizes were noted between NOK factors and YSR DSM-oriented scales.\nCONCLUSIONS: Exploratory findings suggest that the NOK possesses adequate psychometric properties among this population. This ethnographically-grounded instrument may be uniquely suited to screening for mental health complaints among Kenyan children and adolescents.","container-title":"Journal of Child and Adolescent Mental Health","DOI":"10.2989/17280583.2017.1310729","ISSN":"1728-0591","issue":"1","journalAbbreviation":"J Child Adolesc Ment Health","language":"eng","note":"PMID: 28401773\nPMCID: PMC6116902","page":"39-49","source":"PubMed","title":"Psychometric properties of the Ndetei-Othieno-Kathuku (NOK) Scale: A mental health assessment tool for an African setting","title-short":"Psychometric properties of the Ndetei-Othieno-Kathuku (NOK) Scale","volume":"29","author":[{"family":"Denckla","given":"Christy A."},{"family":"Ndetei","given":"David M."},{"family":"Mutiso","given":"Victoria N."},{"family":"Musyimi","given":"Christine W."},{"family":"Musau","given":"Abednego M."},{"family":"Nandoya","given":"Eric S."},{"family":"Anderson","given":"Kelly K."},{"family":"Milanovic","given":"Snezana"},{"family":"Henderson","given":"David"},{"family":"McKenzie","given":"Kwame"}],"issued":{"date-parts":[["2017",5]]}}}],"schema":"https://github.com/citation-style-language/schema/raw/master/csl-citation.json"} </w:instrText>
      </w:r>
      <w:r w:rsidRPr="554F6AE6">
        <w:rPr>
          <w:highlight w:val="yellow"/>
        </w:rPr>
        <w:fldChar w:fldCharType="separate"/>
      </w:r>
      <w:r w:rsidR="00116024" w:rsidRPr="554F6AE6">
        <w:rPr>
          <w:rFonts w:ascii="Calibri" w:hAnsi="Calibri" w:cs="Calibri"/>
          <w:vertAlign w:val="superscript"/>
        </w:rPr>
        <w:t>88</w:t>
      </w:r>
      <w:r w:rsidRPr="554F6AE6">
        <w:rPr>
          <w:highlight w:val="yellow"/>
        </w:rPr>
        <w:fldChar w:fldCharType="end"/>
      </w:r>
      <w:r w:rsidR="006D6AC0">
        <w:t xml:space="preserve"> scale </w:t>
      </w:r>
      <w:r w:rsidR="00125DF6">
        <w:t xml:space="preserve">was first used to </w:t>
      </w:r>
      <w:r w:rsidR="003E0453">
        <w:t xml:space="preserve">assess </w:t>
      </w:r>
      <w:r w:rsidR="00E53A59">
        <w:t xml:space="preserve">common mental health </w:t>
      </w:r>
      <w:r w:rsidR="003305BB">
        <w:t>complaints among Kenyan children</w:t>
      </w:r>
      <w:r>
        <w:t xml:space="preserve"> and adolescents</w:t>
      </w:r>
      <w:r w:rsidR="003305BB">
        <w:t xml:space="preserve">. </w:t>
      </w:r>
      <w:r>
        <w:t>This study will include the</w:t>
      </w:r>
      <w:r w:rsidR="00A55FC0">
        <w:t xml:space="preserve"> depression and anxiety</w:t>
      </w:r>
      <w:r w:rsidR="00624EAC">
        <w:t xml:space="preserve"> subscales of NOK. These </w:t>
      </w:r>
      <w:r w:rsidR="00220932">
        <w:t>depression and anxiety subscale</w:t>
      </w:r>
      <w:r>
        <w:t>s</w:t>
      </w:r>
      <w:r w:rsidR="00220932">
        <w:t xml:space="preserve"> ha</w:t>
      </w:r>
      <w:r>
        <w:t>ve</w:t>
      </w:r>
      <w:r w:rsidR="00220932">
        <w:t xml:space="preserve"> </w:t>
      </w:r>
      <w:r w:rsidR="009E3326">
        <w:t>15 items. Participants express how they feel on a scale of 0 to 4, indicating not</w:t>
      </w:r>
      <w:r w:rsidR="00C165D9">
        <w:t xml:space="preserve"> all, a little bit, moderately, and extreme.</w:t>
      </w:r>
    </w:p>
    <w:p w14:paraId="1DC8FDDE" w14:textId="2BF24F2D" w:rsidR="00C165D9" w:rsidRDefault="00442931" w:rsidP="554F6AE6">
      <w:r>
        <w:t>Service use questionnaire</w:t>
      </w:r>
    </w:p>
    <w:p w14:paraId="0C82983A" w14:textId="04B2C2D4" w:rsidR="00B60CB5" w:rsidRPr="00D97931" w:rsidRDefault="00442931" w:rsidP="554F6AE6">
      <w:r>
        <w:t xml:space="preserve">A self-developed measure use to assess </w:t>
      </w:r>
      <w:r w:rsidR="00EB0FA3">
        <w:t>participants need for mental health services</w:t>
      </w:r>
      <w:r w:rsidR="00CE377C">
        <w:t xml:space="preserve"> in the past</w:t>
      </w:r>
      <w:r w:rsidR="00EB0FA3">
        <w:t xml:space="preserve">, </w:t>
      </w:r>
      <w:r w:rsidR="00B0297D">
        <w:t xml:space="preserve">type of help the participants needed/sought, and any reasons for not looking looking for these services. </w:t>
      </w:r>
    </w:p>
    <w:p w14:paraId="7F2E08CD" w14:textId="58E9D55F" w:rsidR="00AA5E55" w:rsidRPr="00D97931" w:rsidRDefault="00BE1AAF" w:rsidP="554F6AE6">
      <w:r w:rsidRPr="554F6AE6">
        <w:t>Teacher survey</w:t>
      </w:r>
    </w:p>
    <w:p w14:paraId="461470C2" w14:textId="7500B0A2" w:rsidR="00D541E8" w:rsidRPr="00D541E8" w:rsidRDefault="00D97931" w:rsidP="002C71AA">
      <w:pPr>
        <w:shd w:val="clear" w:color="auto" w:fill="FFFFFF" w:themeFill="background1"/>
        <w:rPr>
          <w:ins w:id="99" w:author="Brenda Ochuku" w:date="2024-05-17T10:27:00Z" w16du:dateUtc="2024-05-17T10:27:53Z"/>
          <w:rFonts w:ascii="Calibri" w:eastAsia="Calibri" w:hAnsi="Calibri" w:cs="Calibri"/>
        </w:rPr>
      </w:pPr>
      <w:r w:rsidRPr="554F6AE6">
        <w:rPr>
          <w:rFonts w:ascii="Calibri" w:eastAsia="Calibri" w:hAnsi="Calibri" w:cs="Calibri"/>
        </w:rPr>
        <w:t>A self-developed measure will be used t</w:t>
      </w:r>
      <w:r w:rsidR="0082780F" w:rsidRPr="554F6AE6">
        <w:rPr>
          <w:rFonts w:ascii="Calibri" w:eastAsia="Calibri" w:hAnsi="Calibri" w:cs="Calibri"/>
        </w:rPr>
        <w:t>o evaluate</w:t>
      </w:r>
      <w:r w:rsidRPr="554F6AE6">
        <w:rPr>
          <w:rFonts w:ascii="Calibri" w:eastAsia="Calibri" w:hAnsi="Calibri" w:cs="Calibri"/>
        </w:rPr>
        <w:t xml:space="preserve"> teacher’s understanding of</w:t>
      </w:r>
      <w:r w:rsidR="0082780F" w:rsidRPr="554F6AE6">
        <w:rPr>
          <w:rFonts w:ascii="Calibri" w:eastAsia="Calibri" w:hAnsi="Calibri" w:cs="Calibri"/>
        </w:rPr>
        <w:t xml:space="preserve"> the competencies necessary for students to attain satisfactory academic performance, the significance of these skills, and the strategies employed by teachers to improve </w:t>
      </w:r>
      <w:r w:rsidR="0071330B" w:rsidRPr="554F6AE6">
        <w:rPr>
          <w:rFonts w:ascii="Calibri" w:eastAsia="Calibri" w:hAnsi="Calibri" w:cs="Calibri"/>
        </w:rPr>
        <w:t xml:space="preserve">students’ </w:t>
      </w:r>
      <w:r w:rsidR="0082780F" w:rsidRPr="554F6AE6">
        <w:rPr>
          <w:rFonts w:ascii="Calibri" w:eastAsia="Calibri" w:hAnsi="Calibri" w:cs="Calibri"/>
        </w:rPr>
        <w:t>mastery</w:t>
      </w:r>
      <w:r w:rsidR="0071330B" w:rsidRPr="554F6AE6">
        <w:rPr>
          <w:rFonts w:ascii="Calibri" w:eastAsia="Calibri" w:hAnsi="Calibri" w:cs="Calibri"/>
        </w:rPr>
        <w:t xml:space="preserve"> of these skills</w:t>
      </w:r>
      <w:r w:rsidR="0082780F" w:rsidRPr="554F6AE6">
        <w:rPr>
          <w:rFonts w:ascii="Calibri" w:eastAsia="Calibri" w:hAnsi="Calibri" w:cs="Calibri"/>
        </w:rPr>
        <w:t>.</w:t>
      </w:r>
    </w:p>
    <w:p w14:paraId="29F231C1" w14:textId="184654D3" w:rsidR="4E059434" w:rsidRDefault="4E059434" w:rsidP="554F6AE6">
      <w:pPr>
        <w:shd w:val="clear" w:color="auto" w:fill="FFFFFF" w:themeFill="background1"/>
        <w:rPr>
          <w:ins w:id="100" w:author="Brenda Ochuku" w:date="2024-05-17T10:27:00Z" w16du:dateUtc="2024-05-17T10:27:59Z"/>
          <w:rFonts w:ascii="Calibri" w:eastAsia="Calibri" w:hAnsi="Calibri" w:cs="Calibri"/>
          <w:highlight w:val="yellow"/>
        </w:rPr>
      </w:pPr>
      <w:ins w:id="101" w:author="Brenda Ochuku" w:date="2024-05-17T10:31:00Z">
        <w:r w:rsidRPr="554F6AE6">
          <w:rPr>
            <w:rFonts w:ascii="Calibri" w:eastAsia="Calibri" w:hAnsi="Calibri" w:cs="Calibri"/>
            <w:highlight w:val="yellow"/>
          </w:rPr>
          <w:t>Socio-economic</w:t>
        </w:r>
      </w:ins>
      <w:ins w:id="102" w:author="Brenda Ochuku" w:date="2024-05-17T10:27:00Z">
        <w:r w:rsidR="481C437A" w:rsidRPr="554F6AE6">
          <w:rPr>
            <w:rFonts w:ascii="Calibri" w:eastAsia="Calibri" w:hAnsi="Calibri" w:cs="Calibri"/>
            <w:highlight w:val="yellow"/>
          </w:rPr>
          <w:t xml:space="preserve"> outcomes</w:t>
        </w:r>
      </w:ins>
    </w:p>
    <w:p w14:paraId="1B1F77B9" w14:textId="53C09FD8" w:rsidR="65F13614" w:rsidRDefault="65F13614" w:rsidP="554F6AE6">
      <w:pPr>
        <w:shd w:val="clear" w:color="auto" w:fill="FFFFFF" w:themeFill="background1"/>
        <w:rPr>
          <w:rFonts w:ascii="Calibri" w:eastAsia="Calibri" w:hAnsi="Calibri" w:cs="Calibri"/>
          <w:highlight w:val="yellow"/>
        </w:rPr>
      </w:pPr>
      <w:ins w:id="103" w:author="Brenda Ochuku" w:date="2024-05-17T10:30:00Z">
        <w:r w:rsidRPr="554F6AE6">
          <w:rPr>
            <w:rFonts w:ascii="Calibri" w:eastAsia="Calibri" w:hAnsi="Calibri" w:cs="Calibri"/>
            <w:highlight w:val="yellow"/>
          </w:rPr>
          <w:t xml:space="preserve">To assess participants’ socio-economic status and quality of life, </w:t>
        </w:r>
      </w:ins>
      <w:ins w:id="104" w:author="Brenda Ochuku" w:date="2024-05-17T10:32:00Z">
        <w:r w:rsidR="41035A83" w:rsidRPr="554F6AE6">
          <w:rPr>
            <w:rFonts w:ascii="Calibri" w:eastAsia="Calibri" w:hAnsi="Calibri" w:cs="Calibri"/>
            <w:highlight w:val="yellow"/>
          </w:rPr>
          <w:t xml:space="preserve">we will be utilizing a self-developed questionnaire which will include questions assessing participants’ </w:t>
        </w:r>
      </w:ins>
      <w:ins w:id="105" w:author="Brenda Ochuku" w:date="2024-05-17T10:30:00Z">
        <w:r w:rsidRPr="554F6AE6">
          <w:rPr>
            <w:rFonts w:ascii="Calibri" w:eastAsia="Calibri" w:hAnsi="Calibri" w:cs="Calibri"/>
            <w:highlight w:val="yellow"/>
          </w:rPr>
          <w:t>university placement, academic performance (national examinations), job placement,</w:t>
        </w:r>
      </w:ins>
      <w:ins w:id="106" w:author="Brenda Ochuku" w:date="2024-05-17T10:32:00Z">
        <w:r w:rsidR="0C06214A" w:rsidRPr="554F6AE6">
          <w:rPr>
            <w:rFonts w:ascii="Calibri" w:eastAsia="Calibri" w:hAnsi="Calibri" w:cs="Calibri"/>
            <w:highlight w:val="yellow"/>
          </w:rPr>
          <w:t xml:space="preserve"> and</w:t>
        </w:r>
      </w:ins>
      <w:ins w:id="107" w:author="Brenda Ochuku" w:date="2024-05-17T10:30:00Z">
        <w:r w:rsidRPr="554F6AE6">
          <w:rPr>
            <w:rFonts w:ascii="Calibri" w:eastAsia="Calibri" w:hAnsi="Calibri" w:cs="Calibri"/>
            <w:highlight w:val="yellow"/>
          </w:rPr>
          <w:t xml:space="preserve"> income</w:t>
        </w:r>
      </w:ins>
      <w:ins w:id="108" w:author="Brenda Ochuku" w:date="2024-05-17T10:33:00Z">
        <w:r w:rsidR="5305B49B" w:rsidRPr="554F6AE6">
          <w:rPr>
            <w:rFonts w:ascii="Calibri" w:eastAsia="Calibri" w:hAnsi="Calibri" w:cs="Calibri"/>
            <w:highlight w:val="yellow"/>
          </w:rPr>
          <w:t>, among other variables.</w:t>
        </w:r>
      </w:ins>
    </w:p>
    <w:p w14:paraId="13B437B5" w14:textId="7DF426DC" w:rsidR="00FC313A" w:rsidRPr="00D541E8" w:rsidRDefault="004E3771" w:rsidP="002C71AA">
      <w:pPr>
        <w:pStyle w:val="Heading1"/>
        <w:shd w:val="clear" w:color="auto" w:fill="FFFFFF" w:themeFill="background1"/>
      </w:pPr>
      <w:bookmarkStart w:id="109" w:name="_Toc116674238"/>
      <w:r w:rsidRPr="00D541E8">
        <w:t>T</w:t>
      </w:r>
      <w:r w:rsidR="00FC313A" w:rsidRPr="00D541E8">
        <w:t>IME FRAME</w:t>
      </w:r>
      <w:bookmarkEnd w:id="109"/>
      <w:r w:rsidR="18E4FEF7" w:rsidRPr="00D541E8">
        <w:t xml:space="preserve"> </w:t>
      </w:r>
    </w:p>
    <w:p w14:paraId="2C4C1692" w14:textId="5C1110BC" w:rsidR="00FC313A" w:rsidRPr="00D541E8" w:rsidRDefault="0D7C0A96" w:rsidP="554F6AE6">
      <w:pPr>
        <w:shd w:val="clear" w:color="auto" w:fill="FFFFFF" w:themeFill="background1"/>
        <w:spacing w:line="257" w:lineRule="auto"/>
        <w:rPr>
          <w:rFonts w:ascii="Calibri" w:eastAsia="Calibri" w:hAnsi="Calibri" w:cs="Calibri"/>
        </w:rPr>
      </w:pPr>
      <w:r w:rsidRPr="68E75AF0">
        <w:rPr>
          <w:rFonts w:ascii="Calibri" w:eastAsia="Calibri" w:hAnsi="Calibri" w:cs="Calibri"/>
        </w:rPr>
        <w:t xml:space="preserve">Recruitment of schools for participation in our study will begin in January 2023. After school recruitment, teacher sensitization workshops will be conducted at the schools. This is expected to take place in April 2023. Scheduling for the implementation of the Thrive! Intervention with the school administrations will occur concurrently. Implementation is planned to begin in May 2023. Participants will attend weekly sessions lasting 1 hour each across a 4-week period. Data will be collected concurrently at baseline, 2-week mid-point, 4-week </w:t>
      </w:r>
      <w:r w:rsidR="56590900" w:rsidRPr="68E75AF0">
        <w:rPr>
          <w:rFonts w:ascii="Calibri" w:eastAsia="Calibri" w:hAnsi="Calibri" w:cs="Calibri"/>
        </w:rPr>
        <w:t>endpoint</w:t>
      </w:r>
      <w:r w:rsidRPr="68E75AF0">
        <w:rPr>
          <w:rFonts w:ascii="Calibri" w:eastAsia="Calibri" w:hAnsi="Calibri" w:cs="Calibri"/>
        </w:rPr>
        <w:t xml:space="preserve">, </w:t>
      </w:r>
      <w:del w:id="110" w:author="Brenda Ochuku" w:date="2024-05-17T10:19:00Z">
        <w:r w:rsidRPr="68E75AF0" w:rsidDel="0D7C0A96">
          <w:rPr>
            <w:rFonts w:ascii="Calibri" w:eastAsia="Calibri" w:hAnsi="Calibri" w:cs="Calibri"/>
            <w:highlight w:val="yellow"/>
          </w:rPr>
          <w:delText xml:space="preserve">and </w:delText>
        </w:r>
      </w:del>
      <w:del w:id="111" w:author="Brenda Ochuku" w:date="2024-05-17T10:21:00Z">
        <w:r w:rsidRPr="68E75AF0" w:rsidDel="0D7C0A96">
          <w:rPr>
            <w:rFonts w:ascii="Calibri" w:eastAsia="Calibri" w:hAnsi="Calibri" w:cs="Calibri"/>
            <w:highlight w:val="yellow"/>
          </w:rPr>
          <w:delText xml:space="preserve">one </w:delText>
        </w:r>
      </w:del>
      <w:ins w:id="112" w:author="Brenda Ochuku" w:date="2024-05-17T10:21:00Z">
        <w:r w:rsidR="618CF134" w:rsidRPr="68E75AF0">
          <w:rPr>
            <w:rFonts w:ascii="Calibri" w:eastAsia="Calibri" w:hAnsi="Calibri" w:cs="Calibri"/>
            <w:highlight w:val="yellow"/>
          </w:rPr>
          <w:t>1-</w:t>
        </w:r>
      </w:ins>
      <w:r w:rsidRPr="68E75AF0">
        <w:rPr>
          <w:rFonts w:ascii="Calibri" w:eastAsia="Calibri" w:hAnsi="Calibri" w:cs="Calibri"/>
        </w:rPr>
        <w:t>month</w:t>
      </w:r>
      <w:ins w:id="113" w:author="Brenda Ochuku" w:date="2024-05-17T10:19:00Z">
        <w:r w:rsidR="37C637BD" w:rsidRPr="68E75AF0">
          <w:rPr>
            <w:rFonts w:ascii="Calibri" w:eastAsia="Calibri" w:hAnsi="Calibri" w:cs="Calibri"/>
            <w:highlight w:val="yellow"/>
          </w:rPr>
          <w:t xml:space="preserve">, </w:t>
        </w:r>
      </w:ins>
      <w:ins w:id="114" w:author="Brenda Ochuku" w:date="2024-05-17T10:21:00Z">
        <w:r w:rsidR="54787ADF" w:rsidRPr="68E75AF0">
          <w:rPr>
            <w:rFonts w:ascii="Calibri" w:eastAsia="Calibri" w:hAnsi="Calibri" w:cs="Calibri"/>
            <w:highlight w:val="yellow"/>
          </w:rPr>
          <w:t>6-</w:t>
        </w:r>
      </w:ins>
      <w:ins w:id="115" w:author="Brenda Ochuku" w:date="2024-05-17T10:19:00Z">
        <w:r w:rsidR="37C637BD" w:rsidRPr="68E75AF0">
          <w:rPr>
            <w:rFonts w:ascii="Calibri" w:eastAsia="Calibri" w:hAnsi="Calibri" w:cs="Calibri"/>
            <w:highlight w:val="yellow"/>
          </w:rPr>
          <w:t xml:space="preserve">month, </w:t>
        </w:r>
      </w:ins>
      <w:ins w:id="116" w:author="Brenda Ochuku" w:date="2024-05-17T10:21:00Z">
        <w:r w:rsidR="0153394E" w:rsidRPr="68E75AF0">
          <w:rPr>
            <w:rFonts w:ascii="Calibri" w:eastAsia="Calibri" w:hAnsi="Calibri" w:cs="Calibri"/>
            <w:highlight w:val="yellow"/>
          </w:rPr>
          <w:t>9-</w:t>
        </w:r>
      </w:ins>
      <w:ins w:id="117" w:author="Brenda Ochuku" w:date="2024-05-17T10:19:00Z">
        <w:r w:rsidR="37C637BD" w:rsidRPr="68E75AF0">
          <w:rPr>
            <w:rFonts w:ascii="Calibri" w:eastAsia="Calibri" w:hAnsi="Calibri" w:cs="Calibri"/>
            <w:highlight w:val="yellow"/>
          </w:rPr>
          <w:t xml:space="preserve">month, </w:t>
        </w:r>
      </w:ins>
      <w:ins w:id="118" w:author="Brenda Ochuku" w:date="2024-05-17T10:21:00Z">
        <w:r w:rsidR="1A9ADBA0" w:rsidRPr="68E75AF0">
          <w:rPr>
            <w:rFonts w:ascii="Calibri" w:eastAsia="Calibri" w:hAnsi="Calibri" w:cs="Calibri"/>
            <w:highlight w:val="yellow"/>
          </w:rPr>
          <w:t>1-</w:t>
        </w:r>
      </w:ins>
      <w:ins w:id="119" w:author="Brenda Ochuku" w:date="2024-05-17T10:19:00Z">
        <w:r w:rsidR="37C637BD" w:rsidRPr="68E75AF0">
          <w:rPr>
            <w:rFonts w:ascii="Calibri" w:eastAsia="Calibri" w:hAnsi="Calibri" w:cs="Calibri"/>
            <w:highlight w:val="yellow"/>
          </w:rPr>
          <w:t>year</w:t>
        </w:r>
      </w:ins>
      <w:ins w:id="120" w:author="Brenda Ochuku" w:date="2024-05-17T10:21:00Z">
        <w:r w:rsidR="0CCDED2A" w:rsidRPr="68E75AF0">
          <w:rPr>
            <w:rFonts w:ascii="Calibri" w:eastAsia="Calibri" w:hAnsi="Calibri" w:cs="Calibri"/>
            <w:highlight w:val="yellow"/>
          </w:rPr>
          <w:t>,</w:t>
        </w:r>
      </w:ins>
      <w:ins w:id="121" w:author="Brenda Ochuku" w:date="2024-05-17T10:19:00Z">
        <w:r w:rsidR="37C637BD" w:rsidRPr="68E75AF0">
          <w:rPr>
            <w:rFonts w:ascii="Calibri" w:eastAsia="Calibri" w:hAnsi="Calibri" w:cs="Calibri"/>
            <w:highlight w:val="yellow"/>
          </w:rPr>
          <w:t xml:space="preserve"> and </w:t>
        </w:r>
      </w:ins>
      <w:ins w:id="122" w:author="Brenda Ochuku" w:date="2024-05-17T10:21:00Z">
        <w:r w:rsidR="778616E6" w:rsidRPr="68E75AF0">
          <w:rPr>
            <w:rFonts w:ascii="Calibri" w:eastAsia="Calibri" w:hAnsi="Calibri" w:cs="Calibri"/>
            <w:highlight w:val="yellow"/>
          </w:rPr>
          <w:t>2-</w:t>
        </w:r>
      </w:ins>
      <w:ins w:id="123" w:author="Brenda Ochuku" w:date="2024-05-17T10:19:00Z">
        <w:r w:rsidR="37C637BD" w:rsidRPr="68E75AF0">
          <w:rPr>
            <w:rFonts w:ascii="Calibri" w:eastAsia="Calibri" w:hAnsi="Calibri" w:cs="Calibri"/>
            <w:highlight w:val="yellow"/>
          </w:rPr>
          <w:t>year</w:t>
        </w:r>
      </w:ins>
      <w:r w:rsidRPr="68E75AF0">
        <w:rPr>
          <w:rFonts w:ascii="Calibri" w:eastAsia="Calibri" w:hAnsi="Calibri" w:cs="Calibri"/>
        </w:rPr>
        <w:t xml:space="preserve"> follow-up post intervention. All implementation and data collection activities are expected to be complete by July 202</w:t>
      </w:r>
      <w:ins w:id="124" w:author="Brenda Ochuku" w:date="2024-05-17T10:22:00Z">
        <w:r w:rsidR="04614CE7" w:rsidRPr="68E75AF0">
          <w:rPr>
            <w:rFonts w:ascii="Calibri" w:eastAsia="Calibri" w:hAnsi="Calibri" w:cs="Calibri"/>
            <w:highlight w:val="yellow"/>
          </w:rPr>
          <w:t>4</w:t>
        </w:r>
      </w:ins>
      <w:del w:id="125" w:author="Brenda Ochuku" w:date="2024-05-17T10:22:00Z">
        <w:r w:rsidRPr="68E75AF0" w:rsidDel="0D7C0A96">
          <w:rPr>
            <w:rFonts w:ascii="Calibri" w:eastAsia="Calibri" w:hAnsi="Calibri" w:cs="Calibri"/>
            <w:highlight w:val="yellow"/>
          </w:rPr>
          <w:delText>3</w:delText>
        </w:r>
      </w:del>
      <w:r w:rsidRPr="68E75AF0">
        <w:rPr>
          <w:rFonts w:ascii="Calibri" w:eastAsia="Calibri" w:hAnsi="Calibri" w:cs="Calibri"/>
        </w:rPr>
        <w:t>. Below is the proposed timeline for the project.</w:t>
      </w:r>
    </w:p>
    <w:p w14:paraId="1B377F0B" w14:textId="1B91A391" w:rsidR="569F8009" w:rsidRDefault="569F8009" w:rsidP="68E75AF0">
      <w:pPr>
        <w:shd w:val="clear" w:color="auto" w:fill="FFFFFF" w:themeFill="background1"/>
        <w:spacing w:line="257" w:lineRule="auto"/>
        <w:rPr>
          <w:rFonts w:ascii="Calibri" w:eastAsia="Calibri" w:hAnsi="Calibri" w:cs="Calibri"/>
          <w:highlight w:val="yellow"/>
        </w:rPr>
      </w:pPr>
      <w:r w:rsidRPr="68E75AF0">
        <w:rPr>
          <w:rFonts w:ascii="Calibri" w:eastAsia="Calibri" w:hAnsi="Calibri" w:cs="Calibri"/>
          <w:highlight w:val="yellow"/>
        </w:rPr>
        <w:t>Additionally, we will be collecting baseline and endline data from the participants between January 2025 and July 2025.</w:t>
      </w:r>
      <w:r w:rsidRPr="68E75AF0">
        <w:rPr>
          <w:rFonts w:ascii="Calibri" w:eastAsia="Calibri" w:hAnsi="Calibri" w:cs="Calibri"/>
        </w:rPr>
        <w:t xml:space="preserve"> </w:t>
      </w:r>
    </w:p>
    <w:p w14:paraId="708C1882" w14:textId="5769F481" w:rsidR="00FC313A" w:rsidRPr="00D541E8" w:rsidRDefault="00FC313A" w:rsidP="002C71AA">
      <w:pPr>
        <w:shd w:val="clear" w:color="auto" w:fill="FFFFFF" w:themeFill="background1"/>
      </w:pPr>
    </w:p>
    <w:tbl>
      <w:tblPr>
        <w:tblStyle w:val="TableGrid"/>
        <w:tblW w:w="10439" w:type="dxa"/>
        <w:tblInd w:w="-238" w:type="dxa"/>
        <w:tblLook w:val="04A0" w:firstRow="1" w:lastRow="0" w:firstColumn="1" w:lastColumn="0" w:noHBand="0" w:noVBand="1"/>
      </w:tblPr>
      <w:tblGrid>
        <w:gridCol w:w="942"/>
        <w:gridCol w:w="5245"/>
        <w:gridCol w:w="4252"/>
      </w:tblGrid>
      <w:tr w:rsidR="00C86907" w:rsidRPr="00D541E8" w14:paraId="261C8A02" w14:textId="77777777" w:rsidTr="68E75AF0">
        <w:tc>
          <w:tcPr>
            <w:tcW w:w="942" w:type="dxa"/>
          </w:tcPr>
          <w:p w14:paraId="4995209F" w14:textId="77777777" w:rsidR="00FC313A" w:rsidRPr="00D541E8" w:rsidRDefault="00FC313A" w:rsidP="002C71AA">
            <w:pPr>
              <w:shd w:val="clear" w:color="auto" w:fill="FFFFFF" w:themeFill="background1"/>
            </w:pPr>
            <w:r w:rsidRPr="00D541E8">
              <w:t>No</w:t>
            </w:r>
          </w:p>
        </w:tc>
        <w:tc>
          <w:tcPr>
            <w:tcW w:w="5245" w:type="dxa"/>
          </w:tcPr>
          <w:p w14:paraId="79115517" w14:textId="77777777" w:rsidR="00FC313A" w:rsidRPr="00D541E8" w:rsidRDefault="00FC313A" w:rsidP="002C71AA">
            <w:pPr>
              <w:shd w:val="clear" w:color="auto" w:fill="FFFFFF" w:themeFill="background1"/>
            </w:pPr>
            <w:r w:rsidRPr="00D541E8">
              <w:t>ACTIVITY</w:t>
            </w:r>
          </w:p>
        </w:tc>
        <w:tc>
          <w:tcPr>
            <w:tcW w:w="4252" w:type="dxa"/>
          </w:tcPr>
          <w:p w14:paraId="28FA51B0" w14:textId="77777777" w:rsidR="00FC313A" w:rsidRPr="00D541E8" w:rsidRDefault="00FC313A" w:rsidP="002C71AA">
            <w:pPr>
              <w:shd w:val="clear" w:color="auto" w:fill="FFFFFF" w:themeFill="background1"/>
            </w:pPr>
            <w:r w:rsidRPr="00D541E8">
              <w:t>TIMELINE</w:t>
            </w:r>
          </w:p>
        </w:tc>
      </w:tr>
      <w:tr w:rsidR="00C86907" w:rsidRPr="00D541E8" w14:paraId="793A2329" w14:textId="77777777" w:rsidTr="68E75AF0">
        <w:tc>
          <w:tcPr>
            <w:tcW w:w="942" w:type="dxa"/>
          </w:tcPr>
          <w:p w14:paraId="2FE723A1" w14:textId="77777777" w:rsidR="00FC313A" w:rsidRPr="00D541E8" w:rsidRDefault="00FC313A" w:rsidP="002C71AA">
            <w:pPr>
              <w:shd w:val="clear" w:color="auto" w:fill="FFFFFF" w:themeFill="background1"/>
            </w:pPr>
            <w:r w:rsidRPr="00D541E8">
              <w:t>1</w:t>
            </w:r>
          </w:p>
        </w:tc>
        <w:tc>
          <w:tcPr>
            <w:tcW w:w="5245" w:type="dxa"/>
          </w:tcPr>
          <w:p w14:paraId="514E941B" w14:textId="77777777" w:rsidR="00FC313A" w:rsidRPr="00D541E8" w:rsidRDefault="00FC313A" w:rsidP="002C71AA">
            <w:pPr>
              <w:shd w:val="clear" w:color="auto" w:fill="FFFFFF" w:themeFill="background1"/>
            </w:pPr>
            <w:r w:rsidRPr="00D541E8">
              <w:t>Application for ethical approval (KU)</w:t>
            </w:r>
          </w:p>
          <w:p w14:paraId="4E94A7A0" w14:textId="77777777" w:rsidR="00FC313A" w:rsidRPr="00D541E8" w:rsidRDefault="00FC313A" w:rsidP="002C71AA">
            <w:pPr>
              <w:shd w:val="clear" w:color="auto" w:fill="FFFFFF" w:themeFill="background1"/>
            </w:pPr>
            <w:r w:rsidRPr="00D541E8">
              <w:t>Application to NACOSTI after ethical approval from KU</w:t>
            </w:r>
          </w:p>
        </w:tc>
        <w:tc>
          <w:tcPr>
            <w:tcW w:w="4252" w:type="dxa"/>
          </w:tcPr>
          <w:p w14:paraId="37EF7A78" w14:textId="40B47D7B" w:rsidR="00FC313A" w:rsidRPr="00D541E8" w:rsidRDefault="4228B14C" w:rsidP="002C71AA">
            <w:pPr>
              <w:shd w:val="clear" w:color="auto" w:fill="FFFFFF" w:themeFill="background1"/>
            </w:pPr>
            <w:r w:rsidRPr="00D541E8">
              <w:t>October-November</w:t>
            </w:r>
            <w:r w:rsidR="00FC313A" w:rsidRPr="00D541E8">
              <w:t xml:space="preserve"> 2022</w:t>
            </w:r>
          </w:p>
        </w:tc>
      </w:tr>
      <w:tr w:rsidR="00C86907" w:rsidRPr="00D541E8" w14:paraId="523820A7" w14:textId="77777777" w:rsidTr="68E75AF0">
        <w:tc>
          <w:tcPr>
            <w:tcW w:w="942" w:type="dxa"/>
          </w:tcPr>
          <w:p w14:paraId="4663C65E" w14:textId="77777777" w:rsidR="00FC313A" w:rsidRPr="00D541E8" w:rsidRDefault="00FC313A" w:rsidP="002C71AA">
            <w:pPr>
              <w:shd w:val="clear" w:color="auto" w:fill="FFFFFF" w:themeFill="background1"/>
            </w:pPr>
            <w:r w:rsidRPr="00D541E8">
              <w:t>2</w:t>
            </w:r>
          </w:p>
        </w:tc>
        <w:tc>
          <w:tcPr>
            <w:tcW w:w="5245" w:type="dxa"/>
          </w:tcPr>
          <w:p w14:paraId="7CBDE254" w14:textId="77777777" w:rsidR="00FC313A" w:rsidRPr="00D541E8" w:rsidRDefault="00FC313A" w:rsidP="002C71AA">
            <w:pPr>
              <w:shd w:val="clear" w:color="auto" w:fill="FFFFFF" w:themeFill="background1"/>
            </w:pPr>
            <w:r w:rsidRPr="00D541E8">
              <w:t>Finalization of study methodology and implementation plan</w:t>
            </w:r>
          </w:p>
          <w:p w14:paraId="1BA0BD15" w14:textId="670822F4" w:rsidR="00FC313A" w:rsidRPr="00D541E8" w:rsidRDefault="00FC313A" w:rsidP="002C71AA">
            <w:pPr>
              <w:shd w:val="clear" w:color="auto" w:fill="FFFFFF" w:themeFill="background1"/>
            </w:pPr>
            <w:r w:rsidRPr="00D541E8">
              <w:t>Development of protocols (i.e.</w:t>
            </w:r>
            <w:r w:rsidR="69204771" w:rsidRPr="00D541E8">
              <w:t>,</w:t>
            </w:r>
            <w:r w:rsidRPr="00D541E8">
              <w:t xml:space="preserve"> data collection protocol)</w:t>
            </w:r>
          </w:p>
          <w:p w14:paraId="00829F2E" w14:textId="77777777" w:rsidR="00FC313A" w:rsidRPr="00D541E8" w:rsidRDefault="00FC313A" w:rsidP="002C71AA">
            <w:pPr>
              <w:shd w:val="clear" w:color="auto" w:fill="FFFFFF" w:themeFill="background1"/>
            </w:pPr>
            <w:r w:rsidRPr="00D541E8">
              <w:t>Write up of protocol manuscript for publication</w:t>
            </w:r>
          </w:p>
        </w:tc>
        <w:tc>
          <w:tcPr>
            <w:tcW w:w="4252" w:type="dxa"/>
          </w:tcPr>
          <w:p w14:paraId="2E21654E" w14:textId="159524F3" w:rsidR="00FC313A" w:rsidRPr="00D541E8" w:rsidRDefault="00FC313A" w:rsidP="002C71AA">
            <w:pPr>
              <w:shd w:val="clear" w:color="auto" w:fill="FFFFFF" w:themeFill="background1"/>
            </w:pPr>
            <w:r w:rsidRPr="00D541E8">
              <w:t>January-April 202</w:t>
            </w:r>
            <w:r w:rsidR="44C817ED" w:rsidRPr="00D541E8">
              <w:t>3</w:t>
            </w:r>
          </w:p>
        </w:tc>
      </w:tr>
      <w:tr w:rsidR="00C86907" w:rsidRPr="00D541E8" w14:paraId="6CE0CB10" w14:textId="77777777" w:rsidTr="68E75AF0">
        <w:tc>
          <w:tcPr>
            <w:tcW w:w="942" w:type="dxa"/>
          </w:tcPr>
          <w:p w14:paraId="4E49784D" w14:textId="77777777" w:rsidR="00FC313A" w:rsidRPr="00D541E8" w:rsidRDefault="00FC313A" w:rsidP="002C71AA">
            <w:pPr>
              <w:shd w:val="clear" w:color="auto" w:fill="FFFFFF" w:themeFill="background1"/>
            </w:pPr>
            <w:r w:rsidRPr="00D541E8">
              <w:t>3</w:t>
            </w:r>
          </w:p>
        </w:tc>
        <w:tc>
          <w:tcPr>
            <w:tcW w:w="5245" w:type="dxa"/>
          </w:tcPr>
          <w:p w14:paraId="73990B05" w14:textId="77777777" w:rsidR="00FC313A" w:rsidRPr="00D541E8" w:rsidRDefault="00FC313A" w:rsidP="002C71AA">
            <w:pPr>
              <w:shd w:val="clear" w:color="auto" w:fill="FFFFFF" w:themeFill="background1"/>
            </w:pPr>
            <w:r w:rsidRPr="00D541E8">
              <w:t>Recruitment and training of study staff</w:t>
            </w:r>
          </w:p>
        </w:tc>
        <w:tc>
          <w:tcPr>
            <w:tcW w:w="4252" w:type="dxa"/>
          </w:tcPr>
          <w:p w14:paraId="5148B1FB" w14:textId="14524749" w:rsidR="00FC313A" w:rsidRPr="00D541E8" w:rsidRDefault="00FC313A" w:rsidP="002C71AA">
            <w:pPr>
              <w:shd w:val="clear" w:color="auto" w:fill="FFFFFF" w:themeFill="background1"/>
            </w:pPr>
            <w:r w:rsidRPr="00D541E8">
              <w:t xml:space="preserve">January-April </w:t>
            </w:r>
            <w:r w:rsidR="1284A869" w:rsidRPr="00D541E8">
              <w:t>202</w:t>
            </w:r>
            <w:r w:rsidR="4658403A" w:rsidRPr="00D541E8">
              <w:t>3</w:t>
            </w:r>
          </w:p>
        </w:tc>
      </w:tr>
      <w:tr w:rsidR="00C86907" w:rsidRPr="00D541E8" w14:paraId="7581D647" w14:textId="77777777" w:rsidTr="68E75AF0">
        <w:tc>
          <w:tcPr>
            <w:tcW w:w="942" w:type="dxa"/>
          </w:tcPr>
          <w:p w14:paraId="06DB1FB3" w14:textId="77777777" w:rsidR="00FC313A" w:rsidRPr="00D541E8" w:rsidRDefault="00FC313A" w:rsidP="002C71AA">
            <w:pPr>
              <w:shd w:val="clear" w:color="auto" w:fill="FFFFFF" w:themeFill="background1"/>
            </w:pPr>
            <w:r w:rsidRPr="00D541E8">
              <w:t>4</w:t>
            </w:r>
          </w:p>
        </w:tc>
        <w:tc>
          <w:tcPr>
            <w:tcW w:w="5245" w:type="dxa"/>
          </w:tcPr>
          <w:p w14:paraId="1F5BC54F" w14:textId="77777777" w:rsidR="00FC313A" w:rsidRPr="00D541E8" w:rsidRDefault="00FC313A" w:rsidP="002C71AA">
            <w:pPr>
              <w:shd w:val="clear" w:color="auto" w:fill="FFFFFF" w:themeFill="background1"/>
            </w:pPr>
            <w:r w:rsidRPr="00D541E8">
              <w:t>Recruitment of schools</w:t>
            </w:r>
          </w:p>
        </w:tc>
        <w:tc>
          <w:tcPr>
            <w:tcW w:w="4252" w:type="dxa"/>
          </w:tcPr>
          <w:p w14:paraId="1EAD32C8" w14:textId="6BA8A0D8" w:rsidR="00FC313A" w:rsidRPr="00D541E8" w:rsidRDefault="00FC313A" w:rsidP="002C71AA">
            <w:pPr>
              <w:shd w:val="clear" w:color="auto" w:fill="FFFFFF" w:themeFill="background1"/>
            </w:pPr>
            <w:r w:rsidRPr="00D541E8">
              <w:t>January-March 202</w:t>
            </w:r>
            <w:r w:rsidR="4E1F6066" w:rsidRPr="00D541E8">
              <w:t>3</w:t>
            </w:r>
          </w:p>
        </w:tc>
      </w:tr>
      <w:tr w:rsidR="00C86907" w:rsidRPr="00D541E8" w14:paraId="5EFD7D31" w14:textId="77777777" w:rsidTr="68E75AF0">
        <w:tc>
          <w:tcPr>
            <w:tcW w:w="942" w:type="dxa"/>
          </w:tcPr>
          <w:p w14:paraId="110667C5" w14:textId="77777777" w:rsidR="00FC313A" w:rsidRPr="00D541E8" w:rsidRDefault="00FC313A" w:rsidP="002C71AA">
            <w:pPr>
              <w:shd w:val="clear" w:color="auto" w:fill="FFFFFF" w:themeFill="background1"/>
            </w:pPr>
            <w:r w:rsidRPr="00D541E8">
              <w:t>5</w:t>
            </w:r>
          </w:p>
        </w:tc>
        <w:tc>
          <w:tcPr>
            <w:tcW w:w="5245" w:type="dxa"/>
          </w:tcPr>
          <w:p w14:paraId="3DC79B5A" w14:textId="77777777" w:rsidR="00FC313A" w:rsidRPr="00D541E8" w:rsidRDefault="00FC313A" w:rsidP="002C71AA">
            <w:pPr>
              <w:shd w:val="clear" w:color="auto" w:fill="FFFFFF" w:themeFill="background1"/>
            </w:pPr>
            <w:r w:rsidRPr="00D541E8">
              <w:t>Facilitation of teacher sensitization workshops</w:t>
            </w:r>
          </w:p>
        </w:tc>
        <w:tc>
          <w:tcPr>
            <w:tcW w:w="4252" w:type="dxa"/>
          </w:tcPr>
          <w:p w14:paraId="2D9F9AAC" w14:textId="107C86BB" w:rsidR="00FC313A" w:rsidRPr="00D541E8" w:rsidRDefault="00FC313A" w:rsidP="002C71AA">
            <w:pPr>
              <w:shd w:val="clear" w:color="auto" w:fill="FFFFFF" w:themeFill="background1"/>
            </w:pPr>
            <w:r w:rsidRPr="00D541E8">
              <w:t>April 202</w:t>
            </w:r>
            <w:r w:rsidR="4176AA00" w:rsidRPr="00D541E8">
              <w:t>3</w:t>
            </w:r>
          </w:p>
        </w:tc>
      </w:tr>
      <w:tr w:rsidR="00C86907" w:rsidRPr="00D541E8" w14:paraId="324E56F4" w14:textId="77777777" w:rsidTr="68E75AF0">
        <w:tc>
          <w:tcPr>
            <w:tcW w:w="942" w:type="dxa"/>
          </w:tcPr>
          <w:p w14:paraId="4C5B6BF8" w14:textId="4E9E15A3" w:rsidR="00FC313A" w:rsidRPr="00D541E8" w:rsidRDefault="33D42BAF" w:rsidP="002C71AA">
            <w:pPr>
              <w:shd w:val="clear" w:color="auto" w:fill="FFFFFF" w:themeFill="background1"/>
            </w:pPr>
            <w:r w:rsidRPr="00D541E8">
              <w:t>6</w:t>
            </w:r>
          </w:p>
        </w:tc>
        <w:tc>
          <w:tcPr>
            <w:tcW w:w="5245" w:type="dxa"/>
          </w:tcPr>
          <w:p w14:paraId="30B8EF4E" w14:textId="10F04EA4" w:rsidR="00FC313A" w:rsidRPr="00D541E8" w:rsidRDefault="00FC313A" w:rsidP="002C71AA">
            <w:pPr>
              <w:shd w:val="clear" w:color="auto" w:fill="FFFFFF" w:themeFill="background1"/>
              <w:spacing w:line="259" w:lineRule="auto"/>
            </w:pPr>
            <w:r w:rsidRPr="00D541E8">
              <w:t xml:space="preserve">Implementation of Thrive! Intervention </w:t>
            </w:r>
            <w:r w:rsidR="13741ED7" w:rsidRPr="00D541E8">
              <w:t xml:space="preserve">in </w:t>
            </w:r>
            <w:r w:rsidRPr="00D541E8">
              <w:t>Nairobi</w:t>
            </w:r>
            <w:r w:rsidR="13741ED7" w:rsidRPr="00D541E8">
              <w:t xml:space="preserve">, </w:t>
            </w:r>
            <w:r w:rsidRPr="00D541E8">
              <w:t>Kiambu</w:t>
            </w:r>
            <w:r w:rsidR="13741ED7" w:rsidRPr="00D541E8">
              <w:t xml:space="preserve">, </w:t>
            </w:r>
            <w:r w:rsidR="00077A8A" w:rsidRPr="00D541E8">
              <w:t xml:space="preserve">Machakos </w:t>
            </w:r>
            <w:r w:rsidR="13741ED7" w:rsidRPr="00D541E8">
              <w:t xml:space="preserve">and </w:t>
            </w:r>
            <w:r w:rsidRPr="00D541E8">
              <w:t>Makueni</w:t>
            </w:r>
          </w:p>
        </w:tc>
        <w:tc>
          <w:tcPr>
            <w:tcW w:w="4252" w:type="dxa"/>
          </w:tcPr>
          <w:p w14:paraId="41C15E60" w14:textId="704D15AA" w:rsidR="00FC313A" w:rsidRPr="00D541E8" w:rsidRDefault="00FC313A" w:rsidP="002C71AA">
            <w:pPr>
              <w:shd w:val="clear" w:color="auto" w:fill="FFFFFF" w:themeFill="background1"/>
            </w:pPr>
            <w:r w:rsidRPr="00D541E8">
              <w:t>May - June 202</w:t>
            </w:r>
            <w:r w:rsidR="24EBCA68" w:rsidRPr="00D541E8">
              <w:t>3</w:t>
            </w:r>
          </w:p>
        </w:tc>
      </w:tr>
      <w:tr w:rsidR="00C86907" w:rsidRPr="00D541E8" w14:paraId="05C6892D" w14:textId="77777777" w:rsidTr="68E75AF0">
        <w:tc>
          <w:tcPr>
            <w:tcW w:w="942" w:type="dxa"/>
          </w:tcPr>
          <w:p w14:paraId="026A8C76" w14:textId="25EADE77" w:rsidR="00FC313A" w:rsidRPr="00D541E8" w:rsidRDefault="690AC239" w:rsidP="002C71AA">
            <w:pPr>
              <w:shd w:val="clear" w:color="auto" w:fill="FFFFFF" w:themeFill="background1"/>
            </w:pPr>
            <w:r w:rsidRPr="00D541E8">
              <w:t>7</w:t>
            </w:r>
          </w:p>
        </w:tc>
        <w:tc>
          <w:tcPr>
            <w:tcW w:w="5245" w:type="dxa"/>
          </w:tcPr>
          <w:p w14:paraId="4C9B38B9" w14:textId="77777777" w:rsidR="00FC313A" w:rsidRPr="00D541E8" w:rsidRDefault="00FC313A" w:rsidP="002C71AA">
            <w:pPr>
              <w:shd w:val="clear" w:color="auto" w:fill="FFFFFF" w:themeFill="background1"/>
            </w:pPr>
            <w:r w:rsidRPr="00D541E8">
              <w:t>Data collection</w:t>
            </w:r>
          </w:p>
        </w:tc>
        <w:tc>
          <w:tcPr>
            <w:tcW w:w="4252" w:type="dxa"/>
          </w:tcPr>
          <w:p w14:paraId="79DBF157" w14:textId="7D1FBBCD" w:rsidR="00FC313A" w:rsidRPr="00D541E8" w:rsidRDefault="00FC313A" w:rsidP="002C71AA">
            <w:pPr>
              <w:shd w:val="clear" w:color="auto" w:fill="FFFFFF" w:themeFill="background1"/>
            </w:pPr>
            <w:r w:rsidRPr="00D541E8">
              <w:t>May-July 202</w:t>
            </w:r>
            <w:r w:rsidR="3D27A943" w:rsidRPr="00D541E8">
              <w:t>3</w:t>
            </w:r>
          </w:p>
        </w:tc>
      </w:tr>
      <w:tr w:rsidR="00C86907" w:rsidRPr="00D541E8" w14:paraId="3475E9BE" w14:textId="77777777" w:rsidTr="68E75AF0">
        <w:tc>
          <w:tcPr>
            <w:tcW w:w="942" w:type="dxa"/>
          </w:tcPr>
          <w:p w14:paraId="2C892C7C" w14:textId="1E01F689" w:rsidR="00FC313A" w:rsidRPr="00D541E8" w:rsidRDefault="69D0B0C1" w:rsidP="002C71AA">
            <w:pPr>
              <w:shd w:val="clear" w:color="auto" w:fill="FFFFFF" w:themeFill="background1"/>
            </w:pPr>
            <w:r w:rsidRPr="00D541E8">
              <w:t>8</w:t>
            </w:r>
          </w:p>
        </w:tc>
        <w:tc>
          <w:tcPr>
            <w:tcW w:w="5245" w:type="dxa"/>
          </w:tcPr>
          <w:p w14:paraId="257C602C" w14:textId="77777777" w:rsidR="00FC313A" w:rsidRPr="00D541E8" w:rsidRDefault="00FC313A" w:rsidP="002C71AA">
            <w:pPr>
              <w:shd w:val="clear" w:color="auto" w:fill="FFFFFF" w:themeFill="background1"/>
            </w:pPr>
            <w:r w:rsidRPr="00D541E8">
              <w:t>Data cleaning and analysis</w:t>
            </w:r>
          </w:p>
        </w:tc>
        <w:tc>
          <w:tcPr>
            <w:tcW w:w="4252" w:type="dxa"/>
          </w:tcPr>
          <w:p w14:paraId="2F824AA2" w14:textId="35D79B6A" w:rsidR="00FC313A" w:rsidRPr="00D541E8" w:rsidRDefault="00FC313A" w:rsidP="002C71AA">
            <w:pPr>
              <w:shd w:val="clear" w:color="auto" w:fill="FFFFFF" w:themeFill="background1"/>
            </w:pPr>
            <w:r w:rsidRPr="00D541E8">
              <w:t>August 202</w:t>
            </w:r>
            <w:r w:rsidR="36D34E10" w:rsidRPr="00D541E8">
              <w:t>3</w:t>
            </w:r>
          </w:p>
        </w:tc>
      </w:tr>
      <w:tr w:rsidR="00C86907" w:rsidRPr="00D541E8" w14:paraId="17299254" w14:textId="77777777" w:rsidTr="68E75AF0">
        <w:tc>
          <w:tcPr>
            <w:tcW w:w="942" w:type="dxa"/>
          </w:tcPr>
          <w:p w14:paraId="2A94DD0A" w14:textId="08819E34" w:rsidR="00FC313A" w:rsidRPr="00D541E8" w:rsidRDefault="095418E3" w:rsidP="002C71AA">
            <w:pPr>
              <w:shd w:val="clear" w:color="auto" w:fill="FFFFFF" w:themeFill="background1"/>
            </w:pPr>
            <w:r w:rsidRPr="00D541E8">
              <w:t>9</w:t>
            </w:r>
          </w:p>
        </w:tc>
        <w:tc>
          <w:tcPr>
            <w:tcW w:w="5245" w:type="dxa"/>
          </w:tcPr>
          <w:p w14:paraId="2BF09942" w14:textId="77777777" w:rsidR="00FC313A" w:rsidRPr="00D541E8" w:rsidRDefault="00FC313A" w:rsidP="002C71AA">
            <w:pPr>
              <w:shd w:val="clear" w:color="auto" w:fill="FFFFFF" w:themeFill="background1"/>
            </w:pPr>
            <w:r w:rsidRPr="00D541E8">
              <w:t>Report Writing</w:t>
            </w:r>
          </w:p>
        </w:tc>
        <w:tc>
          <w:tcPr>
            <w:tcW w:w="4252" w:type="dxa"/>
          </w:tcPr>
          <w:p w14:paraId="48343D89" w14:textId="79258380" w:rsidR="00FC313A" w:rsidRPr="00D541E8" w:rsidRDefault="00FC313A" w:rsidP="002C71AA">
            <w:pPr>
              <w:shd w:val="clear" w:color="auto" w:fill="FFFFFF" w:themeFill="background1"/>
            </w:pPr>
            <w:r w:rsidRPr="00D541E8">
              <w:t>September- November 202</w:t>
            </w:r>
            <w:r w:rsidR="31A49D25" w:rsidRPr="00D541E8">
              <w:t>3</w:t>
            </w:r>
          </w:p>
        </w:tc>
      </w:tr>
      <w:tr w:rsidR="00C86907" w:rsidRPr="00D541E8" w14:paraId="43C8C2CA" w14:textId="77777777" w:rsidTr="68E75AF0">
        <w:tc>
          <w:tcPr>
            <w:tcW w:w="942" w:type="dxa"/>
          </w:tcPr>
          <w:p w14:paraId="30DF6706" w14:textId="2A04B924" w:rsidR="00FC313A" w:rsidRPr="00D541E8" w:rsidRDefault="00FC313A" w:rsidP="002C71AA">
            <w:pPr>
              <w:shd w:val="clear" w:color="auto" w:fill="FFFFFF" w:themeFill="background1"/>
            </w:pPr>
            <w:r w:rsidRPr="00D541E8">
              <w:t>1</w:t>
            </w:r>
            <w:r w:rsidR="66DB33AF" w:rsidRPr="00D541E8">
              <w:t>0</w:t>
            </w:r>
          </w:p>
        </w:tc>
        <w:tc>
          <w:tcPr>
            <w:tcW w:w="5245" w:type="dxa"/>
          </w:tcPr>
          <w:p w14:paraId="0580281A" w14:textId="77777777" w:rsidR="00FC313A" w:rsidRPr="00D541E8" w:rsidRDefault="00FC313A" w:rsidP="002C71AA">
            <w:pPr>
              <w:shd w:val="clear" w:color="auto" w:fill="FFFFFF" w:themeFill="background1"/>
            </w:pPr>
            <w:r w:rsidRPr="00D541E8">
              <w:t>Writing, revision, and submission of Journal Articles</w:t>
            </w:r>
          </w:p>
        </w:tc>
        <w:tc>
          <w:tcPr>
            <w:tcW w:w="4252" w:type="dxa"/>
          </w:tcPr>
          <w:p w14:paraId="2C39E311" w14:textId="4B1E989F" w:rsidR="00FC313A" w:rsidRPr="00D541E8" w:rsidRDefault="00CB0F56" w:rsidP="002C71AA">
            <w:pPr>
              <w:shd w:val="clear" w:color="auto" w:fill="FFFFFF" w:themeFill="background1"/>
            </w:pPr>
            <w:r w:rsidRPr="00D541E8">
              <w:t>December 202</w:t>
            </w:r>
            <w:r w:rsidR="2E4F6453" w:rsidRPr="00D541E8">
              <w:t>3</w:t>
            </w:r>
            <w:r w:rsidRPr="00D541E8">
              <w:t>-</w:t>
            </w:r>
            <w:r w:rsidR="00FC313A" w:rsidRPr="00D541E8">
              <w:t>February 202</w:t>
            </w:r>
            <w:r w:rsidR="27FB0920" w:rsidRPr="00D541E8">
              <w:t>4</w:t>
            </w:r>
          </w:p>
        </w:tc>
      </w:tr>
      <w:tr w:rsidR="554F6AE6" w14:paraId="6E23DDC7" w14:textId="77777777" w:rsidTr="68E75AF0">
        <w:trPr>
          <w:trHeight w:val="300"/>
        </w:trPr>
        <w:tc>
          <w:tcPr>
            <w:tcW w:w="942" w:type="dxa"/>
          </w:tcPr>
          <w:p w14:paraId="3C25AB19" w14:textId="6852E834" w:rsidR="5FAE0E90" w:rsidRDefault="025BB7FF" w:rsidP="554F6AE6">
            <w:pPr>
              <w:rPr>
                <w:highlight w:val="yellow"/>
              </w:rPr>
            </w:pPr>
            <w:r w:rsidRPr="68E75AF0">
              <w:rPr>
                <w:highlight w:val="yellow"/>
              </w:rPr>
              <w:t>11</w:t>
            </w:r>
          </w:p>
        </w:tc>
        <w:tc>
          <w:tcPr>
            <w:tcW w:w="5245" w:type="dxa"/>
          </w:tcPr>
          <w:p w14:paraId="69070143" w14:textId="4AD956F7" w:rsidR="5FAE0E90" w:rsidRDefault="025BB7FF" w:rsidP="554F6AE6">
            <w:pPr>
              <w:rPr>
                <w:highlight w:val="yellow"/>
              </w:rPr>
            </w:pPr>
            <w:r w:rsidRPr="68E75AF0">
              <w:rPr>
                <w:highlight w:val="yellow"/>
              </w:rPr>
              <w:t>Extended follow up of participants</w:t>
            </w:r>
          </w:p>
        </w:tc>
        <w:tc>
          <w:tcPr>
            <w:tcW w:w="4252" w:type="dxa"/>
          </w:tcPr>
          <w:p w14:paraId="06D4DC2E" w14:textId="408F3C7F" w:rsidR="7845EF41" w:rsidRDefault="24E3A88F" w:rsidP="554F6AE6">
            <w:pPr>
              <w:rPr>
                <w:highlight w:val="yellow"/>
              </w:rPr>
            </w:pPr>
            <w:r w:rsidRPr="68E75AF0">
              <w:rPr>
                <w:highlight w:val="yellow"/>
              </w:rPr>
              <w:t>January 2024-July 2024</w:t>
            </w:r>
          </w:p>
        </w:tc>
      </w:tr>
      <w:tr w:rsidR="554F6AE6" w14:paraId="2EA7FB75" w14:textId="77777777" w:rsidTr="68E75AF0">
        <w:trPr>
          <w:trHeight w:val="300"/>
        </w:trPr>
        <w:tc>
          <w:tcPr>
            <w:tcW w:w="942" w:type="dxa"/>
          </w:tcPr>
          <w:p w14:paraId="7E107959" w14:textId="3B360D5F" w:rsidR="7845EF41" w:rsidRDefault="24E3A88F" w:rsidP="554F6AE6">
            <w:pPr>
              <w:rPr>
                <w:highlight w:val="yellow"/>
              </w:rPr>
            </w:pPr>
            <w:r w:rsidRPr="68E75AF0">
              <w:rPr>
                <w:highlight w:val="yellow"/>
              </w:rPr>
              <w:t>12</w:t>
            </w:r>
          </w:p>
        </w:tc>
        <w:tc>
          <w:tcPr>
            <w:tcW w:w="5245" w:type="dxa"/>
          </w:tcPr>
          <w:p w14:paraId="3893562F" w14:textId="3DB42E4A" w:rsidR="7845EF41" w:rsidRDefault="24E3A88F" w:rsidP="554F6AE6">
            <w:pPr>
              <w:rPr>
                <w:highlight w:val="yellow"/>
              </w:rPr>
            </w:pPr>
            <w:r w:rsidRPr="68E75AF0">
              <w:rPr>
                <w:highlight w:val="yellow"/>
              </w:rPr>
              <w:t>Follow up data analysis and report writing</w:t>
            </w:r>
          </w:p>
        </w:tc>
        <w:tc>
          <w:tcPr>
            <w:tcW w:w="4252" w:type="dxa"/>
          </w:tcPr>
          <w:p w14:paraId="679E5515" w14:textId="0FCDAA34" w:rsidR="406340DD" w:rsidRDefault="5982367D" w:rsidP="554F6AE6">
            <w:pPr>
              <w:rPr>
                <w:highlight w:val="yellow"/>
              </w:rPr>
            </w:pPr>
            <w:r w:rsidRPr="68E75AF0">
              <w:rPr>
                <w:highlight w:val="yellow"/>
              </w:rPr>
              <w:t>July-August 2024</w:t>
            </w:r>
          </w:p>
        </w:tc>
      </w:tr>
      <w:tr w:rsidR="00C86907" w:rsidRPr="00D541E8" w14:paraId="108746E8" w14:textId="77777777" w:rsidTr="68E75AF0">
        <w:tc>
          <w:tcPr>
            <w:tcW w:w="942" w:type="dxa"/>
          </w:tcPr>
          <w:p w14:paraId="61880887" w14:textId="2565AEAB" w:rsidR="00FC313A" w:rsidRPr="00D541E8" w:rsidRDefault="00FC313A" w:rsidP="554F6AE6">
            <w:pPr>
              <w:shd w:val="clear" w:color="auto" w:fill="FFFFFF" w:themeFill="background1"/>
              <w:rPr>
                <w:highlight w:val="yellow"/>
              </w:rPr>
            </w:pPr>
            <w:r w:rsidRPr="68E75AF0">
              <w:rPr>
                <w:highlight w:val="yellow"/>
              </w:rPr>
              <w:t>1</w:t>
            </w:r>
            <w:r w:rsidR="0B77EE63" w:rsidRPr="68E75AF0">
              <w:rPr>
                <w:highlight w:val="yellow"/>
              </w:rPr>
              <w:t>3</w:t>
            </w:r>
          </w:p>
        </w:tc>
        <w:tc>
          <w:tcPr>
            <w:tcW w:w="5245" w:type="dxa"/>
          </w:tcPr>
          <w:p w14:paraId="3ABC0773" w14:textId="6C096751" w:rsidR="00FC313A" w:rsidRPr="00D541E8" w:rsidRDefault="00FC313A" w:rsidP="68E75AF0">
            <w:pPr>
              <w:shd w:val="clear" w:color="auto" w:fill="FFFFFF" w:themeFill="background1"/>
              <w:rPr>
                <w:highlight w:val="yellow"/>
              </w:rPr>
            </w:pPr>
            <w:r w:rsidRPr="68E75AF0">
              <w:rPr>
                <w:highlight w:val="yellow"/>
              </w:rPr>
              <w:t xml:space="preserve">Dissemination Workshop </w:t>
            </w:r>
          </w:p>
        </w:tc>
        <w:tc>
          <w:tcPr>
            <w:tcW w:w="4252" w:type="dxa"/>
          </w:tcPr>
          <w:p w14:paraId="5A76898A" w14:textId="59D38443" w:rsidR="00FC313A" w:rsidRPr="00D541E8" w:rsidRDefault="50BD56FA" w:rsidP="554F6AE6">
            <w:pPr>
              <w:shd w:val="clear" w:color="auto" w:fill="FFFFFF" w:themeFill="background1"/>
              <w:rPr>
                <w:highlight w:val="yellow"/>
              </w:rPr>
            </w:pPr>
            <w:r w:rsidRPr="68E75AF0">
              <w:rPr>
                <w:highlight w:val="yellow"/>
              </w:rPr>
              <w:t>September</w:t>
            </w:r>
            <w:r w:rsidR="00FC313A" w:rsidRPr="68E75AF0">
              <w:rPr>
                <w:highlight w:val="yellow"/>
              </w:rPr>
              <w:t xml:space="preserve"> 202</w:t>
            </w:r>
            <w:r w:rsidR="469EE511" w:rsidRPr="68E75AF0">
              <w:rPr>
                <w:highlight w:val="yellow"/>
              </w:rPr>
              <w:t>4</w:t>
            </w:r>
          </w:p>
        </w:tc>
      </w:tr>
      <w:tr w:rsidR="68E75AF0" w14:paraId="195765EA" w14:textId="77777777" w:rsidTr="68E75AF0">
        <w:trPr>
          <w:trHeight w:val="300"/>
        </w:trPr>
        <w:tc>
          <w:tcPr>
            <w:tcW w:w="942" w:type="dxa"/>
          </w:tcPr>
          <w:p w14:paraId="538C1A22" w14:textId="04D8F312" w:rsidR="75CE463C" w:rsidRDefault="75CE463C" w:rsidP="68E75AF0">
            <w:pPr>
              <w:rPr>
                <w:highlight w:val="yellow"/>
              </w:rPr>
            </w:pPr>
            <w:r w:rsidRPr="68E75AF0">
              <w:rPr>
                <w:highlight w:val="yellow"/>
              </w:rPr>
              <w:t>14</w:t>
            </w:r>
          </w:p>
        </w:tc>
        <w:tc>
          <w:tcPr>
            <w:tcW w:w="5245" w:type="dxa"/>
          </w:tcPr>
          <w:p w14:paraId="67B2C1BB" w14:textId="128DEE2E" w:rsidR="75CE463C" w:rsidRDefault="75CE463C" w:rsidP="68E75AF0">
            <w:pPr>
              <w:rPr>
                <w:highlight w:val="yellow"/>
              </w:rPr>
            </w:pPr>
            <w:r w:rsidRPr="68E75AF0">
              <w:rPr>
                <w:highlight w:val="yellow"/>
              </w:rPr>
              <w:t>Recruitment of additional schools</w:t>
            </w:r>
            <w:r w:rsidR="16334653" w:rsidRPr="68E75AF0">
              <w:rPr>
                <w:highlight w:val="yellow"/>
              </w:rPr>
              <w:t xml:space="preserve"> for phase </w:t>
            </w:r>
            <w:r w:rsidR="7701430E" w:rsidRPr="68E75AF0">
              <w:rPr>
                <w:highlight w:val="yellow"/>
              </w:rPr>
              <w:t>2</w:t>
            </w:r>
          </w:p>
        </w:tc>
        <w:tc>
          <w:tcPr>
            <w:tcW w:w="4252" w:type="dxa"/>
          </w:tcPr>
          <w:p w14:paraId="62EE2534" w14:textId="7295A319" w:rsidR="75CE463C" w:rsidRDefault="75CE463C" w:rsidP="68E75AF0">
            <w:pPr>
              <w:rPr>
                <w:highlight w:val="yellow"/>
              </w:rPr>
            </w:pPr>
            <w:r w:rsidRPr="68E75AF0">
              <w:rPr>
                <w:highlight w:val="yellow"/>
              </w:rPr>
              <w:t>November-January 2025</w:t>
            </w:r>
          </w:p>
        </w:tc>
      </w:tr>
      <w:tr w:rsidR="68E75AF0" w14:paraId="6520AA21" w14:textId="77777777" w:rsidTr="68E75AF0">
        <w:trPr>
          <w:trHeight w:val="300"/>
        </w:trPr>
        <w:tc>
          <w:tcPr>
            <w:tcW w:w="942" w:type="dxa"/>
          </w:tcPr>
          <w:p w14:paraId="68AF2657" w14:textId="1E821612" w:rsidR="75CE463C" w:rsidRDefault="75CE463C" w:rsidP="68E75AF0">
            <w:pPr>
              <w:rPr>
                <w:highlight w:val="yellow"/>
              </w:rPr>
            </w:pPr>
            <w:r w:rsidRPr="68E75AF0">
              <w:rPr>
                <w:highlight w:val="yellow"/>
              </w:rPr>
              <w:t>15</w:t>
            </w:r>
          </w:p>
        </w:tc>
        <w:tc>
          <w:tcPr>
            <w:tcW w:w="5245" w:type="dxa"/>
          </w:tcPr>
          <w:p w14:paraId="3DF7FC59" w14:textId="609E9131" w:rsidR="30C9B420" w:rsidRDefault="30C9B420" w:rsidP="68E75AF0">
            <w:pPr>
              <w:rPr>
                <w:highlight w:val="yellow"/>
              </w:rPr>
            </w:pPr>
            <w:r w:rsidRPr="68E75AF0">
              <w:rPr>
                <w:highlight w:val="yellow"/>
              </w:rPr>
              <w:t xml:space="preserve">Phase </w:t>
            </w:r>
            <w:r w:rsidR="675CB00C" w:rsidRPr="68E75AF0">
              <w:rPr>
                <w:highlight w:val="yellow"/>
              </w:rPr>
              <w:t>2</w:t>
            </w:r>
            <w:r w:rsidRPr="68E75AF0">
              <w:rPr>
                <w:highlight w:val="yellow"/>
              </w:rPr>
              <w:t xml:space="preserve"> </w:t>
            </w:r>
            <w:r w:rsidR="75CE463C" w:rsidRPr="68E75AF0">
              <w:rPr>
                <w:highlight w:val="yellow"/>
              </w:rPr>
              <w:t>Implementation of program in additional counties</w:t>
            </w:r>
          </w:p>
        </w:tc>
        <w:tc>
          <w:tcPr>
            <w:tcW w:w="4252" w:type="dxa"/>
          </w:tcPr>
          <w:p w14:paraId="7FAE47AA" w14:textId="0E79F345" w:rsidR="75CE463C" w:rsidRDefault="75CE463C" w:rsidP="68E75AF0">
            <w:pPr>
              <w:rPr>
                <w:highlight w:val="yellow"/>
              </w:rPr>
            </w:pPr>
            <w:r w:rsidRPr="68E75AF0">
              <w:rPr>
                <w:highlight w:val="yellow"/>
              </w:rPr>
              <w:t>January – March 2025</w:t>
            </w:r>
          </w:p>
        </w:tc>
      </w:tr>
      <w:tr w:rsidR="68E75AF0" w14:paraId="1B2FAA9F" w14:textId="77777777" w:rsidTr="68E75AF0">
        <w:trPr>
          <w:trHeight w:val="300"/>
        </w:trPr>
        <w:tc>
          <w:tcPr>
            <w:tcW w:w="942" w:type="dxa"/>
          </w:tcPr>
          <w:p w14:paraId="056D554E" w14:textId="570668B9" w:rsidR="75CE463C" w:rsidRDefault="75CE463C" w:rsidP="68E75AF0">
            <w:pPr>
              <w:rPr>
                <w:highlight w:val="yellow"/>
              </w:rPr>
            </w:pPr>
            <w:r w:rsidRPr="68E75AF0">
              <w:rPr>
                <w:highlight w:val="yellow"/>
              </w:rPr>
              <w:t>16</w:t>
            </w:r>
          </w:p>
        </w:tc>
        <w:tc>
          <w:tcPr>
            <w:tcW w:w="5245" w:type="dxa"/>
          </w:tcPr>
          <w:p w14:paraId="138DC85A" w14:textId="763F2621" w:rsidR="75CE463C" w:rsidRDefault="75CE463C" w:rsidP="68E75AF0">
            <w:pPr>
              <w:rPr>
                <w:highlight w:val="yellow"/>
              </w:rPr>
            </w:pPr>
            <w:r w:rsidRPr="68E75AF0">
              <w:rPr>
                <w:highlight w:val="yellow"/>
              </w:rPr>
              <w:t>Data collection</w:t>
            </w:r>
            <w:r w:rsidR="5B11982A" w:rsidRPr="68E75AF0">
              <w:rPr>
                <w:highlight w:val="yellow"/>
              </w:rPr>
              <w:t xml:space="preserve"> for phase </w:t>
            </w:r>
            <w:r w:rsidR="7D3C7120" w:rsidRPr="68E75AF0">
              <w:rPr>
                <w:highlight w:val="yellow"/>
              </w:rPr>
              <w:t>2</w:t>
            </w:r>
          </w:p>
        </w:tc>
        <w:tc>
          <w:tcPr>
            <w:tcW w:w="4252" w:type="dxa"/>
          </w:tcPr>
          <w:p w14:paraId="2CAA12E4" w14:textId="053044C3" w:rsidR="75CE463C" w:rsidRDefault="75CE463C" w:rsidP="68E75AF0">
            <w:pPr>
              <w:rPr>
                <w:highlight w:val="yellow"/>
              </w:rPr>
            </w:pPr>
            <w:r w:rsidRPr="68E75AF0">
              <w:rPr>
                <w:highlight w:val="yellow"/>
              </w:rPr>
              <w:t>January – July 2025</w:t>
            </w:r>
          </w:p>
        </w:tc>
      </w:tr>
      <w:tr w:rsidR="68E75AF0" w14:paraId="4E6B2F49" w14:textId="77777777" w:rsidTr="68E75AF0">
        <w:trPr>
          <w:trHeight w:val="300"/>
        </w:trPr>
        <w:tc>
          <w:tcPr>
            <w:tcW w:w="942" w:type="dxa"/>
          </w:tcPr>
          <w:p w14:paraId="6A392FAE" w14:textId="051D887E" w:rsidR="75CE463C" w:rsidRDefault="75CE463C" w:rsidP="68E75AF0">
            <w:pPr>
              <w:rPr>
                <w:highlight w:val="yellow"/>
              </w:rPr>
            </w:pPr>
            <w:r w:rsidRPr="68E75AF0">
              <w:rPr>
                <w:highlight w:val="yellow"/>
              </w:rPr>
              <w:t>17</w:t>
            </w:r>
          </w:p>
        </w:tc>
        <w:tc>
          <w:tcPr>
            <w:tcW w:w="5245" w:type="dxa"/>
          </w:tcPr>
          <w:p w14:paraId="5803D528" w14:textId="22430327" w:rsidR="75CE463C" w:rsidRDefault="75CE463C" w:rsidP="68E75AF0">
            <w:pPr>
              <w:rPr>
                <w:highlight w:val="yellow"/>
              </w:rPr>
            </w:pPr>
            <w:r w:rsidRPr="68E75AF0">
              <w:rPr>
                <w:highlight w:val="yellow"/>
              </w:rPr>
              <w:t>Data cleaning and analysis</w:t>
            </w:r>
            <w:r w:rsidR="7968D43F" w:rsidRPr="68E75AF0">
              <w:rPr>
                <w:highlight w:val="yellow"/>
              </w:rPr>
              <w:t xml:space="preserve"> </w:t>
            </w:r>
          </w:p>
        </w:tc>
        <w:tc>
          <w:tcPr>
            <w:tcW w:w="4252" w:type="dxa"/>
          </w:tcPr>
          <w:p w14:paraId="2913A800" w14:textId="6CD87D51" w:rsidR="75CE463C" w:rsidRDefault="75CE463C" w:rsidP="68E75AF0">
            <w:pPr>
              <w:rPr>
                <w:highlight w:val="yellow"/>
              </w:rPr>
            </w:pPr>
            <w:r w:rsidRPr="68E75AF0">
              <w:rPr>
                <w:highlight w:val="yellow"/>
              </w:rPr>
              <w:t>March – July 2025</w:t>
            </w:r>
          </w:p>
        </w:tc>
      </w:tr>
      <w:tr w:rsidR="68E75AF0" w14:paraId="339A039E" w14:textId="77777777" w:rsidTr="68E75AF0">
        <w:trPr>
          <w:trHeight w:val="300"/>
        </w:trPr>
        <w:tc>
          <w:tcPr>
            <w:tcW w:w="942" w:type="dxa"/>
          </w:tcPr>
          <w:p w14:paraId="2A837EE4" w14:textId="2CE187BA" w:rsidR="75CE463C" w:rsidRDefault="75CE463C" w:rsidP="68E75AF0">
            <w:pPr>
              <w:rPr>
                <w:highlight w:val="yellow"/>
              </w:rPr>
            </w:pPr>
            <w:r w:rsidRPr="68E75AF0">
              <w:rPr>
                <w:highlight w:val="yellow"/>
              </w:rPr>
              <w:t>18</w:t>
            </w:r>
          </w:p>
        </w:tc>
        <w:tc>
          <w:tcPr>
            <w:tcW w:w="5245" w:type="dxa"/>
          </w:tcPr>
          <w:p w14:paraId="4E5F39F2" w14:textId="27DAF0D9" w:rsidR="75CE463C" w:rsidRDefault="75CE463C" w:rsidP="68E75AF0">
            <w:pPr>
              <w:rPr>
                <w:highlight w:val="yellow"/>
              </w:rPr>
            </w:pPr>
            <w:r w:rsidRPr="68E75AF0">
              <w:rPr>
                <w:highlight w:val="yellow"/>
              </w:rPr>
              <w:t>Report writing and dissemination of findings</w:t>
            </w:r>
            <w:r w:rsidR="5C3F3432" w:rsidRPr="68E75AF0">
              <w:rPr>
                <w:highlight w:val="yellow"/>
              </w:rPr>
              <w:t xml:space="preserve"> for phase </w:t>
            </w:r>
            <w:r w:rsidR="17A2D350" w:rsidRPr="68E75AF0">
              <w:rPr>
                <w:highlight w:val="yellow"/>
              </w:rPr>
              <w:t>2</w:t>
            </w:r>
          </w:p>
        </w:tc>
        <w:tc>
          <w:tcPr>
            <w:tcW w:w="4252" w:type="dxa"/>
          </w:tcPr>
          <w:p w14:paraId="4C868518" w14:textId="6BD7EF18" w:rsidR="75CE463C" w:rsidRDefault="75CE463C" w:rsidP="68E75AF0">
            <w:pPr>
              <w:rPr>
                <w:highlight w:val="yellow"/>
              </w:rPr>
            </w:pPr>
            <w:r w:rsidRPr="68E75AF0">
              <w:rPr>
                <w:highlight w:val="yellow"/>
              </w:rPr>
              <w:t>September 2025</w:t>
            </w:r>
          </w:p>
        </w:tc>
      </w:tr>
    </w:tbl>
    <w:p w14:paraId="13B6E7B6" w14:textId="77777777" w:rsidR="00002DEC" w:rsidRPr="00D541E8" w:rsidRDefault="00002DEC" w:rsidP="002C71AA">
      <w:pPr>
        <w:shd w:val="clear" w:color="auto" w:fill="FFFFFF" w:themeFill="background1"/>
        <w:jc w:val="both"/>
        <w:rPr>
          <w:rFonts w:ascii="Times New Roman" w:eastAsia="Times New Roman" w:hAnsi="Times New Roman" w:cs="Times New Roman"/>
          <w:sz w:val="24"/>
          <w:szCs w:val="24"/>
        </w:rPr>
      </w:pPr>
    </w:p>
    <w:p w14:paraId="40D0F9ED" w14:textId="77777777" w:rsidR="00021C73" w:rsidRPr="00D541E8" w:rsidRDefault="00021C73" w:rsidP="002C71AA">
      <w:pPr>
        <w:shd w:val="clear" w:color="auto" w:fill="FFFFFF" w:themeFill="background1"/>
        <w:jc w:val="both"/>
        <w:rPr>
          <w:rFonts w:ascii="Times New Roman" w:eastAsia="Times New Roman" w:hAnsi="Times New Roman" w:cs="Times New Roman"/>
          <w:sz w:val="24"/>
          <w:szCs w:val="24"/>
        </w:rPr>
      </w:pPr>
    </w:p>
    <w:p w14:paraId="591BB371" w14:textId="1405B9D6" w:rsidR="5F82CB09" w:rsidRPr="00D541E8" w:rsidRDefault="5F82CB09" w:rsidP="002C71AA">
      <w:pPr>
        <w:pStyle w:val="Heading1"/>
        <w:shd w:val="clear" w:color="auto" w:fill="FFFFFF" w:themeFill="background1"/>
      </w:pPr>
      <w:bookmarkStart w:id="126" w:name="_Toc116674239"/>
      <w:r w:rsidRPr="00D541E8">
        <w:t>BUDGET</w:t>
      </w:r>
      <w:bookmarkEnd w:id="126"/>
      <w:r w:rsidR="009C63E8" w:rsidRPr="00D541E8">
        <w:t xml:space="preserve"> </w:t>
      </w:r>
    </w:p>
    <w:p w14:paraId="5A55801D" w14:textId="0949E24B" w:rsidR="5F82CB09" w:rsidRPr="00D541E8" w:rsidRDefault="5F82CB09" w:rsidP="002C71AA">
      <w:pPr>
        <w:shd w:val="clear" w:color="auto" w:fill="FFFFFF" w:themeFill="background1"/>
        <w:jc w:val="both"/>
      </w:pPr>
      <w:r w:rsidRPr="00D541E8">
        <w:rPr>
          <w:rFonts w:ascii="Calibri" w:eastAsia="Calibri" w:hAnsi="Calibri" w:cs="Calibri"/>
        </w:rPr>
        <w:t xml:space="preserve">Personnel Costs </w:t>
      </w:r>
    </w:p>
    <w:p w14:paraId="2BFD0A0E" w14:textId="00E5F42F" w:rsidR="5F82CB09" w:rsidRPr="00D541E8" w:rsidRDefault="5F82CB09" w:rsidP="002C71AA">
      <w:pPr>
        <w:shd w:val="clear" w:color="auto" w:fill="FFFFFF" w:themeFill="background1"/>
        <w:jc w:val="both"/>
      </w:pPr>
      <w:r w:rsidRPr="00D541E8">
        <w:rPr>
          <w:rFonts w:ascii="Calibri" w:eastAsia="Calibri" w:hAnsi="Calibri" w:cs="Calibri"/>
        </w:rPr>
        <w:t xml:space="preserve">€ 35,081: Tom L. Osborn, Principal Investigator. (Kenya) </w:t>
      </w:r>
    </w:p>
    <w:p w14:paraId="630476B0" w14:textId="4493F3C3" w:rsidR="5F82CB09" w:rsidRPr="00D541E8" w:rsidRDefault="5F82CB09" w:rsidP="002C71AA">
      <w:pPr>
        <w:shd w:val="clear" w:color="auto" w:fill="FFFFFF" w:themeFill="background1"/>
        <w:jc w:val="both"/>
      </w:pPr>
      <w:r w:rsidRPr="00D541E8">
        <w:rPr>
          <w:rFonts w:ascii="Calibri" w:eastAsia="Calibri" w:hAnsi="Calibri" w:cs="Calibri"/>
        </w:rPr>
        <w:t xml:space="preserve">€23,880: Dr. Christine Wasanga, Co- Investigator/Co-PI. (Kenya) </w:t>
      </w:r>
    </w:p>
    <w:p w14:paraId="0DE177CC" w14:textId="43840FF3" w:rsidR="5F82CB09" w:rsidRPr="00D541E8" w:rsidRDefault="5F82CB09" w:rsidP="002C71AA">
      <w:pPr>
        <w:shd w:val="clear" w:color="auto" w:fill="FFFFFF" w:themeFill="background1"/>
        <w:jc w:val="both"/>
      </w:pPr>
      <w:r w:rsidRPr="00D541E8">
        <w:rPr>
          <w:rFonts w:ascii="Calibri" w:eastAsia="Calibri" w:hAnsi="Calibri" w:cs="Calibri"/>
        </w:rPr>
        <w:t xml:space="preserve">€22,288: Hilda Nyatete, Co-Investigator/Supervisor. (Kenya) </w:t>
      </w:r>
    </w:p>
    <w:p w14:paraId="3D9FA06E" w14:textId="2C245B8D" w:rsidR="5F82CB09" w:rsidRPr="00D541E8" w:rsidRDefault="5F82CB09" w:rsidP="002C71AA">
      <w:pPr>
        <w:shd w:val="clear" w:color="auto" w:fill="FFFFFF" w:themeFill="background1"/>
        <w:jc w:val="both"/>
      </w:pPr>
      <w:r w:rsidRPr="00D541E8">
        <w:rPr>
          <w:rFonts w:ascii="Calibri" w:eastAsia="Calibri" w:hAnsi="Calibri" w:cs="Calibri"/>
        </w:rPr>
        <w:t xml:space="preserve">€12,736: Katherine Venturo- Conerly, Co- Investigator. (USA) </w:t>
      </w:r>
    </w:p>
    <w:p w14:paraId="64B45B49" w14:textId="7E33FDD8" w:rsidR="5F82CB09" w:rsidRPr="00D541E8" w:rsidRDefault="5F82CB09" w:rsidP="002C71AA">
      <w:pPr>
        <w:shd w:val="clear" w:color="auto" w:fill="FFFFFF" w:themeFill="background1"/>
        <w:jc w:val="both"/>
      </w:pPr>
      <w:r w:rsidRPr="00D541E8">
        <w:rPr>
          <w:rFonts w:ascii="Calibri" w:eastAsia="Calibri" w:hAnsi="Calibri" w:cs="Calibri"/>
        </w:rPr>
        <w:t xml:space="preserve">€9,840: Thomas Rusch, Co-Investigator. (Austria) </w:t>
      </w:r>
    </w:p>
    <w:p w14:paraId="7B7ECD72" w14:textId="766E59D8" w:rsidR="5F82CB09" w:rsidRPr="00D541E8" w:rsidRDefault="5F82CB09" w:rsidP="002C71AA">
      <w:pPr>
        <w:shd w:val="clear" w:color="auto" w:fill="FFFFFF" w:themeFill="background1"/>
        <w:jc w:val="both"/>
      </w:pPr>
      <w:r w:rsidRPr="00D541E8">
        <w:rPr>
          <w:rFonts w:ascii="Calibri" w:eastAsia="Calibri" w:hAnsi="Calibri" w:cs="Calibri"/>
        </w:rPr>
        <w:t xml:space="preserve">€5,769: Eve Puffer, Co-Investigator. (USA) </w:t>
      </w:r>
    </w:p>
    <w:p w14:paraId="128A8300" w14:textId="204FD1F4" w:rsidR="5F82CB09" w:rsidRPr="00D541E8" w:rsidRDefault="5F82CB09" w:rsidP="002C71AA">
      <w:pPr>
        <w:shd w:val="clear" w:color="auto" w:fill="FFFFFF" w:themeFill="background1"/>
        <w:jc w:val="both"/>
      </w:pPr>
      <w:r w:rsidRPr="00D541E8">
        <w:rPr>
          <w:rFonts w:ascii="Calibri" w:eastAsia="Calibri" w:hAnsi="Calibri" w:cs="Calibri"/>
        </w:rPr>
        <w:t xml:space="preserve">€26,533: Natalie Johnson, Research Manager. (Kenya) </w:t>
      </w:r>
    </w:p>
    <w:p w14:paraId="0CD57AC8" w14:textId="6243F1E7" w:rsidR="5F82CB09" w:rsidRPr="00D541E8" w:rsidRDefault="5F82CB09" w:rsidP="002C71AA">
      <w:pPr>
        <w:shd w:val="clear" w:color="auto" w:fill="FFFFFF" w:themeFill="background1"/>
        <w:jc w:val="both"/>
      </w:pPr>
      <w:r w:rsidRPr="00D541E8">
        <w:rPr>
          <w:rFonts w:ascii="Calibri" w:eastAsia="Calibri" w:hAnsi="Calibri" w:cs="Calibri"/>
        </w:rPr>
        <w:t xml:space="preserve">€18,573: Veronica Ngatia, Program Manager. (Kenya) </w:t>
      </w:r>
    </w:p>
    <w:p w14:paraId="0A84F0F1" w14:textId="0128AD88" w:rsidR="5F82CB09" w:rsidRPr="00D541E8" w:rsidRDefault="5F82CB09" w:rsidP="002C71AA">
      <w:pPr>
        <w:shd w:val="clear" w:color="auto" w:fill="FFFFFF" w:themeFill="background1"/>
        <w:jc w:val="both"/>
      </w:pPr>
      <w:r w:rsidRPr="00D541E8">
        <w:rPr>
          <w:rFonts w:ascii="Calibri" w:eastAsia="Calibri" w:hAnsi="Calibri" w:cs="Calibri"/>
        </w:rPr>
        <w:t xml:space="preserve">€15,920: Rediet Alemu, Scientific and Innovations Lead. (Kenya) </w:t>
      </w:r>
    </w:p>
    <w:p w14:paraId="76EEC32D" w14:textId="5DCEE346" w:rsidR="5F82CB09" w:rsidRPr="00D541E8" w:rsidRDefault="5F82CB09" w:rsidP="002C71AA">
      <w:pPr>
        <w:shd w:val="clear" w:color="auto" w:fill="FFFFFF" w:themeFill="background1"/>
        <w:jc w:val="both"/>
      </w:pPr>
      <w:r w:rsidRPr="00D541E8">
        <w:rPr>
          <w:rFonts w:ascii="Calibri" w:eastAsia="Calibri" w:hAnsi="Calibri" w:cs="Calibri"/>
        </w:rPr>
        <w:t xml:space="preserve">€15,920: John Kinyua, Business Development Associate. (Kenya) </w:t>
      </w:r>
    </w:p>
    <w:p w14:paraId="1E07B56E" w14:textId="4AFA2832" w:rsidR="5F82CB09" w:rsidRPr="00D541E8" w:rsidRDefault="5F82CB09" w:rsidP="002C71AA">
      <w:pPr>
        <w:shd w:val="clear" w:color="auto" w:fill="FFFFFF" w:themeFill="background1"/>
        <w:jc w:val="both"/>
      </w:pPr>
      <w:r w:rsidRPr="00D541E8">
        <w:rPr>
          <w:rFonts w:ascii="Calibri" w:eastAsia="Calibri" w:hAnsi="Calibri" w:cs="Calibri"/>
        </w:rPr>
        <w:t xml:space="preserve">€37,760: Anthony Waweru, Product Manager. (Kenya) </w:t>
      </w:r>
    </w:p>
    <w:p w14:paraId="61426804" w14:textId="4EF4DF8B" w:rsidR="5F82CB09" w:rsidRPr="00D541E8" w:rsidRDefault="5F82CB09" w:rsidP="002C71AA">
      <w:pPr>
        <w:shd w:val="clear" w:color="auto" w:fill="FFFFFF" w:themeFill="background1"/>
        <w:jc w:val="both"/>
      </w:pPr>
      <w:r w:rsidRPr="00D541E8">
        <w:rPr>
          <w:rFonts w:ascii="Calibri" w:eastAsia="Calibri" w:hAnsi="Calibri" w:cs="Calibri"/>
        </w:rPr>
        <w:t xml:space="preserve">€8,491: TBD, Project Administrative Co-Ordinator. (Kenya) </w:t>
      </w:r>
    </w:p>
    <w:p w14:paraId="5BE2D330" w14:textId="348FC422" w:rsidR="5F82CB09" w:rsidRPr="00D541E8" w:rsidRDefault="5F82CB09" w:rsidP="002C71AA">
      <w:pPr>
        <w:shd w:val="clear" w:color="auto" w:fill="FFFFFF" w:themeFill="background1"/>
        <w:jc w:val="both"/>
      </w:pPr>
      <w:r w:rsidRPr="00D541E8">
        <w:rPr>
          <w:rFonts w:ascii="Calibri" w:eastAsia="Calibri" w:hAnsi="Calibri" w:cs="Calibri"/>
        </w:rPr>
        <w:t xml:space="preserve">€134,781: Other Salaried Personnel. (Kenya) </w:t>
      </w:r>
    </w:p>
    <w:p w14:paraId="75182B85" w14:textId="3D5390C3" w:rsidR="5F82CB09" w:rsidRPr="00D541E8" w:rsidRDefault="5F82CB09" w:rsidP="002C71AA">
      <w:pPr>
        <w:shd w:val="clear" w:color="auto" w:fill="FFFFFF" w:themeFill="background1"/>
        <w:jc w:val="both"/>
      </w:pPr>
      <w:r w:rsidRPr="00D541E8">
        <w:rPr>
          <w:rFonts w:ascii="Calibri" w:eastAsia="Calibri" w:hAnsi="Calibri" w:cs="Calibri"/>
        </w:rPr>
        <w:t xml:space="preserve">€77,597: Non-Salaried Personnel. (Kenya) </w:t>
      </w:r>
    </w:p>
    <w:p w14:paraId="55FBAE5B" w14:textId="19D4FA91" w:rsidR="5F82CB09" w:rsidRPr="00D541E8" w:rsidRDefault="5F82CB09" w:rsidP="002C71AA">
      <w:pPr>
        <w:shd w:val="clear" w:color="auto" w:fill="FFFFFF" w:themeFill="background1"/>
        <w:jc w:val="both"/>
      </w:pPr>
      <w:r w:rsidRPr="00D541E8">
        <w:rPr>
          <w:rFonts w:ascii="Calibri" w:eastAsia="Calibri" w:hAnsi="Calibri" w:cs="Calibri"/>
        </w:rPr>
        <w:t>€56,697: Personnel Benefits (Kenya)</w:t>
      </w:r>
      <w:r w:rsidR="009C63E8" w:rsidRPr="00D541E8">
        <w:rPr>
          <w:rFonts w:ascii="Calibri" w:eastAsia="Calibri" w:hAnsi="Calibri" w:cs="Calibri"/>
        </w:rPr>
        <w:t xml:space="preserve"> </w:t>
      </w:r>
    </w:p>
    <w:p w14:paraId="2AD5D397" w14:textId="18DDBA07" w:rsidR="5F82CB09" w:rsidRPr="00D541E8" w:rsidRDefault="5F82CB09" w:rsidP="002C71AA">
      <w:pPr>
        <w:shd w:val="clear" w:color="auto" w:fill="FFFFFF" w:themeFill="background1"/>
        <w:jc w:val="both"/>
      </w:pPr>
      <w:r w:rsidRPr="00D541E8">
        <w:rPr>
          <w:rFonts w:ascii="Calibri" w:eastAsia="Calibri" w:hAnsi="Calibri" w:cs="Calibri"/>
        </w:rPr>
        <w:t xml:space="preserve">Total Personnel Costs: </w:t>
      </w:r>
      <w:r w:rsidR="00D41C52" w:rsidRPr="00D541E8">
        <w:rPr>
          <w:rFonts w:ascii="Calibri" w:eastAsia="Calibri" w:hAnsi="Calibri" w:cs="Calibri"/>
        </w:rPr>
        <w:t>€</w:t>
      </w:r>
      <w:r w:rsidRPr="00D541E8">
        <w:rPr>
          <w:rFonts w:ascii="Calibri" w:eastAsia="Calibri" w:hAnsi="Calibri" w:cs="Calibri"/>
        </w:rPr>
        <w:t xml:space="preserve">501,867 </w:t>
      </w:r>
    </w:p>
    <w:p w14:paraId="0528DAFE" w14:textId="7A6E8483" w:rsidR="342AA731" w:rsidRPr="00D541E8" w:rsidRDefault="342AA731" w:rsidP="002C71AA">
      <w:pPr>
        <w:shd w:val="clear" w:color="auto" w:fill="FFFFFF" w:themeFill="background1"/>
        <w:jc w:val="both"/>
        <w:rPr>
          <w:rFonts w:ascii="Calibri" w:eastAsia="Calibri" w:hAnsi="Calibri" w:cs="Calibri"/>
        </w:rPr>
      </w:pPr>
    </w:p>
    <w:p w14:paraId="333B4752" w14:textId="60639124" w:rsidR="5F82CB09" w:rsidRPr="00D541E8" w:rsidRDefault="5F82CB09" w:rsidP="002C71AA">
      <w:pPr>
        <w:shd w:val="clear" w:color="auto" w:fill="FFFFFF" w:themeFill="background1"/>
        <w:jc w:val="both"/>
      </w:pPr>
      <w:r w:rsidRPr="00D541E8">
        <w:rPr>
          <w:rFonts w:ascii="Calibri" w:eastAsia="Calibri" w:hAnsi="Calibri" w:cs="Calibri"/>
        </w:rPr>
        <w:t xml:space="preserve">Design and Planning Costs </w:t>
      </w:r>
    </w:p>
    <w:p w14:paraId="65C57E2D" w14:textId="339E923B" w:rsidR="5F82CB09" w:rsidRPr="00D541E8" w:rsidRDefault="5F82CB09" w:rsidP="002C71AA">
      <w:pPr>
        <w:shd w:val="clear" w:color="auto" w:fill="FFFFFF" w:themeFill="background1"/>
        <w:jc w:val="both"/>
        <w:rPr>
          <w:rFonts w:ascii="Calibri" w:eastAsia="Calibri" w:hAnsi="Calibri" w:cs="Calibri"/>
        </w:rPr>
      </w:pPr>
      <w:r w:rsidRPr="00D541E8">
        <w:rPr>
          <w:rFonts w:ascii="Calibri" w:eastAsia="Calibri" w:hAnsi="Calibri" w:cs="Calibri"/>
        </w:rPr>
        <w:t>€38,890: Study materials (e.g</w:t>
      </w:r>
      <w:r w:rsidR="0D672AFA" w:rsidRPr="00D541E8">
        <w:rPr>
          <w:rFonts w:ascii="Calibri" w:eastAsia="Calibri" w:hAnsi="Calibri" w:cs="Calibri"/>
        </w:rPr>
        <w:t>.,</w:t>
      </w:r>
      <w:r w:rsidRPr="00D541E8">
        <w:rPr>
          <w:rFonts w:ascii="Calibri" w:eastAsia="Calibri" w:hAnsi="Calibri" w:cs="Calibri"/>
        </w:rPr>
        <w:t xml:space="preserve"> questionnaires, stationery, airtime etc.). (Kenya) </w:t>
      </w:r>
    </w:p>
    <w:p w14:paraId="45A2F4A4" w14:textId="03F8EC63" w:rsidR="5F82CB09" w:rsidRPr="00D541E8" w:rsidRDefault="5F82CB09" w:rsidP="002C71AA">
      <w:pPr>
        <w:shd w:val="clear" w:color="auto" w:fill="FFFFFF" w:themeFill="background1"/>
        <w:jc w:val="both"/>
      </w:pPr>
      <w:r w:rsidRPr="00D541E8">
        <w:rPr>
          <w:rFonts w:ascii="Calibri" w:eastAsia="Calibri" w:hAnsi="Calibri" w:cs="Calibri"/>
        </w:rPr>
        <w:t xml:space="preserve">€4,580: School recruitment </w:t>
      </w:r>
    </w:p>
    <w:p w14:paraId="52B38C89" w14:textId="5251A3D6" w:rsidR="5F82CB09" w:rsidRPr="00D541E8" w:rsidRDefault="5F82CB09" w:rsidP="002C71AA">
      <w:pPr>
        <w:shd w:val="clear" w:color="auto" w:fill="FFFFFF" w:themeFill="background1"/>
        <w:jc w:val="both"/>
      </w:pPr>
      <w:r w:rsidRPr="00D541E8">
        <w:rPr>
          <w:rFonts w:ascii="Calibri" w:eastAsia="Calibri" w:hAnsi="Calibri" w:cs="Calibri"/>
        </w:rPr>
        <w:t xml:space="preserve">€11,586: Project material development and procurement </w:t>
      </w:r>
    </w:p>
    <w:p w14:paraId="30F35AC0" w14:textId="144CD595" w:rsidR="5F82CB09" w:rsidRPr="00D541E8" w:rsidRDefault="5F82CB09" w:rsidP="002C71AA">
      <w:pPr>
        <w:shd w:val="clear" w:color="auto" w:fill="FFFFFF" w:themeFill="background1"/>
        <w:jc w:val="both"/>
      </w:pPr>
      <w:r w:rsidRPr="00D541E8">
        <w:rPr>
          <w:rFonts w:ascii="Calibri" w:eastAsia="Calibri" w:hAnsi="Calibri" w:cs="Calibri"/>
        </w:rPr>
        <w:t xml:space="preserve">€1,750: Ethical permits and approvals </w:t>
      </w:r>
    </w:p>
    <w:p w14:paraId="0F1558B5" w14:textId="077A2F62" w:rsidR="5F82CB09" w:rsidRPr="00D541E8" w:rsidRDefault="5F82CB09" w:rsidP="002C71AA">
      <w:pPr>
        <w:shd w:val="clear" w:color="auto" w:fill="FFFFFF" w:themeFill="background1"/>
        <w:jc w:val="both"/>
      </w:pPr>
      <w:r w:rsidRPr="00D541E8">
        <w:rPr>
          <w:rFonts w:ascii="Calibri" w:eastAsia="Calibri" w:hAnsi="Calibri" w:cs="Calibri"/>
        </w:rPr>
        <w:t xml:space="preserve">€5,245: Stakeholder recruitment and engagement </w:t>
      </w:r>
    </w:p>
    <w:p w14:paraId="082AD63D" w14:textId="73062E90" w:rsidR="5F82CB09" w:rsidRPr="00D541E8" w:rsidRDefault="5F82CB09" w:rsidP="002C71AA">
      <w:pPr>
        <w:shd w:val="clear" w:color="auto" w:fill="FFFFFF" w:themeFill="background1"/>
        <w:jc w:val="both"/>
      </w:pPr>
      <w:r w:rsidRPr="00D541E8">
        <w:rPr>
          <w:rFonts w:ascii="Calibri" w:eastAsia="Calibri" w:hAnsi="Calibri" w:cs="Calibri"/>
        </w:rPr>
        <w:t xml:space="preserve">Total Design and Planning Costs: </w:t>
      </w:r>
      <w:r w:rsidR="00D41C52" w:rsidRPr="00D541E8">
        <w:rPr>
          <w:rFonts w:ascii="Calibri" w:eastAsia="Calibri" w:hAnsi="Calibri" w:cs="Calibri"/>
        </w:rPr>
        <w:t>€</w:t>
      </w:r>
      <w:r w:rsidRPr="00D541E8">
        <w:rPr>
          <w:rFonts w:ascii="Calibri" w:eastAsia="Calibri" w:hAnsi="Calibri" w:cs="Calibri"/>
        </w:rPr>
        <w:t xml:space="preserve">62,051 </w:t>
      </w:r>
    </w:p>
    <w:p w14:paraId="6C031ACD" w14:textId="784E4788" w:rsidR="5F82CB09" w:rsidRPr="00D541E8" w:rsidRDefault="5F82CB09" w:rsidP="002C71AA">
      <w:pPr>
        <w:shd w:val="clear" w:color="auto" w:fill="FFFFFF" w:themeFill="background1"/>
        <w:jc w:val="both"/>
      </w:pPr>
      <w:r w:rsidRPr="00D541E8">
        <w:rPr>
          <w:rFonts w:ascii="Calibri" w:eastAsia="Calibri" w:hAnsi="Calibri" w:cs="Calibri"/>
        </w:rPr>
        <w:t xml:space="preserve"> </w:t>
      </w:r>
    </w:p>
    <w:p w14:paraId="69DBC541" w14:textId="41C616E5" w:rsidR="5F82CB09" w:rsidRPr="00D541E8" w:rsidRDefault="5F82CB09" w:rsidP="002C71AA">
      <w:pPr>
        <w:shd w:val="clear" w:color="auto" w:fill="FFFFFF" w:themeFill="background1"/>
        <w:jc w:val="both"/>
      </w:pPr>
      <w:r w:rsidRPr="00D541E8">
        <w:rPr>
          <w:rFonts w:ascii="Calibri" w:eastAsia="Calibri" w:hAnsi="Calibri" w:cs="Calibri"/>
        </w:rPr>
        <w:t xml:space="preserve">Implementation Costs </w:t>
      </w:r>
    </w:p>
    <w:p w14:paraId="2DAC0304" w14:textId="4C5B66B7" w:rsidR="5F82CB09" w:rsidRPr="00D541E8" w:rsidRDefault="5F82CB09" w:rsidP="002C71AA">
      <w:pPr>
        <w:shd w:val="clear" w:color="auto" w:fill="FFFFFF" w:themeFill="background1"/>
        <w:jc w:val="both"/>
      </w:pPr>
      <w:r w:rsidRPr="00D541E8">
        <w:rPr>
          <w:rFonts w:ascii="Calibri" w:eastAsia="Calibri" w:hAnsi="Calibri" w:cs="Calibri"/>
        </w:rPr>
        <w:t xml:space="preserve">€2,451: Recruiting and training Lay-providers and Clinical Supervisors </w:t>
      </w:r>
    </w:p>
    <w:p w14:paraId="6D6A63B1" w14:textId="226473C9" w:rsidR="335DEFB0" w:rsidRPr="00D541E8" w:rsidRDefault="335DEFB0" w:rsidP="002C71AA">
      <w:pPr>
        <w:shd w:val="clear" w:color="auto" w:fill="FFFFFF" w:themeFill="background1"/>
        <w:jc w:val="both"/>
      </w:pPr>
      <w:r w:rsidRPr="00D541E8">
        <w:rPr>
          <w:rFonts w:ascii="Calibri" w:eastAsia="Calibri" w:hAnsi="Calibri" w:cs="Calibri"/>
        </w:rPr>
        <w:t>€80,</w:t>
      </w:r>
      <w:r w:rsidR="3A323F51" w:rsidRPr="00D541E8">
        <w:rPr>
          <w:rFonts w:ascii="Calibri" w:eastAsia="Calibri" w:hAnsi="Calibri" w:cs="Calibri"/>
        </w:rPr>
        <w:t>500</w:t>
      </w:r>
      <w:r w:rsidR="49E08F20" w:rsidRPr="00D541E8">
        <w:rPr>
          <w:rFonts w:ascii="Calibri" w:eastAsia="Calibri" w:hAnsi="Calibri" w:cs="Calibri"/>
        </w:rPr>
        <w:t>:</w:t>
      </w:r>
      <w:r w:rsidR="3A323F51" w:rsidRPr="00D541E8">
        <w:rPr>
          <w:rFonts w:ascii="Calibri" w:eastAsia="Calibri" w:hAnsi="Calibri" w:cs="Calibri"/>
        </w:rPr>
        <w:t xml:space="preserve"> Implementing Anansi in secondary schools</w:t>
      </w:r>
      <w:r w:rsidR="009C63E8" w:rsidRPr="00D541E8">
        <w:rPr>
          <w:rFonts w:ascii="Calibri" w:eastAsia="Calibri" w:hAnsi="Calibri" w:cs="Calibri"/>
        </w:rPr>
        <w:t xml:space="preserve"> </w:t>
      </w:r>
    </w:p>
    <w:p w14:paraId="1ED61BA2" w14:textId="69770755" w:rsidR="335DEFB0" w:rsidRPr="00D541E8" w:rsidRDefault="335DEFB0" w:rsidP="002C71AA">
      <w:pPr>
        <w:shd w:val="clear" w:color="auto" w:fill="FFFFFF" w:themeFill="background1"/>
        <w:jc w:val="both"/>
      </w:pPr>
      <w:r w:rsidRPr="00D541E8">
        <w:rPr>
          <w:rFonts w:ascii="Calibri" w:eastAsia="Calibri" w:hAnsi="Calibri" w:cs="Calibri"/>
        </w:rPr>
        <w:t>€</w:t>
      </w:r>
      <w:r w:rsidR="49EA346F" w:rsidRPr="00D541E8">
        <w:rPr>
          <w:rFonts w:ascii="Calibri" w:eastAsia="Calibri" w:hAnsi="Calibri" w:cs="Calibri"/>
        </w:rPr>
        <w:t>10,500</w:t>
      </w:r>
      <w:r w:rsidRPr="00D541E8">
        <w:rPr>
          <w:rFonts w:ascii="Calibri" w:eastAsia="Calibri" w:hAnsi="Calibri" w:cs="Calibri"/>
        </w:rPr>
        <w:t xml:space="preserve">: </w:t>
      </w:r>
      <w:r w:rsidR="1DA75FB9" w:rsidRPr="00D541E8">
        <w:rPr>
          <w:rFonts w:ascii="Calibri" w:eastAsia="Calibri" w:hAnsi="Calibri" w:cs="Calibri"/>
        </w:rPr>
        <w:t>Related transport and lodging costs</w:t>
      </w:r>
      <w:r w:rsidR="5F82CB09" w:rsidRPr="00D541E8">
        <w:rPr>
          <w:rFonts w:ascii="Calibri" w:eastAsia="Calibri" w:hAnsi="Calibri" w:cs="Calibri"/>
        </w:rPr>
        <w:t xml:space="preserve"> </w:t>
      </w:r>
    </w:p>
    <w:p w14:paraId="7D7B03A6" w14:textId="660AD891" w:rsidR="5F82CB09" w:rsidRPr="00D541E8" w:rsidRDefault="5F82CB09" w:rsidP="002C71AA">
      <w:pPr>
        <w:shd w:val="clear" w:color="auto" w:fill="FFFFFF" w:themeFill="background1"/>
        <w:jc w:val="both"/>
      </w:pPr>
      <w:r w:rsidRPr="00D541E8">
        <w:rPr>
          <w:rFonts w:ascii="Calibri" w:eastAsia="Calibri" w:hAnsi="Calibri" w:cs="Calibri"/>
        </w:rPr>
        <w:t xml:space="preserve">Total </w:t>
      </w:r>
      <w:r w:rsidR="507B04E4" w:rsidRPr="00D541E8">
        <w:rPr>
          <w:rFonts w:ascii="Calibri" w:eastAsia="Calibri" w:hAnsi="Calibri" w:cs="Calibri"/>
        </w:rPr>
        <w:t xml:space="preserve">Implementation </w:t>
      </w:r>
      <w:r w:rsidRPr="00D541E8">
        <w:rPr>
          <w:rFonts w:ascii="Calibri" w:eastAsia="Calibri" w:hAnsi="Calibri" w:cs="Calibri"/>
        </w:rPr>
        <w:t xml:space="preserve">Costs: </w:t>
      </w:r>
      <w:r w:rsidR="00D41C52" w:rsidRPr="00D541E8">
        <w:rPr>
          <w:rFonts w:ascii="Calibri" w:eastAsia="Calibri" w:hAnsi="Calibri" w:cs="Calibri"/>
        </w:rPr>
        <w:t>€</w:t>
      </w:r>
      <w:r w:rsidRPr="00D541E8">
        <w:rPr>
          <w:rFonts w:ascii="Calibri" w:eastAsia="Calibri" w:hAnsi="Calibri" w:cs="Calibri"/>
        </w:rPr>
        <w:t xml:space="preserve">93,451 </w:t>
      </w:r>
    </w:p>
    <w:p w14:paraId="69782D0A" w14:textId="7180D0E8" w:rsidR="5F82CB09" w:rsidRPr="00D541E8" w:rsidRDefault="5F82CB09" w:rsidP="002C71AA">
      <w:pPr>
        <w:shd w:val="clear" w:color="auto" w:fill="FFFFFF" w:themeFill="background1"/>
        <w:jc w:val="both"/>
      </w:pPr>
      <w:r w:rsidRPr="00D541E8">
        <w:rPr>
          <w:rFonts w:ascii="Calibri" w:eastAsia="Calibri" w:hAnsi="Calibri" w:cs="Calibri"/>
        </w:rPr>
        <w:t xml:space="preserve"> </w:t>
      </w:r>
    </w:p>
    <w:p w14:paraId="2432277D" w14:textId="6C430757" w:rsidR="5F82CB09" w:rsidRPr="00D541E8" w:rsidRDefault="5F82CB09" w:rsidP="002C71AA">
      <w:pPr>
        <w:shd w:val="clear" w:color="auto" w:fill="FFFFFF" w:themeFill="background1"/>
        <w:jc w:val="both"/>
      </w:pPr>
      <w:r w:rsidRPr="00D541E8">
        <w:rPr>
          <w:rFonts w:ascii="Calibri" w:eastAsia="Calibri" w:hAnsi="Calibri" w:cs="Calibri"/>
        </w:rPr>
        <w:t xml:space="preserve">Follow-Up Costs </w:t>
      </w:r>
    </w:p>
    <w:p w14:paraId="57461280" w14:textId="137B72C0" w:rsidR="5F82CB09" w:rsidRPr="00D541E8" w:rsidRDefault="5F82CB09" w:rsidP="002C71AA">
      <w:pPr>
        <w:shd w:val="clear" w:color="auto" w:fill="FFFFFF" w:themeFill="background1"/>
        <w:jc w:val="both"/>
      </w:pPr>
      <w:r w:rsidRPr="00D541E8">
        <w:rPr>
          <w:rFonts w:ascii="Calibri" w:eastAsia="Calibri" w:hAnsi="Calibri" w:cs="Calibri"/>
        </w:rPr>
        <w:t xml:space="preserve">€23,450: Follow-up data collection and clinical follow-up </w:t>
      </w:r>
    </w:p>
    <w:p w14:paraId="54A53B5A" w14:textId="4C1DE91E" w:rsidR="430F142F" w:rsidRPr="00D541E8" w:rsidRDefault="004CEC4A" w:rsidP="002C71AA">
      <w:pPr>
        <w:shd w:val="clear" w:color="auto" w:fill="FFFFFF" w:themeFill="background1"/>
        <w:jc w:val="both"/>
      </w:pPr>
      <w:r w:rsidRPr="00D541E8">
        <w:rPr>
          <w:rFonts w:ascii="Calibri" w:eastAsia="Calibri" w:hAnsi="Calibri" w:cs="Calibri"/>
        </w:rPr>
        <w:t>€4,350: Student</w:t>
      </w:r>
      <w:r w:rsidR="77478343" w:rsidRPr="00D541E8">
        <w:rPr>
          <w:rFonts w:ascii="Calibri" w:eastAsia="Calibri" w:hAnsi="Calibri" w:cs="Calibri"/>
        </w:rPr>
        <w:t>-</w:t>
      </w:r>
      <w:r w:rsidRPr="00D541E8">
        <w:rPr>
          <w:rFonts w:ascii="Calibri" w:eastAsia="Calibri" w:hAnsi="Calibri" w:cs="Calibri"/>
        </w:rPr>
        <w:t>related activities during follow-up</w:t>
      </w:r>
      <w:r w:rsidR="009C63E8" w:rsidRPr="00D541E8">
        <w:rPr>
          <w:rFonts w:ascii="Calibri" w:eastAsia="Calibri" w:hAnsi="Calibri" w:cs="Calibri"/>
        </w:rPr>
        <w:t xml:space="preserve"> </w:t>
      </w:r>
    </w:p>
    <w:p w14:paraId="611A40F1" w14:textId="6B8D08B8" w:rsidR="430F142F" w:rsidRPr="00D541E8" w:rsidRDefault="004CEC4A" w:rsidP="002C71AA">
      <w:pPr>
        <w:shd w:val="clear" w:color="auto" w:fill="FFFFFF" w:themeFill="background1"/>
        <w:jc w:val="both"/>
      </w:pPr>
      <w:r w:rsidRPr="00D541E8">
        <w:rPr>
          <w:rFonts w:ascii="Calibri" w:eastAsia="Calibri" w:hAnsi="Calibri" w:cs="Calibri"/>
        </w:rPr>
        <w:t>€</w:t>
      </w:r>
      <w:r w:rsidR="0A205E4C" w:rsidRPr="00D541E8">
        <w:rPr>
          <w:rFonts w:ascii="Calibri" w:eastAsia="Calibri" w:hAnsi="Calibri" w:cs="Calibri"/>
        </w:rPr>
        <w:t>6,500: Teachers’ workshops</w:t>
      </w:r>
      <w:r w:rsidR="5F82CB09" w:rsidRPr="00D541E8">
        <w:rPr>
          <w:rFonts w:ascii="Calibri" w:eastAsia="Calibri" w:hAnsi="Calibri" w:cs="Calibri"/>
        </w:rPr>
        <w:t xml:space="preserve"> </w:t>
      </w:r>
    </w:p>
    <w:p w14:paraId="4A231E66" w14:textId="22339FFD" w:rsidR="5F82CB09" w:rsidRPr="00D541E8" w:rsidRDefault="5F82CB09" w:rsidP="002C71AA">
      <w:pPr>
        <w:shd w:val="clear" w:color="auto" w:fill="FFFFFF" w:themeFill="background1"/>
        <w:jc w:val="both"/>
      </w:pPr>
      <w:r w:rsidRPr="00D541E8">
        <w:rPr>
          <w:rFonts w:ascii="Calibri" w:eastAsia="Calibri" w:hAnsi="Calibri" w:cs="Calibri"/>
        </w:rPr>
        <w:t xml:space="preserve">€2,000: Parents’ workshops </w:t>
      </w:r>
    </w:p>
    <w:p w14:paraId="79EB6D9F" w14:textId="1A97F804" w:rsidR="5F82CB09" w:rsidRPr="00D541E8" w:rsidRDefault="5F82CB09" w:rsidP="002C71AA">
      <w:pPr>
        <w:shd w:val="clear" w:color="auto" w:fill="FFFFFF" w:themeFill="background1"/>
        <w:jc w:val="both"/>
      </w:pPr>
      <w:r w:rsidRPr="00D541E8">
        <w:rPr>
          <w:rFonts w:ascii="Calibri" w:eastAsia="Calibri" w:hAnsi="Calibri" w:cs="Calibri"/>
        </w:rPr>
        <w:t xml:space="preserve">Total Follow-Up Costs: </w:t>
      </w:r>
      <w:r w:rsidR="00D41C52" w:rsidRPr="00D541E8">
        <w:rPr>
          <w:rFonts w:ascii="Calibri" w:eastAsia="Calibri" w:hAnsi="Calibri" w:cs="Calibri"/>
        </w:rPr>
        <w:t>€</w:t>
      </w:r>
      <w:r w:rsidRPr="00D541E8">
        <w:rPr>
          <w:rFonts w:ascii="Calibri" w:eastAsia="Calibri" w:hAnsi="Calibri" w:cs="Calibri"/>
        </w:rPr>
        <w:t xml:space="preserve">36,300 </w:t>
      </w:r>
    </w:p>
    <w:p w14:paraId="5712D033" w14:textId="00ADF095" w:rsidR="342AA731" w:rsidRPr="00D541E8" w:rsidRDefault="342AA731" w:rsidP="002C71AA">
      <w:pPr>
        <w:shd w:val="clear" w:color="auto" w:fill="FFFFFF" w:themeFill="background1"/>
        <w:jc w:val="both"/>
        <w:rPr>
          <w:rFonts w:ascii="Calibri" w:eastAsia="Calibri" w:hAnsi="Calibri" w:cs="Calibri"/>
        </w:rPr>
      </w:pPr>
    </w:p>
    <w:p w14:paraId="3AB3F952" w14:textId="1768F0C7" w:rsidR="5F82CB09" w:rsidRPr="00D541E8" w:rsidRDefault="5F82CB09" w:rsidP="002C71AA">
      <w:pPr>
        <w:shd w:val="clear" w:color="auto" w:fill="FFFFFF" w:themeFill="background1"/>
        <w:jc w:val="both"/>
      </w:pPr>
      <w:r w:rsidRPr="00D541E8">
        <w:rPr>
          <w:rFonts w:ascii="Calibri" w:eastAsia="Calibri" w:hAnsi="Calibri" w:cs="Calibri"/>
        </w:rPr>
        <w:t xml:space="preserve">Analysis and Reporting Costs </w:t>
      </w:r>
    </w:p>
    <w:p w14:paraId="4187F3FD" w14:textId="2608089F" w:rsidR="5F82CB09" w:rsidRPr="00D541E8" w:rsidRDefault="5F82CB09" w:rsidP="002C71AA">
      <w:pPr>
        <w:shd w:val="clear" w:color="auto" w:fill="FFFFFF" w:themeFill="background1"/>
        <w:jc w:val="both"/>
      </w:pPr>
      <w:r w:rsidRPr="00D541E8">
        <w:rPr>
          <w:rFonts w:ascii="Calibri" w:eastAsia="Calibri" w:hAnsi="Calibri" w:cs="Calibri"/>
        </w:rPr>
        <w:t xml:space="preserve">€2,450: Data Storage </w:t>
      </w:r>
    </w:p>
    <w:p w14:paraId="6DD45413" w14:textId="21DDC607" w:rsidR="5F82CB09" w:rsidRPr="00D541E8" w:rsidRDefault="5F82CB09" w:rsidP="002C71AA">
      <w:pPr>
        <w:shd w:val="clear" w:color="auto" w:fill="FFFFFF" w:themeFill="background1"/>
        <w:jc w:val="both"/>
      </w:pPr>
      <w:r w:rsidRPr="00D541E8">
        <w:rPr>
          <w:rFonts w:ascii="Calibri" w:eastAsia="Calibri" w:hAnsi="Calibri" w:cs="Calibri"/>
        </w:rPr>
        <w:t xml:space="preserve">€5,000: Open access journal publication fees </w:t>
      </w:r>
    </w:p>
    <w:p w14:paraId="3D8A9CA4" w14:textId="38B89E4E" w:rsidR="5F82CB09" w:rsidRPr="00D541E8" w:rsidRDefault="5F82CB09" w:rsidP="002C71AA">
      <w:pPr>
        <w:shd w:val="clear" w:color="auto" w:fill="FFFFFF" w:themeFill="background1"/>
        <w:jc w:val="both"/>
      </w:pPr>
      <w:r w:rsidRPr="00D541E8">
        <w:rPr>
          <w:rFonts w:ascii="Calibri" w:eastAsia="Calibri" w:hAnsi="Calibri" w:cs="Calibri"/>
        </w:rPr>
        <w:t xml:space="preserve">€7,450: Dissemination events and workshops </w:t>
      </w:r>
    </w:p>
    <w:p w14:paraId="720A3D7C" w14:textId="280F9FEC" w:rsidR="5F82CB09" w:rsidRPr="00D541E8" w:rsidRDefault="5F82CB09" w:rsidP="002C71AA">
      <w:pPr>
        <w:shd w:val="clear" w:color="auto" w:fill="FFFFFF" w:themeFill="background1"/>
        <w:jc w:val="both"/>
      </w:pPr>
      <w:r w:rsidRPr="00D541E8">
        <w:rPr>
          <w:rFonts w:ascii="Calibri" w:eastAsia="Calibri" w:hAnsi="Calibri" w:cs="Calibri"/>
        </w:rPr>
        <w:t xml:space="preserve">Total Analysis and Reporting Costs: </w:t>
      </w:r>
      <w:r w:rsidR="00D41C52" w:rsidRPr="00D541E8">
        <w:rPr>
          <w:rFonts w:ascii="Calibri" w:eastAsia="Calibri" w:hAnsi="Calibri" w:cs="Calibri"/>
        </w:rPr>
        <w:t>€</w:t>
      </w:r>
      <w:r w:rsidRPr="00D541E8">
        <w:rPr>
          <w:rFonts w:ascii="Calibri" w:eastAsia="Calibri" w:hAnsi="Calibri" w:cs="Calibri"/>
        </w:rPr>
        <w:t xml:space="preserve">14,900 </w:t>
      </w:r>
    </w:p>
    <w:p w14:paraId="1A1CE6E6" w14:textId="38CC54B9" w:rsidR="5F82CB09" w:rsidRPr="00D541E8" w:rsidRDefault="5F82CB09" w:rsidP="002C71AA">
      <w:pPr>
        <w:shd w:val="clear" w:color="auto" w:fill="FFFFFF" w:themeFill="background1"/>
        <w:jc w:val="both"/>
      </w:pPr>
      <w:r w:rsidRPr="00D541E8">
        <w:rPr>
          <w:rFonts w:ascii="Calibri" w:eastAsia="Calibri" w:hAnsi="Calibri" w:cs="Calibri"/>
        </w:rPr>
        <w:t xml:space="preserve"> </w:t>
      </w:r>
    </w:p>
    <w:p w14:paraId="653C9C0E" w14:textId="09E21799" w:rsidR="5F82CB09" w:rsidRPr="00D541E8" w:rsidRDefault="5F82CB09" w:rsidP="002C71AA">
      <w:pPr>
        <w:shd w:val="clear" w:color="auto" w:fill="FFFFFF" w:themeFill="background1"/>
        <w:jc w:val="both"/>
      </w:pPr>
      <w:r w:rsidRPr="00D541E8">
        <w:rPr>
          <w:rFonts w:ascii="Calibri" w:eastAsia="Calibri" w:hAnsi="Calibri" w:cs="Calibri"/>
        </w:rPr>
        <w:t xml:space="preserve">Other Project Related Activities Costs </w:t>
      </w:r>
    </w:p>
    <w:p w14:paraId="0FE32F4F" w14:textId="21BA8EE1" w:rsidR="5F82CB09" w:rsidRPr="00D541E8" w:rsidRDefault="5F82CB09" w:rsidP="002C71AA">
      <w:pPr>
        <w:shd w:val="clear" w:color="auto" w:fill="FFFFFF" w:themeFill="background1"/>
        <w:jc w:val="both"/>
      </w:pPr>
      <w:r w:rsidRPr="00D541E8">
        <w:rPr>
          <w:rFonts w:ascii="Calibri" w:eastAsia="Calibri" w:hAnsi="Calibri" w:cs="Calibri"/>
        </w:rPr>
        <w:t xml:space="preserve">€6,500: Legal and professional fees </w:t>
      </w:r>
    </w:p>
    <w:p w14:paraId="5B639D73" w14:textId="234F1E21" w:rsidR="5F82CB09" w:rsidRPr="00D541E8" w:rsidRDefault="5F82CB09" w:rsidP="002C71AA">
      <w:pPr>
        <w:shd w:val="clear" w:color="auto" w:fill="FFFFFF" w:themeFill="background1"/>
        <w:jc w:val="both"/>
      </w:pPr>
      <w:r w:rsidRPr="00D541E8">
        <w:rPr>
          <w:rFonts w:ascii="Calibri" w:eastAsia="Calibri" w:hAnsi="Calibri" w:cs="Calibri"/>
        </w:rPr>
        <w:t xml:space="preserve">€500: Website and web servers </w:t>
      </w:r>
    </w:p>
    <w:p w14:paraId="7CB06C34" w14:textId="65F63CAC" w:rsidR="5F82CB09" w:rsidRPr="00D541E8" w:rsidRDefault="5F82CB09" w:rsidP="002C71AA">
      <w:pPr>
        <w:shd w:val="clear" w:color="auto" w:fill="FFFFFF" w:themeFill="background1"/>
        <w:jc w:val="both"/>
      </w:pPr>
      <w:r w:rsidRPr="00D541E8">
        <w:rPr>
          <w:rFonts w:ascii="Calibri" w:eastAsia="Calibri" w:hAnsi="Calibri" w:cs="Calibri"/>
        </w:rPr>
        <w:t xml:space="preserve">€5,000: Software related costs </w:t>
      </w:r>
    </w:p>
    <w:p w14:paraId="660F610C" w14:textId="76C63DFE" w:rsidR="5F82CB09" w:rsidRPr="00D541E8" w:rsidRDefault="5F82CB09" w:rsidP="002C71AA">
      <w:pPr>
        <w:shd w:val="clear" w:color="auto" w:fill="FFFFFF" w:themeFill="background1"/>
        <w:jc w:val="both"/>
      </w:pPr>
      <w:r w:rsidRPr="00D541E8">
        <w:rPr>
          <w:rFonts w:ascii="Calibri" w:eastAsia="Calibri" w:hAnsi="Calibri" w:cs="Calibri"/>
        </w:rPr>
        <w:t xml:space="preserve">Total Other Project Related Activities Costs: </w:t>
      </w:r>
      <w:r w:rsidR="00D41C52" w:rsidRPr="00D541E8">
        <w:rPr>
          <w:rFonts w:ascii="Calibri" w:eastAsia="Calibri" w:hAnsi="Calibri" w:cs="Calibri"/>
        </w:rPr>
        <w:t>€</w:t>
      </w:r>
      <w:r w:rsidRPr="00D541E8">
        <w:rPr>
          <w:rFonts w:ascii="Calibri" w:eastAsia="Calibri" w:hAnsi="Calibri" w:cs="Calibri"/>
        </w:rPr>
        <w:t xml:space="preserve">12,000 </w:t>
      </w:r>
    </w:p>
    <w:p w14:paraId="1E367E5B" w14:textId="22D17AE6" w:rsidR="5F82CB09" w:rsidRPr="00D541E8" w:rsidRDefault="5F82CB09" w:rsidP="002C71AA">
      <w:pPr>
        <w:shd w:val="clear" w:color="auto" w:fill="FFFFFF" w:themeFill="background1"/>
        <w:jc w:val="both"/>
      </w:pPr>
      <w:r w:rsidRPr="00D541E8">
        <w:rPr>
          <w:rFonts w:ascii="Calibri" w:eastAsia="Calibri" w:hAnsi="Calibri" w:cs="Calibri"/>
        </w:rPr>
        <w:t xml:space="preserve"> </w:t>
      </w:r>
    </w:p>
    <w:p w14:paraId="64B1C262" w14:textId="4F78F8B0" w:rsidR="5F82CB09" w:rsidRPr="00D541E8" w:rsidRDefault="5F82CB09" w:rsidP="002C71AA">
      <w:pPr>
        <w:shd w:val="clear" w:color="auto" w:fill="FFFFFF" w:themeFill="background1"/>
        <w:jc w:val="both"/>
      </w:pPr>
      <w:r w:rsidRPr="00D541E8">
        <w:rPr>
          <w:rFonts w:ascii="Calibri" w:eastAsia="Calibri" w:hAnsi="Calibri" w:cs="Calibri"/>
        </w:rPr>
        <w:t xml:space="preserve">Sub-Contract Costs </w:t>
      </w:r>
    </w:p>
    <w:p w14:paraId="74894731" w14:textId="1AD701C6" w:rsidR="5F82CB09" w:rsidRPr="00D541E8" w:rsidRDefault="5F82CB09" w:rsidP="002C71AA">
      <w:pPr>
        <w:shd w:val="clear" w:color="auto" w:fill="FFFFFF" w:themeFill="background1"/>
        <w:jc w:val="both"/>
      </w:pPr>
      <w:r w:rsidRPr="00D541E8">
        <w:rPr>
          <w:rFonts w:ascii="Calibri" w:eastAsia="Calibri" w:hAnsi="Calibri" w:cs="Calibri"/>
        </w:rPr>
        <w:t xml:space="preserve">€97,354: Africa Mental Health Research and Training Foundation </w:t>
      </w:r>
    </w:p>
    <w:p w14:paraId="501492E2" w14:textId="03943D40" w:rsidR="5F82CB09" w:rsidRPr="00D541E8" w:rsidRDefault="5F82CB09" w:rsidP="002C71AA">
      <w:pPr>
        <w:shd w:val="clear" w:color="auto" w:fill="FFFFFF" w:themeFill="background1"/>
        <w:jc w:val="both"/>
      </w:pPr>
      <w:r w:rsidRPr="00D541E8">
        <w:rPr>
          <w:rFonts w:ascii="Calibri" w:eastAsia="Calibri" w:hAnsi="Calibri" w:cs="Calibri"/>
        </w:rPr>
        <w:t xml:space="preserve">€47,500: Digital Partner (to build digital platform) </w:t>
      </w:r>
    </w:p>
    <w:p w14:paraId="6BB23F88" w14:textId="2056AC3E" w:rsidR="5F82CB09" w:rsidRPr="00D541E8" w:rsidRDefault="5F82CB09" w:rsidP="002C71AA">
      <w:pPr>
        <w:shd w:val="clear" w:color="auto" w:fill="FFFFFF" w:themeFill="background1"/>
        <w:jc w:val="both"/>
      </w:pPr>
      <w:r w:rsidRPr="00D541E8">
        <w:rPr>
          <w:rFonts w:ascii="Calibri" w:eastAsia="Calibri" w:hAnsi="Calibri" w:cs="Calibri"/>
        </w:rPr>
        <w:t xml:space="preserve">Total Sub-Contract Costs: </w:t>
      </w:r>
      <w:r w:rsidR="00D41C52" w:rsidRPr="00D541E8">
        <w:rPr>
          <w:rFonts w:ascii="Calibri" w:eastAsia="Calibri" w:hAnsi="Calibri" w:cs="Calibri"/>
        </w:rPr>
        <w:t>€</w:t>
      </w:r>
      <w:r w:rsidRPr="00D541E8">
        <w:rPr>
          <w:rFonts w:ascii="Calibri" w:eastAsia="Calibri" w:hAnsi="Calibri" w:cs="Calibri"/>
        </w:rPr>
        <w:t xml:space="preserve">144,854 </w:t>
      </w:r>
    </w:p>
    <w:p w14:paraId="32FF469C" w14:textId="59F411B7" w:rsidR="342AA731" w:rsidRPr="00D541E8" w:rsidRDefault="342AA731" w:rsidP="002C71AA">
      <w:pPr>
        <w:shd w:val="clear" w:color="auto" w:fill="FFFFFF" w:themeFill="background1"/>
        <w:jc w:val="both"/>
        <w:rPr>
          <w:rFonts w:ascii="Calibri" w:eastAsia="Calibri" w:hAnsi="Calibri" w:cs="Calibri"/>
        </w:rPr>
      </w:pPr>
    </w:p>
    <w:p w14:paraId="777B6383" w14:textId="34885302" w:rsidR="7A6911FE" w:rsidRPr="00D541E8" w:rsidRDefault="7A6911FE" w:rsidP="002C71AA">
      <w:pPr>
        <w:shd w:val="clear" w:color="auto" w:fill="FFFFFF" w:themeFill="background1"/>
        <w:jc w:val="both"/>
      </w:pPr>
      <w:r w:rsidRPr="00D541E8">
        <w:rPr>
          <w:rFonts w:ascii="Calibri" w:eastAsia="Calibri" w:hAnsi="Calibri" w:cs="Calibri"/>
        </w:rPr>
        <w:t>Project Expense Total:</w:t>
      </w:r>
      <w:r w:rsidR="0674DD51" w:rsidRPr="00D541E8">
        <w:rPr>
          <w:rFonts w:ascii="Calibri" w:eastAsia="Calibri" w:hAnsi="Calibri" w:cs="Calibri"/>
        </w:rPr>
        <w:t xml:space="preserve"> </w:t>
      </w:r>
      <w:r w:rsidR="00D41C52" w:rsidRPr="00D541E8">
        <w:rPr>
          <w:rFonts w:ascii="Calibri" w:eastAsia="Calibri" w:hAnsi="Calibri" w:cs="Calibri"/>
        </w:rPr>
        <w:t>€</w:t>
      </w:r>
      <w:r w:rsidR="44DD395D" w:rsidRPr="00D541E8">
        <w:rPr>
          <w:rFonts w:ascii="Calibri" w:eastAsia="Calibri" w:hAnsi="Calibri" w:cs="Calibri"/>
        </w:rPr>
        <w:t>865,423</w:t>
      </w:r>
      <w:r w:rsidR="009C63E8" w:rsidRPr="00D541E8">
        <w:rPr>
          <w:rFonts w:ascii="Calibri" w:eastAsia="Calibri" w:hAnsi="Calibri" w:cs="Calibri"/>
        </w:rPr>
        <w:t xml:space="preserve"> </w:t>
      </w:r>
    </w:p>
    <w:p w14:paraId="157F286A" w14:textId="69F38A76" w:rsidR="7A6911FE" w:rsidRPr="00D541E8" w:rsidRDefault="7A6911FE" w:rsidP="002C71AA">
      <w:pPr>
        <w:shd w:val="clear" w:color="auto" w:fill="FFFFFF" w:themeFill="background1"/>
        <w:jc w:val="both"/>
      </w:pPr>
      <w:r w:rsidRPr="00D541E8">
        <w:rPr>
          <w:rFonts w:ascii="Calibri" w:eastAsia="Calibri" w:hAnsi="Calibri" w:cs="Calibri"/>
        </w:rPr>
        <w:t>Overhead Percent:</w:t>
      </w:r>
      <w:r w:rsidR="040F3CAA" w:rsidRPr="00D541E8">
        <w:rPr>
          <w:rFonts w:ascii="Calibri" w:eastAsia="Calibri" w:hAnsi="Calibri" w:cs="Calibri"/>
        </w:rPr>
        <w:t xml:space="preserve"> 15%</w:t>
      </w:r>
      <w:r w:rsidR="5F82CB09" w:rsidRPr="00D541E8">
        <w:rPr>
          <w:rFonts w:ascii="Calibri" w:eastAsia="Calibri" w:hAnsi="Calibri" w:cs="Calibri"/>
        </w:rPr>
        <w:t xml:space="preserve"> </w:t>
      </w:r>
    </w:p>
    <w:p w14:paraId="10810436" w14:textId="4B601B29" w:rsidR="5F82CB09" w:rsidRPr="00D541E8" w:rsidRDefault="5F82CB09" w:rsidP="002C71AA">
      <w:pPr>
        <w:shd w:val="clear" w:color="auto" w:fill="FFFFFF" w:themeFill="background1"/>
        <w:jc w:val="both"/>
      </w:pPr>
      <w:r w:rsidRPr="00D541E8">
        <w:rPr>
          <w:rFonts w:ascii="Calibri" w:eastAsia="Calibri" w:hAnsi="Calibri" w:cs="Calibri"/>
        </w:rPr>
        <w:t xml:space="preserve">Overhead Amount: </w:t>
      </w:r>
      <w:r w:rsidR="00D41C52" w:rsidRPr="00D541E8">
        <w:rPr>
          <w:rFonts w:ascii="Calibri" w:eastAsia="Calibri" w:hAnsi="Calibri" w:cs="Calibri"/>
        </w:rPr>
        <w:t>€</w:t>
      </w:r>
      <w:r w:rsidRPr="00D541E8">
        <w:rPr>
          <w:rFonts w:ascii="Calibri" w:eastAsia="Calibri" w:hAnsi="Calibri" w:cs="Calibri"/>
        </w:rPr>
        <w:t xml:space="preserve">129,813 </w:t>
      </w:r>
    </w:p>
    <w:p w14:paraId="3620AA7A" w14:textId="54C3E370" w:rsidR="7A6911FE" w:rsidRPr="00D541E8" w:rsidRDefault="7A6911FE" w:rsidP="002C71AA">
      <w:pPr>
        <w:shd w:val="clear" w:color="auto" w:fill="FFFFFF" w:themeFill="background1"/>
        <w:jc w:val="both"/>
      </w:pPr>
      <w:r w:rsidRPr="00D541E8">
        <w:rPr>
          <w:rFonts w:ascii="Calibri" w:eastAsia="Calibri" w:hAnsi="Calibri" w:cs="Calibri"/>
        </w:rPr>
        <w:t xml:space="preserve">GRAND TOTAL: </w:t>
      </w:r>
      <w:r w:rsidR="00D41C52" w:rsidRPr="00D541E8">
        <w:rPr>
          <w:rFonts w:ascii="Calibri" w:eastAsia="Calibri" w:hAnsi="Calibri" w:cs="Calibri"/>
        </w:rPr>
        <w:t>€</w:t>
      </w:r>
      <w:r w:rsidR="73E609F0" w:rsidRPr="00D541E8">
        <w:rPr>
          <w:rFonts w:ascii="Calibri" w:eastAsia="Calibri" w:hAnsi="Calibri" w:cs="Calibri"/>
        </w:rPr>
        <w:t>995,236</w:t>
      </w:r>
    </w:p>
    <w:p w14:paraId="63652F8C" w14:textId="77777777" w:rsidR="00DA7281" w:rsidRPr="00D541E8" w:rsidRDefault="00DA7281" w:rsidP="002C71AA">
      <w:pPr>
        <w:shd w:val="clear" w:color="auto" w:fill="FFFFFF" w:themeFill="background1"/>
        <w:rPr>
          <w:rFonts w:eastAsiaTheme="minorEastAsia"/>
        </w:rPr>
      </w:pPr>
    </w:p>
    <w:p w14:paraId="1DE9FCB4" w14:textId="07CFF9F7" w:rsidR="00FC313A" w:rsidRPr="00D541E8" w:rsidRDefault="00FC313A" w:rsidP="002C71AA">
      <w:pPr>
        <w:pStyle w:val="Heading1"/>
        <w:shd w:val="clear" w:color="auto" w:fill="FFFFFF" w:themeFill="background1"/>
      </w:pPr>
      <w:bookmarkStart w:id="127" w:name="_Toc116674240"/>
      <w:r w:rsidRPr="00D541E8">
        <w:t>ANY AUTHORIZATIONS</w:t>
      </w:r>
      <w:r w:rsidR="00193876" w:rsidRPr="00D541E8">
        <w:t xml:space="preserve"> IF AVAILABLE</w:t>
      </w:r>
      <w:bookmarkEnd w:id="127"/>
    </w:p>
    <w:p w14:paraId="34905497" w14:textId="77777777" w:rsidR="00FC313A" w:rsidRPr="00D541E8" w:rsidRDefault="00FC313A" w:rsidP="002C71AA">
      <w:pPr>
        <w:shd w:val="clear" w:color="auto" w:fill="FFFFFF" w:themeFill="background1"/>
      </w:pPr>
      <w:r w:rsidRPr="00D541E8">
        <w:t>Other authorizations will be obtained after ethical clearance and the national research permit.</w:t>
      </w:r>
    </w:p>
    <w:p w14:paraId="2009FE79" w14:textId="77777777" w:rsidR="00FC313A" w:rsidRPr="00D541E8" w:rsidRDefault="00FC313A" w:rsidP="002C71AA">
      <w:pPr>
        <w:shd w:val="clear" w:color="auto" w:fill="FFFFFF" w:themeFill="background1"/>
      </w:pPr>
    </w:p>
    <w:p w14:paraId="3A7424B9" w14:textId="1E494F08" w:rsidR="00FC313A" w:rsidRPr="00D541E8" w:rsidRDefault="00FC313A" w:rsidP="002C71AA">
      <w:pPr>
        <w:pStyle w:val="Heading1"/>
        <w:shd w:val="clear" w:color="auto" w:fill="FFFFFF" w:themeFill="background1"/>
      </w:pPr>
      <w:bookmarkStart w:id="128" w:name="_Toc116674241"/>
      <w:r w:rsidRPr="00D541E8">
        <w:t>STATEMENT TO ABIDE BY ETHICS</w:t>
      </w:r>
      <w:bookmarkEnd w:id="128"/>
    </w:p>
    <w:p w14:paraId="14B1B2F6" w14:textId="77777777" w:rsidR="00FC313A" w:rsidRPr="00D541E8" w:rsidRDefault="00FC313A" w:rsidP="002C71AA">
      <w:pPr>
        <w:shd w:val="clear" w:color="auto" w:fill="FFFFFF" w:themeFill="background1"/>
      </w:pPr>
      <w:r w:rsidRPr="00D541E8">
        <w:t>The investigators agree that, to the best of their knowledge and abilities, they will abide by all ethical principles.</w:t>
      </w:r>
    </w:p>
    <w:p w14:paraId="44320117" w14:textId="77777777" w:rsidR="00116050" w:rsidRPr="00D541E8" w:rsidRDefault="00116050" w:rsidP="002C71AA">
      <w:pPr>
        <w:shd w:val="clear" w:color="auto" w:fill="FFFFFF" w:themeFill="background1"/>
      </w:pPr>
    </w:p>
    <w:p w14:paraId="7C8E8EB2" w14:textId="77777777" w:rsidR="008502CB" w:rsidRPr="00D541E8" w:rsidRDefault="008502CB" w:rsidP="002C71AA">
      <w:pPr>
        <w:shd w:val="clear" w:color="auto" w:fill="FFFFFF" w:themeFill="background1"/>
      </w:pPr>
      <w:r w:rsidRPr="00D541E8">
        <w:br w:type="page"/>
      </w:r>
    </w:p>
    <w:p w14:paraId="4D60B8EE" w14:textId="0901B88D" w:rsidR="00FC313A" w:rsidRPr="00D541E8" w:rsidRDefault="00FC313A" w:rsidP="002C71AA">
      <w:pPr>
        <w:pStyle w:val="Heading1"/>
        <w:shd w:val="clear" w:color="auto" w:fill="FFFFFF" w:themeFill="background1"/>
      </w:pPr>
      <w:bookmarkStart w:id="129" w:name="_Toc116674242"/>
      <w:r w:rsidRPr="00D541E8">
        <w:t>REFERENCES</w:t>
      </w:r>
      <w:bookmarkEnd w:id="129"/>
      <w:r w:rsidRPr="00D541E8">
        <w:tab/>
      </w:r>
    </w:p>
    <w:p w14:paraId="7D8BAFF9" w14:textId="77777777" w:rsidR="000E7064" w:rsidRDefault="0073494D" w:rsidP="000E7064">
      <w:pPr>
        <w:pStyle w:val="Bibliography"/>
      </w:pPr>
      <w:r w:rsidRPr="00D541E8">
        <w:fldChar w:fldCharType="begin"/>
      </w:r>
      <w:r w:rsidR="00705437" w:rsidRPr="00D541E8">
        <w:instrText xml:space="preserve"> ADDIN ZOTERO_BIBL {"uncited":[],"omitted":[],"custom":[]} CSL_BIBLIOGRAPHY </w:instrText>
      </w:r>
      <w:r w:rsidRPr="00D541E8">
        <w:fldChar w:fldCharType="separate"/>
      </w:r>
      <w:r w:rsidR="000E7064">
        <w:t>1.</w:t>
      </w:r>
      <w:r w:rsidR="000E7064">
        <w:tab/>
        <w:t>2019 Kenya Population and Housing Census Volume I: Population by County and Sub-County. Kenya National Bureau of Statistics. Accessed October 14, 2022. https://www.knbs.or.ke/download/2019-kenya-population-and-housing-census-volume-i-population-by-county-and-sub-county/</w:t>
      </w:r>
    </w:p>
    <w:p w14:paraId="72EAD246" w14:textId="77777777" w:rsidR="000E7064" w:rsidRDefault="000E7064" w:rsidP="000E7064">
      <w:pPr>
        <w:pStyle w:val="Bibliography"/>
      </w:pPr>
      <w:r>
        <w:t>2.</w:t>
      </w:r>
      <w:r>
        <w:tab/>
        <w:t xml:space="preserve">Osborn TL, Venturo-Conerly KE, Wasil AR, Schleider JL, Weisz JR. Depression and Anxiety Symptoms, Social Support, and Demographic Factors Among Kenyan High School Students. </w:t>
      </w:r>
      <w:r>
        <w:rPr>
          <w:i/>
          <w:iCs/>
        </w:rPr>
        <w:t>J Child Fam Stud</w:t>
      </w:r>
      <w:r>
        <w:t>. 2020;29(5):1432-1443. doi:10.1007/s10826-019-01646-8</w:t>
      </w:r>
    </w:p>
    <w:p w14:paraId="3591BA25" w14:textId="77777777" w:rsidR="000E7064" w:rsidRDefault="000E7064" w:rsidP="000E7064">
      <w:pPr>
        <w:pStyle w:val="Bibliography"/>
      </w:pPr>
      <w:r>
        <w:t>3.</w:t>
      </w:r>
      <w:r>
        <w:tab/>
        <w:t xml:space="preserve">Ndetei DM, Khasakhala L, Nyabola L, et al. The prevalence of anxiety and depression symptoms and syndromes in Kenyan children and adolescents. </w:t>
      </w:r>
      <w:r>
        <w:rPr>
          <w:i/>
          <w:iCs/>
        </w:rPr>
        <w:t>J Child Adolesc Ment Health</w:t>
      </w:r>
      <w:r>
        <w:t>. 2008;20(1):33-51. doi:10.2989/JCAMH.2008.20.1.6.491</w:t>
      </w:r>
    </w:p>
    <w:p w14:paraId="329EFAE1" w14:textId="77777777" w:rsidR="000E7064" w:rsidRDefault="000E7064" w:rsidP="000E7064">
      <w:pPr>
        <w:pStyle w:val="Bibliography"/>
      </w:pPr>
      <w:r>
        <w:t>4.</w:t>
      </w:r>
      <w:r>
        <w:tab/>
        <w:t xml:space="preserve">Anum A, S A, N K. Depressive symptomatology in adolescents in Ghana: Examination of psychometric properties of the Patient Health Questionnaire-9. </w:t>
      </w:r>
      <w:r>
        <w:rPr>
          <w:i/>
          <w:iCs/>
        </w:rPr>
        <w:t>J Affect Disord</w:t>
      </w:r>
      <w:r>
        <w:t>. 2019;256. doi:10.1016/j.jad.2019.06.007</w:t>
      </w:r>
    </w:p>
    <w:p w14:paraId="180B50A0" w14:textId="77777777" w:rsidR="000E7064" w:rsidRDefault="000E7064" w:rsidP="000E7064">
      <w:pPr>
        <w:pStyle w:val="Bibliography"/>
      </w:pPr>
      <w:r>
        <w:t>5.</w:t>
      </w:r>
      <w:r>
        <w:tab/>
        <w:t xml:space="preserve">Patel V. Mental health in low- and middle-income countries. </w:t>
      </w:r>
      <w:r>
        <w:rPr>
          <w:i/>
          <w:iCs/>
        </w:rPr>
        <w:t>Br Med Bull</w:t>
      </w:r>
      <w:r>
        <w:t>. 2007;81-82(1):81-96. doi:10.1093/bmb/ldm010</w:t>
      </w:r>
    </w:p>
    <w:p w14:paraId="0520B729" w14:textId="77777777" w:rsidR="000E7064" w:rsidRDefault="000E7064" w:rsidP="000E7064">
      <w:pPr>
        <w:pStyle w:val="Bibliography"/>
      </w:pPr>
      <w:r>
        <w:t>6.</w:t>
      </w:r>
      <w:r>
        <w:tab/>
        <w:t xml:space="preserve">Schleider JL, Weisz JR. Little Treatments, Promising Effects? Meta-Analysis of Single-Session Interventions for Youth Psychiatric Problems. </w:t>
      </w:r>
      <w:r>
        <w:rPr>
          <w:i/>
          <w:iCs/>
        </w:rPr>
        <w:t>J Am Acad Child Adolesc Psychiatry</w:t>
      </w:r>
      <w:r>
        <w:t>. 2017;56(2):107-115. doi:10.1016/j.jaac.2016.11.007</w:t>
      </w:r>
    </w:p>
    <w:p w14:paraId="531F59BD" w14:textId="77777777" w:rsidR="000E7064" w:rsidRDefault="000E7064" w:rsidP="000E7064">
      <w:pPr>
        <w:pStyle w:val="Bibliography"/>
      </w:pPr>
      <w:r>
        <w:t>7.</w:t>
      </w:r>
      <w:r>
        <w:tab/>
        <w:t xml:space="preserve">Weisz JR, Kuppens S, Ng MY, et al. What five decades of research tells us about the effects of youth psychological therapy: A multilevel meta-analysis and implications for science and practice. </w:t>
      </w:r>
      <w:r>
        <w:rPr>
          <w:i/>
          <w:iCs/>
        </w:rPr>
        <w:t>Am Psychol</w:t>
      </w:r>
      <w:r>
        <w:t>. 2017;72(2):79-117. doi:10.1037/a0040360</w:t>
      </w:r>
    </w:p>
    <w:p w14:paraId="74C28A30" w14:textId="77777777" w:rsidR="000E7064" w:rsidRDefault="000E7064" w:rsidP="000E7064">
      <w:pPr>
        <w:pStyle w:val="Bibliography"/>
      </w:pPr>
      <w:r>
        <w:t>8.</w:t>
      </w:r>
      <w:r>
        <w:tab/>
        <w:t xml:space="preserve">Eckshtain D, Kuppens S, Ugueto A, et al. Meta-Analysis: 13-Year Follow-up of Psychotherapy Effects on Youth Depression. </w:t>
      </w:r>
      <w:r>
        <w:rPr>
          <w:i/>
          <w:iCs/>
        </w:rPr>
        <w:t>J Am Acad Child Adolesc Psychiatry</w:t>
      </w:r>
      <w:r>
        <w:t>. 2020;59(1):45-63. doi:10.1016/j.jaac.2019.04.002</w:t>
      </w:r>
    </w:p>
    <w:p w14:paraId="663C4E2B" w14:textId="77777777" w:rsidR="000E7064" w:rsidRDefault="000E7064" w:rsidP="000E7064">
      <w:pPr>
        <w:pStyle w:val="Bibliography"/>
      </w:pPr>
      <w:r>
        <w:t>9.</w:t>
      </w:r>
      <w:r>
        <w:tab/>
        <w:t xml:space="preserve">Ndetei DM, Mutiso V, Maraj A, Anderson KK, Musyimi C, McKenzie K. Stigmatizing attitudes toward mental illness among primary school children in Kenya. </w:t>
      </w:r>
      <w:r>
        <w:rPr>
          <w:i/>
          <w:iCs/>
        </w:rPr>
        <w:t>Soc Psychiatry Psychiatr Epidemiol Int J Res Soc Genet Epidemiol Ment Health Serv</w:t>
      </w:r>
      <w:r>
        <w:t>. 2016;51:73-80. doi:10.1007/s00127-015-1090-6</w:t>
      </w:r>
    </w:p>
    <w:p w14:paraId="328FB5D7" w14:textId="77777777" w:rsidR="000E7064" w:rsidRDefault="000E7064" w:rsidP="000E7064">
      <w:pPr>
        <w:pStyle w:val="Bibliography"/>
      </w:pPr>
      <w:r>
        <w:t>10.</w:t>
      </w:r>
      <w:r>
        <w:tab/>
        <w:t>Osborn T, Venturo-Conerly KE, Arango G S, et al. The Shamiri Group Intervention for Adolescent Depression and Anxiety in Sub Saharan Africa: A Randomised Clinical Trial. Published online 2020.</w:t>
      </w:r>
    </w:p>
    <w:p w14:paraId="4E3FDA5D" w14:textId="77777777" w:rsidR="000E7064" w:rsidRDefault="000E7064" w:rsidP="000E7064">
      <w:pPr>
        <w:pStyle w:val="Bibliography"/>
      </w:pPr>
      <w:r>
        <w:t>11.</w:t>
      </w:r>
      <w:r>
        <w:tab/>
        <w:t xml:space="preserve">Osborn TL, Wasil AR, Venturo-Conerly KE, Schleider JL, Weisz JR. Group Intervention for Adolescent Anxiety and Depression: Outcomes of a Randomized Trial with Adolescents in Kenya. </w:t>
      </w:r>
      <w:r>
        <w:rPr>
          <w:i/>
          <w:iCs/>
        </w:rPr>
        <w:t>Behav Ther</w:t>
      </w:r>
      <w:r>
        <w:t>. 2020;51(4):601-615. doi:10.1016/j.beth.2019.09.005</w:t>
      </w:r>
    </w:p>
    <w:p w14:paraId="02A8F2C9" w14:textId="77777777" w:rsidR="000E7064" w:rsidRDefault="000E7064" w:rsidP="000E7064">
      <w:pPr>
        <w:pStyle w:val="Bibliography"/>
      </w:pPr>
      <w:r>
        <w:t>12.</w:t>
      </w:r>
      <w:r>
        <w:tab/>
        <w:t xml:space="preserve">Venturo-Conerly KE, Roe E, Wasil A, Osborn TL. </w:t>
      </w:r>
      <w:r>
        <w:rPr>
          <w:i/>
          <w:iCs/>
        </w:rPr>
        <w:t>Training and Supervising Lay-Providers in Low-Income Settings: A Mixed-Methods Study of Task-Sharing from the Shamiri Randomized Controlled Trial</w:t>
      </w:r>
      <w:r>
        <w:t>. Open Science Framework doi:10.31219/osf.io/bqznm</w:t>
      </w:r>
    </w:p>
    <w:p w14:paraId="2676CA0F" w14:textId="77777777" w:rsidR="000E7064" w:rsidRDefault="000E7064" w:rsidP="000E7064">
      <w:pPr>
        <w:pStyle w:val="Bibliography"/>
      </w:pPr>
      <w:r>
        <w:t>13.</w:t>
      </w:r>
      <w:r>
        <w:tab/>
        <w:t xml:space="preserve">Osborn TL, Venturo-Conerly KE, Arango G S, et al. Effect of Shamiri Layperson-Provided Intervention vs Study Skills Control Intervention for Depression and Anxiety Symptoms in Adolescents in Kenya: A Randomized Clinical Trial. </w:t>
      </w:r>
      <w:r>
        <w:rPr>
          <w:i/>
          <w:iCs/>
        </w:rPr>
        <w:t>JAMA Psychiatry</w:t>
      </w:r>
      <w:r>
        <w:t>. 2021;78(8):829-837. doi:10.1001/jamapsychiatry.2021.1129</w:t>
      </w:r>
    </w:p>
    <w:p w14:paraId="36326E67" w14:textId="77777777" w:rsidR="000E7064" w:rsidRDefault="000E7064" w:rsidP="000E7064">
      <w:pPr>
        <w:pStyle w:val="Bibliography"/>
      </w:pPr>
      <w:r>
        <w:t>14.</w:t>
      </w:r>
      <w:r>
        <w:tab/>
        <w:t xml:space="preserve">Schleider JL, Burnette JL, Widman L, Hoyt C, Prinstein MJ. Randomized Trial of a Single-Session Growth Mind-Set Intervention for Rural Adolescents’ Internalizing and Externalizing Problems. </w:t>
      </w:r>
      <w:r>
        <w:rPr>
          <w:i/>
          <w:iCs/>
        </w:rPr>
        <w:t>J Clin Child Adolesc Psychol Off J Soc Clin Child Adolesc Psychol Am Psychol Assoc Div 53</w:t>
      </w:r>
      <w:r>
        <w:t>. 2020;49(5):660-672. doi:10.1080/15374416.2019.1622123</w:t>
      </w:r>
    </w:p>
    <w:p w14:paraId="47C244CD" w14:textId="77777777" w:rsidR="000E7064" w:rsidRDefault="000E7064" w:rsidP="000E7064">
      <w:pPr>
        <w:pStyle w:val="Bibliography"/>
      </w:pPr>
      <w:r>
        <w:t>15.</w:t>
      </w:r>
      <w:r>
        <w:tab/>
        <w:t xml:space="preserve">Yeager DS, Dweck CS. Mindsets That Promote Resilience: When Students Believe That Personal Characteristics Can Be Developed. </w:t>
      </w:r>
      <w:r>
        <w:rPr>
          <w:i/>
          <w:iCs/>
        </w:rPr>
        <w:t>Educ Psychol</w:t>
      </w:r>
      <w:r>
        <w:t>. 2012;47(4):302-314. doi:10.1080/00461520.2012.722805</w:t>
      </w:r>
    </w:p>
    <w:p w14:paraId="02D64F15" w14:textId="77777777" w:rsidR="000E7064" w:rsidRDefault="000E7064" w:rsidP="000E7064">
      <w:pPr>
        <w:pStyle w:val="Bibliography"/>
      </w:pPr>
      <w:r>
        <w:t>16.</w:t>
      </w:r>
      <w:r>
        <w:tab/>
        <w:t xml:space="preserve">Froh JJ, Kashdan TB, Ozimkowski KM, Miller N. Who benefits the most from a gratitude intervention in children and adolescents? Examining positive affect as a moderator. </w:t>
      </w:r>
      <w:r>
        <w:rPr>
          <w:i/>
          <w:iCs/>
        </w:rPr>
        <w:t>J Posit Psychol</w:t>
      </w:r>
      <w:r>
        <w:t>. 2009;4(5):408-422. doi:10.1080/17439760902992464</w:t>
      </w:r>
    </w:p>
    <w:p w14:paraId="72A48D9A" w14:textId="77777777" w:rsidR="000E7064" w:rsidRDefault="000E7064" w:rsidP="000E7064">
      <w:pPr>
        <w:pStyle w:val="Bibliography"/>
      </w:pPr>
      <w:r>
        <w:t>17.</w:t>
      </w:r>
      <w:r>
        <w:tab/>
        <w:t xml:space="preserve">Froh JJ, Sefick WJ, Emmons RA. Counting blessings in early adolescents: An experimental study of gratitude and subjective well-being. </w:t>
      </w:r>
      <w:r>
        <w:rPr>
          <w:i/>
          <w:iCs/>
        </w:rPr>
        <w:t>J Sch Psychol</w:t>
      </w:r>
      <w:r>
        <w:t>. 2008;46(2):213-233. doi:10.1016/j.jsp.2007.03.005</w:t>
      </w:r>
    </w:p>
    <w:p w14:paraId="2DD936E6" w14:textId="77777777" w:rsidR="000E7064" w:rsidRPr="0027786B" w:rsidRDefault="000E7064" w:rsidP="000E7064">
      <w:pPr>
        <w:pStyle w:val="Bibliography"/>
      </w:pPr>
      <w:r>
        <w:t>18.</w:t>
      </w:r>
      <w:r>
        <w:tab/>
        <w:t xml:space="preserve">Cohen GL, Garcia J, Purdie-Vaughns V, Apfel N, Brzustoski P. Recursive processes in self-affirmation: intervening to close the minority achievement gap. </w:t>
      </w:r>
      <w:r w:rsidRPr="0027786B">
        <w:rPr>
          <w:i/>
        </w:rPr>
        <w:t>Science</w:t>
      </w:r>
      <w:r w:rsidRPr="0027786B">
        <w:t>. 2009;324(5925):400-403. doi:10.1126/science.1170769</w:t>
      </w:r>
    </w:p>
    <w:p w14:paraId="011BD9F8" w14:textId="77777777" w:rsidR="000E7064" w:rsidRDefault="000E7064" w:rsidP="000E7064">
      <w:pPr>
        <w:pStyle w:val="Bibliography"/>
      </w:pPr>
      <w:r w:rsidRPr="0027786B">
        <w:t>19.</w:t>
      </w:r>
      <w:r w:rsidRPr="0027786B">
        <w:tab/>
        <w:t xml:space="preserve">Emmons R, Stern R. Gratitude as a psychotherapeutic intervention. </w:t>
      </w:r>
      <w:r w:rsidRPr="0027786B">
        <w:rPr>
          <w:i/>
        </w:rPr>
        <w:t>J Clin Psychol</w:t>
      </w:r>
      <w:r w:rsidRPr="0027786B">
        <w:t xml:space="preserve">. </w:t>
      </w:r>
      <w:r>
        <w:t>2013;69(8):846-855. doi:doi:10.1002/jclp.22020</w:t>
      </w:r>
    </w:p>
    <w:p w14:paraId="2485AC5A" w14:textId="77777777" w:rsidR="000E7064" w:rsidRDefault="000E7064" w:rsidP="000E7064">
      <w:pPr>
        <w:pStyle w:val="Bibliography"/>
      </w:pPr>
      <w:r>
        <w:t>20.</w:t>
      </w:r>
      <w:r>
        <w:tab/>
        <w:t xml:space="preserve">Walton GM, Wilson TD. Wise interventions: Psychological remedies for social and personal problems. </w:t>
      </w:r>
      <w:r>
        <w:rPr>
          <w:i/>
          <w:iCs/>
        </w:rPr>
        <w:t>Psychol Rev</w:t>
      </w:r>
      <w:r>
        <w:t>. 2018;125:617-655. doi:10.1037/rev0000115</w:t>
      </w:r>
    </w:p>
    <w:p w14:paraId="3731C772" w14:textId="77777777" w:rsidR="000E7064" w:rsidRDefault="000E7064" w:rsidP="000E7064">
      <w:pPr>
        <w:pStyle w:val="Bibliography"/>
      </w:pPr>
      <w:r>
        <w:t>21.</w:t>
      </w:r>
      <w:r>
        <w:tab/>
        <w:t xml:space="preserve">Schleider JL, Mullarkey MC, Chacko A. Harnessing Wise Interventions to Advance the Potency and Reach of Youth Mental Health Services. </w:t>
      </w:r>
      <w:r>
        <w:rPr>
          <w:i/>
          <w:iCs/>
        </w:rPr>
        <w:t>Clin Child Fam Psychol Rev</w:t>
      </w:r>
      <w:r>
        <w:t>. 2020;23(1):70-101. doi:10.1007/s10567-019-00301-4</w:t>
      </w:r>
    </w:p>
    <w:p w14:paraId="0BBD4216" w14:textId="77777777" w:rsidR="000E7064" w:rsidRPr="0027786B" w:rsidRDefault="000E7064" w:rsidP="000E7064">
      <w:pPr>
        <w:pStyle w:val="Bibliography"/>
      </w:pPr>
      <w:r>
        <w:t>22.</w:t>
      </w:r>
      <w:r>
        <w:tab/>
        <w:t xml:space="preserve">Collins PY, Patel V, Joestl SS, et al. Grand challenges in global mental health. </w:t>
      </w:r>
      <w:r w:rsidRPr="0027786B">
        <w:rPr>
          <w:i/>
        </w:rPr>
        <w:t>Nature</w:t>
      </w:r>
      <w:r w:rsidRPr="0027786B">
        <w:t>. 2011;475(7354):27-30. doi:10.1038/475027a</w:t>
      </w:r>
    </w:p>
    <w:p w14:paraId="769D03BB" w14:textId="77777777" w:rsidR="000E7064" w:rsidRDefault="000E7064" w:rsidP="000E7064">
      <w:pPr>
        <w:pStyle w:val="Bibliography"/>
      </w:pPr>
      <w:r w:rsidRPr="0027786B">
        <w:t>23.</w:t>
      </w:r>
      <w:r w:rsidRPr="0027786B">
        <w:tab/>
        <w:t xml:space="preserve">Patel V, Chisholm D, Parikh R, et al. </w:t>
      </w:r>
      <w:r>
        <w:t xml:space="preserve">Addressing the burden of mental, neurological, and substance use disorders: key messages from Disease Control Priorities, 3rd edition. </w:t>
      </w:r>
      <w:r>
        <w:rPr>
          <w:i/>
          <w:iCs/>
        </w:rPr>
        <w:t>The Lancet</w:t>
      </w:r>
      <w:r>
        <w:t>. 2016;387(10028):1672-1685. doi:10.1016/S0140-6736(15)00390-6</w:t>
      </w:r>
    </w:p>
    <w:p w14:paraId="00A5108D" w14:textId="77777777" w:rsidR="000E7064" w:rsidRDefault="000E7064" w:rsidP="000E7064">
      <w:pPr>
        <w:pStyle w:val="Bibliography"/>
      </w:pPr>
      <w:r>
        <w:t>24.</w:t>
      </w:r>
      <w:r>
        <w:tab/>
        <w:t xml:space="preserve">Patel V, Flisher AJ, Hetrick S, McGorry P. Mental health of young people: a global public-health challenge. </w:t>
      </w:r>
      <w:r>
        <w:rPr>
          <w:i/>
          <w:iCs/>
        </w:rPr>
        <w:t>Lancet Lond Engl</w:t>
      </w:r>
      <w:r>
        <w:t>. 2007;369(9569):1302-1313. doi:10.1016/S0140-6736(07)60368-7</w:t>
      </w:r>
    </w:p>
    <w:p w14:paraId="5778AF30" w14:textId="77777777" w:rsidR="000E7064" w:rsidRDefault="000E7064" w:rsidP="000E7064">
      <w:pPr>
        <w:pStyle w:val="Bibliography"/>
      </w:pPr>
      <w:r>
        <w:t>25.</w:t>
      </w:r>
      <w:r>
        <w:tab/>
        <w:t xml:space="preserve">Chisholm D, Sweeny K, Sheehan P, et al. Scaling-up treatment of depression and anxiety: a global return on investment analysis. </w:t>
      </w:r>
      <w:r>
        <w:rPr>
          <w:i/>
          <w:iCs/>
        </w:rPr>
        <w:t>Lancet Psychiatry</w:t>
      </w:r>
      <w:r>
        <w:t>. 2016;3(5):415-424. doi:10.1016/S2215-0366(16)30024-4</w:t>
      </w:r>
    </w:p>
    <w:p w14:paraId="4BE5A698" w14:textId="77777777" w:rsidR="000E7064" w:rsidRDefault="000E7064" w:rsidP="000E7064">
      <w:pPr>
        <w:pStyle w:val="Bibliography"/>
      </w:pPr>
      <w:r>
        <w:t>26.</w:t>
      </w:r>
      <w:r>
        <w:tab/>
        <w:t xml:space="preserve">Dashiff C, DiMicco W, Myers B, Sheppard K. Poverty and adolescent mental health. </w:t>
      </w:r>
      <w:r>
        <w:rPr>
          <w:i/>
          <w:iCs/>
        </w:rPr>
        <w:t>J Child Adolesc Psychiatr Nurs Off Publ Assoc Child Adolesc Psychiatr Nurses Inc</w:t>
      </w:r>
      <w:r>
        <w:t>. 2009;22(1):23-32. doi:10.1111/j.1744-6171.2008.00166.x</w:t>
      </w:r>
    </w:p>
    <w:p w14:paraId="4434F893" w14:textId="77777777" w:rsidR="000E7064" w:rsidRDefault="000E7064" w:rsidP="000E7064">
      <w:pPr>
        <w:pStyle w:val="Bibliography"/>
      </w:pPr>
      <w:r>
        <w:t>27.</w:t>
      </w:r>
      <w:r>
        <w:tab/>
        <w:t xml:space="preserve">Patel V, Stein DJ. Common mental disorders in sub-Saharan Africa: The triad of depression, anxiety and somatization. In: </w:t>
      </w:r>
      <w:r>
        <w:rPr>
          <w:i/>
          <w:iCs/>
        </w:rPr>
        <w:t>The Culture of Mental Illness and Psychiatric Practice in Africa</w:t>
      </w:r>
      <w:r>
        <w:t>. Indiana University Press; 2015:50-72.</w:t>
      </w:r>
    </w:p>
    <w:p w14:paraId="3F30F3B2" w14:textId="77777777" w:rsidR="000E7064" w:rsidRDefault="000E7064" w:rsidP="000E7064">
      <w:pPr>
        <w:pStyle w:val="Bibliography"/>
      </w:pPr>
      <w:r>
        <w:t>28.</w:t>
      </w:r>
      <w:r>
        <w:tab/>
        <w:t xml:space="preserve">Vigo D, Thornicroft G, Atun R. Estimating the true global burden of mental illness. </w:t>
      </w:r>
      <w:r>
        <w:rPr>
          <w:i/>
          <w:iCs/>
        </w:rPr>
        <w:t>Lancet Psychiatry</w:t>
      </w:r>
      <w:r>
        <w:t>. 2016;3(2):171-178. doi:10.1016/S2215-0366(15)00505-2</w:t>
      </w:r>
    </w:p>
    <w:p w14:paraId="5401DAC4" w14:textId="77777777" w:rsidR="000E7064" w:rsidRDefault="000E7064" w:rsidP="000E7064">
      <w:pPr>
        <w:pStyle w:val="Bibliography"/>
      </w:pPr>
      <w:r>
        <w:t>29.</w:t>
      </w:r>
      <w:r>
        <w:tab/>
        <w:t xml:space="preserve">Patel V, Kleinman A. Poverty and common mental disorders in developing countries. </w:t>
      </w:r>
      <w:r>
        <w:rPr>
          <w:i/>
          <w:iCs/>
        </w:rPr>
        <w:t>Bull World Health Organ</w:t>
      </w:r>
      <w:r>
        <w:t>. 2003;81(8):609-615.</w:t>
      </w:r>
    </w:p>
    <w:p w14:paraId="663268A4" w14:textId="77777777" w:rsidR="000E7064" w:rsidRDefault="000E7064" w:rsidP="000E7064">
      <w:pPr>
        <w:pStyle w:val="Bibliography"/>
      </w:pPr>
      <w:r>
        <w:t>30.</w:t>
      </w:r>
      <w:r>
        <w:tab/>
        <w:t xml:space="preserve">Awiti A, Scott B. The Kenya Youth Survey Report. </w:t>
      </w:r>
      <w:r>
        <w:rPr>
          <w:i/>
          <w:iCs/>
        </w:rPr>
        <w:t>East Afr Inst</w:t>
      </w:r>
      <w:r>
        <w:t>. Published online April 1, 2016:1-4.</w:t>
      </w:r>
    </w:p>
    <w:p w14:paraId="36E55ACF" w14:textId="77777777" w:rsidR="000E7064" w:rsidRDefault="000E7064" w:rsidP="000E7064">
      <w:pPr>
        <w:pStyle w:val="Bibliography"/>
      </w:pPr>
      <w:r>
        <w:t>31.</w:t>
      </w:r>
      <w:r>
        <w:tab/>
        <w:t xml:space="preserve">Mitchell S, Abbott S. Gender and symptoms of depression and anxiety among Kikuyu secondary school students in Kenya. </w:t>
      </w:r>
      <w:r>
        <w:rPr>
          <w:i/>
          <w:iCs/>
        </w:rPr>
        <w:t>Soc Sci Med</w:t>
      </w:r>
      <w:r>
        <w:t>. 1987;24(4):303-316. doi:10.1016/0277-9536(87)90149-3</w:t>
      </w:r>
    </w:p>
    <w:p w14:paraId="17D97B03" w14:textId="77777777" w:rsidR="000E7064" w:rsidRDefault="000E7064" w:rsidP="000E7064">
      <w:pPr>
        <w:pStyle w:val="Bibliography"/>
      </w:pPr>
      <w:r>
        <w:t>32.</w:t>
      </w:r>
      <w:r>
        <w:tab/>
        <w:t xml:space="preserve">Khasakhala LI, Ndetei DM, Mutiso V, Mbwayo AW, Mathai M. The prevalence of depressive symptoms among adolescents in Nairobi public secondary schools: association with perceived maladaptive parental behaviour. </w:t>
      </w:r>
      <w:r>
        <w:rPr>
          <w:i/>
          <w:iCs/>
        </w:rPr>
        <w:t>Afr J Psychiatry</w:t>
      </w:r>
      <w:r>
        <w:t>. 2012;15(2):106-113. doi:10.4314/ajpsy.v15i2.14</w:t>
      </w:r>
    </w:p>
    <w:p w14:paraId="0D50E454" w14:textId="77777777" w:rsidR="000E7064" w:rsidRDefault="000E7064" w:rsidP="000E7064">
      <w:pPr>
        <w:pStyle w:val="Bibliography"/>
      </w:pPr>
      <w:r>
        <w:t>33.</w:t>
      </w:r>
      <w:r>
        <w:tab/>
        <w:t xml:space="preserve">Yara PO, Wanjohi CW. Performance Determinants of Kenya Certificate of Secondary Education (KCSE) in Mathematics of Secondary Schools in Nyamaiya Division, Kenya. </w:t>
      </w:r>
      <w:r>
        <w:rPr>
          <w:i/>
          <w:iCs/>
        </w:rPr>
        <w:t>Asian Soc Sci</w:t>
      </w:r>
      <w:r>
        <w:t>. 2011;7(2):p107. doi:10.5539/ass.v7n2p107</w:t>
      </w:r>
    </w:p>
    <w:p w14:paraId="735433DE" w14:textId="77777777" w:rsidR="000E7064" w:rsidRDefault="000E7064" w:rsidP="000E7064">
      <w:pPr>
        <w:pStyle w:val="Bibliography"/>
      </w:pPr>
      <w:r>
        <w:t>34.</w:t>
      </w:r>
      <w:r>
        <w:tab/>
        <w:t xml:space="preserve">Bertha EA, Balázs J. Subthreshold depression in adolescence: a systematic review. </w:t>
      </w:r>
      <w:r>
        <w:rPr>
          <w:i/>
          <w:iCs/>
        </w:rPr>
        <w:t>Eur Child Adolesc Psychiatry</w:t>
      </w:r>
      <w:r>
        <w:t>. 2013;22(10):589-603. doi:10.1007/s00787-013-0411-0</w:t>
      </w:r>
    </w:p>
    <w:p w14:paraId="0056C530" w14:textId="77777777" w:rsidR="000E7064" w:rsidRDefault="000E7064" w:rsidP="000E7064">
      <w:pPr>
        <w:pStyle w:val="Bibliography"/>
      </w:pPr>
      <w:r>
        <w:t>35.</w:t>
      </w:r>
      <w:r>
        <w:tab/>
        <w:t xml:space="preserve">Balázs J, Miklósi M, Keresztény A, et al. Adolescent subthreshold-depression and anxiety: psychopathology, functional impairment and increased suicide risk. </w:t>
      </w:r>
      <w:r>
        <w:rPr>
          <w:i/>
          <w:iCs/>
        </w:rPr>
        <w:t>J Child Psychol Psychiatry</w:t>
      </w:r>
      <w:r>
        <w:t>. 2013;54(6):670-677. doi:10.1111/jcpp.12016</w:t>
      </w:r>
    </w:p>
    <w:p w14:paraId="1BD76788" w14:textId="77777777" w:rsidR="000E7064" w:rsidRDefault="000E7064" w:rsidP="000E7064">
      <w:pPr>
        <w:pStyle w:val="Bibliography"/>
      </w:pPr>
      <w:r>
        <w:t>36.</w:t>
      </w:r>
      <w:r>
        <w:tab/>
        <w:t xml:space="preserve">Schleider J, Weisz J. A single-session growth mindset intervention for adolescent anxiety and depression: 9-month outcomes of a randomized trial. </w:t>
      </w:r>
      <w:r>
        <w:rPr>
          <w:i/>
          <w:iCs/>
        </w:rPr>
        <w:t>J Child Psychol Psychiatry</w:t>
      </w:r>
      <w:r>
        <w:t>. 2018;59(2):160-170. doi:10.1111/jcpp.12811</w:t>
      </w:r>
    </w:p>
    <w:p w14:paraId="31AB7C83" w14:textId="77777777" w:rsidR="000E7064" w:rsidRDefault="000E7064" w:rsidP="000E7064">
      <w:pPr>
        <w:pStyle w:val="Bibliography"/>
      </w:pPr>
      <w:r>
        <w:t>37.</w:t>
      </w:r>
      <w:r>
        <w:tab/>
        <w:t xml:space="preserve">Schleider JL, Weisz JR. Reducing risk for anxiety and depression in adolescents: Effects of a single-session intervention teaching that personality can change. </w:t>
      </w:r>
      <w:r>
        <w:rPr>
          <w:i/>
          <w:iCs/>
        </w:rPr>
        <w:t>Behav Res Ther</w:t>
      </w:r>
      <w:r>
        <w:t>. 2016;87:170-181. doi:10.1016/j.brat.2016.09.011</w:t>
      </w:r>
    </w:p>
    <w:p w14:paraId="1AD486FB" w14:textId="77777777" w:rsidR="000E7064" w:rsidRDefault="000E7064" w:rsidP="000E7064">
      <w:pPr>
        <w:pStyle w:val="Bibliography"/>
      </w:pPr>
      <w:r>
        <w:t>38.</w:t>
      </w:r>
      <w:r>
        <w:tab/>
        <w:t xml:space="preserve">Yeager DS, Johnson R, Spitzer BJ, Trzesniewski KH, Powers J, Dweck CS. The far-reaching effects of believing people can change: Implicit theories of personality shape stress, health, and achievement during adolescence. </w:t>
      </w:r>
      <w:r>
        <w:rPr>
          <w:i/>
          <w:iCs/>
        </w:rPr>
        <w:t>J Pers Soc Psychol</w:t>
      </w:r>
      <w:r>
        <w:t>. 2014;106:867-884. doi:10.1037/a0036335</w:t>
      </w:r>
    </w:p>
    <w:p w14:paraId="664B1968" w14:textId="77777777" w:rsidR="000E7064" w:rsidRDefault="000E7064" w:rsidP="000E7064">
      <w:pPr>
        <w:pStyle w:val="Bibliography"/>
      </w:pPr>
      <w:r>
        <w:t>39.</w:t>
      </w:r>
      <w:r>
        <w:tab/>
        <w:t xml:space="preserve">Yeager DS, Trzesniewski KH, Dweck CS. An Implicit Theories of Personality Intervention Reduces Adolescent Aggression in Response to Victimization and Exclusion. </w:t>
      </w:r>
      <w:r>
        <w:rPr>
          <w:i/>
          <w:iCs/>
        </w:rPr>
        <w:t>Child Dev</w:t>
      </w:r>
      <w:r>
        <w:t>. 2013;84(3):970-988. doi:10.1111/cdev.12003</w:t>
      </w:r>
    </w:p>
    <w:p w14:paraId="6A1A9CE5" w14:textId="77777777" w:rsidR="000E7064" w:rsidRDefault="000E7064" w:rsidP="000E7064">
      <w:pPr>
        <w:pStyle w:val="Bibliography"/>
      </w:pPr>
      <w:r>
        <w:t>40.</w:t>
      </w:r>
      <w:r>
        <w:tab/>
        <w:t xml:space="preserve">Emmons RA, McCullough ME. Counting blessings versus burdens: An experimental investigation of gratitude and subjective well-being in daily life. </w:t>
      </w:r>
      <w:r>
        <w:rPr>
          <w:i/>
          <w:iCs/>
        </w:rPr>
        <w:t>J Pers Soc Psychol</w:t>
      </w:r>
      <w:r>
        <w:t>. 2003;84:377-389. doi:10.1037/0022-3514.84.2.377</w:t>
      </w:r>
    </w:p>
    <w:p w14:paraId="1A01EF89" w14:textId="77777777" w:rsidR="000E7064" w:rsidRDefault="000E7064" w:rsidP="000E7064">
      <w:pPr>
        <w:pStyle w:val="Bibliography"/>
      </w:pPr>
      <w:r>
        <w:t>41.</w:t>
      </w:r>
      <w:r>
        <w:tab/>
        <w:t xml:space="preserve">Cohen GL, Garcia J, Apfel N, Master A. Reducing the racial achievement gap: a social-psychological intervention. </w:t>
      </w:r>
      <w:r>
        <w:rPr>
          <w:i/>
          <w:iCs/>
        </w:rPr>
        <w:t>Science</w:t>
      </w:r>
      <w:r>
        <w:t>. 2006;313(5791):1307-1310. doi:10.1126/science.1128317</w:t>
      </w:r>
    </w:p>
    <w:p w14:paraId="574F154A" w14:textId="77777777" w:rsidR="000E7064" w:rsidRDefault="000E7064" w:rsidP="000E7064">
      <w:pPr>
        <w:pStyle w:val="Bibliography"/>
      </w:pPr>
      <w:r>
        <w:t>42.</w:t>
      </w:r>
      <w:r>
        <w:tab/>
        <w:t xml:space="preserve">Bronk KC. Portraits of purpose: A study examining the ways a sense of purpose contributes to positive youth development. </w:t>
      </w:r>
      <w:r>
        <w:rPr>
          <w:i/>
          <w:iCs/>
        </w:rPr>
        <w:t>Diss Abstr Int UMI No 3187267</w:t>
      </w:r>
      <w:r>
        <w:t>. Published online 2005. Accessed October 14, 2022. http://stanford.edu/group/adolescence/cgi-bin/coa/publications/portraits-purpose-study-examining-ways-sense-purpose-contributes-positive-youth-develop</w:t>
      </w:r>
    </w:p>
    <w:p w14:paraId="0FF08C68" w14:textId="77777777" w:rsidR="000E7064" w:rsidRDefault="000E7064" w:rsidP="000E7064">
      <w:pPr>
        <w:pStyle w:val="Bibliography"/>
      </w:pPr>
      <w:r>
        <w:t>43.</w:t>
      </w:r>
      <w:r>
        <w:tab/>
        <w:t>World Health Organization. Global Health Observatory data repository | Human resources - Data by country. World Health Organization. Published April 25, 2019. Accessed January 27, 2021. https://apps.who.int/gho/data/node.main.MHHR?lang=en</w:t>
      </w:r>
    </w:p>
    <w:p w14:paraId="1A472110" w14:textId="77777777" w:rsidR="000E7064" w:rsidRDefault="000E7064" w:rsidP="000E7064">
      <w:pPr>
        <w:pStyle w:val="Bibliography"/>
      </w:pPr>
      <w:r>
        <w:t>44.</w:t>
      </w:r>
      <w:r>
        <w:tab/>
        <w:t xml:space="preserve">Singla DR, Kohrt BA, Murray LK, Anand A, Chorpita BF, Patel V. Psychological Treatments for the World: Lessons from Low- and Middle-Income Countries. </w:t>
      </w:r>
      <w:r>
        <w:rPr>
          <w:i/>
          <w:iCs/>
        </w:rPr>
        <w:t>Annu Rev Clin Psychol</w:t>
      </w:r>
      <w:r>
        <w:t>. 2017;13:149-181. doi:10.1146/annurev-clinpsy-032816-045217</w:t>
      </w:r>
    </w:p>
    <w:p w14:paraId="35CC2DE4" w14:textId="77777777" w:rsidR="000E7064" w:rsidRDefault="000E7064" w:rsidP="000E7064">
      <w:pPr>
        <w:pStyle w:val="Bibliography"/>
      </w:pPr>
      <w:r>
        <w:t>45.</w:t>
      </w:r>
      <w:r>
        <w:tab/>
        <w:t>Osborn TL, Wasanga C. Simple, Stigma-free, Scalable, and School-based: A Four-step Approach to Developing Adolescent Mental Health Treatments in Sub Saharan Africa. Published online August 10, 2020. doi:10.31234/osf.io/apku2</w:t>
      </w:r>
    </w:p>
    <w:p w14:paraId="75095DD0" w14:textId="77777777" w:rsidR="000E7064" w:rsidRDefault="000E7064" w:rsidP="000E7064">
      <w:pPr>
        <w:pStyle w:val="Bibliography"/>
      </w:pPr>
      <w:r>
        <w:t>46.</w:t>
      </w:r>
      <w:r>
        <w:tab/>
        <w:t xml:space="preserve">World Health Organization. </w:t>
      </w:r>
      <w:r>
        <w:rPr>
          <w:i/>
          <w:iCs/>
        </w:rPr>
        <w:t>Promoting mental health : concepts, emerging evidence, practice : summary report</w:t>
      </w:r>
      <w:r>
        <w:t>. World Health Organization; 2004. Accessed October 14, 2022. https://apps.who.int/iris/handle/10665/42940</w:t>
      </w:r>
    </w:p>
    <w:p w14:paraId="0360FA8A" w14:textId="77777777" w:rsidR="000E7064" w:rsidRDefault="000E7064" w:rsidP="000E7064">
      <w:pPr>
        <w:pStyle w:val="Bibliography"/>
      </w:pPr>
      <w:r>
        <w:t>47.</w:t>
      </w:r>
      <w:r>
        <w:tab/>
        <w:t xml:space="preserve">Osborn TL, Wasil AR, Weisz JR, Kleinman A, Ndetei DM. Where is the global in global mental health? A call for inclusive multicultural collaboration. </w:t>
      </w:r>
      <w:r>
        <w:rPr>
          <w:i/>
          <w:iCs/>
        </w:rPr>
        <w:t>Gen Psychiatry</w:t>
      </w:r>
      <w:r>
        <w:t>. 2020;33(6):e100351. doi:10.1136/gpsych-2020-100351</w:t>
      </w:r>
    </w:p>
    <w:p w14:paraId="3A782AEB" w14:textId="77777777" w:rsidR="000E7064" w:rsidRDefault="000E7064" w:rsidP="000E7064">
      <w:pPr>
        <w:pStyle w:val="Bibliography"/>
      </w:pPr>
      <w:r>
        <w:t>48.</w:t>
      </w:r>
      <w:r>
        <w:tab/>
        <w:t xml:space="preserve">Osborn TL, Rodriguez M, Wasil AR, et al. Single-session digital intervention for adolescent depression, anxiety, and well-being: Outcomes of a randomized controlled trial with Kenyan adolescents. </w:t>
      </w:r>
      <w:r>
        <w:rPr>
          <w:i/>
          <w:iCs/>
        </w:rPr>
        <w:t>J Consult Clin Psychol</w:t>
      </w:r>
      <w:r>
        <w:t>. 2020;88(7):657-668. doi:10.1037/ccp0000505</w:t>
      </w:r>
    </w:p>
    <w:p w14:paraId="2F134859" w14:textId="77777777" w:rsidR="000E7064" w:rsidRDefault="000E7064" w:rsidP="000E7064">
      <w:pPr>
        <w:pStyle w:val="Bibliography"/>
      </w:pPr>
      <w:r>
        <w:t>49.</w:t>
      </w:r>
      <w:r>
        <w:tab/>
        <w:t xml:space="preserve">Wasil AR, Osborn TL, Venturo-Conerly KE, Wasanga C, Weisz JR. Conducting global mental health research: lessons learned from Kenya. </w:t>
      </w:r>
      <w:r>
        <w:rPr>
          <w:i/>
          <w:iCs/>
        </w:rPr>
        <w:t>Glob Ment Health</w:t>
      </w:r>
      <w:r>
        <w:t>. 2021;8:e8. doi:10.1017/gmh.2021.7</w:t>
      </w:r>
    </w:p>
    <w:p w14:paraId="11CB430B" w14:textId="77777777" w:rsidR="000E7064" w:rsidRDefault="000E7064" w:rsidP="000E7064">
      <w:pPr>
        <w:pStyle w:val="Bibliography"/>
      </w:pPr>
      <w:r>
        <w:t>50.</w:t>
      </w:r>
      <w:r>
        <w:tab/>
        <w:t xml:space="preserve">Wasil AR, Kacmarek CN, Osborn TL, et al. Economic evaluation of an online single-session intervention for depression in Kenyan adolescents. </w:t>
      </w:r>
      <w:r>
        <w:rPr>
          <w:i/>
          <w:iCs/>
        </w:rPr>
        <w:t>J Consult Clin Psychol</w:t>
      </w:r>
      <w:r>
        <w:t>. 2021;89(8):657-667. doi:10.1037/ccp0000669</w:t>
      </w:r>
    </w:p>
    <w:p w14:paraId="3DD7C620" w14:textId="77777777" w:rsidR="000E7064" w:rsidRDefault="000E7064" w:rsidP="000E7064">
      <w:pPr>
        <w:pStyle w:val="Bibliography"/>
      </w:pPr>
      <w:r>
        <w:t>51.</w:t>
      </w:r>
      <w:r>
        <w:tab/>
        <w:t xml:space="preserve">Buuren S van. </w:t>
      </w:r>
      <w:r>
        <w:rPr>
          <w:i/>
          <w:iCs/>
        </w:rPr>
        <w:t>Flexible Imputation of Missing Data</w:t>
      </w:r>
      <w:r>
        <w:t>. 2nd ed. Chapman and Hall/CRC; 2018. doi:10.1201/9780429492259</w:t>
      </w:r>
    </w:p>
    <w:p w14:paraId="19D89E42" w14:textId="77777777" w:rsidR="000E7064" w:rsidRDefault="000E7064" w:rsidP="000E7064">
      <w:pPr>
        <w:pStyle w:val="Bibliography"/>
      </w:pPr>
      <w:r>
        <w:t>52.</w:t>
      </w:r>
      <w:r>
        <w:tab/>
        <w:t xml:space="preserve">Buuren S van, Groothuis-Oudshoorn K. mice: Multivariate Imputation by Chained Equations in R. </w:t>
      </w:r>
      <w:r>
        <w:rPr>
          <w:i/>
          <w:iCs/>
        </w:rPr>
        <w:t>J Stat Softw</w:t>
      </w:r>
      <w:r>
        <w:t>. 2011;45:1-67. doi:10.18637/jss.v045.i03</w:t>
      </w:r>
    </w:p>
    <w:p w14:paraId="263BFB48" w14:textId="77777777" w:rsidR="000E7064" w:rsidRDefault="000E7064" w:rsidP="000E7064">
      <w:pPr>
        <w:pStyle w:val="Bibliography"/>
      </w:pPr>
      <w:r>
        <w:t>53.</w:t>
      </w:r>
      <w:r>
        <w:tab/>
        <w:t xml:space="preserve">Venturo-Conerly KE, Osborn TL, Wasil AR, et al. Testing the effects of the Shamiri Intervention and its components on anxiety, depression, wellbeing, and academic functioning in Kenyan adolescents: study protocol for a five-arm randomized controlled trial. </w:t>
      </w:r>
      <w:r>
        <w:rPr>
          <w:i/>
          <w:iCs/>
        </w:rPr>
        <w:t>Trials</w:t>
      </w:r>
      <w:r>
        <w:t>. 2021;22(1):829. doi:10.1186/s13063-021-05736-1</w:t>
      </w:r>
    </w:p>
    <w:p w14:paraId="6623C090" w14:textId="77777777" w:rsidR="000E7064" w:rsidRDefault="000E7064" w:rsidP="000E7064">
      <w:pPr>
        <w:pStyle w:val="Bibliography"/>
      </w:pPr>
      <w:r>
        <w:t>54.</w:t>
      </w:r>
      <w:r>
        <w:tab/>
        <w:t>Pre-Texts | School To Lead Foundation. School To Lead Found. Accessed October 14, 2022. https://www.schooltolead.org/pre-texts</w:t>
      </w:r>
    </w:p>
    <w:p w14:paraId="049F3220" w14:textId="77777777" w:rsidR="000E7064" w:rsidRDefault="000E7064" w:rsidP="000E7064">
      <w:pPr>
        <w:pStyle w:val="Bibliography"/>
      </w:pPr>
      <w:r>
        <w:t>55.</w:t>
      </w:r>
      <w:r>
        <w:tab/>
        <w:t xml:space="preserve">Yates BT. The theory and practice of cost-utility, cost-effectiveness, and cost-benefit analysis in behavioral medicine: Toward delivering more health care for less money. </w:t>
      </w:r>
      <w:r>
        <w:rPr>
          <w:i/>
          <w:iCs/>
        </w:rPr>
        <w:t>Compr Handb Behav Med</w:t>
      </w:r>
      <w:r>
        <w:t>. 1980;3:165-205.</w:t>
      </w:r>
    </w:p>
    <w:p w14:paraId="6A52B8FC" w14:textId="77777777" w:rsidR="000E7064" w:rsidRDefault="000E7064" w:rsidP="000E7064">
      <w:pPr>
        <w:pStyle w:val="Bibliography"/>
      </w:pPr>
      <w:r>
        <w:t>56.</w:t>
      </w:r>
      <w:r>
        <w:tab/>
        <w:t xml:space="preserve">Yates BT. Cost-inclusive evaluation: a banquet of approaches for including costs, benefits, and cost-effectiveness and cost-benefit analyses in your next evaluation. </w:t>
      </w:r>
      <w:r>
        <w:rPr>
          <w:i/>
          <w:iCs/>
        </w:rPr>
        <w:t>Eval Program Plann</w:t>
      </w:r>
      <w:r>
        <w:t>. 2009;32(1):52-54. doi:10.1016/j.evalprogplan.2008.08.007</w:t>
      </w:r>
    </w:p>
    <w:p w14:paraId="028F80B4" w14:textId="77777777" w:rsidR="000E7064" w:rsidRDefault="000E7064" w:rsidP="000E7064">
      <w:pPr>
        <w:pStyle w:val="Bibliography"/>
      </w:pPr>
      <w:r>
        <w:t>57.</w:t>
      </w:r>
      <w:r>
        <w:tab/>
        <w:t xml:space="preserve">Neumann PJ, Sanders GD. Cost-Effectiveness Analysis 2.0. </w:t>
      </w:r>
      <w:r>
        <w:rPr>
          <w:i/>
          <w:iCs/>
        </w:rPr>
        <w:t>N Engl J Med</w:t>
      </w:r>
      <w:r>
        <w:t>. 2017;376(3):203-205. doi:10.1056/NEJMp1612619</w:t>
      </w:r>
    </w:p>
    <w:p w14:paraId="5649351C" w14:textId="77777777" w:rsidR="000E7064" w:rsidRDefault="000E7064" w:rsidP="000E7064">
      <w:pPr>
        <w:pStyle w:val="Bibliography"/>
      </w:pPr>
      <w:r>
        <w:t>58.</w:t>
      </w:r>
      <w:r>
        <w:tab/>
        <w:t xml:space="preserve">Jain R, Grabner M, Onukwugha E. Sensitivity analysis in cost-effectiveness studies: from guidelines to practice. </w:t>
      </w:r>
      <w:r>
        <w:rPr>
          <w:i/>
          <w:iCs/>
        </w:rPr>
        <w:t>PharmacoEconomics</w:t>
      </w:r>
      <w:r>
        <w:t>. 2011;29(4):297-314. doi:10.2165/11584630-000000000-00000</w:t>
      </w:r>
    </w:p>
    <w:p w14:paraId="51874419" w14:textId="77777777" w:rsidR="000E7064" w:rsidRDefault="000E7064" w:rsidP="000E7064">
      <w:pPr>
        <w:pStyle w:val="Bibliography"/>
      </w:pPr>
      <w:r>
        <w:t>59.</w:t>
      </w:r>
      <w:r>
        <w:tab/>
        <w:t>French A, Yates B, Fowles T. Correction to: Cost-Effectiveness of Parent–Child Interaction Therapy in Clinics versus Homes: Client, Provider, Administrator, and Overall Perspectives (Journal of Child and Family Studies, (2018), 27, 10, (3329-3344), 10.1007/s10826-018-1159-4). Published online 2021. doi:10.1007/s10826-021-01897-4</w:t>
      </w:r>
    </w:p>
    <w:p w14:paraId="4D4C4427" w14:textId="77777777" w:rsidR="000E7064" w:rsidRDefault="000E7064" w:rsidP="000E7064">
      <w:pPr>
        <w:pStyle w:val="Bibliography"/>
      </w:pPr>
      <w:r>
        <w:t>60.</w:t>
      </w:r>
      <w:r>
        <w:tab/>
        <w:t xml:space="preserve">Ruscio AM. Normal Versus Pathological Mood: Implications for Diagnosis. </w:t>
      </w:r>
      <w:r>
        <w:rPr>
          <w:i/>
          <w:iCs/>
        </w:rPr>
        <w:t>Annu Rev Clin Psychol</w:t>
      </w:r>
      <w:r>
        <w:t>. 2019;15:179-205. doi:10.1146/annurev-clinpsy-050718-095644</w:t>
      </w:r>
    </w:p>
    <w:p w14:paraId="01DF7A8B" w14:textId="77777777" w:rsidR="000E7064" w:rsidRDefault="000E7064" w:rsidP="000E7064">
      <w:pPr>
        <w:pStyle w:val="Bibliography"/>
      </w:pPr>
      <w:r>
        <w:t>61.</w:t>
      </w:r>
      <w:r>
        <w:tab/>
        <w:t xml:space="preserve">Kroenke K, Spitzer RL, Williams JB. The PHQ-9: validity of a brief depression severity measure. </w:t>
      </w:r>
      <w:r>
        <w:rPr>
          <w:i/>
          <w:iCs/>
        </w:rPr>
        <w:t>J Gen Intern Med</w:t>
      </w:r>
      <w:r>
        <w:t>. 2001;16(9):606-613. doi:10.1046/j.1525-1497.2001.016009606.x</w:t>
      </w:r>
    </w:p>
    <w:p w14:paraId="756CC8F6" w14:textId="77777777" w:rsidR="000E7064" w:rsidRDefault="000E7064" w:rsidP="000E7064">
      <w:pPr>
        <w:pStyle w:val="Bibliography"/>
      </w:pPr>
      <w:r>
        <w:t>62.</w:t>
      </w:r>
      <w:r>
        <w:tab/>
        <w:t xml:space="preserve">Kroenke K, Spitzer RL. The PHQ-9: A new depression diagnostic and severity measure. </w:t>
      </w:r>
      <w:r>
        <w:rPr>
          <w:i/>
          <w:iCs/>
        </w:rPr>
        <w:t>Psychiatr Ann</w:t>
      </w:r>
      <w:r>
        <w:t>. 2002;32:509-515. doi:10.3928/0048-5713-20020901-06</w:t>
      </w:r>
    </w:p>
    <w:p w14:paraId="6966747C" w14:textId="77777777" w:rsidR="000E7064" w:rsidRDefault="000E7064" w:rsidP="000E7064">
      <w:pPr>
        <w:pStyle w:val="Bibliography"/>
      </w:pPr>
      <w:r>
        <w:t>63.</w:t>
      </w:r>
      <w:r>
        <w:tab/>
        <w:t xml:space="preserve">Zimet G, Dahlem N, Zimet S, Farley G. The Multidimensional Scale of Perceived Social Support. </w:t>
      </w:r>
      <w:r>
        <w:rPr>
          <w:i/>
          <w:iCs/>
        </w:rPr>
        <w:t>J Personal Assess - J Pers ASSESS</w:t>
      </w:r>
      <w:r>
        <w:t>. 1988;52:30-41. doi:10.1207/s15327752jpa5201_2</w:t>
      </w:r>
    </w:p>
    <w:p w14:paraId="1A8FB834" w14:textId="77777777" w:rsidR="000E7064" w:rsidRDefault="000E7064" w:rsidP="000E7064">
      <w:pPr>
        <w:pStyle w:val="Bibliography"/>
      </w:pPr>
      <w:r>
        <w:t>64.</w:t>
      </w:r>
      <w:r>
        <w:tab/>
        <w:t xml:space="preserve">Osborn T, Venturo-Conerly K, Gan J, et al. Depression and Anxiety Symptoms in Kenyan Adolescents: Prevalence, Psychosocial Correlates and Sociodemographic Factors in a Nationally Representative Sample. </w:t>
      </w:r>
      <w:r>
        <w:rPr>
          <w:i/>
          <w:iCs/>
        </w:rPr>
        <w:t>PsyArXiv</w:t>
      </w:r>
      <w:r>
        <w:t>. Published online 2020.</w:t>
      </w:r>
    </w:p>
    <w:p w14:paraId="169A5FBC" w14:textId="77777777" w:rsidR="000E7064" w:rsidRPr="0027786B" w:rsidRDefault="000E7064" w:rsidP="000E7064">
      <w:pPr>
        <w:pStyle w:val="Bibliography"/>
      </w:pPr>
      <w:r>
        <w:t>65.</w:t>
      </w:r>
      <w:r>
        <w:tab/>
        <w:t xml:space="preserve">Kern ML, Benson L, Steinberg EA, Steinberg L. The EPOCH Measure of Adolescent Well-Being. </w:t>
      </w:r>
      <w:r w:rsidRPr="0027786B">
        <w:rPr>
          <w:i/>
        </w:rPr>
        <w:t>Psychol Assess</w:t>
      </w:r>
      <w:r w:rsidRPr="0027786B">
        <w:t>. 2016;28(5):586-597. doi:10.1037/pas0000201</w:t>
      </w:r>
    </w:p>
    <w:p w14:paraId="3B5775A8" w14:textId="77777777" w:rsidR="000E7064" w:rsidRDefault="000E7064" w:rsidP="000E7064">
      <w:pPr>
        <w:pStyle w:val="Bibliography"/>
      </w:pPr>
      <w:r w:rsidRPr="0027786B">
        <w:t>66.</w:t>
      </w:r>
      <w:r w:rsidRPr="0027786B">
        <w:tab/>
        <w:t xml:space="preserve">Weisz JR, Francis SE, Bearman SK. </w:t>
      </w:r>
      <w:r>
        <w:t xml:space="preserve">Assessing Secondary Control and its Association with Youth Depression Symptoms. </w:t>
      </w:r>
      <w:r>
        <w:rPr>
          <w:i/>
          <w:iCs/>
        </w:rPr>
        <w:t>J Abnorm Child Psychol</w:t>
      </w:r>
      <w:r>
        <w:t>. 2010;38(7):883-893. doi:10.1007/s10802-010-9440-z</w:t>
      </w:r>
    </w:p>
    <w:p w14:paraId="25497703" w14:textId="77777777" w:rsidR="000E7064" w:rsidRDefault="000E7064" w:rsidP="000E7064">
      <w:pPr>
        <w:pStyle w:val="Bibliography"/>
      </w:pPr>
      <w:r>
        <w:t>67.</w:t>
      </w:r>
      <w:r>
        <w:tab/>
        <w:t>The psychometric properties of the Italian translation of the Purpose in Life Scale (PILS) in Italy among a sample of Italian adults: Mental Health, Religion &amp; Culture: Vol 19, No 8. Accessed October 14, 2022. https://www.tandfonline.com/doi/abs/10.1080/13674676.2016.1277988?journalCode=cmhr20</w:t>
      </w:r>
    </w:p>
    <w:p w14:paraId="0E6784C9" w14:textId="77777777" w:rsidR="000E7064" w:rsidRDefault="000E7064" w:rsidP="000E7064">
      <w:pPr>
        <w:pStyle w:val="Bibliography"/>
      </w:pPr>
      <w:r>
        <w:t>68.</w:t>
      </w:r>
      <w:r>
        <w:tab/>
        <w:t>Control-related beliefs and depressive symptoms in clinic-referred children and adolescents: developmental differences and model specificity - PubMed. Accessed October 14, 2022. https://pubmed.ncbi.nlm.nih.gov/11261405/</w:t>
      </w:r>
    </w:p>
    <w:p w14:paraId="345DCC91" w14:textId="77777777" w:rsidR="000E7064" w:rsidRDefault="000E7064" w:rsidP="000E7064">
      <w:pPr>
        <w:pStyle w:val="Bibliography"/>
      </w:pPr>
      <w:r>
        <w:t>69.</w:t>
      </w:r>
      <w:r>
        <w:tab/>
        <w:t>Evaluating and establishing national norms for mental wellbeing using the short Warwick–Edinburgh Mental Well-being Scale (SWEMWBS): findings from the Health Survey for England | SpringerLink. Accessed October 14, 2022. https://link.springer.com/article/10.1007/s11136-016-1454-8</w:t>
      </w:r>
    </w:p>
    <w:p w14:paraId="0D7D9D56" w14:textId="77777777" w:rsidR="000E7064" w:rsidRDefault="000E7064" w:rsidP="000E7064">
      <w:pPr>
        <w:pStyle w:val="Bibliography"/>
      </w:pPr>
      <w:r>
        <w:t>70.</w:t>
      </w:r>
      <w:r>
        <w:tab/>
        <w:t>Feasibility study on the mhGAP-IG as a tool to enhance parental awareness of symptoms of mental disorders in lower primary (6-10 year old) school-going children: Towards inclusive child mental health services in a Kenyan setting - PubMed. Accessed October 14, 2022. https://pubmed.ncbi.nlm.nih.gov/32291956/</w:t>
      </w:r>
    </w:p>
    <w:p w14:paraId="2709AABC" w14:textId="77777777" w:rsidR="000E7064" w:rsidRDefault="000E7064" w:rsidP="000E7064">
      <w:pPr>
        <w:pStyle w:val="Bibliography"/>
      </w:pPr>
      <w:r>
        <w:t>71.</w:t>
      </w:r>
      <w:r>
        <w:tab/>
        <w:t>Satisfaction With Family Life Scale: Marriage &amp; Family Review: Vol 49, No 5. Accessed October 14, 2022. https://www.tandfonline.com/doi/abs/10.1080/01494929.2013.768321</w:t>
      </w:r>
    </w:p>
    <w:p w14:paraId="38E7B481" w14:textId="77777777" w:rsidR="000E7064" w:rsidRDefault="000E7064" w:rsidP="000E7064">
      <w:pPr>
        <w:pStyle w:val="Bibliography"/>
      </w:pPr>
      <w:r>
        <w:t>72.</w:t>
      </w:r>
      <w:r>
        <w:tab/>
        <w:t>The Mental Health Literacy Scale (MHLS): A new scale-based measure of mental health literacy - PubMed. Accessed October 14, 2022. https://pubmed.ncbi.nlm.nih.gov/26228163/</w:t>
      </w:r>
    </w:p>
    <w:p w14:paraId="2C049A46" w14:textId="77777777" w:rsidR="000E7064" w:rsidRDefault="000E7064" w:rsidP="000E7064">
      <w:pPr>
        <w:pStyle w:val="Bibliography"/>
      </w:pPr>
      <w:r>
        <w:t>73.</w:t>
      </w:r>
      <w:r>
        <w:tab/>
        <w:t>Youth peer-to-peer support: A review of the literature - Google Search. Accessed October 14, 2022. https://www.google.com/search?q=Youth+peer-to-peer+support%3A+A+review+of+the+literature&amp;rlz=1C1GCEA_enRO999RO999&amp;oq=Youth+peer-to-peer+support%3A+A+review+of+the+literature&amp;aqs=chrome..69i57.620j0j9&amp;sourceid=chrome&amp;ie=UTF-8</w:t>
      </w:r>
    </w:p>
    <w:p w14:paraId="479F2800" w14:textId="77777777" w:rsidR="000E7064" w:rsidRDefault="000E7064" w:rsidP="000E7064">
      <w:pPr>
        <w:pStyle w:val="Bibliography"/>
      </w:pPr>
      <w:r>
        <w:t>74.</w:t>
      </w:r>
      <w:r>
        <w:tab/>
        <w:t>An Introduction to the School Climate Measure - Google Search. Accessed October 14, 2022. https://www.google.com/search?q=An+Introduction+to+the+School+Climate+Measure&amp;rlz=1C1GCEA_enRO999RO999&amp;oq=An+Introduction+to+the+School+Climate+Measure&amp;aqs=chrome..69i57j33i160.620j0j4&amp;sourceid=chrome&amp;ie=UTF-8</w:t>
      </w:r>
    </w:p>
    <w:p w14:paraId="3FCE6729" w14:textId="77777777" w:rsidR="000E7064" w:rsidRDefault="000E7064" w:rsidP="000E7064">
      <w:pPr>
        <w:pStyle w:val="Bibliography"/>
      </w:pPr>
      <w:r>
        <w:t>75.</w:t>
      </w:r>
      <w:r>
        <w:tab/>
        <w:t>Association between Adolescent School Climate and Perceived Quality of Life. Accessed October 14, 2022. https://ideas.repec.org/a/spr/chinre/v11y2018i6d10.1007_s12187-017-9521-4.html</w:t>
      </w:r>
    </w:p>
    <w:p w14:paraId="6C585D98" w14:textId="77777777" w:rsidR="000E7064" w:rsidRPr="0027786B" w:rsidRDefault="000E7064" w:rsidP="000E7064">
      <w:pPr>
        <w:pStyle w:val="Bibliography"/>
      </w:pPr>
      <w:r>
        <w:t>76.</w:t>
      </w:r>
      <w:r>
        <w:tab/>
        <w:t xml:space="preserve">Fredricks J, Blumenfeld P, Friedel J, Paris A. School Engagement. In: </w:t>
      </w:r>
      <w:r>
        <w:rPr>
          <w:i/>
          <w:iCs/>
        </w:rPr>
        <w:t>Advances in Child Development and Behavior - ADVAN CHILD DEVELOP BEHAV</w:t>
      </w:r>
      <w:r>
        <w:t xml:space="preserve">. </w:t>
      </w:r>
      <w:r w:rsidRPr="0027786B">
        <w:t>Vol 41. ; 2005:305-321. doi:10.1007/0-387-23823-9_19</w:t>
      </w:r>
    </w:p>
    <w:p w14:paraId="150B77EC" w14:textId="77777777" w:rsidR="000E7064" w:rsidRDefault="000E7064" w:rsidP="000E7064">
      <w:pPr>
        <w:pStyle w:val="Bibliography"/>
      </w:pPr>
      <w:r w:rsidRPr="0027786B">
        <w:t>77.</w:t>
      </w:r>
      <w:r w:rsidRPr="0027786B">
        <w:tab/>
        <w:t xml:space="preserve">Sachser C, Berliner L, Holt T, et al. </w:t>
      </w:r>
      <w:r>
        <w:t xml:space="preserve">International development and psychometric properties of the Child and Adolescent Trauma Screen (CATS). </w:t>
      </w:r>
      <w:r>
        <w:rPr>
          <w:i/>
          <w:iCs/>
        </w:rPr>
        <w:t>J Affect Disord</w:t>
      </w:r>
      <w:r>
        <w:t>. 2017;210:189-195. doi:10.1016/j.jad.2016.12.040</w:t>
      </w:r>
    </w:p>
    <w:p w14:paraId="74045B31" w14:textId="77777777" w:rsidR="000E7064" w:rsidRDefault="000E7064" w:rsidP="000E7064">
      <w:pPr>
        <w:pStyle w:val="Bibliography"/>
      </w:pPr>
      <w:r>
        <w:t>78.</w:t>
      </w:r>
      <w:r>
        <w:tab/>
        <w:t>DSM-5 Fact Sheets. Accessed May 3, 2023. https://www.psychiatry.org:443/psychiatrists/practice/dsm/educational-resources/dsm-5-fact-sheets</w:t>
      </w:r>
    </w:p>
    <w:p w14:paraId="662B6B6C" w14:textId="77777777" w:rsidR="000E7064" w:rsidRDefault="000E7064" w:rsidP="000E7064">
      <w:pPr>
        <w:pStyle w:val="Bibliography"/>
      </w:pPr>
      <w:r w:rsidRPr="0027786B">
        <w:t>79.</w:t>
      </w:r>
      <w:r w:rsidRPr="0027786B">
        <w:tab/>
      </w:r>
      <w:r w:rsidR="00116024">
        <w:t xml:space="preserve">Goodman R. Psychometric properties of the strengths and difficulties questionnaire. </w:t>
      </w:r>
      <w:r w:rsidR="00116024">
        <w:rPr>
          <w:i/>
          <w:iCs/>
        </w:rPr>
        <w:t>J Am Acad Child Adolesc Psychiatry</w:t>
      </w:r>
      <w:r w:rsidR="00116024">
        <w:t>. 2001;40(11):1337-1345. doi:10.1097/00004583-200111000-00015</w:t>
      </w:r>
    </w:p>
    <w:p w14:paraId="2AC4FB8E" w14:textId="77777777" w:rsidR="002E47CB" w:rsidRDefault="002E47CB" w:rsidP="002E47CB">
      <w:pPr>
        <w:pStyle w:val="Bibliography"/>
      </w:pPr>
      <w:r>
        <w:t>80.</w:t>
      </w:r>
      <w:r>
        <w:tab/>
        <w:t xml:space="preserve">Felitti VJ, Anda RF, Nordenberg D, et al. Relationship of childhood abuse and household dysfunction to many of the leading causes of death in adults: The Adverse Childhood Experiences (ACE) Study. </w:t>
      </w:r>
      <w:r>
        <w:rPr>
          <w:i/>
          <w:iCs/>
        </w:rPr>
        <w:t>Am J Prev Med</w:t>
      </w:r>
      <w:r>
        <w:t>. 1998;14:245-258. doi:10.1016/S0749-3797(98)00017-8</w:t>
      </w:r>
    </w:p>
    <w:p w14:paraId="61F350F3" w14:textId="77777777" w:rsidR="002E47CB" w:rsidRDefault="002E47CB" w:rsidP="002E47CB">
      <w:pPr>
        <w:pStyle w:val="Bibliography"/>
      </w:pPr>
      <w:r>
        <w:t>81.</w:t>
      </w:r>
      <w:r>
        <w:tab/>
        <w:t>Aspirations Index. Scale Description - PDF Free Download. Accessed May 9, 2023. https://docplayer.net/21472182-Aspirations-index-scale-description.html</w:t>
      </w:r>
    </w:p>
    <w:p w14:paraId="4E75565D" w14:textId="77777777" w:rsidR="002E47CB" w:rsidRDefault="002E47CB" w:rsidP="002E47CB">
      <w:pPr>
        <w:pStyle w:val="Bibliography"/>
      </w:pPr>
      <w:r>
        <w:t>82.</w:t>
      </w:r>
      <w:r>
        <w:tab/>
        <w:t xml:space="preserve">Tambling RR, Russell BS, Park CL, et al. Measuring Cumulative Stressfulness: Psychometric Properties of the COVID-19 Stressors Scale. </w:t>
      </w:r>
      <w:r>
        <w:rPr>
          <w:i/>
          <w:iCs/>
        </w:rPr>
        <w:t>Health Educ Behav</w:t>
      </w:r>
      <w:r>
        <w:t>. 2021;48(1):20-28. doi:10.1177/1090198120979912</w:t>
      </w:r>
    </w:p>
    <w:p w14:paraId="067F10B2" w14:textId="77777777" w:rsidR="002E47CB" w:rsidRDefault="002E47CB" w:rsidP="002E47CB">
      <w:pPr>
        <w:pStyle w:val="Bibliography"/>
      </w:pPr>
      <w:r>
        <w:t>83.</w:t>
      </w:r>
      <w:r>
        <w:tab/>
        <w:t>Financial Stress and Work Hope Beliefs Among Adolescents - Mindi N. Thompson, Rachel S. Nitzarim, Pa Her, Maggie Sampe, Jacob Diestelmann, 2017. Accessed May 3, 2023. https://journals.sagepub.com/doi/10.1177/1069072715621517?icid=int.sj-abstract.citing-articles.58</w:t>
      </w:r>
    </w:p>
    <w:p w14:paraId="53B02726" w14:textId="77777777" w:rsidR="002E47CB" w:rsidRDefault="002E47CB" w:rsidP="002E47CB">
      <w:pPr>
        <w:pStyle w:val="Bibliography"/>
      </w:pPr>
      <w:r>
        <w:t>84.</w:t>
      </w:r>
      <w:r>
        <w:tab/>
        <w:t xml:space="preserve">Cruz SM, High AC. Psychometric properties of the climate change anxiety scale. </w:t>
      </w:r>
      <w:r>
        <w:rPr>
          <w:i/>
          <w:iCs/>
        </w:rPr>
        <w:t>J Environ Psychol</w:t>
      </w:r>
      <w:r>
        <w:t>. 2022;84:101905. doi:10.1016/j.jenvp.2022.101905</w:t>
      </w:r>
    </w:p>
    <w:p w14:paraId="27DAB645" w14:textId="77777777" w:rsidR="002E47CB" w:rsidRDefault="002E47CB" w:rsidP="002E47CB">
      <w:pPr>
        <w:pStyle w:val="Bibliography"/>
      </w:pPr>
      <w:r>
        <w:t>85.</w:t>
      </w:r>
      <w:r>
        <w:tab/>
        <w:t>Social Media Mental Health Survey | PDF | Social Media | Popular Culture &amp; Media Studies. Scribd. Accessed May 9, 2023. https://www.scribd.com/document/437986346/social-media-mental-health-survey</w:t>
      </w:r>
    </w:p>
    <w:p w14:paraId="0C8F4A43" w14:textId="77777777" w:rsidR="002E47CB" w:rsidRDefault="002E47CB" w:rsidP="002E47CB">
      <w:pPr>
        <w:pStyle w:val="Bibliography"/>
      </w:pPr>
      <w:r>
        <w:t>86.</w:t>
      </w:r>
      <w:r>
        <w:tab/>
        <w:t>Tobi Goldfus Social Media Disorder Scale | PDF. Accessed May 9, 2023. https://www.scribd.com/document/475839303/Tobi-Goldfus-Social-Media-Disorder-Scale</w:t>
      </w:r>
    </w:p>
    <w:p w14:paraId="7020B3F8" w14:textId="77777777" w:rsidR="002E47CB" w:rsidRDefault="002E47CB" w:rsidP="002E47CB">
      <w:pPr>
        <w:pStyle w:val="Bibliography"/>
      </w:pPr>
      <w:r>
        <w:t>87.</w:t>
      </w:r>
      <w:r>
        <w:tab/>
        <w:t xml:space="preserve">Dubow EF, Boxer P, Huesmann LR, et al. Exposure to Conflict and Violence across Contexts: Relations to Adjustment among Palestinian Children. </w:t>
      </w:r>
      <w:r>
        <w:rPr>
          <w:i/>
          <w:iCs/>
        </w:rPr>
        <w:t>J Clin Child Adolesc Psychol Off J Soc Clin Child Adolesc Psychol Am Psychol Assoc Div 53</w:t>
      </w:r>
      <w:r>
        <w:t>. 2010;39(1):103-116. doi:10.1080/15374410903401153</w:t>
      </w:r>
    </w:p>
    <w:p w14:paraId="31A523CF" w14:textId="77777777" w:rsidR="002E47CB" w:rsidRDefault="002E47CB" w:rsidP="002E47CB">
      <w:pPr>
        <w:pStyle w:val="Bibliography"/>
      </w:pPr>
      <w:r>
        <w:t>88.</w:t>
      </w:r>
      <w:r>
        <w:tab/>
        <w:t xml:space="preserve">Denckla CA, Ndetei DM, Mutiso VN, et al. Psychometric properties of the Ndetei-Othieno-Kathuku (NOK) Scale: A mental health assessment tool for an African setting. </w:t>
      </w:r>
      <w:r>
        <w:rPr>
          <w:i/>
          <w:iCs/>
        </w:rPr>
        <w:t>J Child Adolesc Ment Health</w:t>
      </w:r>
      <w:r>
        <w:t>. 2017;29(1):39-49. doi:10.2989/17280583.2017.1310729</w:t>
      </w:r>
    </w:p>
    <w:p w14:paraId="0BF938DE" w14:textId="2B2C977B" w:rsidR="00491FCF" w:rsidRPr="00D541E8" w:rsidRDefault="0073494D" w:rsidP="002C71AA">
      <w:pPr>
        <w:pStyle w:val="Bibliography"/>
        <w:shd w:val="clear" w:color="auto" w:fill="FFFFFF" w:themeFill="background1"/>
        <w:ind w:left="0" w:firstLine="0"/>
      </w:pPr>
      <w:r w:rsidRPr="00D541E8">
        <w:fldChar w:fldCharType="end"/>
      </w:r>
    </w:p>
    <w:p w14:paraId="34B01BD8" w14:textId="77777777" w:rsidR="00545049" w:rsidRPr="00D541E8" w:rsidRDefault="00545049" w:rsidP="002C71AA">
      <w:pPr>
        <w:shd w:val="clear" w:color="auto" w:fill="FFFFFF" w:themeFill="background1"/>
      </w:pPr>
      <w:r w:rsidRPr="00D541E8">
        <w:br w:type="page"/>
      </w:r>
    </w:p>
    <w:p w14:paraId="120155AE" w14:textId="24BE92B9" w:rsidR="00F7789C" w:rsidRPr="00D541E8" w:rsidRDefault="00FC313A" w:rsidP="002C71AA">
      <w:pPr>
        <w:pStyle w:val="Heading1"/>
        <w:shd w:val="clear" w:color="auto" w:fill="FFFFFF" w:themeFill="background1"/>
      </w:pPr>
      <w:bookmarkStart w:id="130" w:name="_Toc116674243"/>
      <w:r w:rsidRPr="00D541E8">
        <w:t>APPENDIX I: IN</w:t>
      </w:r>
      <w:r w:rsidR="00A31508" w:rsidRPr="00D541E8">
        <w:t>FORMED CONSENT AND ASSENT FORMS</w:t>
      </w:r>
      <w:bookmarkEnd w:id="130"/>
      <w:r w:rsidR="00CE673D" w:rsidRPr="00D541E8">
        <w:t xml:space="preserve"> </w:t>
      </w:r>
    </w:p>
    <w:p w14:paraId="1D36B982" w14:textId="5F57BC22" w:rsidR="00A31508" w:rsidRPr="00D541E8" w:rsidRDefault="00A31508" w:rsidP="002C71AA">
      <w:pPr>
        <w:shd w:val="clear" w:color="auto" w:fill="FFFFFF" w:themeFill="background1"/>
      </w:pPr>
      <w:r w:rsidRPr="00D541E8">
        <w:t>INFORMED CONSENT</w:t>
      </w:r>
    </w:p>
    <w:p w14:paraId="2E802FA3" w14:textId="151C995D" w:rsidR="006323FC" w:rsidRPr="00D541E8" w:rsidRDefault="006323FC" w:rsidP="002C71AA">
      <w:pPr>
        <w:shd w:val="clear" w:color="auto" w:fill="FFFFFF" w:themeFill="background1"/>
      </w:pPr>
      <w:r w:rsidRPr="00D541E8">
        <w:t xml:space="preserve">My name is Tom Osborn (Chief Executive Director of Shamiri Institute). I am conducting a study titled </w:t>
      </w:r>
    </w:p>
    <w:p w14:paraId="5EBAFDD5" w14:textId="7FCA2488" w:rsidR="006323FC" w:rsidRPr="00D541E8" w:rsidRDefault="007D7401" w:rsidP="002C71AA">
      <w:pPr>
        <w:shd w:val="clear" w:color="auto" w:fill="FFFFFF" w:themeFill="background1"/>
      </w:pPr>
      <w:r w:rsidRPr="00D541E8">
        <w:t>Testing Pathways to Scale for a Cost-Effective and Evidence-Based Mental Health Innovation (Anansi)</w:t>
      </w:r>
      <w:r w:rsidR="006323FC" w:rsidRPr="00D541E8">
        <w:t>.</w:t>
      </w:r>
    </w:p>
    <w:p w14:paraId="0D0D6E1B" w14:textId="77777777" w:rsidR="00B408C8" w:rsidRPr="00D541E8" w:rsidRDefault="00B408C8" w:rsidP="002C71AA">
      <w:pPr>
        <w:shd w:val="clear" w:color="auto" w:fill="FFFFFF" w:themeFill="background1"/>
      </w:pPr>
    </w:p>
    <w:p w14:paraId="5745BDD3" w14:textId="77777777" w:rsidR="00B408C8" w:rsidRPr="00D541E8" w:rsidRDefault="00B408C8" w:rsidP="002C71AA">
      <w:pPr>
        <w:shd w:val="clear" w:color="auto" w:fill="FFFFFF" w:themeFill="background1"/>
      </w:pPr>
      <w:r w:rsidRPr="00D541E8">
        <w:t>Purpose of the Study</w:t>
      </w:r>
    </w:p>
    <w:p w14:paraId="29903473" w14:textId="797DB295" w:rsidR="00B408C8" w:rsidRPr="00D541E8" w:rsidRDefault="00B408C8" w:rsidP="002C71AA">
      <w:pPr>
        <w:shd w:val="clear" w:color="auto" w:fill="FFFFFF" w:themeFill="background1"/>
      </w:pPr>
      <w:r w:rsidRPr="00D541E8">
        <w:t xml:space="preserve">The purpose of the study is to understand how to disseminate an intervention to improve the wellbeing, academic success, social support, and mental health of high school students in Kenya. This research will give us information on how to spread this intervention to other students in Kenya and sub-Saharan Africa. </w:t>
      </w:r>
    </w:p>
    <w:p w14:paraId="1C38EFBA" w14:textId="77777777" w:rsidR="00B408C8" w:rsidRPr="00D541E8" w:rsidRDefault="00B408C8" w:rsidP="002C71AA">
      <w:pPr>
        <w:shd w:val="clear" w:color="auto" w:fill="FFFFFF" w:themeFill="background1"/>
      </w:pPr>
    </w:p>
    <w:p w14:paraId="4F518524" w14:textId="77777777" w:rsidR="00B408C8" w:rsidRPr="00D541E8" w:rsidRDefault="00B408C8" w:rsidP="002C71AA">
      <w:pPr>
        <w:shd w:val="clear" w:color="auto" w:fill="FFFFFF" w:themeFill="background1"/>
      </w:pPr>
      <w:r w:rsidRPr="00D541E8">
        <w:t xml:space="preserve">Procedures to be followed </w:t>
      </w:r>
    </w:p>
    <w:p w14:paraId="056D965D" w14:textId="246372A7" w:rsidR="00B408C8" w:rsidRPr="00D541E8" w:rsidRDefault="00B408C8" w:rsidP="002C71AA">
      <w:pPr>
        <w:shd w:val="clear" w:color="auto" w:fill="FFFFFF" w:themeFill="background1"/>
      </w:pPr>
      <w:r w:rsidRPr="00D541E8">
        <w:t>Participation in this study will require that I ask you some questions about your wellbeing, social support and mental health using a questionnaire four times, over the course of two months. We will also collect your academic scores from the school staff. This information will be obtained through questionnaires which you will fill out yourself. We may contact you in the future to complete further questionnaires. After the study is completed, identifi</w:t>
      </w:r>
      <w:r w:rsidR="00620EF6" w:rsidRPr="00D541E8">
        <w:t>able</w:t>
      </w:r>
      <w:r w:rsidRPr="00D541E8">
        <w:t xml:space="preserve"> data</w:t>
      </w:r>
      <w:r w:rsidR="00620EF6" w:rsidRPr="00D541E8">
        <w:t xml:space="preserve"> (e.g. your name)</w:t>
      </w:r>
      <w:r w:rsidRPr="00D541E8">
        <w:t xml:space="preserve"> will be destroyed.</w:t>
      </w:r>
    </w:p>
    <w:p w14:paraId="22AFBF85" w14:textId="0EE3C1E6" w:rsidR="00545049" w:rsidRPr="00D541E8" w:rsidRDefault="00066F49" w:rsidP="002C71AA">
      <w:pPr>
        <w:shd w:val="clear" w:color="auto" w:fill="FFFFFF" w:themeFill="background1"/>
      </w:pPr>
      <w:r w:rsidRPr="00D541E8">
        <w:t xml:space="preserve">If you wish, you may also participate in some interviews that </w:t>
      </w:r>
      <w:r w:rsidR="00F1688E" w:rsidRPr="00D541E8">
        <w:t xml:space="preserve">will give us more information about your experience throughout the program. </w:t>
      </w:r>
      <w:r w:rsidR="000C6115" w:rsidRPr="00D541E8">
        <w:t xml:space="preserve">These interviews will only take 15-30 minutes of your time. </w:t>
      </w:r>
      <w:r w:rsidR="003A33EA" w:rsidRPr="00D541E8">
        <w:t>Please note that these interviews will be</w:t>
      </w:r>
      <w:r w:rsidR="008C3357" w:rsidRPr="00D541E8">
        <w:t xml:space="preserve"> audio</w:t>
      </w:r>
      <w:r w:rsidR="003A33EA" w:rsidRPr="00D541E8">
        <w:t xml:space="preserve"> recorded</w:t>
      </w:r>
      <w:r w:rsidR="00A60DC4" w:rsidRPr="00D541E8">
        <w:t xml:space="preserve">. After listening to </w:t>
      </w:r>
      <w:r w:rsidR="004B5FC9" w:rsidRPr="00D541E8">
        <w:t xml:space="preserve">what all participants have shared, we will draw out the main themes and </w:t>
      </w:r>
      <w:r w:rsidR="007575E7" w:rsidRPr="00D541E8">
        <w:t>include these in a report. In this report, we may also include quotes</w:t>
      </w:r>
      <w:r w:rsidR="008B1835" w:rsidRPr="00D541E8">
        <w:t xml:space="preserve"> from your interview. However, these will not include your name or any other information that may reveal your identity.</w:t>
      </w:r>
    </w:p>
    <w:p w14:paraId="582E30EB" w14:textId="77777777" w:rsidR="00B408C8" w:rsidRPr="00D541E8" w:rsidRDefault="00B408C8" w:rsidP="002C71AA">
      <w:pPr>
        <w:shd w:val="clear" w:color="auto" w:fill="FFFFFF" w:themeFill="background1"/>
      </w:pPr>
      <w:r w:rsidRPr="00D541E8">
        <w:t>Voluntarism</w:t>
      </w:r>
    </w:p>
    <w:p w14:paraId="7F179DFB" w14:textId="77777777" w:rsidR="00B408C8" w:rsidRPr="00D541E8" w:rsidRDefault="00B408C8" w:rsidP="002C71AA">
      <w:pPr>
        <w:shd w:val="clear" w:color="auto" w:fill="FFFFFF" w:themeFill="background1"/>
      </w:pPr>
      <w:r w:rsidRPr="00D541E8">
        <w:t>You have the right to refuse participation in this study. You will get the same services and care whether you agree to join the study or not and your decision will not change the care you will receive. Please remember the participation in this study is voluntarily. You may ask questions related to the study at any time.</w:t>
      </w:r>
    </w:p>
    <w:p w14:paraId="481494A1" w14:textId="77777777" w:rsidR="00B408C8" w:rsidRPr="00D541E8" w:rsidRDefault="00B408C8" w:rsidP="002C71AA">
      <w:pPr>
        <w:shd w:val="clear" w:color="auto" w:fill="FFFFFF" w:themeFill="background1"/>
      </w:pPr>
      <w:r w:rsidRPr="00D541E8">
        <w:t>You may refuse to respond to any questions, and you may stop an interview at any time. You may also stop being in the study at any time without any consequences to the services you receive here or any other organization now or in the future.</w:t>
      </w:r>
    </w:p>
    <w:p w14:paraId="25164467" w14:textId="77777777" w:rsidR="00545049" w:rsidRPr="00D541E8" w:rsidRDefault="00545049" w:rsidP="002C71AA">
      <w:pPr>
        <w:shd w:val="clear" w:color="auto" w:fill="FFFFFF" w:themeFill="background1"/>
      </w:pPr>
    </w:p>
    <w:p w14:paraId="5896B470" w14:textId="77777777" w:rsidR="00B408C8" w:rsidRPr="00D541E8" w:rsidRDefault="00B408C8" w:rsidP="002C71AA">
      <w:pPr>
        <w:shd w:val="clear" w:color="auto" w:fill="FFFFFF" w:themeFill="background1"/>
      </w:pPr>
      <w:r w:rsidRPr="00D541E8">
        <w:t>Discomforts and Risks</w:t>
      </w:r>
    </w:p>
    <w:p w14:paraId="2894FF43" w14:textId="77777777" w:rsidR="00B408C8" w:rsidRPr="00D541E8" w:rsidRDefault="00B408C8" w:rsidP="002C71AA">
      <w:pPr>
        <w:shd w:val="clear" w:color="auto" w:fill="FFFFFF" w:themeFill="background1"/>
      </w:pPr>
      <w:r w:rsidRPr="00D541E8">
        <w:t xml:space="preserve">Some of the questions you will be asked are on intimate subjects and may be embarrassing or make you feel uncomfortable. Additionally, some questions on the questionnaires participants are asked to fill out may make participants uncomfortable or may ask for information which participants do not wish to share. If that is the case, you may refuse to answer these questions if you choose. You may also stop the questionnaire at any time. </w:t>
      </w:r>
    </w:p>
    <w:p w14:paraId="77116742" w14:textId="76D6F902" w:rsidR="00B408C8" w:rsidRPr="00D541E8" w:rsidRDefault="00B408C8" w:rsidP="002C71AA">
      <w:pPr>
        <w:shd w:val="clear" w:color="auto" w:fill="FFFFFF" w:themeFill="background1"/>
      </w:pPr>
      <w:r w:rsidRPr="00D541E8">
        <w:t xml:space="preserve">Another risk is the risk of loss of time. You will spend approximately 1 hour per week for four weeks, and an additional 20 minutes after a month. </w:t>
      </w:r>
    </w:p>
    <w:p w14:paraId="71B33879" w14:textId="77777777" w:rsidR="00B408C8" w:rsidRPr="00D541E8" w:rsidRDefault="00B408C8" w:rsidP="002C71AA">
      <w:pPr>
        <w:shd w:val="clear" w:color="auto" w:fill="FFFFFF" w:themeFill="background1"/>
      </w:pPr>
      <w:r w:rsidRPr="00D541E8">
        <w:t>Finally, there is some risk that participants may reveal things in the peer groups that cause others to think of them or treat them differently. This could be emotionally distressing to participants. If this occurs, peer group leaders will reach out to school administrators, their supervisors, and study staff as appropriate. Furthermore, you can reach out to your group leader as a resource to support you if you deem necessary. Finally, participants are free to drop out of the study at any time if they are feeling uncomfortable.</w:t>
      </w:r>
    </w:p>
    <w:p w14:paraId="038A7093" w14:textId="77777777" w:rsidR="00B408C8" w:rsidRPr="00D541E8" w:rsidRDefault="00B408C8" w:rsidP="002C71AA">
      <w:pPr>
        <w:shd w:val="clear" w:color="auto" w:fill="FFFFFF" w:themeFill="background1"/>
      </w:pPr>
    </w:p>
    <w:p w14:paraId="710D5931" w14:textId="77777777" w:rsidR="00B408C8" w:rsidRPr="00D541E8" w:rsidRDefault="00B408C8" w:rsidP="002C71AA">
      <w:pPr>
        <w:shd w:val="clear" w:color="auto" w:fill="FFFFFF" w:themeFill="background1"/>
      </w:pPr>
      <w:r w:rsidRPr="00D541E8">
        <w:t>Benefits</w:t>
      </w:r>
    </w:p>
    <w:p w14:paraId="2823A9EF" w14:textId="77777777" w:rsidR="00B408C8" w:rsidRPr="00D541E8" w:rsidRDefault="00B408C8" w:rsidP="002C71AA">
      <w:pPr>
        <w:shd w:val="clear" w:color="auto" w:fill="FFFFFF" w:themeFill="background1"/>
      </w:pPr>
      <w:r w:rsidRPr="00D541E8">
        <w:t>If you participate in this study you will help us to learn how to provide an effective intervention that could be used more broadly in Kenya and elsewhere in the world to improve adolescent academic performance, wellness and mental health. You may benefit from participating in our study in a variety of different ways. First, you may learn and reinforce important skills for your future. Furthermore, you may notice improvements in your wellbeing and in your academic functioning and grades. In addition, you may also feel that you have closer social ties to classmates because of the groups.</w:t>
      </w:r>
    </w:p>
    <w:p w14:paraId="18C28194" w14:textId="77777777" w:rsidR="00496372" w:rsidRPr="00D541E8" w:rsidRDefault="00496372" w:rsidP="002C71AA">
      <w:pPr>
        <w:shd w:val="clear" w:color="auto" w:fill="FFFFFF" w:themeFill="background1"/>
      </w:pPr>
    </w:p>
    <w:p w14:paraId="7B3AF67C" w14:textId="77777777" w:rsidR="00B408C8" w:rsidRPr="00D541E8" w:rsidRDefault="00B408C8" w:rsidP="002C71AA">
      <w:pPr>
        <w:shd w:val="clear" w:color="auto" w:fill="FFFFFF" w:themeFill="background1"/>
      </w:pPr>
      <w:r w:rsidRPr="00D541E8">
        <w:t>Reward</w:t>
      </w:r>
    </w:p>
    <w:p w14:paraId="200EE9E3" w14:textId="26DBC8FA" w:rsidR="00B408C8" w:rsidRPr="00D541E8" w:rsidRDefault="00B408C8" w:rsidP="002C71AA">
      <w:pPr>
        <w:shd w:val="clear" w:color="auto" w:fill="FFFFFF" w:themeFill="background1"/>
      </w:pPr>
      <w:r w:rsidRPr="00D541E8">
        <w:t xml:space="preserve">In addition to the aforementioned benefits, you </w:t>
      </w:r>
      <w:r w:rsidR="009D4024" w:rsidRPr="00D541E8">
        <w:t>may</w:t>
      </w:r>
      <w:r w:rsidRPr="00D541E8">
        <w:t xml:space="preserve"> </w:t>
      </w:r>
      <w:r w:rsidR="56E5D4F9" w:rsidRPr="00D541E8">
        <w:t>receive free</w:t>
      </w:r>
      <w:r w:rsidRPr="00D541E8">
        <w:t xml:space="preserve"> supplies</w:t>
      </w:r>
      <w:r w:rsidR="56E5D4F9" w:rsidRPr="00D541E8">
        <w:t xml:space="preserve"> (e.g. notebooks and pens).</w:t>
      </w:r>
    </w:p>
    <w:p w14:paraId="1E423A21" w14:textId="77777777" w:rsidR="00496372" w:rsidRPr="00D541E8" w:rsidRDefault="00496372" w:rsidP="002C71AA">
      <w:pPr>
        <w:shd w:val="clear" w:color="auto" w:fill="FFFFFF" w:themeFill="background1"/>
      </w:pPr>
    </w:p>
    <w:p w14:paraId="772F603C" w14:textId="77777777" w:rsidR="00B408C8" w:rsidRPr="00D541E8" w:rsidRDefault="00B408C8" w:rsidP="002C71AA">
      <w:pPr>
        <w:shd w:val="clear" w:color="auto" w:fill="FFFFFF" w:themeFill="background1"/>
      </w:pPr>
      <w:r w:rsidRPr="00D541E8">
        <w:t>Confidentiality</w:t>
      </w:r>
    </w:p>
    <w:p w14:paraId="6F8BD588" w14:textId="77777777" w:rsidR="00B408C8" w:rsidRPr="00D541E8" w:rsidRDefault="00B408C8" w:rsidP="002C71AA">
      <w:pPr>
        <w:shd w:val="clear" w:color="auto" w:fill="FFFFFF" w:themeFill="background1"/>
      </w:pPr>
      <w:r w:rsidRPr="00D541E8">
        <w:t>No information that reveals your identity will be released or published without your consent. The questionnaires will be completed in a private setting, on your own. The questionnaires will be kept in a locked cabinet for safe keeping. Everything will be kept private and only shared with the study team.</w:t>
      </w:r>
    </w:p>
    <w:p w14:paraId="44158054" w14:textId="77777777" w:rsidR="00496372" w:rsidRPr="00D541E8" w:rsidRDefault="00496372" w:rsidP="002C71AA">
      <w:pPr>
        <w:shd w:val="clear" w:color="auto" w:fill="FFFFFF" w:themeFill="background1"/>
      </w:pPr>
    </w:p>
    <w:p w14:paraId="628BA66F" w14:textId="77777777" w:rsidR="00B408C8" w:rsidRPr="00D541E8" w:rsidRDefault="00B408C8" w:rsidP="002C71AA">
      <w:pPr>
        <w:shd w:val="clear" w:color="auto" w:fill="FFFFFF" w:themeFill="background1"/>
      </w:pPr>
      <w:r w:rsidRPr="00D541E8">
        <w:t>Contact Information</w:t>
      </w:r>
    </w:p>
    <w:p w14:paraId="227CDD0C" w14:textId="458725B3" w:rsidR="00B408C8" w:rsidRPr="00D541E8" w:rsidRDefault="00B408C8" w:rsidP="002C71AA">
      <w:pPr>
        <w:shd w:val="clear" w:color="auto" w:fill="FFFFFF" w:themeFill="background1"/>
      </w:pPr>
      <w:r w:rsidRPr="00D541E8">
        <w:t>If you have questions about the study, call Mr.</w:t>
      </w:r>
      <w:r w:rsidR="7C554FD0" w:rsidRPr="00D541E8">
        <w:t xml:space="preserve"> </w:t>
      </w:r>
      <w:r w:rsidRPr="00D541E8">
        <w:t>Tom Osborn +25470640811 or speak with a member of the study team in person.</w:t>
      </w:r>
    </w:p>
    <w:p w14:paraId="2B38DE57" w14:textId="77777777" w:rsidR="00B408C8" w:rsidRPr="00D541E8" w:rsidRDefault="00B408C8" w:rsidP="002C71AA">
      <w:pPr>
        <w:shd w:val="clear" w:color="auto" w:fill="FFFFFF" w:themeFill="background1"/>
      </w:pPr>
      <w:r w:rsidRPr="00D541E8">
        <w:t>However, if you have questions about your rights as a study participant: You may contact Kenyatta University Ethical Review Committee Secretariat on secretary.kuerc@ku.ac.ke.</w:t>
      </w:r>
    </w:p>
    <w:p w14:paraId="3FB6864C" w14:textId="77777777" w:rsidR="00B408C8" w:rsidRPr="00D541E8" w:rsidRDefault="00B408C8" w:rsidP="002C71AA">
      <w:pPr>
        <w:shd w:val="clear" w:color="auto" w:fill="FFFFFF" w:themeFill="background1"/>
      </w:pPr>
    </w:p>
    <w:p w14:paraId="584AF184" w14:textId="77777777" w:rsidR="00B408C8" w:rsidRPr="00D541E8" w:rsidRDefault="00B408C8" w:rsidP="002C71AA">
      <w:pPr>
        <w:shd w:val="clear" w:color="auto" w:fill="FFFFFF" w:themeFill="background1"/>
      </w:pPr>
      <w:r w:rsidRPr="00D541E8">
        <w:t>Participant’s statement</w:t>
      </w:r>
    </w:p>
    <w:p w14:paraId="468FD24F" w14:textId="51CAF6A0" w:rsidR="00B408C8" w:rsidRPr="00D541E8" w:rsidRDefault="00B408C8" w:rsidP="002C71AA">
      <w:pPr>
        <w:shd w:val="clear" w:color="auto" w:fill="FFFFFF" w:themeFill="background1"/>
      </w:pPr>
      <w:r w:rsidRPr="00D541E8">
        <w:t>The above information regarding my participation in the study is clear to me. The study has been explained to me and I have been given a chance to ask questions and my questions have been answered to my satisfaction. My participation in this study is voluntary. I understand that my records will be kept private and that I can leave the study at any time</w:t>
      </w:r>
      <w:r w:rsidR="00496372" w:rsidRPr="00D541E8">
        <w:t>.</w:t>
      </w:r>
    </w:p>
    <w:p w14:paraId="16840D46" w14:textId="3F50A33A" w:rsidR="00B408C8" w:rsidRPr="00D541E8" w:rsidRDefault="008F326A" w:rsidP="002C71AA">
      <w:pPr>
        <w:shd w:val="clear" w:color="auto" w:fill="FFFFFF" w:themeFill="background1"/>
      </w:pPr>
      <w:r w:rsidRPr="00D541E8">
        <w:rPr>
          <w:noProof/>
        </w:rPr>
        <mc:AlternateContent>
          <mc:Choice Requires="wps">
            <w:drawing>
              <wp:anchor distT="0" distB="0" distL="114300" distR="114300" simplePos="0" relativeHeight="251658452" behindDoc="0" locked="0" layoutInCell="1" allowOverlap="1" wp14:anchorId="3BED413F" wp14:editId="742732E1">
                <wp:simplePos x="0" y="0"/>
                <wp:positionH relativeFrom="column">
                  <wp:posOffset>3573780</wp:posOffset>
                </wp:positionH>
                <wp:positionV relativeFrom="paragraph">
                  <wp:posOffset>15240</wp:posOffset>
                </wp:positionV>
                <wp:extent cx="259080" cy="175260"/>
                <wp:effectExtent l="0" t="0" r="26670" b="15240"/>
                <wp:wrapNone/>
                <wp:docPr id="52" name="Rectangle 52"/>
                <wp:cNvGraphicFramePr/>
                <a:graphic xmlns:a="http://schemas.openxmlformats.org/drawingml/2006/main">
                  <a:graphicData uri="http://schemas.microsoft.com/office/word/2010/wordprocessingShape">
                    <wps:wsp>
                      <wps:cNvSpPr/>
                      <wps:spPr>
                        <a:xfrm>
                          <a:off x="0" y="0"/>
                          <a:ext cx="259080" cy="1752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14="http://schemas.microsoft.com/office/drawing/2010/main" xmlns:a="http://schemas.openxmlformats.org/drawingml/2006/main">
            <w:pict w14:anchorId="3CFF15DA">
              <v:rect id="Rectangle 52" style="position:absolute;margin-left:281.4pt;margin-top:1.2pt;width:20.4pt;height:13.8pt;z-index:25166152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1f4d78 [1604]" strokeweight="1pt" w14:anchorId="3EE047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"/>
            </w:pict>
          </mc:Fallback>
        </mc:AlternateContent>
      </w:r>
      <w:r w:rsidRPr="00D541E8">
        <w:rPr>
          <w:noProof/>
        </w:rPr>
        <mc:AlternateContent>
          <mc:Choice Requires="wps">
            <w:drawing>
              <wp:anchor distT="0" distB="0" distL="114300" distR="114300" simplePos="0" relativeHeight="251658451" behindDoc="0" locked="0" layoutInCell="1" allowOverlap="1" wp14:anchorId="17916D03" wp14:editId="7532C5F3">
                <wp:simplePos x="0" y="0"/>
                <wp:positionH relativeFrom="column">
                  <wp:posOffset>3025140</wp:posOffset>
                </wp:positionH>
                <wp:positionV relativeFrom="paragraph">
                  <wp:posOffset>15240</wp:posOffset>
                </wp:positionV>
                <wp:extent cx="259080" cy="175260"/>
                <wp:effectExtent l="0" t="0" r="26670" b="15240"/>
                <wp:wrapNone/>
                <wp:docPr id="51" name="Rectangle 51"/>
                <wp:cNvGraphicFramePr/>
                <a:graphic xmlns:a="http://schemas.openxmlformats.org/drawingml/2006/main">
                  <a:graphicData uri="http://schemas.microsoft.com/office/word/2010/wordprocessingShape">
                    <wps:wsp>
                      <wps:cNvSpPr/>
                      <wps:spPr>
                        <a:xfrm>
                          <a:off x="0" y="0"/>
                          <a:ext cx="259080" cy="1752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14="http://schemas.microsoft.com/office/drawing/2010/main" xmlns:a="http://schemas.openxmlformats.org/drawingml/2006/main">
            <w:pict w14:anchorId="720B9432">
              <v:rect id="Rectangle 51" style="position:absolute;margin-left:238.2pt;margin-top:1.2pt;width:20.4pt;height:13.8pt;z-index:25165947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1f4d78 [1604]" strokeweight="1pt" w14:anchorId="1316C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"/>
            </w:pict>
          </mc:Fallback>
        </mc:AlternateContent>
      </w:r>
      <w:r w:rsidR="002E1D41" w:rsidRPr="00D541E8">
        <w:t>Would you like to participate in the interviews</w:t>
      </w:r>
      <w:r w:rsidRPr="00D541E8">
        <w:t>?</w:t>
      </w:r>
      <w:r w:rsidR="002E1D41" w:rsidRPr="00D541E8">
        <w:t xml:space="preserve"> </w:t>
      </w:r>
      <w:r w:rsidRPr="00D541E8">
        <w:t xml:space="preserve"> Yes             No </w:t>
      </w:r>
    </w:p>
    <w:p w14:paraId="62FDF179" w14:textId="639E1E4A" w:rsidR="00B408C8" w:rsidRPr="00D541E8" w:rsidRDefault="00B408C8" w:rsidP="002C71AA">
      <w:pPr>
        <w:shd w:val="clear" w:color="auto" w:fill="FFFFFF" w:themeFill="background1"/>
      </w:pPr>
      <w:r w:rsidRPr="00D541E8">
        <w:rPr>
          <w:noProof/>
        </w:rPr>
        <mc:AlternateContent>
          <mc:Choice Requires="wps">
            <w:drawing>
              <wp:anchor distT="0" distB="0" distL="0" distR="0" simplePos="0" relativeHeight="251658240" behindDoc="1" locked="0" layoutInCell="1" allowOverlap="1" wp14:anchorId="18865A8A" wp14:editId="762E9D74">
                <wp:simplePos x="0" y="0"/>
                <wp:positionH relativeFrom="page">
                  <wp:posOffset>2313940</wp:posOffset>
                </wp:positionH>
                <wp:positionV relativeFrom="paragraph">
                  <wp:posOffset>217805</wp:posOffset>
                </wp:positionV>
                <wp:extent cx="4391025" cy="45085"/>
                <wp:effectExtent l="0" t="0" r="0" b="0"/>
                <wp:wrapTopAndBottom/>
                <wp:docPr id="97277" name="Freeform: Shape 97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91025" cy="45085"/>
                        </a:xfrm>
                        <a:custGeom>
                          <a:avLst/>
                          <a:gdLst>
                            <a:gd name="T0" fmla="+- 0 6480 6480"/>
                            <a:gd name="T1" fmla="*/ T0 w 4200"/>
                            <a:gd name="T2" fmla="+- 0 10680 6480"/>
                            <a:gd name="T3" fmla="*/ T2 w 4200"/>
                          </a:gdLst>
                          <a:ahLst/>
                          <a:cxnLst>
                            <a:cxn ang="0">
                              <a:pos x="T1" y="0"/>
                            </a:cxn>
                            <a:cxn ang="0">
                              <a:pos x="T3" y="0"/>
                            </a:cxn>
                          </a:cxnLst>
                          <a:rect l="0" t="0" r="r" b="b"/>
                          <a:pathLst>
                            <a:path w="4200">
                              <a:moveTo>
                                <a:pt x="0" y="0"/>
                              </a:moveTo>
                              <a:lnTo>
                                <a:pt x="42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BFCBCD4">
              <v:shape id="Freeform: Shape 97277" style="position:absolute;margin-left:182.2pt;margin-top:17.15pt;width:345.75pt;height:3.5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0,45085" o:spid="_x0000_s1026" filled="f" strokeweight=".48pt" path="m,l4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" w14:anchorId="58288056">
                <v:path arrowok="t" o:connecttype="custom" o:connectlocs="0,0;4391025,0" o:connectangles="0,0"/>
                <w10:wrap type="topAndBottom" anchorx="page"/>
              </v:shape>
            </w:pict>
          </mc:Fallback>
        </mc:AlternateContent>
      </w:r>
      <w:r w:rsidRPr="00D541E8">
        <w:t>Name of Participant:</w:t>
      </w:r>
      <w:r w:rsidR="009C63E8" w:rsidRPr="00D541E8">
        <w:t xml:space="preserve"> </w:t>
      </w:r>
      <w:r w:rsidRPr="00D541E8">
        <w:t xml:space="preserve"> </w:t>
      </w:r>
    </w:p>
    <w:p w14:paraId="43258DE4" w14:textId="77777777" w:rsidR="00B408C8" w:rsidRPr="00D541E8" w:rsidRDefault="00B408C8" w:rsidP="002C71AA">
      <w:pPr>
        <w:shd w:val="clear" w:color="auto" w:fill="FFFFFF" w:themeFill="background1"/>
      </w:pPr>
    </w:p>
    <w:p w14:paraId="12C142FD" w14:textId="77777777" w:rsidR="00B408C8" w:rsidRPr="00D541E8" w:rsidRDefault="00B408C8" w:rsidP="002C71AA">
      <w:pPr>
        <w:shd w:val="clear" w:color="auto" w:fill="FFFFFF" w:themeFill="background1"/>
      </w:pPr>
    </w:p>
    <w:p w14:paraId="1B33B19D" w14:textId="2DE7DCD5" w:rsidR="00B408C8" w:rsidRPr="00D541E8" w:rsidRDefault="00B408C8" w:rsidP="002C71AA">
      <w:pPr>
        <w:shd w:val="clear" w:color="auto" w:fill="FFFFFF" w:themeFill="background1"/>
      </w:pPr>
      <w:r w:rsidRPr="00D541E8">
        <w:rPr>
          <w:noProof/>
        </w:rPr>
        <mc:AlternateContent>
          <mc:Choice Requires="wps">
            <w:drawing>
              <wp:anchor distT="0" distB="0" distL="0" distR="0" simplePos="0" relativeHeight="251658241" behindDoc="1" locked="0" layoutInCell="1" allowOverlap="1" wp14:anchorId="754C2FC7" wp14:editId="7DD9F70E">
                <wp:simplePos x="0" y="0"/>
                <wp:positionH relativeFrom="page">
                  <wp:posOffset>914400</wp:posOffset>
                </wp:positionH>
                <wp:positionV relativeFrom="paragraph">
                  <wp:posOffset>201930</wp:posOffset>
                </wp:positionV>
                <wp:extent cx="2438400" cy="1270"/>
                <wp:effectExtent l="0" t="0" r="0" b="0"/>
                <wp:wrapTopAndBottom/>
                <wp:docPr id="97278" name="Freeform: Shape 97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8400" cy="1270"/>
                        </a:xfrm>
                        <a:custGeom>
                          <a:avLst/>
                          <a:gdLst>
                            <a:gd name="T0" fmla="+- 0 1440 1440"/>
                            <a:gd name="T1" fmla="*/ T0 w 3840"/>
                            <a:gd name="T2" fmla="+- 0 5280 1440"/>
                            <a:gd name="T3" fmla="*/ T2 w 3840"/>
                          </a:gdLst>
                          <a:ahLst/>
                          <a:cxnLst>
                            <a:cxn ang="0">
                              <a:pos x="T1" y="0"/>
                            </a:cxn>
                            <a:cxn ang="0">
                              <a:pos x="T3" y="0"/>
                            </a:cxn>
                          </a:cxnLst>
                          <a:rect l="0" t="0" r="r" b="b"/>
                          <a:pathLst>
                            <a:path w="3840">
                              <a:moveTo>
                                <a:pt x="0" y="0"/>
                              </a:moveTo>
                              <a:lnTo>
                                <a:pt x="38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A4047B5">
              <v:shape id="Freeform: Shape 97278" style="position:absolute;margin-left:1in;margin-top:15.9pt;width:192pt;height:.1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40,1270" o:spid="_x0000_s1026" filled="f" strokeweight=".48pt" path="m,l38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" w14:anchorId="266159F8">
                <v:path arrowok="t" o:connecttype="custom" o:connectlocs="0,0;2438400,0" o:connectangles="0,0"/>
                <w10:wrap type="topAndBottom" anchorx="page"/>
              </v:shape>
            </w:pict>
          </mc:Fallback>
        </mc:AlternateContent>
      </w:r>
      <w:r w:rsidRPr="00D541E8">
        <w:rPr>
          <w:noProof/>
        </w:rPr>
        <mc:AlternateContent>
          <mc:Choice Requires="wps">
            <w:drawing>
              <wp:anchor distT="0" distB="0" distL="0" distR="0" simplePos="0" relativeHeight="251658242" behindDoc="1" locked="0" layoutInCell="1" allowOverlap="1" wp14:anchorId="06D1E8B9" wp14:editId="7FF904EB">
                <wp:simplePos x="0" y="0"/>
                <wp:positionH relativeFrom="page">
                  <wp:posOffset>4114800</wp:posOffset>
                </wp:positionH>
                <wp:positionV relativeFrom="paragraph">
                  <wp:posOffset>201930</wp:posOffset>
                </wp:positionV>
                <wp:extent cx="2667000" cy="1270"/>
                <wp:effectExtent l="0" t="0" r="0" b="0"/>
                <wp:wrapTopAndBottom/>
                <wp:docPr id="97279" name="Freeform: Shape 97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0" cy="1270"/>
                        </a:xfrm>
                        <a:custGeom>
                          <a:avLst/>
                          <a:gdLst>
                            <a:gd name="T0" fmla="+- 0 6480 6480"/>
                            <a:gd name="T1" fmla="*/ T0 w 4200"/>
                            <a:gd name="T2" fmla="+- 0 10680 6480"/>
                            <a:gd name="T3" fmla="*/ T2 w 4200"/>
                          </a:gdLst>
                          <a:ahLst/>
                          <a:cxnLst>
                            <a:cxn ang="0">
                              <a:pos x="T1" y="0"/>
                            </a:cxn>
                            <a:cxn ang="0">
                              <a:pos x="T3" y="0"/>
                            </a:cxn>
                          </a:cxnLst>
                          <a:rect l="0" t="0" r="r" b="b"/>
                          <a:pathLst>
                            <a:path w="4200">
                              <a:moveTo>
                                <a:pt x="0" y="0"/>
                              </a:moveTo>
                              <a:lnTo>
                                <a:pt x="42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30D1557">
              <v:shape id="Freeform: Shape 97279" style="position:absolute;margin-left:324pt;margin-top:15.9pt;width:210pt;height:.1pt;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0,1270" o:spid="_x0000_s1026" filled="f" strokeweight=".48pt" path="m,l4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" w14:anchorId="5B83560D">
                <v:path arrowok="t" o:connecttype="custom" o:connectlocs="0,0;2667000,0" o:connectangles="0,0"/>
                <w10:wrap type="topAndBottom" anchorx="page"/>
              </v:shape>
            </w:pict>
          </mc:Fallback>
        </mc:AlternateContent>
      </w:r>
    </w:p>
    <w:p w14:paraId="29319560" w14:textId="77777777" w:rsidR="00B408C8" w:rsidRPr="00D541E8" w:rsidRDefault="00B408C8" w:rsidP="002C71AA">
      <w:pPr>
        <w:shd w:val="clear" w:color="auto" w:fill="FFFFFF" w:themeFill="background1"/>
      </w:pPr>
      <w:r w:rsidRPr="00D541E8">
        <w:t>Signature or Thumbprint</w:t>
      </w:r>
      <w:r w:rsidRPr="00D541E8">
        <w:tab/>
      </w:r>
      <w:r w:rsidRPr="00D541E8">
        <w:tab/>
      </w:r>
      <w:r w:rsidRPr="00D541E8">
        <w:tab/>
      </w:r>
      <w:r w:rsidRPr="00D541E8">
        <w:tab/>
        <w:t>Date</w:t>
      </w:r>
    </w:p>
    <w:p w14:paraId="6E3C4655" w14:textId="77777777" w:rsidR="00B408C8" w:rsidRPr="00D541E8" w:rsidRDefault="00B408C8" w:rsidP="002C71AA">
      <w:pPr>
        <w:shd w:val="clear" w:color="auto" w:fill="FFFFFF" w:themeFill="background1"/>
      </w:pPr>
    </w:p>
    <w:p w14:paraId="19632F81" w14:textId="2E310730" w:rsidR="00B408C8" w:rsidRPr="00D541E8" w:rsidRDefault="00B408C8" w:rsidP="002C71AA">
      <w:pPr>
        <w:shd w:val="clear" w:color="auto" w:fill="FFFFFF" w:themeFill="background1"/>
      </w:pPr>
      <w:r w:rsidRPr="00D541E8">
        <w:rPr>
          <w:noProof/>
        </w:rPr>
        <mc:AlternateContent>
          <mc:Choice Requires="wps">
            <w:drawing>
              <wp:anchor distT="0" distB="0" distL="0" distR="0" simplePos="0" relativeHeight="251658243" behindDoc="1" locked="0" layoutInCell="1" allowOverlap="1" wp14:anchorId="3DD9A566" wp14:editId="59C67987">
                <wp:simplePos x="0" y="0"/>
                <wp:positionH relativeFrom="page">
                  <wp:posOffset>914400</wp:posOffset>
                </wp:positionH>
                <wp:positionV relativeFrom="paragraph">
                  <wp:posOffset>201295</wp:posOffset>
                </wp:positionV>
                <wp:extent cx="1981200" cy="1270"/>
                <wp:effectExtent l="0" t="0" r="0" b="0"/>
                <wp:wrapTopAndBottom/>
                <wp:docPr id="97280" name="Freeform: Shape 97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1200" cy="1270"/>
                        </a:xfrm>
                        <a:custGeom>
                          <a:avLst/>
                          <a:gdLst>
                            <a:gd name="T0" fmla="+- 0 1440 1440"/>
                            <a:gd name="T1" fmla="*/ T0 w 3120"/>
                            <a:gd name="T2" fmla="+- 0 4560 1440"/>
                            <a:gd name="T3" fmla="*/ T2 w 3120"/>
                          </a:gdLst>
                          <a:ahLst/>
                          <a:cxnLst>
                            <a:cxn ang="0">
                              <a:pos x="T1" y="0"/>
                            </a:cxn>
                            <a:cxn ang="0">
                              <a:pos x="T3" y="0"/>
                            </a:cxn>
                          </a:cxnLst>
                          <a:rect l="0" t="0" r="r" b="b"/>
                          <a:pathLst>
                            <a:path w="3120">
                              <a:moveTo>
                                <a:pt x="0" y="0"/>
                              </a:moveTo>
                              <a:lnTo>
                                <a:pt x="312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F4FC12A">
              <v:shape id="Freeform: Shape 97280" style="position:absolute;margin-left:1in;margin-top:15.85pt;width:156pt;height:.1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20,1270" o:spid="_x0000_s1026" filled="f" strokeweight=".48pt" path="m,l31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" w14:anchorId="12D63930">
                <v:path arrowok="t" o:connecttype="custom" o:connectlocs="0,0;1981200,0" o:connectangles="0,0"/>
                <w10:wrap type="topAndBottom" anchorx="page"/>
              </v:shape>
            </w:pict>
          </mc:Fallback>
        </mc:AlternateContent>
      </w:r>
      <w:r w:rsidRPr="00D541E8">
        <w:rPr>
          <w:noProof/>
        </w:rPr>
        <mc:AlternateContent>
          <mc:Choice Requires="wps">
            <w:drawing>
              <wp:anchor distT="0" distB="0" distL="0" distR="0" simplePos="0" relativeHeight="251658244" behindDoc="1" locked="0" layoutInCell="1" allowOverlap="1" wp14:anchorId="61AB09A0" wp14:editId="4D9CF6A4">
                <wp:simplePos x="0" y="0"/>
                <wp:positionH relativeFrom="page">
                  <wp:posOffset>4114800</wp:posOffset>
                </wp:positionH>
                <wp:positionV relativeFrom="paragraph">
                  <wp:posOffset>201295</wp:posOffset>
                </wp:positionV>
                <wp:extent cx="2743200" cy="1270"/>
                <wp:effectExtent l="0" t="0" r="0" b="0"/>
                <wp:wrapTopAndBottom/>
                <wp:docPr id="97281" name="Freeform: Shape 97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1270"/>
                        </a:xfrm>
                        <a:custGeom>
                          <a:avLst/>
                          <a:gdLst>
                            <a:gd name="T0" fmla="+- 0 6480 6480"/>
                            <a:gd name="T1" fmla="*/ T0 w 4320"/>
                            <a:gd name="T2" fmla="+- 0 10800 6480"/>
                            <a:gd name="T3" fmla="*/ T2 w 4320"/>
                          </a:gdLst>
                          <a:ahLst/>
                          <a:cxnLst>
                            <a:cxn ang="0">
                              <a:pos x="T1" y="0"/>
                            </a:cxn>
                            <a:cxn ang="0">
                              <a:pos x="T3" y="0"/>
                            </a:cxn>
                          </a:cxnLst>
                          <a:rect l="0" t="0" r="r" b="b"/>
                          <a:pathLst>
                            <a:path w="4320">
                              <a:moveTo>
                                <a:pt x="0" y="0"/>
                              </a:moveTo>
                              <a:lnTo>
                                <a:pt x="432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E5853E3">
              <v:shape id="Freeform: Shape 97281" style="position:absolute;margin-left:324pt;margin-top:15.85pt;width:3in;height:.1pt;z-index:-2516582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1270" o:spid="_x0000_s1026" filled="f" strokeweight=".48pt" path="m,l43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" w14:anchorId="7754F0D0">
                <v:path arrowok="t" o:connecttype="custom" o:connectlocs="0,0;2743200,0" o:connectangles="0,0"/>
                <w10:wrap type="topAndBottom" anchorx="page"/>
              </v:shape>
            </w:pict>
          </mc:Fallback>
        </mc:AlternateContent>
      </w:r>
    </w:p>
    <w:p w14:paraId="0D222ED3" w14:textId="77777777" w:rsidR="00B408C8" w:rsidRPr="00D541E8" w:rsidRDefault="00B408C8" w:rsidP="002C71AA">
      <w:pPr>
        <w:shd w:val="clear" w:color="auto" w:fill="FFFFFF" w:themeFill="background1"/>
      </w:pPr>
      <w:r w:rsidRPr="00D541E8">
        <w:t>Name of Representative/Witness (where necessary)</w:t>
      </w:r>
      <w:r w:rsidRPr="00D541E8">
        <w:tab/>
        <w:t>Relationship to Subject</w:t>
      </w:r>
    </w:p>
    <w:p w14:paraId="736B08A6" w14:textId="77777777" w:rsidR="00B408C8" w:rsidRPr="00D541E8" w:rsidRDefault="00B408C8" w:rsidP="002C71AA">
      <w:pPr>
        <w:shd w:val="clear" w:color="auto" w:fill="FFFFFF" w:themeFill="background1"/>
      </w:pPr>
    </w:p>
    <w:p w14:paraId="6C37CAC1" w14:textId="77777777" w:rsidR="00B408C8" w:rsidRPr="00D541E8" w:rsidRDefault="00B408C8" w:rsidP="002C71AA">
      <w:pPr>
        <w:shd w:val="clear" w:color="auto" w:fill="FFFFFF" w:themeFill="background1"/>
      </w:pPr>
    </w:p>
    <w:p w14:paraId="336A3118" w14:textId="77777777" w:rsidR="00B408C8" w:rsidRPr="00D541E8" w:rsidRDefault="00B408C8" w:rsidP="002C71AA">
      <w:pPr>
        <w:shd w:val="clear" w:color="auto" w:fill="FFFFFF" w:themeFill="background1"/>
      </w:pPr>
      <w:r w:rsidRPr="00D541E8">
        <w:t>Investigators statement</w:t>
      </w:r>
    </w:p>
    <w:p w14:paraId="0BEA3D9D" w14:textId="77777777" w:rsidR="00B408C8" w:rsidRPr="00D541E8" w:rsidRDefault="00B408C8" w:rsidP="002C71AA">
      <w:pPr>
        <w:shd w:val="clear" w:color="auto" w:fill="FFFFFF" w:themeFill="background1"/>
      </w:pPr>
      <w:r w:rsidRPr="00D541E8">
        <w:t>I, the undersigned, have explained to the volunteer in a language s/he understands, the procedures to be followed in the study and the risks and benefits involved</w:t>
      </w:r>
    </w:p>
    <w:p w14:paraId="344A65FC" w14:textId="77777777" w:rsidR="00B408C8" w:rsidRPr="00D541E8" w:rsidRDefault="00B408C8" w:rsidP="002C71AA">
      <w:pPr>
        <w:shd w:val="clear" w:color="auto" w:fill="FFFFFF" w:themeFill="background1"/>
      </w:pPr>
    </w:p>
    <w:p w14:paraId="253745FF" w14:textId="77777777" w:rsidR="00B408C8" w:rsidRPr="00D541E8" w:rsidRDefault="00B408C8" w:rsidP="002C71AA">
      <w:pPr>
        <w:shd w:val="clear" w:color="auto" w:fill="FFFFFF" w:themeFill="background1"/>
      </w:pPr>
    </w:p>
    <w:p w14:paraId="54850C1F" w14:textId="69DF6971" w:rsidR="00B408C8" w:rsidRPr="00D541E8" w:rsidRDefault="00B408C8" w:rsidP="002C71AA">
      <w:pPr>
        <w:shd w:val="clear" w:color="auto" w:fill="FFFFFF" w:themeFill="background1"/>
      </w:pPr>
      <w:r w:rsidRPr="00D541E8">
        <w:rPr>
          <w:noProof/>
        </w:rPr>
        <mc:AlternateContent>
          <mc:Choice Requires="wps">
            <w:drawing>
              <wp:anchor distT="0" distB="0" distL="0" distR="0" simplePos="0" relativeHeight="251658245" behindDoc="1" locked="0" layoutInCell="1" allowOverlap="1" wp14:anchorId="799D3B94" wp14:editId="23C579D3">
                <wp:simplePos x="0" y="0"/>
                <wp:positionH relativeFrom="page">
                  <wp:posOffset>914400</wp:posOffset>
                </wp:positionH>
                <wp:positionV relativeFrom="paragraph">
                  <wp:posOffset>198755</wp:posOffset>
                </wp:positionV>
                <wp:extent cx="2819400" cy="1270"/>
                <wp:effectExtent l="0" t="0" r="0" b="0"/>
                <wp:wrapTopAndBottom/>
                <wp:docPr id="97282" name="Freeform: Shape 97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738C328">
              <v:shape id="Freeform: Shape 97282" style="position:absolute;margin-left:1in;margin-top:15.65pt;width:222pt;height:.1pt;z-index:-25165823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" w14:anchorId="7F14CCDF">
                <v:path arrowok="t" o:connecttype="custom" o:connectlocs="0,0;2819400,0" o:connectangles="0,0"/>
                <w10:wrap type="topAndBottom" anchorx="page"/>
              </v:shape>
            </w:pict>
          </mc:Fallback>
        </mc:AlternateContent>
      </w:r>
    </w:p>
    <w:p w14:paraId="0F2EDBDA" w14:textId="77777777" w:rsidR="00B408C8" w:rsidRPr="00D541E8" w:rsidRDefault="00B408C8" w:rsidP="002C71AA">
      <w:pPr>
        <w:shd w:val="clear" w:color="auto" w:fill="FFFFFF" w:themeFill="background1"/>
      </w:pPr>
      <w:r w:rsidRPr="00D541E8">
        <w:t>Name of Interviewer</w:t>
      </w:r>
    </w:p>
    <w:p w14:paraId="13B504D4" w14:textId="1E70BA66" w:rsidR="00B408C8" w:rsidRPr="00D541E8" w:rsidRDefault="00B408C8" w:rsidP="002C71AA">
      <w:pPr>
        <w:shd w:val="clear" w:color="auto" w:fill="FFFFFF" w:themeFill="background1"/>
      </w:pPr>
      <w:r w:rsidRPr="00D541E8">
        <w:rPr>
          <w:noProof/>
        </w:rPr>
        <mc:AlternateContent>
          <mc:Choice Requires="wps">
            <w:drawing>
              <wp:anchor distT="0" distB="0" distL="0" distR="0" simplePos="0" relativeHeight="251658246" behindDoc="1" locked="0" layoutInCell="1" allowOverlap="1" wp14:anchorId="200391A8" wp14:editId="4E3D3D97">
                <wp:simplePos x="0" y="0"/>
                <wp:positionH relativeFrom="page">
                  <wp:posOffset>914400</wp:posOffset>
                </wp:positionH>
                <wp:positionV relativeFrom="paragraph">
                  <wp:posOffset>173990</wp:posOffset>
                </wp:positionV>
                <wp:extent cx="2819400" cy="1270"/>
                <wp:effectExtent l="0" t="0" r="0" b="0"/>
                <wp:wrapTopAndBottom/>
                <wp:docPr id="97283" name="Freeform: Shape 97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AE3FE23">
              <v:shape id="Freeform: Shape 97283" style="position:absolute;margin-left:1in;margin-top:13.7pt;width:222pt;height:.1pt;z-index:-25165823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" w14:anchorId="4DD9F3A3">
                <v:path arrowok="t" o:connecttype="custom" o:connectlocs="0,0;2819400,0" o:connectangles="0,0"/>
                <w10:wrap type="topAndBottom" anchorx="page"/>
              </v:shape>
            </w:pict>
          </mc:Fallback>
        </mc:AlternateContent>
      </w:r>
      <w:r w:rsidRPr="00D541E8">
        <w:rPr>
          <w:noProof/>
        </w:rPr>
        <mc:AlternateContent>
          <mc:Choice Requires="wps">
            <w:drawing>
              <wp:anchor distT="0" distB="0" distL="0" distR="0" simplePos="0" relativeHeight="251658247" behindDoc="1" locked="0" layoutInCell="1" allowOverlap="1" wp14:anchorId="43F79B4B" wp14:editId="666FA901">
                <wp:simplePos x="0" y="0"/>
                <wp:positionH relativeFrom="page">
                  <wp:posOffset>4572000</wp:posOffset>
                </wp:positionH>
                <wp:positionV relativeFrom="paragraph">
                  <wp:posOffset>173990</wp:posOffset>
                </wp:positionV>
                <wp:extent cx="2286000" cy="1270"/>
                <wp:effectExtent l="0" t="0" r="0" b="0"/>
                <wp:wrapTopAndBottom/>
                <wp:docPr id="97284" name="Freeform: Shape 97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7200 7200"/>
                            <a:gd name="T1" fmla="*/ T0 w 3600"/>
                            <a:gd name="T2" fmla="+- 0 10800 720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96D3BAC">
              <v:shape id="Freeform: Shape 97284" style="position:absolute;margin-left:5in;margin-top:13.7pt;width:180pt;height:.1pt;z-index:-25165823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spid="_x0000_s1026" filled="f" strokeweight=".48pt" path="m,l3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" w14:anchorId="0B0E903D">
                <v:path arrowok="t" o:connecttype="custom" o:connectlocs="0,0;2286000,0" o:connectangles="0,0"/>
                <w10:wrap type="topAndBottom" anchorx="page"/>
              </v:shape>
            </w:pict>
          </mc:Fallback>
        </mc:AlternateContent>
      </w:r>
    </w:p>
    <w:p w14:paraId="7189DEC2" w14:textId="3A5BB919" w:rsidR="00A240B4" w:rsidRPr="00D541E8" w:rsidRDefault="00B408C8" w:rsidP="002C71AA">
      <w:pPr>
        <w:shd w:val="clear" w:color="auto" w:fill="FFFFFF" w:themeFill="background1"/>
      </w:pPr>
      <w:r w:rsidRPr="00D541E8">
        <w:t>Signature</w:t>
      </w:r>
      <w:r w:rsidRPr="00D541E8">
        <w:tab/>
      </w:r>
      <w:r w:rsidRPr="00D541E8">
        <w:tab/>
      </w:r>
      <w:r w:rsidRPr="00D541E8">
        <w:tab/>
      </w:r>
      <w:r w:rsidRPr="00D541E8">
        <w:tab/>
      </w:r>
      <w:r w:rsidRPr="00D541E8">
        <w:tab/>
      </w:r>
      <w:r w:rsidRPr="00D541E8">
        <w:tab/>
      </w:r>
      <w:r w:rsidRPr="00D541E8">
        <w:tab/>
        <w:t>Date</w:t>
      </w:r>
    </w:p>
    <w:p w14:paraId="1F99E6BB" w14:textId="77777777" w:rsidR="000615A8" w:rsidRPr="00D541E8" w:rsidRDefault="000615A8" w:rsidP="002C71AA">
      <w:pPr>
        <w:shd w:val="clear" w:color="auto" w:fill="FFFFFF" w:themeFill="background1"/>
      </w:pPr>
      <w:r w:rsidRPr="00D541E8">
        <w:br w:type="page"/>
      </w:r>
    </w:p>
    <w:p w14:paraId="6139CFC6" w14:textId="139393CD" w:rsidR="00914349" w:rsidRPr="00D541E8" w:rsidRDefault="1322239A" w:rsidP="002C71AA">
      <w:pPr>
        <w:shd w:val="clear" w:color="auto" w:fill="FFFFFF" w:themeFill="background1"/>
      </w:pPr>
      <w:r w:rsidRPr="00D541E8">
        <w:t>INFORMED ASSENT FOR CHILDREN</w:t>
      </w:r>
    </w:p>
    <w:p w14:paraId="3CF3BF5C" w14:textId="3601DC10" w:rsidR="00914349" w:rsidRPr="00D541E8" w:rsidRDefault="00914349" w:rsidP="002C71AA">
      <w:pPr>
        <w:shd w:val="clear" w:color="auto" w:fill="FFFFFF" w:themeFill="background1"/>
      </w:pPr>
      <w:r w:rsidRPr="00D541E8">
        <w:t xml:space="preserve">Project Title: </w:t>
      </w:r>
      <w:r w:rsidR="002622A2" w:rsidRPr="00D541E8">
        <w:t>Testing Pathways to Scale for a Cost-Effective and Evidence-Based Mental Health Innovation (Anansi)</w:t>
      </w:r>
      <w:r w:rsidRPr="00D541E8">
        <w:t>.</w:t>
      </w:r>
    </w:p>
    <w:p w14:paraId="6E010BF4" w14:textId="77777777" w:rsidR="00914349" w:rsidRPr="00D541E8" w:rsidRDefault="00914349" w:rsidP="002C71AA">
      <w:pPr>
        <w:shd w:val="clear" w:color="auto" w:fill="FFFFFF" w:themeFill="background1"/>
      </w:pPr>
      <w:r w:rsidRPr="00D541E8">
        <w:t>Protocol Number: PKU/2456/E1587</w:t>
      </w:r>
    </w:p>
    <w:p w14:paraId="4B38B479" w14:textId="77777777" w:rsidR="004A5CBF" w:rsidRPr="00D541E8" w:rsidRDefault="004A5CBF" w:rsidP="002C71AA">
      <w:pPr>
        <w:shd w:val="clear" w:color="auto" w:fill="FFFFFF" w:themeFill="background1"/>
      </w:pPr>
    </w:p>
    <w:p w14:paraId="59706916" w14:textId="77777777" w:rsidR="004A5CBF" w:rsidRPr="00D541E8" w:rsidRDefault="004A5CBF" w:rsidP="002C71AA">
      <w:pPr>
        <w:shd w:val="clear" w:color="auto" w:fill="FFFFFF" w:themeFill="background1"/>
      </w:pPr>
      <w:r w:rsidRPr="00D541E8">
        <w:t>Research Investigators:</w:t>
      </w:r>
    </w:p>
    <w:p w14:paraId="487C56BF" w14:textId="77777777" w:rsidR="004A5CBF" w:rsidRPr="00D541E8" w:rsidRDefault="004A5CBF" w:rsidP="002C71AA">
      <w:pPr>
        <w:shd w:val="clear" w:color="auto" w:fill="FFFFFF" w:themeFill="background1"/>
      </w:pPr>
      <w:r w:rsidRPr="00D541E8">
        <w:t>Tom L. Osborn, Project Co-Director, affiliated to Shamiri Institute</w:t>
      </w:r>
    </w:p>
    <w:p w14:paraId="6518AA7C" w14:textId="77777777" w:rsidR="004A5CBF" w:rsidRPr="00D541E8" w:rsidRDefault="004A5CBF" w:rsidP="002C71AA">
      <w:pPr>
        <w:shd w:val="clear" w:color="auto" w:fill="FFFFFF" w:themeFill="background1"/>
      </w:pPr>
      <w:r w:rsidRPr="00D541E8">
        <w:t>Ms. Katherine E. Venturo - Conerly, Project Co-Director, Harvard University, and Shamiri Institute</w:t>
      </w:r>
    </w:p>
    <w:p w14:paraId="7E5153B9" w14:textId="77777777" w:rsidR="004A5CBF" w:rsidRPr="00D541E8" w:rsidRDefault="004A5CBF" w:rsidP="002C71AA">
      <w:pPr>
        <w:shd w:val="clear" w:color="auto" w:fill="FFFFFF" w:themeFill="background1"/>
      </w:pPr>
      <w:r w:rsidRPr="00D541E8">
        <w:t>Dr. Christine M. Wasanga, Project Co-Investigator, Kenyatta University </w:t>
      </w:r>
    </w:p>
    <w:p w14:paraId="1105EA01" w14:textId="77777777" w:rsidR="004A5CBF" w:rsidRPr="00D541E8" w:rsidRDefault="004A5CBF" w:rsidP="002C71AA">
      <w:pPr>
        <w:shd w:val="clear" w:color="auto" w:fill="FFFFFF" w:themeFill="background1"/>
      </w:pPr>
      <w:r w:rsidRPr="00D541E8">
        <w:t>Dr. John R. Weisz, Project Co-Investigator, Harvard University</w:t>
      </w:r>
    </w:p>
    <w:p w14:paraId="2AEEDD57" w14:textId="77777777" w:rsidR="004A5CBF" w:rsidRPr="00D541E8" w:rsidRDefault="004A5CBF" w:rsidP="002C71AA">
      <w:pPr>
        <w:shd w:val="clear" w:color="auto" w:fill="FFFFFF" w:themeFill="background1"/>
      </w:pPr>
      <w:r w:rsidRPr="00D541E8">
        <w:t>Dr. Eve Puffer, Project Co-Investigator, Duke University</w:t>
      </w:r>
    </w:p>
    <w:p w14:paraId="28AE1631" w14:textId="77777777" w:rsidR="004A5CBF" w:rsidRPr="00D541E8" w:rsidRDefault="004A5CBF" w:rsidP="002C71AA">
      <w:pPr>
        <w:shd w:val="clear" w:color="auto" w:fill="FFFFFF" w:themeFill="background1"/>
      </w:pPr>
      <w:r w:rsidRPr="00D541E8">
        <w:t>Dr. David Ndetei, Project Co-Investigator, Africa Mental Health Research and Training Foundation</w:t>
      </w:r>
    </w:p>
    <w:p w14:paraId="3996297F" w14:textId="77777777" w:rsidR="004A5CBF" w:rsidRPr="00D541E8" w:rsidRDefault="004A5CBF" w:rsidP="002C71AA">
      <w:pPr>
        <w:shd w:val="clear" w:color="auto" w:fill="FFFFFF" w:themeFill="background1"/>
      </w:pPr>
      <w:r w:rsidRPr="00D541E8">
        <w:t>Dr. Thomas Rusch, Project Co-Investigator, WU Vienna University of Economics and Business</w:t>
      </w:r>
    </w:p>
    <w:p w14:paraId="50C2C2DB" w14:textId="77777777" w:rsidR="004A5CBF" w:rsidRPr="00D541E8" w:rsidRDefault="004A5CBF" w:rsidP="002C71AA">
      <w:pPr>
        <w:shd w:val="clear" w:color="auto" w:fill="FFFFFF" w:themeFill="background1"/>
      </w:pPr>
    </w:p>
    <w:p w14:paraId="5ABA1D9B" w14:textId="77777777" w:rsidR="004A5CBF" w:rsidRPr="00D541E8" w:rsidRDefault="004A5CBF" w:rsidP="002C71AA">
      <w:pPr>
        <w:shd w:val="clear" w:color="auto" w:fill="FFFFFF" w:themeFill="background1"/>
      </w:pPr>
      <w:r w:rsidRPr="00D541E8">
        <w:t>The investigators named above are doing a research project.</w:t>
      </w:r>
    </w:p>
    <w:p w14:paraId="310E992D" w14:textId="77777777" w:rsidR="004A5CBF" w:rsidRPr="00D541E8" w:rsidRDefault="004A5CBF" w:rsidP="002C71AA">
      <w:pPr>
        <w:shd w:val="clear" w:color="auto" w:fill="FFFFFF" w:themeFill="background1"/>
      </w:pPr>
    </w:p>
    <w:p w14:paraId="18173355" w14:textId="77777777" w:rsidR="004A5CBF" w:rsidRPr="00D541E8" w:rsidRDefault="004A5CBF" w:rsidP="002C71AA">
      <w:pPr>
        <w:shd w:val="clear" w:color="auto" w:fill="FFFFFF" w:themeFill="background1"/>
      </w:pPr>
      <w:r w:rsidRPr="00D541E8">
        <w:t>These are the things we want you to know about research project:</w:t>
      </w:r>
    </w:p>
    <w:p w14:paraId="4D191181" w14:textId="77777777" w:rsidR="004A5CBF" w:rsidRPr="00D541E8" w:rsidRDefault="004A5CBF" w:rsidP="002C71AA">
      <w:pPr>
        <w:shd w:val="clear" w:color="auto" w:fill="FFFFFF" w:themeFill="background1"/>
      </w:pPr>
      <w:r w:rsidRPr="00D541E8">
        <w:t>We are asking you to be in a research study. Research is a way to test new ideas. Research helps us learn new things.</w:t>
      </w:r>
    </w:p>
    <w:p w14:paraId="55C16298" w14:textId="77777777" w:rsidR="004A5CBF" w:rsidRPr="00D541E8" w:rsidRDefault="004A5CBF" w:rsidP="002C71AA">
      <w:pPr>
        <w:shd w:val="clear" w:color="auto" w:fill="FFFFFF" w:themeFill="background1"/>
      </w:pPr>
      <w:r w:rsidRPr="00D541E8">
        <w:t>Whether or not to be in this research is your choice. You can say Yes or No. Whatever you decide is OK.</w:t>
      </w:r>
    </w:p>
    <w:p w14:paraId="76F04E29" w14:textId="77777777" w:rsidR="004A5CBF" w:rsidRPr="00D541E8" w:rsidRDefault="004A5CBF" w:rsidP="002C71AA">
      <w:pPr>
        <w:shd w:val="clear" w:color="auto" w:fill="FFFFFF" w:themeFill="background1"/>
      </w:pPr>
    </w:p>
    <w:p w14:paraId="7BF37F24" w14:textId="77777777" w:rsidR="004A5CBF" w:rsidRPr="00D541E8" w:rsidRDefault="004A5CBF" w:rsidP="002C71AA">
      <w:pPr>
        <w:shd w:val="clear" w:color="auto" w:fill="FFFFFF" w:themeFill="background1"/>
      </w:pPr>
      <w:r w:rsidRPr="00D541E8">
        <w:t>What is the study about?</w:t>
      </w:r>
    </w:p>
    <w:p w14:paraId="476178D8" w14:textId="77777777" w:rsidR="004A5CBF" w:rsidRPr="00D541E8" w:rsidRDefault="004A5CBF" w:rsidP="002C71AA">
      <w:pPr>
        <w:shd w:val="clear" w:color="auto" w:fill="FFFFFF" w:themeFill="background1"/>
      </w:pPr>
      <w:r w:rsidRPr="00D541E8">
        <w:t>The purpose of the study is to provide evidence for an intervention which has been shown to improve the wellbeing, academic success, social support, and mental health of high school students in Nairobi, Kiambu and Makueni and to contribute to research to better a) understand the psychosocial needs of and b) serve at-risk adolescents in Kenya. The significance of this study is that it will help us understand how to give a brief, positive-psychology focused intervention that is delivered by lay-providers in schools to a larger number of adolescents in sub-Saharan Africa.</w:t>
      </w:r>
    </w:p>
    <w:p w14:paraId="0165DE8C" w14:textId="77777777" w:rsidR="004A5CBF" w:rsidRPr="00D541E8" w:rsidRDefault="004A5CBF" w:rsidP="002C71AA">
      <w:pPr>
        <w:shd w:val="clear" w:color="auto" w:fill="FFFFFF" w:themeFill="background1"/>
      </w:pPr>
    </w:p>
    <w:p w14:paraId="3C175FCD" w14:textId="77777777" w:rsidR="004A5CBF" w:rsidRPr="00D541E8" w:rsidRDefault="004A5CBF" w:rsidP="002C71AA">
      <w:pPr>
        <w:shd w:val="clear" w:color="auto" w:fill="FFFFFF" w:themeFill="background1"/>
      </w:pPr>
      <w:r w:rsidRPr="00D541E8">
        <w:t>Why am I being asked to be in this research study?</w:t>
      </w:r>
    </w:p>
    <w:p w14:paraId="67C30520" w14:textId="5821EDB8" w:rsidR="004A5CBF" w:rsidRPr="00D541E8" w:rsidRDefault="004A5CBF" w:rsidP="002C71AA">
      <w:pPr>
        <w:shd w:val="clear" w:color="auto" w:fill="FFFFFF" w:themeFill="background1"/>
      </w:pPr>
      <w:r w:rsidRPr="00D541E8">
        <w:t>This research will help to increase knowledge of ways to serve and improve the health outcomes of adolescents in Kenya and other countries in sub-Saharan Africa.You are being asked to be in the study because you possess the characteristics that were required for the study participants.</w:t>
      </w:r>
      <w:r w:rsidR="009C63E8" w:rsidRPr="00D541E8">
        <w:t xml:space="preserve"> </w:t>
      </w:r>
      <w:r w:rsidRPr="00D541E8">
        <w:t xml:space="preserve">You are a high school student and as we cannot visit all the high schools in Kenya. Therefore, you are representing many other students who we will not be able to reach. </w:t>
      </w:r>
    </w:p>
    <w:p w14:paraId="3FA89722" w14:textId="77777777" w:rsidR="004A5CBF" w:rsidRPr="00D541E8" w:rsidRDefault="004A5CBF" w:rsidP="002C71AA">
      <w:pPr>
        <w:shd w:val="clear" w:color="auto" w:fill="FFFFFF" w:themeFill="background1"/>
      </w:pPr>
    </w:p>
    <w:p w14:paraId="41BACC84" w14:textId="77777777" w:rsidR="004A5CBF" w:rsidRPr="00D541E8" w:rsidRDefault="004A5CBF" w:rsidP="002C71AA">
      <w:pPr>
        <w:shd w:val="clear" w:color="auto" w:fill="FFFFFF" w:themeFill="background1"/>
      </w:pPr>
      <w:r w:rsidRPr="00D541E8">
        <w:t>What will happen during this study?</w:t>
      </w:r>
    </w:p>
    <w:p w14:paraId="3644C3A3" w14:textId="77777777" w:rsidR="004A5CBF" w:rsidRPr="00D541E8" w:rsidRDefault="004A5CBF" w:rsidP="002C71AA">
      <w:pPr>
        <w:shd w:val="clear" w:color="auto" w:fill="FFFFFF" w:themeFill="background1"/>
      </w:pPr>
      <w:r w:rsidRPr="00D541E8">
        <w:t>If you agree to be in this study, you will be divided into groups. All the groups will be taught cognitive and behavioral skills and information about psychology. You will be randomized to different group leaders. Groups will meet for one hour for four weeks. You will be asked to fill out questionnaires four weeks after the discussion groups are over. These sessions will be audio-recorded. We may contact you in the future to complete further questionnaires. After the study is completed, identified data will be destroyed.</w:t>
      </w:r>
    </w:p>
    <w:p w14:paraId="07121C56" w14:textId="77777777" w:rsidR="004A5CBF" w:rsidRPr="00D541E8" w:rsidRDefault="004A5CBF" w:rsidP="002C71AA">
      <w:pPr>
        <w:shd w:val="clear" w:color="auto" w:fill="FFFFFF" w:themeFill="background1"/>
      </w:pPr>
      <w:r w:rsidRPr="00D541E8">
        <w:t>Groups will meet for at least one hour for four weeks. You will be asked to fill out questionnaires for up to four weeks after the discussion groups are over. These sessions will be audio-recorded. We may contact you in the future to complete further questionnaires. After the study is completed, identified data will be destroyed.</w:t>
      </w:r>
    </w:p>
    <w:p w14:paraId="45C3F41D" w14:textId="0837DC86" w:rsidR="008F326A" w:rsidRPr="00D541E8" w:rsidRDefault="008F326A" w:rsidP="008F326A">
      <w:pPr>
        <w:shd w:val="clear" w:color="auto" w:fill="FFFFFF" w:themeFill="background1"/>
      </w:pPr>
      <w:r w:rsidRPr="00D541E8">
        <w:t xml:space="preserve">If you wish, you may also participate in some interviews that will give us more information about your experience throughout the program. </w:t>
      </w:r>
      <w:r w:rsidR="000C6115" w:rsidRPr="00D541E8">
        <w:t xml:space="preserve">These interviews will only take 15-30 minutes of your time. </w:t>
      </w:r>
      <w:r w:rsidRPr="00D541E8">
        <w:t>Please note that these interviews will be audio recorded. After listening to what all participants have shared, we will draw out the main themes and include these in a report. In this report, we may also include quotes from your interview. However, these will not include your name or any other information that may reveal your identity.</w:t>
      </w:r>
    </w:p>
    <w:p w14:paraId="5CD5B3BB" w14:textId="77777777" w:rsidR="004A5CBF" w:rsidRPr="00D541E8" w:rsidRDefault="004A5CBF" w:rsidP="002C71AA">
      <w:pPr>
        <w:shd w:val="clear" w:color="auto" w:fill="FFFFFF" w:themeFill="background1"/>
      </w:pPr>
    </w:p>
    <w:p w14:paraId="0D5CF862" w14:textId="77777777" w:rsidR="004A5CBF" w:rsidRPr="00D541E8" w:rsidRDefault="004A5CBF" w:rsidP="002C71AA">
      <w:pPr>
        <w:shd w:val="clear" w:color="auto" w:fill="FFFFFF" w:themeFill="background1"/>
      </w:pPr>
      <w:r w:rsidRPr="00D541E8">
        <w:t>Will the study hurt/risks?</w:t>
      </w:r>
    </w:p>
    <w:p w14:paraId="42B18D36" w14:textId="77777777" w:rsidR="004A5CBF" w:rsidRPr="00D541E8" w:rsidRDefault="004A5CBF" w:rsidP="002C71AA">
      <w:pPr>
        <w:shd w:val="clear" w:color="auto" w:fill="FFFFFF" w:themeFill="background1"/>
      </w:pPr>
      <w:r w:rsidRPr="00D541E8">
        <w:t>It is extremely unlikely that you will be hurt or put at risk by participating in the study. With that said, discussions in the groups may sometimes make you feel uncomfortable. Additionally, some questions on the questionnaires that you are asked to fill out may make you uncomfortable or may ask for information which you do not wish to share. If that is the case, you may refuse to answer the question or choose to leave the study.</w:t>
      </w:r>
    </w:p>
    <w:p w14:paraId="308320A4" w14:textId="77777777" w:rsidR="004A5CBF" w:rsidRPr="00D541E8" w:rsidRDefault="004A5CBF" w:rsidP="002C71AA">
      <w:pPr>
        <w:shd w:val="clear" w:color="auto" w:fill="FFFFFF" w:themeFill="background1"/>
      </w:pPr>
      <w:r w:rsidRPr="00D541E8">
        <w:t>Another possible risk is the risk of loss of time. You will spend approximately 1 hour per week for four weeks participating in this study. We expect that the benefits to participant wellbeing and academic performance may outweigh this risk. We will also ensure that you will not miss any class time because of the study.</w:t>
      </w:r>
    </w:p>
    <w:p w14:paraId="31880D1E" w14:textId="77777777" w:rsidR="004A5CBF" w:rsidRPr="00D541E8" w:rsidRDefault="004A5CBF" w:rsidP="002C71AA">
      <w:pPr>
        <w:shd w:val="clear" w:color="auto" w:fill="FFFFFF" w:themeFill="background1"/>
      </w:pPr>
      <w:r w:rsidRPr="00D541E8">
        <w:t>Finally, there is some risk that you may reveal things in the groups that cause others to think of you or treat you differently. This may cause you to worry and become anxious. If this occurs, peer group leaders will reach out to school administrators, their supervisors, or a member of the study team that is a professional psychologist as appropriate and defer to your school’s standard procedures. Furthermore, you should feel free to reach out to your group leader if you think it is necessary. Finally, participants are free to drop out of the study at any time if they are feeling uncomfortable.</w:t>
      </w:r>
    </w:p>
    <w:p w14:paraId="7B3DDEEB" w14:textId="77777777" w:rsidR="00EC6ADE" w:rsidRPr="00D541E8" w:rsidRDefault="00EC6ADE" w:rsidP="002C71AA">
      <w:pPr>
        <w:shd w:val="clear" w:color="auto" w:fill="FFFFFF" w:themeFill="background1"/>
      </w:pPr>
    </w:p>
    <w:p w14:paraId="4B6C140F" w14:textId="77777777" w:rsidR="004A5CBF" w:rsidRPr="00D541E8" w:rsidRDefault="004A5CBF" w:rsidP="002C71AA">
      <w:pPr>
        <w:shd w:val="clear" w:color="auto" w:fill="FFFFFF" w:themeFill="background1"/>
      </w:pPr>
      <w:r w:rsidRPr="00D541E8">
        <w:t>What else should I know about the study?</w:t>
      </w:r>
    </w:p>
    <w:p w14:paraId="0C4A6D54" w14:textId="77777777" w:rsidR="004A5CBF" w:rsidRPr="00D541E8" w:rsidRDefault="004A5CBF" w:rsidP="002C71AA">
      <w:pPr>
        <w:shd w:val="clear" w:color="auto" w:fill="FFFFFF" w:themeFill="background1"/>
      </w:pPr>
      <w:r w:rsidRPr="00D541E8">
        <w:t>If you feel sick or afraid that something is wrong with you, speak to your group leader who will know what to do. You do not have to answer any questions that are asked of you.</w:t>
      </w:r>
    </w:p>
    <w:p w14:paraId="2DC752A5" w14:textId="77777777" w:rsidR="000615A8" w:rsidRPr="00D541E8" w:rsidRDefault="000615A8" w:rsidP="002C71AA">
      <w:pPr>
        <w:shd w:val="clear" w:color="auto" w:fill="FFFFFF" w:themeFill="background1"/>
      </w:pPr>
    </w:p>
    <w:p w14:paraId="1E50D5E2" w14:textId="77777777" w:rsidR="004A5CBF" w:rsidRPr="00D541E8" w:rsidRDefault="004A5CBF" w:rsidP="002C71AA">
      <w:pPr>
        <w:shd w:val="clear" w:color="auto" w:fill="FFFFFF" w:themeFill="background1"/>
      </w:pPr>
      <w:r w:rsidRPr="00D541E8">
        <w:t>What are the good things /benefits that might happen?</w:t>
      </w:r>
    </w:p>
    <w:p w14:paraId="1E29F294" w14:textId="77777777" w:rsidR="004A5CBF" w:rsidRPr="00D541E8" w:rsidRDefault="004A5CBF" w:rsidP="002C71AA">
      <w:pPr>
        <w:shd w:val="clear" w:color="auto" w:fill="FFFFFF" w:themeFill="background1"/>
      </w:pPr>
      <w:r w:rsidRPr="00D541E8">
        <w:t>During each session as an incentive to attend, a student present will be selected at random through a lottery to receive a small prize (i.e., water bottle, Tshirt or KES 300).</w:t>
      </w:r>
    </w:p>
    <w:p w14:paraId="4A4BE970" w14:textId="6388B12E" w:rsidR="004A5CBF" w:rsidRPr="00D541E8" w:rsidRDefault="004A5CBF" w:rsidP="002C71AA">
      <w:pPr>
        <w:shd w:val="clear" w:color="auto" w:fill="FFFFFF" w:themeFill="background1"/>
      </w:pPr>
      <w:r w:rsidRPr="00D541E8">
        <w:t>While we cannot guarantee benefits to participants, you may benefit from participating in our study in a variety of different ways. First, you may notice improvements in your wellbeing and in your academic functioning and grades.</w:t>
      </w:r>
      <w:r w:rsidR="003310FC" w:rsidRPr="00D541E8">
        <w:t xml:space="preserve"> </w:t>
      </w:r>
      <w:r w:rsidRPr="00D541E8">
        <w:t>You may learn and reinforce important skills for the future. In addition,</w:t>
      </w:r>
      <w:r w:rsidR="003310FC" w:rsidRPr="00D541E8">
        <w:t xml:space="preserve"> </w:t>
      </w:r>
      <w:r w:rsidRPr="00D541E8">
        <w:t>you may also feel that you have closer social ties to your classmates in the groups. More broadly, if successful, the intervention could be used throughout in Kenya and elsewhere to improve students’mental health and academic success.</w:t>
      </w:r>
    </w:p>
    <w:p w14:paraId="127E987E" w14:textId="77777777" w:rsidR="004A5CBF" w:rsidRPr="00D541E8" w:rsidRDefault="004A5CBF" w:rsidP="002C71AA">
      <w:pPr>
        <w:shd w:val="clear" w:color="auto" w:fill="FFFFFF" w:themeFill="background1"/>
      </w:pPr>
    </w:p>
    <w:p w14:paraId="1DACE587" w14:textId="77777777" w:rsidR="004A5CBF" w:rsidRPr="00D541E8" w:rsidRDefault="004A5CBF" w:rsidP="002C71AA">
      <w:pPr>
        <w:shd w:val="clear" w:color="auto" w:fill="FFFFFF" w:themeFill="background1"/>
      </w:pPr>
      <w:r w:rsidRPr="00D541E8">
        <w:t>What if I don’t want to be in this study?</w:t>
      </w:r>
    </w:p>
    <w:p w14:paraId="0CEE3806" w14:textId="77777777" w:rsidR="004A5CBF" w:rsidRPr="00D541E8" w:rsidRDefault="004A5CBF" w:rsidP="002C71AA">
      <w:pPr>
        <w:shd w:val="clear" w:color="auto" w:fill="FFFFFF" w:themeFill="background1"/>
      </w:pPr>
      <w:r w:rsidRPr="00D541E8">
        <w:t>Participation in this research is voluntary, and you can leave the research at any time it will not be held against you. You may ask questions related to the study at any time. You may refuse to respond to any questions, and you may stop an interview at any time.</w:t>
      </w:r>
    </w:p>
    <w:p w14:paraId="29E7F8B3" w14:textId="77777777" w:rsidR="004A5CBF" w:rsidRPr="00D541E8" w:rsidRDefault="004A5CBF" w:rsidP="002C71AA">
      <w:pPr>
        <w:shd w:val="clear" w:color="auto" w:fill="FFFFFF" w:themeFill="background1"/>
      </w:pPr>
    </w:p>
    <w:p w14:paraId="433CBF8C" w14:textId="77777777" w:rsidR="004A5CBF" w:rsidRPr="00D541E8" w:rsidRDefault="004A5CBF" w:rsidP="002C71AA">
      <w:pPr>
        <w:shd w:val="clear" w:color="auto" w:fill="FFFFFF" w:themeFill="background1"/>
      </w:pPr>
      <w:r w:rsidRPr="00D541E8">
        <w:t>Who should I ask if I have any questions?</w:t>
      </w:r>
    </w:p>
    <w:p w14:paraId="0C8D3382" w14:textId="7C6C7B82" w:rsidR="004A5CBF" w:rsidRPr="00D541E8" w:rsidRDefault="004A5CBF" w:rsidP="002C71AA">
      <w:pPr>
        <w:shd w:val="clear" w:color="auto" w:fill="FFFFFF" w:themeFill="background1"/>
      </w:pPr>
      <w:r w:rsidRPr="00D541E8">
        <w:t>If you have questions about the study</w:t>
      </w:r>
      <w:r w:rsidR="003310FC" w:rsidRPr="00D541E8">
        <w:t>,</w:t>
      </w:r>
      <w:r w:rsidRPr="00D541E8">
        <w:t xml:space="preserve"> you or your parents can call Tom Osborn at 0756121145. However, if you have questions about your rights as a study participant: You may contact Kenyatta University Ethical Review Committee Secretariat on </w:t>
      </w:r>
      <w:hyperlink r:id="rId15">
        <w:r w:rsidRPr="00D541E8">
          <w:rPr>
            <w:rStyle w:val="Hyperlink"/>
          </w:rPr>
          <w:t>chairman.kuerc@ku.ac.ke,</w:t>
        </w:r>
      </w:hyperlink>
      <w:r w:rsidRPr="00D541E8">
        <w:t xml:space="preserve"> or, </w:t>
      </w:r>
      <w:hyperlink r:id="rId16">
        <w:r w:rsidRPr="00D541E8">
          <w:rPr>
            <w:rStyle w:val="Hyperlink"/>
          </w:rPr>
          <w:t>secretary.kuerc@ku.ac.ke</w:t>
        </w:r>
      </w:hyperlink>
    </w:p>
    <w:p w14:paraId="1FFDA6F2" w14:textId="77777777" w:rsidR="004A5CBF" w:rsidRPr="00D541E8" w:rsidRDefault="004A5CBF" w:rsidP="002C71AA">
      <w:pPr>
        <w:shd w:val="clear" w:color="auto" w:fill="FFFFFF" w:themeFill="background1"/>
      </w:pPr>
    </w:p>
    <w:p w14:paraId="7C4A9EBD" w14:textId="5CC051FF" w:rsidR="004A5CBF" w:rsidRPr="00D541E8" w:rsidRDefault="004A5CBF" w:rsidP="002C71AA">
      <w:pPr>
        <w:shd w:val="clear" w:color="auto" w:fill="FFFFFF" w:themeFill="background1"/>
      </w:pPr>
      <w:r w:rsidRPr="00D541E8">
        <w:t>Do I have to be in the study?</w:t>
      </w:r>
    </w:p>
    <w:p w14:paraId="55B8B02B" w14:textId="77777777" w:rsidR="004A5CBF" w:rsidRPr="00D541E8" w:rsidRDefault="004A5CBF" w:rsidP="002C71AA">
      <w:pPr>
        <w:shd w:val="clear" w:color="auto" w:fill="FFFFFF" w:themeFill="background1"/>
      </w:pPr>
      <w:r w:rsidRPr="00D541E8">
        <w:t>No, you do not have to be in the study. Even if you say yes now, you can change your mind later. It is up to you. No one will be mad at you if you don’t want to do this.</w:t>
      </w:r>
    </w:p>
    <w:p w14:paraId="294B5709" w14:textId="77777777" w:rsidR="004A5CBF" w:rsidRPr="00D541E8" w:rsidRDefault="004A5CBF" w:rsidP="002C71AA">
      <w:pPr>
        <w:shd w:val="clear" w:color="auto" w:fill="FFFFFF" w:themeFill="background1"/>
      </w:pPr>
    </w:p>
    <w:p w14:paraId="4A56BFF2" w14:textId="77777777" w:rsidR="004A5CBF" w:rsidRPr="00D541E8" w:rsidRDefault="004A5CBF" w:rsidP="002C71AA">
      <w:pPr>
        <w:shd w:val="clear" w:color="auto" w:fill="FFFFFF" w:themeFill="background1"/>
      </w:pPr>
      <w:r w:rsidRPr="00D541E8">
        <w:t>Signatures</w:t>
      </w:r>
    </w:p>
    <w:p w14:paraId="7D0E9248" w14:textId="77777777" w:rsidR="004A5CBF" w:rsidRPr="00D541E8" w:rsidRDefault="004A5CBF" w:rsidP="002C71AA">
      <w:pPr>
        <w:shd w:val="clear" w:color="auto" w:fill="FFFFFF" w:themeFill="background1"/>
      </w:pPr>
      <w:r w:rsidRPr="00D541E8">
        <w:t>Before deciding if you want to be in the study, ask any questions you have. You can also ask questions during the time you are in the study.</w:t>
      </w:r>
    </w:p>
    <w:p w14:paraId="330EDF86" w14:textId="77777777" w:rsidR="004A5CBF" w:rsidRPr="00D541E8" w:rsidRDefault="004A5CBF" w:rsidP="002C71AA">
      <w:pPr>
        <w:shd w:val="clear" w:color="auto" w:fill="FFFFFF" w:themeFill="background1"/>
      </w:pPr>
    </w:p>
    <w:p w14:paraId="5CA1EBD3" w14:textId="77777777" w:rsidR="004A5CBF" w:rsidRPr="00D541E8" w:rsidRDefault="004A5CBF" w:rsidP="002C71AA">
      <w:pPr>
        <w:shd w:val="clear" w:color="auto" w:fill="FFFFFF" w:themeFill="background1"/>
      </w:pPr>
      <w:r w:rsidRPr="00D541E8">
        <w:t>If you sign your name or put a mark below, it means that you agree to take part in this research study.</w:t>
      </w:r>
    </w:p>
    <w:p w14:paraId="4AE0D6D1" w14:textId="77777777" w:rsidR="004A5CBF" w:rsidRPr="00D541E8" w:rsidRDefault="004A5CBF" w:rsidP="002C71AA">
      <w:pPr>
        <w:shd w:val="clear" w:color="auto" w:fill="FFFFFF" w:themeFill="background1"/>
      </w:pPr>
    </w:p>
    <w:p w14:paraId="2E9DEF9C" w14:textId="2DEE5CFF" w:rsidR="004A5CBF" w:rsidRPr="00D541E8" w:rsidRDefault="004A5CBF" w:rsidP="002C71AA">
      <w:pPr>
        <w:shd w:val="clear" w:color="auto" w:fill="FFFFFF" w:themeFill="background1"/>
      </w:pPr>
      <w:r w:rsidRPr="00D541E8">
        <w:rPr>
          <w:noProof/>
        </w:rPr>
        <mc:AlternateContent>
          <mc:Choice Requires="wps">
            <w:drawing>
              <wp:anchor distT="0" distB="0" distL="0" distR="0" simplePos="0" relativeHeight="251658448" behindDoc="1" locked="0" layoutInCell="1" allowOverlap="1" wp14:anchorId="5E9EF031" wp14:editId="12717593">
                <wp:simplePos x="0" y="0"/>
                <wp:positionH relativeFrom="margin">
                  <wp:posOffset>4059209</wp:posOffset>
                </wp:positionH>
                <wp:positionV relativeFrom="paragraph">
                  <wp:posOffset>292735</wp:posOffset>
                </wp:positionV>
                <wp:extent cx="567690" cy="45085"/>
                <wp:effectExtent l="0" t="0" r="22860" b="0"/>
                <wp:wrapTopAndBottom/>
                <wp:docPr id="97285" name="Freeform: Shape 97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690" cy="45085"/>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67877A9">
              <v:shape id="Freeform 16" style="position:absolute;margin-left:319.6pt;margin-top:23.05pt;width:44.7pt;height:3.55pt;z-index:-2516508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4440,45085"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" w14:anchorId="3C5ED156">
                <v:path arrowok="t" o:connecttype="custom" o:connectlocs="0,0;567690,0" o:connectangles="0,0"/>
                <w10:wrap type="topAndBottom" anchorx="margin"/>
              </v:shape>
            </w:pict>
          </mc:Fallback>
        </mc:AlternateContent>
      </w:r>
      <w:r w:rsidRPr="00D541E8">
        <w:rPr>
          <w:noProof/>
        </w:rPr>
        <mc:AlternateContent>
          <mc:Choice Requires="wps">
            <w:drawing>
              <wp:anchor distT="0" distB="0" distL="0" distR="0" simplePos="0" relativeHeight="251658447" behindDoc="1" locked="0" layoutInCell="1" allowOverlap="1" wp14:anchorId="25B83FDA" wp14:editId="2876518F">
                <wp:simplePos x="0" y="0"/>
                <wp:positionH relativeFrom="page">
                  <wp:posOffset>914400</wp:posOffset>
                </wp:positionH>
                <wp:positionV relativeFrom="paragraph">
                  <wp:posOffset>290195</wp:posOffset>
                </wp:positionV>
                <wp:extent cx="2819400" cy="1270"/>
                <wp:effectExtent l="0" t="0" r="0" b="0"/>
                <wp:wrapTopAndBottom/>
                <wp:docPr id="97286" name="Freeform: Shape 97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B908C31">
              <v:shape id="Freeform 16" style="position:absolute;margin-left:1in;margin-top:22.85pt;width:222pt;height:.1pt;z-index:-2516518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" w14:anchorId="5F705072">
                <v:path arrowok="t" o:connecttype="custom" o:connectlocs="0,0;2819400,0" o:connectangles="0,0"/>
                <w10:wrap type="topAndBottom" anchorx="page"/>
              </v:shape>
            </w:pict>
          </mc:Fallback>
        </mc:AlternateContent>
      </w:r>
      <w:r w:rsidR="009C63E8" w:rsidRPr="00D541E8">
        <w:t xml:space="preserve">                  </w:t>
      </w:r>
      <w:r w:rsidRPr="00D541E8">
        <w:t xml:space="preserve"> </w:t>
      </w:r>
      <w:r w:rsidRPr="00D541E8">
        <w:tab/>
      </w:r>
      <w:r w:rsidRPr="00D541E8">
        <w:tab/>
      </w:r>
      <w:r w:rsidRPr="00D541E8">
        <w:tab/>
      </w:r>
      <w:r w:rsidRPr="00D541E8">
        <w:tab/>
      </w:r>
    </w:p>
    <w:p w14:paraId="7BFE0BC9" w14:textId="77777777" w:rsidR="004A5CBF" w:rsidRPr="00D541E8" w:rsidRDefault="004A5CBF" w:rsidP="002C71AA">
      <w:pPr>
        <w:shd w:val="clear" w:color="auto" w:fill="FFFFFF" w:themeFill="background1"/>
      </w:pPr>
      <w:r w:rsidRPr="00D541E8">
        <w:t>Your Name (Printed)</w:t>
      </w:r>
      <w:r w:rsidRPr="00D541E8">
        <w:tab/>
      </w:r>
      <w:r w:rsidRPr="00D541E8">
        <w:tab/>
      </w:r>
      <w:r w:rsidRPr="00D541E8">
        <w:tab/>
      </w:r>
      <w:r w:rsidRPr="00D541E8">
        <w:tab/>
      </w:r>
      <w:r w:rsidRPr="00D541E8">
        <w:tab/>
      </w:r>
      <w:r w:rsidRPr="00D541E8">
        <w:tab/>
      </w:r>
      <w:r w:rsidRPr="00D541E8">
        <w:tab/>
        <w:t>Age</w:t>
      </w:r>
    </w:p>
    <w:p w14:paraId="5C170F3C" w14:textId="77777777" w:rsidR="004A5CBF" w:rsidRPr="00D541E8" w:rsidRDefault="004A5CBF" w:rsidP="002C71AA">
      <w:pPr>
        <w:shd w:val="clear" w:color="auto" w:fill="FFFFFF" w:themeFill="background1"/>
      </w:pPr>
    </w:p>
    <w:p w14:paraId="7BB05C51" w14:textId="77777777" w:rsidR="004A5CBF" w:rsidRPr="00D541E8" w:rsidRDefault="004A5CBF" w:rsidP="002C71AA">
      <w:pPr>
        <w:shd w:val="clear" w:color="auto" w:fill="FFFFFF" w:themeFill="background1"/>
      </w:pPr>
    </w:p>
    <w:p w14:paraId="37D2825E" w14:textId="77777777" w:rsidR="004A5CBF" w:rsidRPr="00D541E8" w:rsidRDefault="004A5CBF" w:rsidP="002C71AA">
      <w:pPr>
        <w:shd w:val="clear" w:color="auto" w:fill="FFFFFF" w:themeFill="background1"/>
      </w:pPr>
      <w:r w:rsidRPr="00D541E8">
        <w:rPr>
          <w:noProof/>
        </w:rPr>
        <mc:AlternateContent>
          <mc:Choice Requires="wps">
            <w:drawing>
              <wp:anchor distT="0" distB="0" distL="0" distR="0" simplePos="0" relativeHeight="251658450" behindDoc="1" locked="0" layoutInCell="1" allowOverlap="1" wp14:anchorId="5E2399BD" wp14:editId="16CDC9BE">
                <wp:simplePos x="0" y="0"/>
                <wp:positionH relativeFrom="margin">
                  <wp:posOffset>3726180</wp:posOffset>
                </wp:positionH>
                <wp:positionV relativeFrom="paragraph">
                  <wp:posOffset>373380</wp:posOffset>
                </wp:positionV>
                <wp:extent cx="1828800" cy="69215"/>
                <wp:effectExtent l="0" t="0" r="19050" b="0"/>
                <wp:wrapTopAndBottom/>
                <wp:docPr id="97287" name="Freeform: Shape 97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1828800" cy="69215"/>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5D95F70">
              <v:shape id="Freeform 16" style="position:absolute;margin-left:293.4pt;margin-top:29.4pt;width:2in;height:5.45pt;flip:y;z-index:-2516487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4440,69215"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" w14:anchorId="7B1F5DC8">
                <v:path arrowok="t" o:connecttype="custom" o:connectlocs="0,0;1828800,0" o:connectangles="0,0"/>
                <w10:wrap type="topAndBottom" anchorx="margin"/>
              </v:shape>
            </w:pict>
          </mc:Fallback>
        </mc:AlternateContent>
      </w:r>
      <w:r w:rsidRPr="00D541E8">
        <w:rPr>
          <w:noProof/>
        </w:rPr>
        <mc:AlternateContent>
          <mc:Choice Requires="wps">
            <w:drawing>
              <wp:anchor distT="0" distB="0" distL="0" distR="0" simplePos="0" relativeHeight="251658449" behindDoc="1" locked="0" layoutInCell="1" allowOverlap="1" wp14:anchorId="6FC14EF2" wp14:editId="65FE7A58">
                <wp:simplePos x="0" y="0"/>
                <wp:positionH relativeFrom="page">
                  <wp:posOffset>914400</wp:posOffset>
                </wp:positionH>
                <wp:positionV relativeFrom="paragraph">
                  <wp:posOffset>425450</wp:posOffset>
                </wp:positionV>
                <wp:extent cx="2819400" cy="1270"/>
                <wp:effectExtent l="0" t="0" r="0" b="0"/>
                <wp:wrapTopAndBottom/>
                <wp:docPr id="97288" name="Freeform: Shape 97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E5401B4">
              <v:shape id="Freeform 16" style="position:absolute;margin-left:1in;margin-top:33.5pt;width:222pt;height:.1pt;z-index:-2516498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" w14:anchorId="12C904BC">
                <v:path arrowok="t" o:connecttype="custom" o:connectlocs="0,0;2819400,0" o:connectangles="0,0"/>
                <w10:wrap type="topAndBottom" anchorx="page"/>
              </v:shape>
            </w:pict>
          </mc:Fallback>
        </mc:AlternateContent>
      </w:r>
      <w:r w:rsidRPr="00D541E8">
        <w:t xml:space="preserve"> </w:t>
      </w:r>
      <w:r w:rsidRPr="00D541E8">
        <w:tab/>
      </w:r>
      <w:r w:rsidRPr="00D541E8">
        <w:tab/>
      </w:r>
      <w:r w:rsidRPr="00D541E8">
        <w:tab/>
      </w:r>
      <w:r w:rsidRPr="00D541E8">
        <w:tab/>
      </w:r>
      <w:r w:rsidRPr="00D541E8">
        <w:tab/>
      </w:r>
      <w:r w:rsidRPr="00D541E8">
        <w:tab/>
      </w:r>
      <w:r w:rsidRPr="00D541E8">
        <w:tab/>
      </w:r>
    </w:p>
    <w:p w14:paraId="21E01C34" w14:textId="6A527E8B" w:rsidR="004A5CBF" w:rsidRPr="00D541E8" w:rsidRDefault="004A5CBF" w:rsidP="002C71AA">
      <w:pPr>
        <w:shd w:val="clear" w:color="auto" w:fill="FFFFFF" w:themeFill="background1"/>
      </w:pPr>
      <w:r w:rsidRPr="00D541E8">
        <w:t>Your Signature</w:t>
      </w:r>
      <w:r w:rsidRPr="00D541E8">
        <w:tab/>
        <w:t xml:space="preserve"> </w:t>
      </w:r>
      <w:r w:rsidRPr="00D541E8">
        <w:tab/>
      </w:r>
      <w:r w:rsidRPr="00D541E8">
        <w:tab/>
      </w:r>
      <w:r w:rsidRPr="00D541E8">
        <w:tab/>
      </w:r>
      <w:r w:rsidRPr="00D541E8">
        <w:tab/>
      </w:r>
      <w:r w:rsidR="009C63E8" w:rsidRPr="00D541E8">
        <w:t xml:space="preserve"> </w:t>
      </w:r>
      <w:r w:rsidRPr="00D541E8">
        <w:tab/>
        <w:t>Date</w:t>
      </w:r>
    </w:p>
    <w:p w14:paraId="2DA6B861" w14:textId="77777777" w:rsidR="004A5CBF" w:rsidRPr="00D541E8" w:rsidRDefault="004A5CBF" w:rsidP="002C71AA">
      <w:pPr>
        <w:shd w:val="clear" w:color="auto" w:fill="FFFFFF" w:themeFill="background1"/>
      </w:pPr>
    </w:p>
    <w:p w14:paraId="6FFC31A2" w14:textId="77777777" w:rsidR="004A5CBF" w:rsidRPr="00D541E8" w:rsidRDefault="004A5CBF" w:rsidP="002C71AA">
      <w:pPr>
        <w:shd w:val="clear" w:color="auto" w:fill="FFFFFF" w:themeFill="background1"/>
      </w:pPr>
    </w:p>
    <w:p w14:paraId="3909103C" w14:textId="77777777" w:rsidR="004A5CBF" w:rsidRPr="00D541E8" w:rsidRDefault="004A5CBF" w:rsidP="002C71AA">
      <w:pPr>
        <w:shd w:val="clear" w:color="auto" w:fill="FFFFFF" w:themeFill="background1"/>
      </w:pPr>
      <w:r w:rsidRPr="00D541E8">
        <w:rPr>
          <w:noProof/>
        </w:rPr>
        <mc:AlternateContent>
          <mc:Choice Requires="wps">
            <w:drawing>
              <wp:anchor distT="0" distB="0" distL="0" distR="0" simplePos="0" relativeHeight="251658443" behindDoc="1" locked="0" layoutInCell="1" allowOverlap="1" wp14:anchorId="6EA8797A" wp14:editId="504932A8">
                <wp:simplePos x="0" y="0"/>
                <wp:positionH relativeFrom="page">
                  <wp:posOffset>914400</wp:posOffset>
                </wp:positionH>
                <wp:positionV relativeFrom="paragraph">
                  <wp:posOffset>214630</wp:posOffset>
                </wp:positionV>
                <wp:extent cx="2743200" cy="6350"/>
                <wp:effectExtent l="0" t="0" r="0" b="0"/>
                <wp:wrapTopAndBottom/>
                <wp:docPr id="97289" name="Rectangle 97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4DEEBB6">
              <v:rect id="Rectangle 10" style="position:absolute;margin-left:1in;margin-top:16.9pt;width:3in;height:.5pt;z-index:-2516559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4F9A3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">
                <w10:wrap type="topAndBottom" anchorx="page"/>
              </v:rect>
            </w:pict>
          </mc:Fallback>
        </mc:AlternateContent>
      </w:r>
      <w:r w:rsidRPr="00D541E8">
        <w:rPr>
          <w:noProof/>
        </w:rPr>
        <mc:AlternateContent>
          <mc:Choice Requires="wps">
            <w:drawing>
              <wp:anchor distT="0" distB="0" distL="0" distR="0" simplePos="0" relativeHeight="251658444" behindDoc="1" locked="0" layoutInCell="1" allowOverlap="1" wp14:anchorId="23294241" wp14:editId="00DF8EAF">
                <wp:simplePos x="0" y="0"/>
                <wp:positionH relativeFrom="page">
                  <wp:posOffset>4114800</wp:posOffset>
                </wp:positionH>
                <wp:positionV relativeFrom="paragraph">
                  <wp:posOffset>214630</wp:posOffset>
                </wp:positionV>
                <wp:extent cx="914400" cy="6350"/>
                <wp:effectExtent l="0" t="0" r="0" b="0"/>
                <wp:wrapTopAndBottom/>
                <wp:docPr id="97290" name="Rectangle 97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E8C87D0">
              <v:rect id="Rectangle 9" style="position:absolute;margin-left:324pt;margin-top:16.9pt;width:1in;height:.5pt;z-index:-2516549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4070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">
                <w10:wrap type="topAndBottom" anchorx="page"/>
              </v:rect>
            </w:pict>
          </mc:Fallback>
        </mc:AlternateContent>
      </w:r>
      <w:r w:rsidRPr="00D541E8">
        <w:tab/>
      </w:r>
      <w:r w:rsidRPr="00D541E8">
        <w:tab/>
      </w:r>
      <w:r w:rsidRPr="00D541E8">
        <w:tab/>
      </w:r>
      <w:r w:rsidRPr="00D541E8">
        <w:tab/>
      </w:r>
      <w:r w:rsidRPr="00D541E8">
        <w:tab/>
      </w:r>
      <w:r w:rsidRPr="00D541E8">
        <w:tab/>
      </w:r>
      <w:r w:rsidRPr="00D541E8">
        <w:tab/>
      </w:r>
      <w:r w:rsidRPr="00D541E8">
        <w:tab/>
      </w:r>
    </w:p>
    <w:p w14:paraId="2BC0955B" w14:textId="77777777" w:rsidR="004A5CBF" w:rsidRPr="00D541E8" w:rsidRDefault="004A5CBF" w:rsidP="002C71AA">
      <w:pPr>
        <w:shd w:val="clear" w:color="auto" w:fill="FFFFFF" w:themeFill="background1"/>
      </w:pPr>
      <w:r w:rsidRPr="00D541E8">
        <w:t>Signature of Person Obtaining Consent</w:t>
      </w:r>
      <w:r w:rsidRPr="00D541E8">
        <w:tab/>
      </w:r>
      <w:r w:rsidRPr="00D541E8">
        <w:tab/>
      </w:r>
      <w:r w:rsidRPr="00D541E8">
        <w:tab/>
        <w:t>Date</w:t>
      </w:r>
    </w:p>
    <w:p w14:paraId="162E8972" w14:textId="77777777" w:rsidR="004A5CBF" w:rsidRPr="00D541E8" w:rsidRDefault="004A5CBF" w:rsidP="002C71AA">
      <w:pPr>
        <w:shd w:val="clear" w:color="auto" w:fill="FFFFFF" w:themeFill="background1"/>
      </w:pPr>
    </w:p>
    <w:p w14:paraId="125B9589" w14:textId="77777777" w:rsidR="004A5CBF" w:rsidRPr="00D541E8" w:rsidRDefault="004A5CBF" w:rsidP="002C71AA">
      <w:pPr>
        <w:shd w:val="clear" w:color="auto" w:fill="FFFFFF" w:themeFill="background1"/>
      </w:pPr>
    </w:p>
    <w:p w14:paraId="5E84684F" w14:textId="77777777" w:rsidR="004A5CBF" w:rsidRPr="00D541E8" w:rsidRDefault="004A5CBF" w:rsidP="002C71AA">
      <w:pPr>
        <w:shd w:val="clear" w:color="auto" w:fill="FFFFFF" w:themeFill="background1"/>
      </w:pPr>
      <w:r w:rsidRPr="00D541E8">
        <w:rPr>
          <w:noProof/>
        </w:rPr>
        <mc:AlternateContent>
          <mc:Choice Requires="wps">
            <w:drawing>
              <wp:anchor distT="0" distB="0" distL="0" distR="0" simplePos="0" relativeHeight="251658445" behindDoc="1" locked="0" layoutInCell="1" allowOverlap="1" wp14:anchorId="1B71859A" wp14:editId="6D1F16FF">
                <wp:simplePos x="0" y="0"/>
                <wp:positionH relativeFrom="page">
                  <wp:posOffset>914400</wp:posOffset>
                </wp:positionH>
                <wp:positionV relativeFrom="paragraph">
                  <wp:posOffset>214630</wp:posOffset>
                </wp:positionV>
                <wp:extent cx="2743200" cy="6350"/>
                <wp:effectExtent l="0" t="0" r="0" b="0"/>
                <wp:wrapTopAndBottom/>
                <wp:docPr id="97291" name="Rectangle 97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66A0187">
              <v:rect id="Rectangle 8" style="position:absolute;margin-left:1in;margin-top:16.9pt;width:3in;height:.5pt;z-index:-2516539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40C3D3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">
                <w10:wrap type="topAndBottom" anchorx="page"/>
              </v:rect>
            </w:pict>
          </mc:Fallback>
        </mc:AlternateContent>
      </w:r>
      <w:r w:rsidRPr="00D541E8">
        <w:rPr>
          <w:noProof/>
        </w:rPr>
        <mc:AlternateContent>
          <mc:Choice Requires="wps">
            <w:drawing>
              <wp:anchor distT="0" distB="0" distL="0" distR="0" simplePos="0" relativeHeight="251658446" behindDoc="1" locked="0" layoutInCell="1" allowOverlap="1" wp14:anchorId="5CC226DD" wp14:editId="1F59D603">
                <wp:simplePos x="0" y="0"/>
                <wp:positionH relativeFrom="page">
                  <wp:posOffset>4114800</wp:posOffset>
                </wp:positionH>
                <wp:positionV relativeFrom="paragraph">
                  <wp:posOffset>214630</wp:posOffset>
                </wp:positionV>
                <wp:extent cx="914400" cy="6350"/>
                <wp:effectExtent l="0" t="0" r="0" b="0"/>
                <wp:wrapTopAndBottom/>
                <wp:docPr id="97292" name="Rectangle 97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9B0A08E">
              <v:rect id="Rectangle 7" style="position:absolute;margin-left:324pt;margin-top:16.9pt;width:1in;height:.5pt;z-index:-2516528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075BC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">
                <w10:wrap type="topAndBottom" anchorx="page"/>
              </v:rect>
            </w:pict>
          </mc:Fallback>
        </mc:AlternateContent>
      </w:r>
      <w:r w:rsidRPr="00D541E8">
        <w:tab/>
      </w:r>
      <w:r w:rsidRPr="00D541E8">
        <w:tab/>
      </w:r>
      <w:r w:rsidRPr="00D541E8">
        <w:tab/>
      </w:r>
      <w:r w:rsidRPr="00D541E8">
        <w:tab/>
      </w:r>
      <w:r w:rsidRPr="00D541E8">
        <w:tab/>
      </w:r>
      <w:r w:rsidRPr="00D541E8">
        <w:tab/>
      </w:r>
      <w:r w:rsidRPr="00D541E8">
        <w:tab/>
      </w:r>
      <w:r w:rsidRPr="00D541E8">
        <w:tab/>
      </w:r>
    </w:p>
    <w:p w14:paraId="18A279BD" w14:textId="77777777" w:rsidR="004A5CBF" w:rsidRPr="00D541E8" w:rsidRDefault="004A5CBF" w:rsidP="002C71AA">
      <w:pPr>
        <w:shd w:val="clear" w:color="auto" w:fill="FFFFFF" w:themeFill="background1"/>
      </w:pPr>
      <w:r w:rsidRPr="00D541E8">
        <w:t>Signature of Witness</w:t>
      </w:r>
      <w:r w:rsidRPr="00D541E8">
        <w:tab/>
      </w:r>
      <w:r w:rsidRPr="00D541E8">
        <w:tab/>
      </w:r>
      <w:r w:rsidRPr="00D541E8">
        <w:tab/>
      </w:r>
      <w:r w:rsidRPr="00D541E8">
        <w:tab/>
      </w:r>
      <w:r w:rsidRPr="00D541E8">
        <w:tab/>
      </w:r>
      <w:r w:rsidRPr="00D541E8">
        <w:tab/>
        <w:t>Date</w:t>
      </w:r>
    </w:p>
    <w:p w14:paraId="2C2515BD" w14:textId="77777777" w:rsidR="004A5CBF" w:rsidRPr="00D541E8" w:rsidRDefault="004A5CBF" w:rsidP="002C71AA">
      <w:pPr>
        <w:shd w:val="clear" w:color="auto" w:fill="FFFFFF" w:themeFill="background1"/>
      </w:pPr>
    </w:p>
    <w:p w14:paraId="0B71B876" w14:textId="77777777" w:rsidR="00520885" w:rsidRPr="00D541E8" w:rsidRDefault="00520885" w:rsidP="00520885">
      <w:pPr>
        <w:shd w:val="clear" w:color="auto" w:fill="FFFFFF" w:themeFill="background1"/>
      </w:pPr>
      <w:r w:rsidRPr="00D541E8">
        <w:rPr>
          <w:noProof/>
        </w:rPr>
        <mc:AlternateContent>
          <mc:Choice Requires="wps">
            <w:drawing>
              <wp:anchor distT="0" distB="0" distL="114300" distR="114300" simplePos="0" relativeHeight="251658454" behindDoc="0" locked="0" layoutInCell="1" allowOverlap="1" wp14:anchorId="24BE4090" wp14:editId="31BFA8E8">
                <wp:simplePos x="0" y="0"/>
                <wp:positionH relativeFrom="column">
                  <wp:posOffset>3573780</wp:posOffset>
                </wp:positionH>
                <wp:positionV relativeFrom="paragraph">
                  <wp:posOffset>15240</wp:posOffset>
                </wp:positionV>
                <wp:extent cx="259080" cy="175260"/>
                <wp:effectExtent l="0" t="0" r="26670" b="15240"/>
                <wp:wrapNone/>
                <wp:docPr id="53" name="Rectangle 53"/>
                <wp:cNvGraphicFramePr/>
                <a:graphic xmlns:a="http://schemas.openxmlformats.org/drawingml/2006/main">
                  <a:graphicData uri="http://schemas.microsoft.com/office/word/2010/wordprocessingShape">
                    <wps:wsp>
                      <wps:cNvSpPr/>
                      <wps:spPr>
                        <a:xfrm>
                          <a:off x="0" y="0"/>
                          <a:ext cx="259080" cy="1752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14="http://schemas.microsoft.com/office/drawing/2010/main" xmlns:a="http://schemas.openxmlformats.org/drawingml/2006/main">
            <w:pict w14:anchorId="5E1D9F7B">
              <v:rect id="Rectangle 53" style="position:absolute;margin-left:281.4pt;margin-top:1.2pt;width:20.4pt;height:13.8pt;z-index:25166459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1f4d78 [1604]" strokeweight="1pt" w14:anchorId="6BFE00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"/>
            </w:pict>
          </mc:Fallback>
        </mc:AlternateContent>
      </w:r>
      <w:r w:rsidRPr="00D541E8">
        <w:rPr>
          <w:noProof/>
        </w:rPr>
        <mc:AlternateContent>
          <mc:Choice Requires="wps">
            <w:drawing>
              <wp:anchor distT="0" distB="0" distL="114300" distR="114300" simplePos="0" relativeHeight="251658453" behindDoc="0" locked="0" layoutInCell="1" allowOverlap="1" wp14:anchorId="20BFA8E5" wp14:editId="73BF2025">
                <wp:simplePos x="0" y="0"/>
                <wp:positionH relativeFrom="column">
                  <wp:posOffset>3025140</wp:posOffset>
                </wp:positionH>
                <wp:positionV relativeFrom="paragraph">
                  <wp:posOffset>15240</wp:posOffset>
                </wp:positionV>
                <wp:extent cx="259080" cy="175260"/>
                <wp:effectExtent l="0" t="0" r="26670" b="15240"/>
                <wp:wrapNone/>
                <wp:docPr id="54" name="Rectangle 54"/>
                <wp:cNvGraphicFramePr/>
                <a:graphic xmlns:a="http://schemas.openxmlformats.org/drawingml/2006/main">
                  <a:graphicData uri="http://schemas.microsoft.com/office/word/2010/wordprocessingShape">
                    <wps:wsp>
                      <wps:cNvSpPr/>
                      <wps:spPr>
                        <a:xfrm>
                          <a:off x="0" y="0"/>
                          <a:ext cx="259080" cy="1752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14="http://schemas.microsoft.com/office/drawing/2010/main" xmlns:a="http://schemas.openxmlformats.org/drawingml/2006/main">
            <w:pict w14:anchorId="02CA0BDF">
              <v:rect id="Rectangle 54" style="position:absolute;margin-left:238.2pt;margin-top:1.2pt;width:20.4pt;height:13.8pt;z-index:25166357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1f4d78 [1604]" strokeweight="1pt" w14:anchorId="322C34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"/>
            </w:pict>
          </mc:Fallback>
        </mc:AlternateContent>
      </w:r>
      <w:r w:rsidRPr="00D541E8">
        <w:t xml:space="preserve">Would you like to participate in the interviews?  Yes             No </w:t>
      </w:r>
    </w:p>
    <w:p w14:paraId="1E5E75E3" w14:textId="77777777" w:rsidR="00914349" w:rsidRPr="00D541E8" w:rsidRDefault="00914349" w:rsidP="002C71AA">
      <w:pPr>
        <w:shd w:val="clear" w:color="auto" w:fill="FFFFFF" w:themeFill="background1"/>
      </w:pPr>
    </w:p>
    <w:p w14:paraId="1B07DF7D" w14:textId="77777777" w:rsidR="0021678B" w:rsidRPr="00D541E8" w:rsidRDefault="0021678B" w:rsidP="002C71AA">
      <w:pPr>
        <w:shd w:val="clear" w:color="auto" w:fill="FFFFFF" w:themeFill="background1"/>
      </w:pPr>
      <w:bookmarkStart w:id="131" w:name="_Toc94622912"/>
      <w:r w:rsidRPr="00D541E8">
        <w:br w:type="page"/>
      </w:r>
    </w:p>
    <w:p w14:paraId="55DC398A" w14:textId="0E2B9A15" w:rsidR="00D77AD0" w:rsidRPr="00D541E8" w:rsidRDefault="00827041" w:rsidP="002C71AA">
      <w:pPr>
        <w:pStyle w:val="Heading1"/>
        <w:shd w:val="clear" w:color="auto" w:fill="FFFFFF" w:themeFill="background1"/>
      </w:pPr>
      <w:bookmarkStart w:id="132" w:name="_Toc116674244"/>
      <w:r w:rsidRPr="00D541E8">
        <w:t>APPENDIX II: STUDY MEASURES</w:t>
      </w:r>
      <w:bookmarkEnd w:id="131"/>
      <w:bookmarkEnd w:id="132"/>
      <w:r w:rsidR="00B27F58" w:rsidRPr="00D541E8">
        <w:t xml:space="preserve"> </w:t>
      </w:r>
    </w:p>
    <w:p w14:paraId="55C5B207" w14:textId="564AB7AC" w:rsidR="007844A0" w:rsidRPr="00D541E8" w:rsidRDefault="007844A0" w:rsidP="002C71AA">
      <w:pPr>
        <w:shd w:val="clear" w:color="auto" w:fill="FFFFFF" w:themeFill="background1"/>
        <w:spacing w:line="257" w:lineRule="auto"/>
        <w:rPr>
          <w:b/>
          <w:bCs/>
        </w:rPr>
      </w:pPr>
      <w:r w:rsidRPr="00D541E8">
        <w:rPr>
          <w:rFonts w:ascii="Calibri" w:eastAsia="Calibri" w:hAnsi="Calibri" w:cs="Calibri"/>
          <w:b/>
          <w:bCs/>
        </w:rPr>
        <w:t>Patient Health Questionnaire-8 (PHQ-8)</w:t>
      </w:r>
      <w:r w:rsidR="009C63E8" w:rsidRPr="00D541E8">
        <w:t xml:space="preserve"> </w:t>
      </w:r>
      <w:r w:rsidRPr="00D541E8">
        <w:rPr>
          <w:rFonts w:ascii="Calibri" w:eastAsia="Calibri" w:hAnsi="Calibri" w:cs="Calibri"/>
          <w:b/>
          <w:bCs/>
        </w:rPr>
        <w:t xml:space="preserve"> </w:t>
      </w:r>
    </w:p>
    <w:p w14:paraId="4D8DDFC7" w14:textId="77777777" w:rsidR="0050782C" w:rsidRPr="00D541E8" w:rsidRDefault="0050782C" w:rsidP="002C71AA">
      <w:pPr>
        <w:shd w:val="clear" w:color="auto" w:fill="FFFFFF" w:themeFill="background1"/>
      </w:pPr>
    </w:p>
    <w:tbl>
      <w:tblPr>
        <w:tblStyle w:val="TableGrid0"/>
        <w:tblW w:w="9070" w:type="dxa"/>
        <w:tblInd w:w="278" w:type="dxa"/>
        <w:tblCellMar>
          <w:top w:w="62" w:type="dxa"/>
          <w:bottom w:w="55" w:type="dxa"/>
          <w:right w:w="115" w:type="dxa"/>
        </w:tblCellMar>
        <w:tblLook w:val="04A0" w:firstRow="1" w:lastRow="0" w:firstColumn="1" w:lastColumn="0" w:noHBand="0" w:noVBand="1"/>
      </w:tblPr>
      <w:tblGrid>
        <w:gridCol w:w="5566"/>
        <w:gridCol w:w="977"/>
        <w:gridCol w:w="840"/>
        <w:gridCol w:w="985"/>
        <w:gridCol w:w="702"/>
      </w:tblGrid>
      <w:tr w:rsidR="0050782C" w:rsidRPr="00D541E8" w14:paraId="3B0F259C" w14:textId="77777777" w:rsidTr="0050782C">
        <w:trPr>
          <w:trHeight w:val="807"/>
        </w:trPr>
        <w:tc>
          <w:tcPr>
            <w:tcW w:w="9070" w:type="dxa"/>
            <w:gridSpan w:val="5"/>
            <w:tcBorders>
              <w:top w:val="single" w:sz="8" w:space="0" w:color="000000"/>
              <w:left w:val="single" w:sz="8" w:space="0" w:color="000000"/>
              <w:bottom w:val="nil"/>
              <w:right w:val="single" w:sz="8" w:space="0" w:color="000000"/>
            </w:tcBorders>
            <w:shd w:val="clear" w:color="auto" w:fill="00007F"/>
            <w:hideMark/>
          </w:tcPr>
          <w:p w14:paraId="40FB4511" w14:textId="6B0D7D3E" w:rsidR="0050782C" w:rsidRPr="00D541E8" w:rsidRDefault="0050782C" w:rsidP="002C71AA">
            <w:pPr>
              <w:shd w:val="clear" w:color="auto" w:fill="FFFFFF" w:themeFill="background1"/>
            </w:pPr>
            <w:r w:rsidRPr="00D541E8">
              <w:t>PATIENT HEALTH QUESTIONNAIRE-8</w:t>
            </w:r>
            <w:r w:rsidR="009C63E8" w:rsidRPr="00D541E8">
              <w:t xml:space="preserve"> </w:t>
            </w:r>
          </w:p>
          <w:p w14:paraId="02957752" w14:textId="77777777" w:rsidR="0050782C" w:rsidRPr="00D541E8" w:rsidRDefault="0050782C" w:rsidP="002C71AA">
            <w:pPr>
              <w:shd w:val="clear" w:color="auto" w:fill="FFFFFF" w:themeFill="background1"/>
            </w:pPr>
            <w:r w:rsidRPr="00D541E8">
              <w:t>(PHQ</w:t>
            </w:r>
          </w:p>
        </w:tc>
      </w:tr>
      <w:tr w:rsidR="0050782C" w:rsidRPr="00D541E8" w14:paraId="519AFA7D" w14:textId="77777777" w:rsidTr="0050782C">
        <w:trPr>
          <w:trHeight w:val="1005"/>
        </w:trPr>
        <w:tc>
          <w:tcPr>
            <w:tcW w:w="5566" w:type="dxa"/>
            <w:tcBorders>
              <w:top w:val="nil"/>
              <w:left w:val="nil"/>
              <w:bottom w:val="single" w:sz="4" w:space="0" w:color="000000"/>
              <w:right w:val="nil"/>
            </w:tcBorders>
            <w:vAlign w:val="bottom"/>
            <w:hideMark/>
          </w:tcPr>
          <w:p w14:paraId="4F229A94" w14:textId="77777777" w:rsidR="0050782C" w:rsidRPr="00D541E8" w:rsidRDefault="0050782C" w:rsidP="002C71AA">
            <w:pPr>
              <w:shd w:val="clear" w:color="auto" w:fill="FFFFFF" w:themeFill="background1"/>
            </w:pPr>
            <w:r w:rsidRPr="00D541E8">
              <w:t>Over the last 2 weeks, how often have you been bothered by any of the following problems? (Use “</w:t>
            </w:r>
            <w:r w:rsidRPr="00D541E8">
              <w:rPr>
                <w:rFonts w:ascii="Segoe UI Symbol" w:hAnsi="Segoe UI Symbol" w:cs="Segoe UI Symbol"/>
              </w:rPr>
              <w:t>✔</w:t>
            </w:r>
            <w:r w:rsidRPr="00D541E8">
              <w:t xml:space="preserve">” to indicate your answer) </w:t>
            </w:r>
          </w:p>
        </w:tc>
        <w:tc>
          <w:tcPr>
            <w:tcW w:w="977" w:type="dxa"/>
            <w:tcBorders>
              <w:top w:val="nil"/>
              <w:left w:val="nil"/>
              <w:bottom w:val="single" w:sz="4" w:space="0" w:color="000000"/>
              <w:right w:val="nil"/>
            </w:tcBorders>
            <w:vAlign w:val="bottom"/>
            <w:hideMark/>
          </w:tcPr>
          <w:p w14:paraId="7D91067D" w14:textId="77777777" w:rsidR="0050782C" w:rsidRPr="00D541E8" w:rsidRDefault="0050782C" w:rsidP="002C71AA">
            <w:pPr>
              <w:shd w:val="clear" w:color="auto" w:fill="FFFFFF" w:themeFill="background1"/>
            </w:pPr>
            <w:r w:rsidRPr="00D541E8">
              <w:t xml:space="preserve">Not at all </w:t>
            </w:r>
          </w:p>
        </w:tc>
        <w:tc>
          <w:tcPr>
            <w:tcW w:w="840" w:type="dxa"/>
            <w:tcBorders>
              <w:top w:val="nil"/>
              <w:left w:val="nil"/>
              <w:bottom w:val="single" w:sz="4" w:space="0" w:color="000000"/>
              <w:right w:val="nil"/>
            </w:tcBorders>
            <w:vAlign w:val="bottom"/>
            <w:hideMark/>
          </w:tcPr>
          <w:p w14:paraId="3FB2EABD" w14:textId="77777777" w:rsidR="0050782C" w:rsidRPr="00D541E8" w:rsidRDefault="0050782C" w:rsidP="002C71AA">
            <w:pPr>
              <w:shd w:val="clear" w:color="auto" w:fill="FFFFFF" w:themeFill="background1"/>
            </w:pPr>
            <w:r w:rsidRPr="00D541E8">
              <w:t xml:space="preserve">Several days </w:t>
            </w:r>
          </w:p>
        </w:tc>
        <w:tc>
          <w:tcPr>
            <w:tcW w:w="985" w:type="dxa"/>
            <w:tcBorders>
              <w:top w:val="nil"/>
              <w:left w:val="nil"/>
              <w:bottom w:val="single" w:sz="4" w:space="0" w:color="000000"/>
              <w:right w:val="nil"/>
            </w:tcBorders>
            <w:vAlign w:val="bottom"/>
            <w:hideMark/>
          </w:tcPr>
          <w:p w14:paraId="4DE41BEB" w14:textId="77777777" w:rsidR="0050782C" w:rsidRPr="00D541E8" w:rsidRDefault="0050782C" w:rsidP="002C71AA">
            <w:pPr>
              <w:shd w:val="clear" w:color="auto" w:fill="FFFFFF" w:themeFill="background1"/>
            </w:pPr>
            <w:r w:rsidRPr="00D541E8">
              <w:t xml:space="preserve">More than half the days </w:t>
            </w:r>
          </w:p>
        </w:tc>
        <w:tc>
          <w:tcPr>
            <w:tcW w:w="702" w:type="dxa"/>
            <w:tcBorders>
              <w:top w:val="nil"/>
              <w:left w:val="nil"/>
              <w:bottom w:val="single" w:sz="4" w:space="0" w:color="000000"/>
              <w:right w:val="nil"/>
            </w:tcBorders>
            <w:vAlign w:val="bottom"/>
            <w:hideMark/>
          </w:tcPr>
          <w:p w14:paraId="430FD63F" w14:textId="77777777" w:rsidR="0050782C" w:rsidRPr="00D541E8" w:rsidRDefault="0050782C" w:rsidP="002C71AA">
            <w:pPr>
              <w:shd w:val="clear" w:color="auto" w:fill="FFFFFF" w:themeFill="background1"/>
            </w:pPr>
            <w:r w:rsidRPr="00D541E8">
              <w:t xml:space="preserve">Nearly every day </w:t>
            </w:r>
          </w:p>
        </w:tc>
      </w:tr>
      <w:tr w:rsidR="0050782C" w:rsidRPr="00D541E8" w14:paraId="02496511" w14:textId="77777777" w:rsidTr="0050782C">
        <w:trPr>
          <w:trHeight w:val="766"/>
        </w:trPr>
        <w:tc>
          <w:tcPr>
            <w:tcW w:w="5566" w:type="dxa"/>
            <w:tcBorders>
              <w:top w:val="single" w:sz="4" w:space="0" w:color="000000"/>
              <w:left w:val="nil"/>
              <w:bottom w:val="single" w:sz="4" w:space="0" w:color="000000"/>
              <w:right w:val="nil"/>
            </w:tcBorders>
            <w:vAlign w:val="center"/>
            <w:hideMark/>
          </w:tcPr>
          <w:p w14:paraId="418871D0" w14:textId="77777777" w:rsidR="0050782C" w:rsidRPr="00D541E8" w:rsidRDefault="0050782C" w:rsidP="002C71AA">
            <w:pPr>
              <w:shd w:val="clear" w:color="auto" w:fill="FFFFFF" w:themeFill="background1"/>
            </w:pPr>
            <w:r w:rsidRPr="00D541E8">
              <w:t xml:space="preserve">1. Little interest or pleasure in doing things </w:t>
            </w:r>
          </w:p>
        </w:tc>
        <w:tc>
          <w:tcPr>
            <w:tcW w:w="977" w:type="dxa"/>
            <w:tcBorders>
              <w:top w:val="single" w:sz="4" w:space="0" w:color="000000"/>
              <w:left w:val="nil"/>
              <w:bottom w:val="single" w:sz="4" w:space="0" w:color="000000"/>
              <w:right w:val="nil"/>
            </w:tcBorders>
            <w:vAlign w:val="center"/>
            <w:hideMark/>
          </w:tcPr>
          <w:p w14:paraId="2A8321B0" w14:textId="77777777" w:rsidR="0050782C" w:rsidRPr="00D541E8" w:rsidRDefault="0050782C" w:rsidP="002C71AA">
            <w:pPr>
              <w:shd w:val="clear" w:color="auto" w:fill="FFFFFF" w:themeFill="background1"/>
            </w:pPr>
            <w:r w:rsidRPr="00D541E8">
              <w:t xml:space="preserve">0 </w:t>
            </w:r>
          </w:p>
        </w:tc>
        <w:tc>
          <w:tcPr>
            <w:tcW w:w="840" w:type="dxa"/>
            <w:tcBorders>
              <w:top w:val="single" w:sz="4" w:space="0" w:color="000000"/>
              <w:left w:val="nil"/>
              <w:bottom w:val="single" w:sz="4" w:space="0" w:color="000000"/>
              <w:right w:val="nil"/>
            </w:tcBorders>
            <w:vAlign w:val="center"/>
            <w:hideMark/>
          </w:tcPr>
          <w:p w14:paraId="03B030B6" w14:textId="77777777" w:rsidR="0050782C" w:rsidRPr="00D541E8" w:rsidRDefault="0050782C" w:rsidP="002C71AA">
            <w:pPr>
              <w:shd w:val="clear" w:color="auto" w:fill="FFFFFF" w:themeFill="background1"/>
            </w:pPr>
            <w:r w:rsidRPr="00D541E8">
              <w:t xml:space="preserve">1 </w:t>
            </w:r>
          </w:p>
        </w:tc>
        <w:tc>
          <w:tcPr>
            <w:tcW w:w="985" w:type="dxa"/>
            <w:tcBorders>
              <w:top w:val="single" w:sz="4" w:space="0" w:color="000000"/>
              <w:left w:val="nil"/>
              <w:bottom w:val="single" w:sz="4" w:space="0" w:color="000000"/>
              <w:right w:val="nil"/>
            </w:tcBorders>
            <w:vAlign w:val="center"/>
            <w:hideMark/>
          </w:tcPr>
          <w:p w14:paraId="19496C71" w14:textId="77777777" w:rsidR="0050782C" w:rsidRPr="00D541E8" w:rsidRDefault="0050782C" w:rsidP="002C71AA">
            <w:pPr>
              <w:shd w:val="clear" w:color="auto" w:fill="FFFFFF" w:themeFill="background1"/>
            </w:pPr>
            <w:r w:rsidRPr="00D541E8">
              <w:t xml:space="preserve">2 </w:t>
            </w:r>
          </w:p>
        </w:tc>
        <w:tc>
          <w:tcPr>
            <w:tcW w:w="702" w:type="dxa"/>
            <w:tcBorders>
              <w:top w:val="single" w:sz="4" w:space="0" w:color="000000"/>
              <w:left w:val="nil"/>
              <w:bottom w:val="single" w:sz="4" w:space="0" w:color="000000"/>
              <w:right w:val="nil"/>
            </w:tcBorders>
            <w:vAlign w:val="center"/>
            <w:hideMark/>
          </w:tcPr>
          <w:p w14:paraId="30D1F8FA" w14:textId="77777777" w:rsidR="0050782C" w:rsidRPr="00D541E8" w:rsidRDefault="0050782C" w:rsidP="002C71AA">
            <w:pPr>
              <w:shd w:val="clear" w:color="auto" w:fill="FFFFFF" w:themeFill="background1"/>
            </w:pPr>
            <w:r w:rsidRPr="00D541E8">
              <w:t xml:space="preserve">3 </w:t>
            </w:r>
          </w:p>
        </w:tc>
      </w:tr>
      <w:tr w:rsidR="0050782C" w:rsidRPr="00D541E8" w14:paraId="7674B795" w14:textId="77777777" w:rsidTr="0050782C">
        <w:trPr>
          <w:trHeight w:val="765"/>
        </w:trPr>
        <w:tc>
          <w:tcPr>
            <w:tcW w:w="5566" w:type="dxa"/>
            <w:tcBorders>
              <w:top w:val="single" w:sz="4" w:space="0" w:color="000000"/>
              <w:left w:val="nil"/>
              <w:bottom w:val="single" w:sz="4" w:space="0" w:color="000000"/>
              <w:right w:val="nil"/>
            </w:tcBorders>
            <w:vAlign w:val="center"/>
            <w:hideMark/>
          </w:tcPr>
          <w:p w14:paraId="54B6F346" w14:textId="77777777" w:rsidR="0050782C" w:rsidRPr="00D541E8" w:rsidRDefault="0050782C" w:rsidP="002C71AA">
            <w:pPr>
              <w:shd w:val="clear" w:color="auto" w:fill="FFFFFF" w:themeFill="background1"/>
            </w:pPr>
            <w:r w:rsidRPr="00D541E8">
              <w:t xml:space="preserve">2. Feeling down, depressed, or hopeless </w:t>
            </w:r>
          </w:p>
        </w:tc>
        <w:tc>
          <w:tcPr>
            <w:tcW w:w="977" w:type="dxa"/>
            <w:tcBorders>
              <w:top w:val="single" w:sz="4" w:space="0" w:color="000000"/>
              <w:left w:val="nil"/>
              <w:bottom w:val="single" w:sz="4" w:space="0" w:color="000000"/>
              <w:right w:val="nil"/>
            </w:tcBorders>
            <w:vAlign w:val="center"/>
            <w:hideMark/>
          </w:tcPr>
          <w:p w14:paraId="099FA3D2" w14:textId="77777777" w:rsidR="0050782C" w:rsidRPr="00D541E8" w:rsidRDefault="0050782C" w:rsidP="002C71AA">
            <w:pPr>
              <w:shd w:val="clear" w:color="auto" w:fill="FFFFFF" w:themeFill="background1"/>
            </w:pPr>
            <w:r w:rsidRPr="00D541E8">
              <w:t xml:space="preserve">0 </w:t>
            </w:r>
          </w:p>
        </w:tc>
        <w:tc>
          <w:tcPr>
            <w:tcW w:w="840" w:type="dxa"/>
            <w:tcBorders>
              <w:top w:val="single" w:sz="4" w:space="0" w:color="000000"/>
              <w:left w:val="nil"/>
              <w:bottom w:val="single" w:sz="4" w:space="0" w:color="000000"/>
              <w:right w:val="nil"/>
            </w:tcBorders>
            <w:vAlign w:val="center"/>
            <w:hideMark/>
          </w:tcPr>
          <w:p w14:paraId="4C5C5C2C" w14:textId="77777777" w:rsidR="0050782C" w:rsidRPr="00D541E8" w:rsidRDefault="0050782C" w:rsidP="002C71AA">
            <w:pPr>
              <w:shd w:val="clear" w:color="auto" w:fill="FFFFFF" w:themeFill="background1"/>
            </w:pPr>
            <w:r w:rsidRPr="00D541E8">
              <w:t xml:space="preserve">1 </w:t>
            </w:r>
          </w:p>
        </w:tc>
        <w:tc>
          <w:tcPr>
            <w:tcW w:w="985" w:type="dxa"/>
            <w:tcBorders>
              <w:top w:val="single" w:sz="4" w:space="0" w:color="000000"/>
              <w:left w:val="nil"/>
              <w:bottom w:val="single" w:sz="4" w:space="0" w:color="000000"/>
              <w:right w:val="nil"/>
            </w:tcBorders>
            <w:vAlign w:val="center"/>
            <w:hideMark/>
          </w:tcPr>
          <w:p w14:paraId="0E48D642" w14:textId="77777777" w:rsidR="0050782C" w:rsidRPr="00D541E8" w:rsidRDefault="0050782C" w:rsidP="002C71AA">
            <w:pPr>
              <w:shd w:val="clear" w:color="auto" w:fill="FFFFFF" w:themeFill="background1"/>
            </w:pPr>
            <w:r w:rsidRPr="00D541E8">
              <w:t xml:space="preserve">2 </w:t>
            </w:r>
          </w:p>
        </w:tc>
        <w:tc>
          <w:tcPr>
            <w:tcW w:w="702" w:type="dxa"/>
            <w:tcBorders>
              <w:top w:val="single" w:sz="4" w:space="0" w:color="000000"/>
              <w:left w:val="nil"/>
              <w:bottom w:val="single" w:sz="4" w:space="0" w:color="000000"/>
              <w:right w:val="nil"/>
            </w:tcBorders>
            <w:vAlign w:val="center"/>
            <w:hideMark/>
          </w:tcPr>
          <w:p w14:paraId="1B506663" w14:textId="77777777" w:rsidR="0050782C" w:rsidRPr="00D541E8" w:rsidRDefault="0050782C" w:rsidP="002C71AA">
            <w:pPr>
              <w:shd w:val="clear" w:color="auto" w:fill="FFFFFF" w:themeFill="background1"/>
            </w:pPr>
            <w:r w:rsidRPr="00D541E8">
              <w:t xml:space="preserve">3 </w:t>
            </w:r>
          </w:p>
        </w:tc>
      </w:tr>
      <w:tr w:rsidR="0050782C" w:rsidRPr="00D541E8" w14:paraId="7DA9CC1C" w14:textId="77777777" w:rsidTr="0050782C">
        <w:trPr>
          <w:trHeight w:val="767"/>
        </w:trPr>
        <w:tc>
          <w:tcPr>
            <w:tcW w:w="5566" w:type="dxa"/>
            <w:tcBorders>
              <w:top w:val="single" w:sz="4" w:space="0" w:color="000000"/>
              <w:left w:val="nil"/>
              <w:bottom w:val="single" w:sz="4" w:space="0" w:color="000000"/>
              <w:right w:val="nil"/>
            </w:tcBorders>
            <w:vAlign w:val="center"/>
            <w:hideMark/>
          </w:tcPr>
          <w:p w14:paraId="76B3C43D" w14:textId="77777777" w:rsidR="0050782C" w:rsidRPr="00D541E8" w:rsidRDefault="0050782C" w:rsidP="002C71AA">
            <w:pPr>
              <w:shd w:val="clear" w:color="auto" w:fill="FFFFFF" w:themeFill="background1"/>
            </w:pPr>
            <w:r w:rsidRPr="00D541E8">
              <w:t xml:space="preserve">3. Trouble falling or staying asleep, or sleeping too much </w:t>
            </w:r>
          </w:p>
        </w:tc>
        <w:tc>
          <w:tcPr>
            <w:tcW w:w="977" w:type="dxa"/>
            <w:tcBorders>
              <w:top w:val="single" w:sz="4" w:space="0" w:color="000000"/>
              <w:left w:val="nil"/>
              <w:bottom w:val="single" w:sz="4" w:space="0" w:color="000000"/>
              <w:right w:val="nil"/>
            </w:tcBorders>
            <w:vAlign w:val="center"/>
            <w:hideMark/>
          </w:tcPr>
          <w:p w14:paraId="697C54C4" w14:textId="77777777" w:rsidR="0050782C" w:rsidRPr="00D541E8" w:rsidRDefault="0050782C" w:rsidP="002C71AA">
            <w:pPr>
              <w:shd w:val="clear" w:color="auto" w:fill="FFFFFF" w:themeFill="background1"/>
            </w:pPr>
            <w:r w:rsidRPr="00D541E8">
              <w:t xml:space="preserve">0 </w:t>
            </w:r>
          </w:p>
        </w:tc>
        <w:tc>
          <w:tcPr>
            <w:tcW w:w="840" w:type="dxa"/>
            <w:tcBorders>
              <w:top w:val="single" w:sz="4" w:space="0" w:color="000000"/>
              <w:left w:val="nil"/>
              <w:bottom w:val="single" w:sz="4" w:space="0" w:color="000000"/>
              <w:right w:val="nil"/>
            </w:tcBorders>
            <w:vAlign w:val="center"/>
            <w:hideMark/>
          </w:tcPr>
          <w:p w14:paraId="61CCBFBD" w14:textId="77777777" w:rsidR="0050782C" w:rsidRPr="00D541E8" w:rsidRDefault="0050782C" w:rsidP="002C71AA">
            <w:pPr>
              <w:shd w:val="clear" w:color="auto" w:fill="FFFFFF" w:themeFill="background1"/>
            </w:pPr>
            <w:r w:rsidRPr="00D541E8">
              <w:t xml:space="preserve">1 </w:t>
            </w:r>
          </w:p>
        </w:tc>
        <w:tc>
          <w:tcPr>
            <w:tcW w:w="985" w:type="dxa"/>
            <w:tcBorders>
              <w:top w:val="single" w:sz="4" w:space="0" w:color="000000"/>
              <w:left w:val="nil"/>
              <w:bottom w:val="single" w:sz="4" w:space="0" w:color="000000"/>
              <w:right w:val="nil"/>
            </w:tcBorders>
            <w:vAlign w:val="center"/>
            <w:hideMark/>
          </w:tcPr>
          <w:p w14:paraId="06E49C04" w14:textId="77777777" w:rsidR="0050782C" w:rsidRPr="00D541E8" w:rsidRDefault="0050782C" w:rsidP="002C71AA">
            <w:pPr>
              <w:shd w:val="clear" w:color="auto" w:fill="FFFFFF" w:themeFill="background1"/>
            </w:pPr>
            <w:r w:rsidRPr="00D541E8">
              <w:t xml:space="preserve">2 </w:t>
            </w:r>
          </w:p>
        </w:tc>
        <w:tc>
          <w:tcPr>
            <w:tcW w:w="702" w:type="dxa"/>
            <w:tcBorders>
              <w:top w:val="single" w:sz="4" w:space="0" w:color="000000"/>
              <w:left w:val="nil"/>
              <w:bottom w:val="single" w:sz="4" w:space="0" w:color="000000"/>
              <w:right w:val="nil"/>
            </w:tcBorders>
            <w:vAlign w:val="center"/>
            <w:hideMark/>
          </w:tcPr>
          <w:p w14:paraId="0B41FD94" w14:textId="77777777" w:rsidR="0050782C" w:rsidRPr="00D541E8" w:rsidRDefault="0050782C" w:rsidP="002C71AA">
            <w:pPr>
              <w:shd w:val="clear" w:color="auto" w:fill="FFFFFF" w:themeFill="background1"/>
            </w:pPr>
            <w:r w:rsidRPr="00D541E8">
              <w:t xml:space="preserve">3 </w:t>
            </w:r>
          </w:p>
        </w:tc>
      </w:tr>
      <w:tr w:rsidR="0050782C" w:rsidRPr="00D541E8" w14:paraId="6EE413BB" w14:textId="77777777" w:rsidTr="0050782C">
        <w:trPr>
          <w:trHeight w:val="766"/>
        </w:trPr>
        <w:tc>
          <w:tcPr>
            <w:tcW w:w="5566" w:type="dxa"/>
            <w:tcBorders>
              <w:top w:val="single" w:sz="4" w:space="0" w:color="000000"/>
              <w:left w:val="nil"/>
              <w:bottom w:val="single" w:sz="4" w:space="0" w:color="000000"/>
              <w:right w:val="nil"/>
            </w:tcBorders>
            <w:vAlign w:val="center"/>
            <w:hideMark/>
          </w:tcPr>
          <w:p w14:paraId="76085AF6" w14:textId="77777777" w:rsidR="0050782C" w:rsidRPr="00D541E8" w:rsidRDefault="0050782C" w:rsidP="002C71AA">
            <w:pPr>
              <w:shd w:val="clear" w:color="auto" w:fill="FFFFFF" w:themeFill="background1"/>
            </w:pPr>
            <w:r w:rsidRPr="00D541E8">
              <w:t xml:space="preserve">4. Feeling tired or having little energy </w:t>
            </w:r>
          </w:p>
        </w:tc>
        <w:tc>
          <w:tcPr>
            <w:tcW w:w="977" w:type="dxa"/>
            <w:tcBorders>
              <w:top w:val="single" w:sz="4" w:space="0" w:color="000000"/>
              <w:left w:val="nil"/>
              <w:bottom w:val="single" w:sz="4" w:space="0" w:color="000000"/>
              <w:right w:val="nil"/>
            </w:tcBorders>
            <w:vAlign w:val="center"/>
            <w:hideMark/>
          </w:tcPr>
          <w:p w14:paraId="399674E5" w14:textId="77777777" w:rsidR="0050782C" w:rsidRPr="00D541E8" w:rsidRDefault="0050782C" w:rsidP="002C71AA">
            <w:pPr>
              <w:shd w:val="clear" w:color="auto" w:fill="FFFFFF" w:themeFill="background1"/>
            </w:pPr>
            <w:r w:rsidRPr="00D541E8">
              <w:t xml:space="preserve">0 </w:t>
            </w:r>
          </w:p>
        </w:tc>
        <w:tc>
          <w:tcPr>
            <w:tcW w:w="840" w:type="dxa"/>
            <w:tcBorders>
              <w:top w:val="single" w:sz="4" w:space="0" w:color="000000"/>
              <w:left w:val="nil"/>
              <w:bottom w:val="single" w:sz="4" w:space="0" w:color="000000"/>
              <w:right w:val="nil"/>
            </w:tcBorders>
            <w:vAlign w:val="center"/>
            <w:hideMark/>
          </w:tcPr>
          <w:p w14:paraId="5C0F53D3" w14:textId="77777777" w:rsidR="0050782C" w:rsidRPr="00D541E8" w:rsidRDefault="0050782C" w:rsidP="002C71AA">
            <w:pPr>
              <w:shd w:val="clear" w:color="auto" w:fill="FFFFFF" w:themeFill="background1"/>
            </w:pPr>
            <w:r w:rsidRPr="00D541E8">
              <w:t xml:space="preserve">1 </w:t>
            </w:r>
          </w:p>
        </w:tc>
        <w:tc>
          <w:tcPr>
            <w:tcW w:w="985" w:type="dxa"/>
            <w:tcBorders>
              <w:top w:val="single" w:sz="4" w:space="0" w:color="000000"/>
              <w:left w:val="nil"/>
              <w:bottom w:val="single" w:sz="4" w:space="0" w:color="000000"/>
              <w:right w:val="nil"/>
            </w:tcBorders>
            <w:vAlign w:val="center"/>
            <w:hideMark/>
          </w:tcPr>
          <w:p w14:paraId="530FAF4D" w14:textId="77777777" w:rsidR="0050782C" w:rsidRPr="00D541E8" w:rsidRDefault="0050782C" w:rsidP="002C71AA">
            <w:pPr>
              <w:shd w:val="clear" w:color="auto" w:fill="FFFFFF" w:themeFill="background1"/>
            </w:pPr>
            <w:r w:rsidRPr="00D541E8">
              <w:t xml:space="preserve">2 </w:t>
            </w:r>
          </w:p>
        </w:tc>
        <w:tc>
          <w:tcPr>
            <w:tcW w:w="702" w:type="dxa"/>
            <w:tcBorders>
              <w:top w:val="single" w:sz="4" w:space="0" w:color="000000"/>
              <w:left w:val="nil"/>
              <w:bottom w:val="single" w:sz="4" w:space="0" w:color="000000"/>
              <w:right w:val="nil"/>
            </w:tcBorders>
            <w:vAlign w:val="center"/>
            <w:hideMark/>
          </w:tcPr>
          <w:p w14:paraId="1BC4FB29" w14:textId="77777777" w:rsidR="0050782C" w:rsidRPr="00D541E8" w:rsidRDefault="0050782C" w:rsidP="002C71AA">
            <w:pPr>
              <w:shd w:val="clear" w:color="auto" w:fill="FFFFFF" w:themeFill="background1"/>
            </w:pPr>
            <w:r w:rsidRPr="00D541E8">
              <w:t xml:space="preserve">3 </w:t>
            </w:r>
          </w:p>
        </w:tc>
      </w:tr>
      <w:tr w:rsidR="0050782C" w:rsidRPr="00D541E8" w14:paraId="2970A161" w14:textId="77777777" w:rsidTr="0050782C">
        <w:trPr>
          <w:trHeight w:val="766"/>
        </w:trPr>
        <w:tc>
          <w:tcPr>
            <w:tcW w:w="5566" w:type="dxa"/>
            <w:tcBorders>
              <w:top w:val="single" w:sz="4" w:space="0" w:color="000000"/>
              <w:left w:val="nil"/>
              <w:bottom w:val="single" w:sz="4" w:space="0" w:color="000000"/>
              <w:right w:val="nil"/>
            </w:tcBorders>
            <w:vAlign w:val="center"/>
            <w:hideMark/>
          </w:tcPr>
          <w:p w14:paraId="3ED5E3D8" w14:textId="77777777" w:rsidR="0050782C" w:rsidRPr="00D541E8" w:rsidRDefault="0050782C" w:rsidP="002C71AA">
            <w:pPr>
              <w:shd w:val="clear" w:color="auto" w:fill="FFFFFF" w:themeFill="background1"/>
            </w:pPr>
            <w:r w:rsidRPr="00D541E8">
              <w:t xml:space="preserve">5. Poor appetite or overeating </w:t>
            </w:r>
          </w:p>
        </w:tc>
        <w:tc>
          <w:tcPr>
            <w:tcW w:w="977" w:type="dxa"/>
            <w:tcBorders>
              <w:top w:val="single" w:sz="4" w:space="0" w:color="000000"/>
              <w:left w:val="nil"/>
              <w:bottom w:val="single" w:sz="4" w:space="0" w:color="000000"/>
              <w:right w:val="nil"/>
            </w:tcBorders>
            <w:vAlign w:val="center"/>
            <w:hideMark/>
          </w:tcPr>
          <w:p w14:paraId="2E92B980" w14:textId="77777777" w:rsidR="0050782C" w:rsidRPr="00D541E8" w:rsidRDefault="0050782C" w:rsidP="002C71AA">
            <w:pPr>
              <w:shd w:val="clear" w:color="auto" w:fill="FFFFFF" w:themeFill="background1"/>
            </w:pPr>
            <w:r w:rsidRPr="00D541E8">
              <w:t xml:space="preserve">0 </w:t>
            </w:r>
          </w:p>
        </w:tc>
        <w:tc>
          <w:tcPr>
            <w:tcW w:w="840" w:type="dxa"/>
            <w:tcBorders>
              <w:top w:val="single" w:sz="4" w:space="0" w:color="000000"/>
              <w:left w:val="nil"/>
              <w:bottom w:val="single" w:sz="4" w:space="0" w:color="000000"/>
              <w:right w:val="nil"/>
            </w:tcBorders>
            <w:vAlign w:val="center"/>
            <w:hideMark/>
          </w:tcPr>
          <w:p w14:paraId="4DE329C8" w14:textId="77777777" w:rsidR="0050782C" w:rsidRPr="00D541E8" w:rsidRDefault="0050782C" w:rsidP="002C71AA">
            <w:pPr>
              <w:shd w:val="clear" w:color="auto" w:fill="FFFFFF" w:themeFill="background1"/>
            </w:pPr>
            <w:r w:rsidRPr="00D541E8">
              <w:t xml:space="preserve">1 </w:t>
            </w:r>
          </w:p>
        </w:tc>
        <w:tc>
          <w:tcPr>
            <w:tcW w:w="985" w:type="dxa"/>
            <w:tcBorders>
              <w:top w:val="single" w:sz="4" w:space="0" w:color="000000"/>
              <w:left w:val="nil"/>
              <w:bottom w:val="single" w:sz="4" w:space="0" w:color="000000"/>
              <w:right w:val="nil"/>
            </w:tcBorders>
            <w:vAlign w:val="center"/>
            <w:hideMark/>
          </w:tcPr>
          <w:p w14:paraId="1EC6C609" w14:textId="77777777" w:rsidR="0050782C" w:rsidRPr="00D541E8" w:rsidRDefault="0050782C" w:rsidP="002C71AA">
            <w:pPr>
              <w:shd w:val="clear" w:color="auto" w:fill="FFFFFF" w:themeFill="background1"/>
            </w:pPr>
            <w:r w:rsidRPr="00D541E8">
              <w:t xml:space="preserve">2 </w:t>
            </w:r>
          </w:p>
        </w:tc>
        <w:tc>
          <w:tcPr>
            <w:tcW w:w="702" w:type="dxa"/>
            <w:tcBorders>
              <w:top w:val="single" w:sz="4" w:space="0" w:color="000000"/>
              <w:left w:val="nil"/>
              <w:bottom w:val="single" w:sz="4" w:space="0" w:color="000000"/>
              <w:right w:val="nil"/>
            </w:tcBorders>
            <w:vAlign w:val="center"/>
            <w:hideMark/>
          </w:tcPr>
          <w:p w14:paraId="4AA7FBB8" w14:textId="77777777" w:rsidR="0050782C" w:rsidRPr="00D541E8" w:rsidRDefault="0050782C" w:rsidP="002C71AA">
            <w:pPr>
              <w:shd w:val="clear" w:color="auto" w:fill="FFFFFF" w:themeFill="background1"/>
            </w:pPr>
            <w:r w:rsidRPr="00D541E8">
              <w:t xml:space="preserve">3 </w:t>
            </w:r>
          </w:p>
        </w:tc>
      </w:tr>
      <w:tr w:rsidR="0050782C" w:rsidRPr="00D541E8" w14:paraId="1664783A" w14:textId="77777777" w:rsidTr="0050782C">
        <w:trPr>
          <w:trHeight w:val="766"/>
        </w:trPr>
        <w:tc>
          <w:tcPr>
            <w:tcW w:w="5566" w:type="dxa"/>
            <w:tcBorders>
              <w:top w:val="single" w:sz="4" w:space="0" w:color="000000"/>
              <w:left w:val="nil"/>
              <w:bottom w:val="single" w:sz="4" w:space="0" w:color="000000"/>
              <w:right w:val="nil"/>
            </w:tcBorders>
            <w:vAlign w:val="center"/>
            <w:hideMark/>
          </w:tcPr>
          <w:p w14:paraId="60EBD06A" w14:textId="77777777" w:rsidR="0050782C" w:rsidRPr="00D541E8" w:rsidRDefault="0050782C" w:rsidP="002C71AA">
            <w:pPr>
              <w:shd w:val="clear" w:color="auto" w:fill="FFFFFF" w:themeFill="background1"/>
            </w:pPr>
            <w:r w:rsidRPr="00D541E8">
              <w:t xml:space="preserve">6. Feeling bad about yourself — or that you are a failure or have let yourself or your family down </w:t>
            </w:r>
          </w:p>
        </w:tc>
        <w:tc>
          <w:tcPr>
            <w:tcW w:w="977" w:type="dxa"/>
            <w:tcBorders>
              <w:top w:val="single" w:sz="4" w:space="0" w:color="000000"/>
              <w:left w:val="nil"/>
              <w:bottom w:val="single" w:sz="4" w:space="0" w:color="000000"/>
              <w:right w:val="nil"/>
            </w:tcBorders>
            <w:vAlign w:val="center"/>
            <w:hideMark/>
          </w:tcPr>
          <w:p w14:paraId="51A76BF7" w14:textId="77777777" w:rsidR="0050782C" w:rsidRPr="00D541E8" w:rsidRDefault="0050782C" w:rsidP="002C71AA">
            <w:pPr>
              <w:shd w:val="clear" w:color="auto" w:fill="FFFFFF" w:themeFill="background1"/>
            </w:pPr>
            <w:r w:rsidRPr="00D541E8">
              <w:t xml:space="preserve">0 </w:t>
            </w:r>
          </w:p>
        </w:tc>
        <w:tc>
          <w:tcPr>
            <w:tcW w:w="840" w:type="dxa"/>
            <w:tcBorders>
              <w:top w:val="single" w:sz="4" w:space="0" w:color="000000"/>
              <w:left w:val="nil"/>
              <w:bottom w:val="single" w:sz="4" w:space="0" w:color="000000"/>
              <w:right w:val="nil"/>
            </w:tcBorders>
            <w:vAlign w:val="center"/>
            <w:hideMark/>
          </w:tcPr>
          <w:p w14:paraId="1EE5CD6E" w14:textId="77777777" w:rsidR="0050782C" w:rsidRPr="00D541E8" w:rsidRDefault="0050782C" w:rsidP="002C71AA">
            <w:pPr>
              <w:shd w:val="clear" w:color="auto" w:fill="FFFFFF" w:themeFill="background1"/>
            </w:pPr>
            <w:r w:rsidRPr="00D541E8">
              <w:t xml:space="preserve">1 </w:t>
            </w:r>
          </w:p>
        </w:tc>
        <w:tc>
          <w:tcPr>
            <w:tcW w:w="985" w:type="dxa"/>
            <w:tcBorders>
              <w:top w:val="single" w:sz="4" w:space="0" w:color="000000"/>
              <w:left w:val="nil"/>
              <w:bottom w:val="single" w:sz="4" w:space="0" w:color="000000"/>
              <w:right w:val="nil"/>
            </w:tcBorders>
            <w:vAlign w:val="center"/>
            <w:hideMark/>
          </w:tcPr>
          <w:p w14:paraId="7106C19C" w14:textId="77777777" w:rsidR="0050782C" w:rsidRPr="00D541E8" w:rsidRDefault="0050782C" w:rsidP="002C71AA">
            <w:pPr>
              <w:shd w:val="clear" w:color="auto" w:fill="FFFFFF" w:themeFill="background1"/>
            </w:pPr>
            <w:r w:rsidRPr="00D541E8">
              <w:t xml:space="preserve">2 </w:t>
            </w:r>
          </w:p>
        </w:tc>
        <w:tc>
          <w:tcPr>
            <w:tcW w:w="702" w:type="dxa"/>
            <w:tcBorders>
              <w:top w:val="single" w:sz="4" w:space="0" w:color="000000"/>
              <w:left w:val="nil"/>
              <w:bottom w:val="single" w:sz="4" w:space="0" w:color="000000"/>
              <w:right w:val="nil"/>
            </w:tcBorders>
            <w:vAlign w:val="center"/>
            <w:hideMark/>
          </w:tcPr>
          <w:p w14:paraId="2B3E76E8" w14:textId="77777777" w:rsidR="0050782C" w:rsidRPr="00D541E8" w:rsidRDefault="0050782C" w:rsidP="002C71AA">
            <w:pPr>
              <w:shd w:val="clear" w:color="auto" w:fill="FFFFFF" w:themeFill="background1"/>
            </w:pPr>
            <w:r w:rsidRPr="00D541E8">
              <w:t xml:space="preserve">3 </w:t>
            </w:r>
          </w:p>
        </w:tc>
      </w:tr>
      <w:tr w:rsidR="0050782C" w:rsidRPr="00D541E8" w14:paraId="30604F64" w14:textId="77777777" w:rsidTr="0050782C">
        <w:trPr>
          <w:trHeight w:val="766"/>
        </w:trPr>
        <w:tc>
          <w:tcPr>
            <w:tcW w:w="5566" w:type="dxa"/>
            <w:tcBorders>
              <w:top w:val="single" w:sz="4" w:space="0" w:color="000000"/>
              <w:left w:val="nil"/>
              <w:bottom w:val="single" w:sz="4" w:space="0" w:color="000000"/>
              <w:right w:val="nil"/>
            </w:tcBorders>
            <w:vAlign w:val="center"/>
            <w:hideMark/>
          </w:tcPr>
          <w:p w14:paraId="276509A9" w14:textId="77777777" w:rsidR="0050782C" w:rsidRPr="00D541E8" w:rsidRDefault="0050782C" w:rsidP="002C71AA">
            <w:pPr>
              <w:shd w:val="clear" w:color="auto" w:fill="FFFFFF" w:themeFill="background1"/>
            </w:pPr>
            <w:r w:rsidRPr="00D541E8">
              <w:t xml:space="preserve">7. Trouble concentrating on things, such as reading the newspaper or watching television </w:t>
            </w:r>
          </w:p>
        </w:tc>
        <w:tc>
          <w:tcPr>
            <w:tcW w:w="977" w:type="dxa"/>
            <w:tcBorders>
              <w:top w:val="single" w:sz="4" w:space="0" w:color="000000"/>
              <w:left w:val="nil"/>
              <w:bottom w:val="single" w:sz="4" w:space="0" w:color="000000"/>
              <w:right w:val="nil"/>
            </w:tcBorders>
            <w:vAlign w:val="center"/>
            <w:hideMark/>
          </w:tcPr>
          <w:p w14:paraId="6A3061E6" w14:textId="77777777" w:rsidR="0050782C" w:rsidRPr="00D541E8" w:rsidRDefault="0050782C" w:rsidP="002C71AA">
            <w:pPr>
              <w:shd w:val="clear" w:color="auto" w:fill="FFFFFF" w:themeFill="background1"/>
            </w:pPr>
            <w:r w:rsidRPr="00D541E8">
              <w:t xml:space="preserve">0 </w:t>
            </w:r>
          </w:p>
        </w:tc>
        <w:tc>
          <w:tcPr>
            <w:tcW w:w="840" w:type="dxa"/>
            <w:tcBorders>
              <w:top w:val="single" w:sz="4" w:space="0" w:color="000000"/>
              <w:left w:val="nil"/>
              <w:bottom w:val="single" w:sz="4" w:space="0" w:color="000000"/>
              <w:right w:val="nil"/>
            </w:tcBorders>
            <w:vAlign w:val="center"/>
            <w:hideMark/>
          </w:tcPr>
          <w:p w14:paraId="5D2895A9" w14:textId="77777777" w:rsidR="0050782C" w:rsidRPr="00D541E8" w:rsidRDefault="0050782C" w:rsidP="002C71AA">
            <w:pPr>
              <w:shd w:val="clear" w:color="auto" w:fill="FFFFFF" w:themeFill="background1"/>
            </w:pPr>
            <w:r w:rsidRPr="00D541E8">
              <w:t xml:space="preserve">1 </w:t>
            </w:r>
          </w:p>
        </w:tc>
        <w:tc>
          <w:tcPr>
            <w:tcW w:w="985" w:type="dxa"/>
            <w:tcBorders>
              <w:top w:val="single" w:sz="4" w:space="0" w:color="000000"/>
              <w:left w:val="nil"/>
              <w:bottom w:val="single" w:sz="4" w:space="0" w:color="000000"/>
              <w:right w:val="nil"/>
            </w:tcBorders>
            <w:vAlign w:val="center"/>
            <w:hideMark/>
          </w:tcPr>
          <w:p w14:paraId="79025DD1" w14:textId="77777777" w:rsidR="0050782C" w:rsidRPr="00D541E8" w:rsidRDefault="0050782C" w:rsidP="002C71AA">
            <w:pPr>
              <w:shd w:val="clear" w:color="auto" w:fill="FFFFFF" w:themeFill="background1"/>
            </w:pPr>
            <w:r w:rsidRPr="00D541E8">
              <w:t xml:space="preserve">2 </w:t>
            </w:r>
          </w:p>
        </w:tc>
        <w:tc>
          <w:tcPr>
            <w:tcW w:w="702" w:type="dxa"/>
            <w:tcBorders>
              <w:top w:val="single" w:sz="4" w:space="0" w:color="000000"/>
              <w:left w:val="nil"/>
              <w:bottom w:val="single" w:sz="4" w:space="0" w:color="000000"/>
              <w:right w:val="nil"/>
            </w:tcBorders>
            <w:vAlign w:val="center"/>
            <w:hideMark/>
          </w:tcPr>
          <w:p w14:paraId="6AD60A91" w14:textId="77777777" w:rsidR="0050782C" w:rsidRPr="00D541E8" w:rsidRDefault="0050782C" w:rsidP="002C71AA">
            <w:pPr>
              <w:shd w:val="clear" w:color="auto" w:fill="FFFFFF" w:themeFill="background1"/>
            </w:pPr>
            <w:r w:rsidRPr="00D541E8">
              <w:t xml:space="preserve">3 </w:t>
            </w:r>
          </w:p>
        </w:tc>
      </w:tr>
      <w:tr w:rsidR="0050782C" w:rsidRPr="00D541E8" w14:paraId="01FFB1BB" w14:textId="77777777" w:rsidTr="0050782C">
        <w:trPr>
          <w:trHeight w:val="766"/>
        </w:trPr>
        <w:tc>
          <w:tcPr>
            <w:tcW w:w="5566" w:type="dxa"/>
            <w:tcBorders>
              <w:top w:val="single" w:sz="4" w:space="0" w:color="000000"/>
              <w:left w:val="nil"/>
              <w:bottom w:val="single" w:sz="4" w:space="0" w:color="000000"/>
              <w:right w:val="nil"/>
            </w:tcBorders>
            <w:hideMark/>
          </w:tcPr>
          <w:p w14:paraId="79D28CC3" w14:textId="06BEDCAA" w:rsidR="0050782C" w:rsidRPr="00D541E8" w:rsidRDefault="0050782C" w:rsidP="002C71AA">
            <w:pPr>
              <w:shd w:val="clear" w:color="auto" w:fill="FFFFFF" w:themeFill="background1"/>
            </w:pPr>
            <w:r w:rsidRPr="00D541E8">
              <w:t>8. Moving or speaking so slowly that other people could have noticed?</w:t>
            </w:r>
            <w:r w:rsidR="009C63E8" w:rsidRPr="00D541E8">
              <w:t xml:space="preserve"> </w:t>
            </w:r>
            <w:r w:rsidRPr="00D541E8">
              <w:t xml:space="preserve">Or the opposite — being so fidgety or restless that you have been moving around a lot more than usual </w:t>
            </w:r>
          </w:p>
        </w:tc>
        <w:tc>
          <w:tcPr>
            <w:tcW w:w="977" w:type="dxa"/>
            <w:tcBorders>
              <w:top w:val="single" w:sz="4" w:space="0" w:color="000000"/>
              <w:left w:val="nil"/>
              <w:bottom w:val="single" w:sz="4" w:space="0" w:color="000000"/>
              <w:right w:val="nil"/>
            </w:tcBorders>
            <w:vAlign w:val="center"/>
            <w:hideMark/>
          </w:tcPr>
          <w:p w14:paraId="1D6F0216" w14:textId="77777777" w:rsidR="0050782C" w:rsidRPr="00D541E8" w:rsidRDefault="0050782C" w:rsidP="002C71AA">
            <w:pPr>
              <w:shd w:val="clear" w:color="auto" w:fill="FFFFFF" w:themeFill="background1"/>
            </w:pPr>
            <w:r w:rsidRPr="00D541E8">
              <w:t xml:space="preserve">0 </w:t>
            </w:r>
          </w:p>
        </w:tc>
        <w:tc>
          <w:tcPr>
            <w:tcW w:w="840" w:type="dxa"/>
            <w:tcBorders>
              <w:top w:val="single" w:sz="4" w:space="0" w:color="000000"/>
              <w:left w:val="nil"/>
              <w:bottom w:val="single" w:sz="4" w:space="0" w:color="000000"/>
              <w:right w:val="nil"/>
            </w:tcBorders>
            <w:vAlign w:val="center"/>
            <w:hideMark/>
          </w:tcPr>
          <w:p w14:paraId="46AFD98A" w14:textId="77777777" w:rsidR="0050782C" w:rsidRPr="00D541E8" w:rsidRDefault="0050782C" w:rsidP="002C71AA">
            <w:pPr>
              <w:shd w:val="clear" w:color="auto" w:fill="FFFFFF" w:themeFill="background1"/>
            </w:pPr>
            <w:r w:rsidRPr="00D541E8">
              <w:t xml:space="preserve">1 </w:t>
            </w:r>
          </w:p>
        </w:tc>
        <w:tc>
          <w:tcPr>
            <w:tcW w:w="985" w:type="dxa"/>
            <w:tcBorders>
              <w:top w:val="single" w:sz="4" w:space="0" w:color="000000"/>
              <w:left w:val="nil"/>
              <w:bottom w:val="single" w:sz="4" w:space="0" w:color="000000"/>
              <w:right w:val="nil"/>
            </w:tcBorders>
            <w:vAlign w:val="center"/>
            <w:hideMark/>
          </w:tcPr>
          <w:p w14:paraId="63394AEA" w14:textId="77777777" w:rsidR="0050782C" w:rsidRPr="00D541E8" w:rsidRDefault="0050782C" w:rsidP="002C71AA">
            <w:pPr>
              <w:shd w:val="clear" w:color="auto" w:fill="FFFFFF" w:themeFill="background1"/>
            </w:pPr>
            <w:r w:rsidRPr="00D541E8">
              <w:t xml:space="preserve">2 </w:t>
            </w:r>
          </w:p>
        </w:tc>
        <w:tc>
          <w:tcPr>
            <w:tcW w:w="702" w:type="dxa"/>
            <w:tcBorders>
              <w:top w:val="single" w:sz="4" w:space="0" w:color="000000"/>
              <w:left w:val="nil"/>
              <w:bottom w:val="single" w:sz="4" w:space="0" w:color="000000"/>
              <w:right w:val="nil"/>
            </w:tcBorders>
            <w:vAlign w:val="center"/>
            <w:hideMark/>
          </w:tcPr>
          <w:p w14:paraId="27FBCD4C" w14:textId="77777777" w:rsidR="0050782C" w:rsidRPr="00D541E8" w:rsidRDefault="0050782C" w:rsidP="002C71AA">
            <w:pPr>
              <w:shd w:val="clear" w:color="auto" w:fill="FFFFFF" w:themeFill="background1"/>
            </w:pPr>
            <w:r w:rsidRPr="00D541E8">
              <w:t xml:space="preserve">3 </w:t>
            </w:r>
          </w:p>
        </w:tc>
      </w:tr>
    </w:tbl>
    <w:p w14:paraId="49521399" w14:textId="40CBF271" w:rsidR="0050782C" w:rsidRPr="00D541E8" w:rsidRDefault="009C63E8" w:rsidP="002C71AA">
      <w:pPr>
        <w:shd w:val="clear" w:color="auto" w:fill="FFFFFF" w:themeFill="background1"/>
      </w:pPr>
      <w:r w:rsidRPr="00D541E8">
        <w:t xml:space="preserve">                                                       </w:t>
      </w:r>
      <w:r w:rsidR="0050782C" w:rsidRPr="00D541E8">
        <w:t>FOR OFFICE CODING</w:t>
      </w:r>
      <w:r w:rsidRPr="00D541E8">
        <w:t xml:space="preserve">  </w:t>
      </w:r>
      <w:r w:rsidR="0050782C" w:rsidRPr="00D541E8">
        <w:t xml:space="preserve"> 0</w:t>
      </w:r>
      <w:r w:rsidRPr="00D541E8">
        <w:t xml:space="preserve">   </w:t>
      </w:r>
      <w:r w:rsidR="0050782C" w:rsidRPr="00D541E8">
        <w:t>+ ______</w:t>
      </w:r>
      <w:r w:rsidRPr="00D541E8">
        <w:t xml:space="preserve"> </w:t>
      </w:r>
      <w:r w:rsidR="0050782C" w:rsidRPr="00D541E8">
        <w:t>+</w:t>
      </w:r>
      <w:r w:rsidRPr="00D541E8">
        <w:t xml:space="preserve"> </w:t>
      </w:r>
      <w:r w:rsidR="0050782C" w:rsidRPr="00D541E8">
        <w:t>______</w:t>
      </w:r>
      <w:r w:rsidRPr="00D541E8">
        <w:t xml:space="preserve"> </w:t>
      </w:r>
      <w:r w:rsidR="0050782C" w:rsidRPr="00D541E8">
        <w:t>+</w:t>
      </w:r>
      <w:r w:rsidRPr="00D541E8">
        <w:t xml:space="preserve"> </w:t>
      </w:r>
      <w:r w:rsidR="0050782C" w:rsidRPr="00D541E8">
        <w:t xml:space="preserve">______ </w:t>
      </w:r>
    </w:p>
    <w:p w14:paraId="6CC6A50E" w14:textId="5E3420C0" w:rsidR="0050782C" w:rsidRPr="00D541E8" w:rsidRDefault="0050782C" w:rsidP="002C71AA">
      <w:pPr>
        <w:shd w:val="clear" w:color="auto" w:fill="FFFFFF" w:themeFill="background1"/>
      </w:pPr>
      <w:r w:rsidRPr="00D541E8">
        <w:t>=Total Score:</w:t>
      </w:r>
      <w:r w:rsidR="009C63E8" w:rsidRPr="00D541E8">
        <w:t xml:space="preserve"> </w:t>
      </w:r>
      <w:r w:rsidRPr="00D541E8">
        <w:t xml:space="preserve">______ </w:t>
      </w:r>
    </w:p>
    <w:p w14:paraId="1BB6FE14" w14:textId="77777777" w:rsidR="0050782C" w:rsidRPr="00D541E8" w:rsidRDefault="0050782C" w:rsidP="002C71AA">
      <w:pPr>
        <w:shd w:val="clear" w:color="auto" w:fill="FFFFFF" w:themeFill="background1"/>
      </w:pPr>
    </w:p>
    <w:p w14:paraId="563DFFA2" w14:textId="77777777" w:rsidR="0050782C" w:rsidRPr="00D541E8" w:rsidRDefault="0050782C" w:rsidP="002C71AA">
      <w:pPr>
        <w:shd w:val="clear" w:color="auto" w:fill="FFFFFF" w:themeFill="background1"/>
      </w:pPr>
      <w:r w:rsidRPr="00D541E8">
        <w:t xml:space="preserve"> </w:t>
      </w:r>
      <w:r w:rsidRPr="00D541E8">
        <w:tab/>
        <w:t xml:space="preserve"> </w:t>
      </w:r>
      <w:r w:rsidRPr="00D541E8">
        <w:tab/>
        <w:t xml:space="preserve"> </w:t>
      </w:r>
      <w:r w:rsidRPr="00D541E8">
        <w:tab/>
        <w:t xml:space="preserve"> </w:t>
      </w:r>
      <w:r w:rsidRPr="00D541E8">
        <w:tab/>
        <w:t xml:space="preserve"> </w:t>
      </w:r>
    </w:p>
    <w:p w14:paraId="2384D6CD" w14:textId="37ECF472" w:rsidR="0050782C" w:rsidRPr="00D541E8" w:rsidRDefault="0050782C" w:rsidP="002C71AA">
      <w:pPr>
        <w:shd w:val="clear" w:color="auto" w:fill="FFFFFF" w:themeFill="background1"/>
      </w:pPr>
      <w:r w:rsidRPr="00D541E8">
        <w:rPr>
          <w:noProof/>
        </w:rPr>
        <mc:AlternateContent>
          <mc:Choice Requires="wpg">
            <w:drawing>
              <wp:inline distT="0" distB="0" distL="0" distR="0" wp14:anchorId="16E19C26" wp14:editId="1C7E64C7">
                <wp:extent cx="5758180" cy="3175"/>
                <wp:effectExtent l="0" t="0" r="4445"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3175"/>
                          <a:chOff x="0" y="0"/>
                          <a:chExt cx="57584" cy="30"/>
                        </a:xfrm>
                      </wpg:grpSpPr>
                      <wps:wsp>
                        <wps:cNvPr id="14" name="Shape 101767"/>
                        <wps:cNvSpPr>
                          <a:spLocks/>
                        </wps:cNvSpPr>
                        <wps:spPr bwMode="auto">
                          <a:xfrm>
                            <a:off x="0" y="0"/>
                            <a:ext cx="57584" cy="91"/>
                          </a:xfrm>
                          <a:custGeom>
                            <a:avLst/>
                            <a:gdLst>
                              <a:gd name="T0" fmla="*/ 0 w 5758435"/>
                              <a:gd name="T1" fmla="*/ 0 h 9144"/>
                              <a:gd name="T2" fmla="*/ 5758435 w 5758435"/>
                              <a:gd name="T3" fmla="*/ 0 h 9144"/>
                              <a:gd name="T4" fmla="*/ 5758435 w 5758435"/>
                              <a:gd name="T5" fmla="*/ 9144 h 9144"/>
                              <a:gd name="T6" fmla="*/ 0 w 5758435"/>
                              <a:gd name="T7" fmla="*/ 9144 h 9144"/>
                              <a:gd name="T8" fmla="*/ 0 w 5758435"/>
                              <a:gd name="T9" fmla="*/ 0 h 9144"/>
                              <a:gd name="T10" fmla="*/ 0 w 5758435"/>
                              <a:gd name="T11" fmla="*/ 0 h 9144"/>
                              <a:gd name="T12" fmla="*/ 5758435 w 5758435"/>
                              <a:gd name="T13" fmla="*/ 9144 h 9144"/>
                            </a:gdLst>
                            <a:ahLst/>
                            <a:cxnLst>
                              <a:cxn ang="0">
                                <a:pos x="T0" y="T1"/>
                              </a:cxn>
                              <a:cxn ang="0">
                                <a:pos x="T2" y="T3"/>
                              </a:cxn>
                              <a:cxn ang="0">
                                <a:pos x="T4" y="T5"/>
                              </a:cxn>
                              <a:cxn ang="0">
                                <a:pos x="T6" y="T7"/>
                              </a:cxn>
                              <a:cxn ang="0">
                                <a:pos x="T8" y="T9"/>
                              </a:cxn>
                            </a:cxnLst>
                            <a:rect l="T10" t="T11" r="T12" b="T13"/>
                            <a:pathLst>
                              <a:path w="5758435" h="9144">
                                <a:moveTo>
                                  <a:pt x="0" y="0"/>
                                </a:moveTo>
                                <a:lnTo>
                                  <a:pt x="5758435" y="0"/>
                                </a:lnTo>
                                <a:lnTo>
                                  <a:pt x="5758435"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1D00519A">
              <v:group id="Group 6" style="width:453.4pt;height:.25pt;mso-position-horizontal-relative:char;mso-position-vertical-relative:line" coordsize="57584,30" o:spid="_x0000_s1026" w14:anchorId="71272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">
                <v:shape id="Shape 101767" style="position:absolute;width:57584;height:91;visibility:visible;mso-wrap-style:square;v-text-anchor:top" coordsize="5758435,9144" o:spid="_x0000_s1027" fillcolor="black" stroked="f" strokeweight="0" path="m,l575843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">
                  <v:stroke miterlimit="83231f" joinstyle="miter"/>
                  <v:path textboxrect="0,0,5758435,9144" arrowok="t" o:connecttype="custom" o:connectlocs="0,0;57584,0;57584,91;0,91;0,0" o:connectangles="0,0,0,0,0"/>
                </v:shape>
                <w10:anchorlock/>
              </v:group>
            </w:pict>
          </mc:Fallback>
        </mc:AlternateContent>
      </w:r>
    </w:p>
    <w:p w14:paraId="3A312DFF" w14:textId="77777777" w:rsidR="0050782C" w:rsidRPr="00D541E8" w:rsidRDefault="0050782C" w:rsidP="002C71AA">
      <w:pPr>
        <w:shd w:val="clear" w:color="auto" w:fill="FFFFFF" w:themeFill="background1"/>
      </w:pPr>
      <w:r w:rsidRPr="00D541E8">
        <w:t xml:space="preserve">If you checked off any problems, how difficult have these problems made it for you to do your work, take care of things at home, or get along with other people? </w:t>
      </w:r>
    </w:p>
    <w:tbl>
      <w:tblPr>
        <w:tblStyle w:val="TableGrid0"/>
        <w:tblW w:w="7844" w:type="dxa"/>
        <w:tblInd w:w="927" w:type="dxa"/>
        <w:tblLook w:val="04A0" w:firstRow="1" w:lastRow="0" w:firstColumn="1" w:lastColumn="0" w:noHBand="0" w:noVBand="1"/>
      </w:tblPr>
      <w:tblGrid>
        <w:gridCol w:w="2281"/>
        <w:gridCol w:w="2399"/>
        <w:gridCol w:w="2160"/>
        <w:gridCol w:w="1004"/>
      </w:tblGrid>
      <w:tr w:rsidR="0050782C" w:rsidRPr="00D541E8" w14:paraId="38163A00" w14:textId="77777777" w:rsidTr="0050782C">
        <w:trPr>
          <w:trHeight w:val="636"/>
        </w:trPr>
        <w:tc>
          <w:tcPr>
            <w:tcW w:w="2281" w:type="dxa"/>
            <w:hideMark/>
          </w:tcPr>
          <w:p w14:paraId="0BBE59F8" w14:textId="7DFE20C2" w:rsidR="0050782C" w:rsidRPr="00D541E8" w:rsidRDefault="0050782C" w:rsidP="002C71AA">
            <w:pPr>
              <w:shd w:val="clear" w:color="auto" w:fill="FFFFFF" w:themeFill="background1"/>
            </w:pPr>
            <w:r w:rsidRPr="00D541E8">
              <w:t>Not difficult</w:t>
            </w:r>
            <w:r w:rsidR="009C63E8" w:rsidRPr="00D541E8">
              <w:t xml:space="preserve"> </w:t>
            </w:r>
            <w:r w:rsidRPr="00D541E8">
              <w:t xml:space="preserve">at all </w:t>
            </w:r>
          </w:p>
          <w:p w14:paraId="208E39C4" w14:textId="77777777" w:rsidR="0050782C" w:rsidRPr="00D541E8" w:rsidRDefault="0050782C" w:rsidP="002C71AA">
            <w:pPr>
              <w:shd w:val="clear" w:color="auto" w:fill="FFFFFF" w:themeFill="background1"/>
            </w:pPr>
            <w:r w:rsidRPr="00D541E8">
              <w:t xml:space="preserve">… </w:t>
            </w:r>
          </w:p>
        </w:tc>
        <w:tc>
          <w:tcPr>
            <w:tcW w:w="2399" w:type="dxa"/>
            <w:hideMark/>
          </w:tcPr>
          <w:p w14:paraId="0B4AD04D" w14:textId="232E445B" w:rsidR="0050782C" w:rsidRPr="00D541E8" w:rsidRDefault="0050782C" w:rsidP="002C71AA">
            <w:pPr>
              <w:shd w:val="clear" w:color="auto" w:fill="FFFFFF" w:themeFill="background1"/>
            </w:pPr>
            <w:r w:rsidRPr="00D541E8">
              <w:t>Somewhat</w:t>
            </w:r>
            <w:r w:rsidR="009C63E8" w:rsidRPr="00D541E8">
              <w:t xml:space="preserve"> </w:t>
            </w:r>
            <w:r w:rsidRPr="00D541E8">
              <w:t xml:space="preserve">difficult </w:t>
            </w:r>
          </w:p>
          <w:p w14:paraId="5025C102" w14:textId="77777777" w:rsidR="0050782C" w:rsidRPr="00D541E8" w:rsidRDefault="0050782C" w:rsidP="002C71AA">
            <w:pPr>
              <w:shd w:val="clear" w:color="auto" w:fill="FFFFFF" w:themeFill="background1"/>
            </w:pPr>
            <w:r w:rsidRPr="00D541E8">
              <w:t xml:space="preserve">… </w:t>
            </w:r>
          </w:p>
        </w:tc>
        <w:tc>
          <w:tcPr>
            <w:tcW w:w="2160" w:type="dxa"/>
            <w:hideMark/>
          </w:tcPr>
          <w:p w14:paraId="536A5BEB" w14:textId="6211C384" w:rsidR="0050782C" w:rsidRPr="00D541E8" w:rsidRDefault="0050782C" w:rsidP="002C71AA">
            <w:pPr>
              <w:shd w:val="clear" w:color="auto" w:fill="FFFFFF" w:themeFill="background1"/>
            </w:pPr>
            <w:r w:rsidRPr="00D541E8">
              <w:t>Very</w:t>
            </w:r>
            <w:r w:rsidR="009C63E8" w:rsidRPr="00D541E8">
              <w:t xml:space="preserve"> </w:t>
            </w:r>
            <w:r w:rsidRPr="00D541E8">
              <w:t xml:space="preserve">difficult </w:t>
            </w:r>
          </w:p>
          <w:p w14:paraId="32551951" w14:textId="77777777" w:rsidR="0050782C" w:rsidRPr="00D541E8" w:rsidRDefault="0050782C" w:rsidP="002C71AA">
            <w:pPr>
              <w:shd w:val="clear" w:color="auto" w:fill="FFFFFF" w:themeFill="background1"/>
            </w:pPr>
            <w:r w:rsidRPr="00D541E8">
              <w:t xml:space="preserve">… </w:t>
            </w:r>
          </w:p>
        </w:tc>
        <w:tc>
          <w:tcPr>
            <w:tcW w:w="1004" w:type="dxa"/>
            <w:hideMark/>
          </w:tcPr>
          <w:p w14:paraId="05B91531" w14:textId="687E6DC9" w:rsidR="0050782C" w:rsidRPr="00D541E8" w:rsidRDefault="0050782C" w:rsidP="002C71AA">
            <w:pPr>
              <w:shd w:val="clear" w:color="auto" w:fill="FFFFFF" w:themeFill="background1"/>
            </w:pPr>
            <w:r w:rsidRPr="00D541E8">
              <w:t>Extremely</w:t>
            </w:r>
            <w:r w:rsidR="009C63E8" w:rsidRPr="00D541E8">
              <w:t xml:space="preserve"> </w:t>
            </w:r>
            <w:r w:rsidRPr="00D541E8">
              <w:t xml:space="preserve">difficult </w:t>
            </w:r>
          </w:p>
          <w:p w14:paraId="286EA755" w14:textId="77777777" w:rsidR="0050782C" w:rsidRPr="00D541E8" w:rsidRDefault="0050782C" w:rsidP="002C71AA">
            <w:pPr>
              <w:shd w:val="clear" w:color="auto" w:fill="FFFFFF" w:themeFill="background1"/>
            </w:pPr>
            <w:r w:rsidRPr="00D541E8">
              <w:t xml:space="preserve">… </w:t>
            </w:r>
          </w:p>
        </w:tc>
      </w:tr>
    </w:tbl>
    <w:p w14:paraId="47BBEED6" w14:textId="35D53DED" w:rsidR="0050782C" w:rsidRPr="00D541E8" w:rsidRDefault="0050782C" w:rsidP="002C71AA">
      <w:pPr>
        <w:shd w:val="clear" w:color="auto" w:fill="FFFFFF" w:themeFill="background1"/>
      </w:pPr>
      <w:r w:rsidRPr="00D541E8">
        <w:rPr>
          <w:noProof/>
        </w:rPr>
        <mc:AlternateContent>
          <mc:Choice Requires="wpg">
            <w:drawing>
              <wp:inline distT="0" distB="0" distL="0" distR="0" wp14:anchorId="68301852" wp14:editId="179E7AAF">
                <wp:extent cx="5771515" cy="6350"/>
                <wp:effectExtent l="0" t="0" r="635"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1515" cy="6350"/>
                          <a:chOff x="0" y="0"/>
                          <a:chExt cx="57713" cy="60"/>
                        </a:xfrm>
                      </wpg:grpSpPr>
                      <wps:wsp>
                        <wps:cNvPr id="16" name="Shape 101769"/>
                        <wps:cNvSpPr>
                          <a:spLocks/>
                        </wps:cNvSpPr>
                        <wps:spPr bwMode="auto">
                          <a:xfrm>
                            <a:off x="0" y="0"/>
                            <a:ext cx="14478" cy="91"/>
                          </a:xfrm>
                          <a:custGeom>
                            <a:avLst/>
                            <a:gdLst>
                              <a:gd name="T0" fmla="*/ 0 w 1447800"/>
                              <a:gd name="T1" fmla="*/ 0 h 9144"/>
                              <a:gd name="T2" fmla="*/ 1447800 w 1447800"/>
                              <a:gd name="T3" fmla="*/ 0 h 9144"/>
                              <a:gd name="T4" fmla="*/ 1447800 w 1447800"/>
                              <a:gd name="T5" fmla="*/ 9144 h 9144"/>
                              <a:gd name="T6" fmla="*/ 0 w 1447800"/>
                              <a:gd name="T7" fmla="*/ 9144 h 9144"/>
                              <a:gd name="T8" fmla="*/ 0 w 1447800"/>
                              <a:gd name="T9" fmla="*/ 0 h 9144"/>
                              <a:gd name="T10" fmla="*/ 0 w 1447800"/>
                              <a:gd name="T11" fmla="*/ 0 h 9144"/>
                              <a:gd name="T12" fmla="*/ 1447800 w 1447800"/>
                              <a:gd name="T13" fmla="*/ 9144 h 9144"/>
                            </a:gdLst>
                            <a:ahLst/>
                            <a:cxnLst>
                              <a:cxn ang="0">
                                <a:pos x="T0" y="T1"/>
                              </a:cxn>
                              <a:cxn ang="0">
                                <a:pos x="T2" y="T3"/>
                              </a:cxn>
                              <a:cxn ang="0">
                                <a:pos x="T4" y="T5"/>
                              </a:cxn>
                              <a:cxn ang="0">
                                <a:pos x="T6" y="T7"/>
                              </a:cxn>
                              <a:cxn ang="0">
                                <a:pos x="T8" y="T9"/>
                              </a:cxn>
                            </a:cxnLst>
                            <a:rect l="T10" t="T11" r="T12" b="T13"/>
                            <a:pathLst>
                              <a:path w="1447800" h="9144">
                                <a:moveTo>
                                  <a:pt x="0" y="0"/>
                                </a:moveTo>
                                <a:lnTo>
                                  <a:pt x="1447800" y="0"/>
                                </a:lnTo>
                                <a:lnTo>
                                  <a:pt x="1447800"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101770"/>
                        <wps:cNvSpPr>
                          <a:spLocks/>
                        </wps:cNvSpPr>
                        <wps:spPr bwMode="auto">
                          <a:xfrm>
                            <a:off x="14394" y="0"/>
                            <a:ext cx="14501" cy="91"/>
                          </a:xfrm>
                          <a:custGeom>
                            <a:avLst/>
                            <a:gdLst>
                              <a:gd name="T0" fmla="*/ 0 w 1450086"/>
                              <a:gd name="T1" fmla="*/ 0 h 9144"/>
                              <a:gd name="T2" fmla="*/ 1450086 w 1450086"/>
                              <a:gd name="T3" fmla="*/ 0 h 9144"/>
                              <a:gd name="T4" fmla="*/ 1450086 w 1450086"/>
                              <a:gd name="T5" fmla="*/ 9144 h 9144"/>
                              <a:gd name="T6" fmla="*/ 0 w 1450086"/>
                              <a:gd name="T7" fmla="*/ 9144 h 9144"/>
                              <a:gd name="T8" fmla="*/ 0 w 1450086"/>
                              <a:gd name="T9" fmla="*/ 0 h 9144"/>
                              <a:gd name="T10" fmla="*/ 0 w 1450086"/>
                              <a:gd name="T11" fmla="*/ 0 h 9144"/>
                              <a:gd name="T12" fmla="*/ 1450086 w 1450086"/>
                              <a:gd name="T13" fmla="*/ 9144 h 9144"/>
                            </a:gdLst>
                            <a:ahLst/>
                            <a:cxnLst>
                              <a:cxn ang="0">
                                <a:pos x="T0" y="T1"/>
                              </a:cxn>
                              <a:cxn ang="0">
                                <a:pos x="T2" y="T3"/>
                              </a:cxn>
                              <a:cxn ang="0">
                                <a:pos x="T4" y="T5"/>
                              </a:cxn>
                              <a:cxn ang="0">
                                <a:pos x="T6" y="T7"/>
                              </a:cxn>
                              <a:cxn ang="0">
                                <a:pos x="T8" y="T9"/>
                              </a:cxn>
                            </a:cxnLst>
                            <a:rect l="T10" t="T11" r="T12" b="T13"/>
                            <a:pathLst>
                              <a:path w="1450086" h="9144">
                                <a:moveTo>
                                  <a:pt x="0" y="0"/>
                                </a:moveTo>
                                <a:lnTo>
                                  <a:pt x="1450086" y="0"/>
                                </a:lnTo>
                                <a:lnTo>
                                  <a:pt x="145008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101771"/>
                        <wps:cNvSpPr>
                          <a:spLocks/>
                        </wps:cNvSpPr>
                        <wps:spPr bwMode="auto">
                          <a:xfrm>
                            <a:off x="28803" y="0"/>
                            <a:ext cx="14501" cy="91"/>
                          </a:xfrm>
                          <a:custGeom>
                            <a:avLst/>
                            <a:gdLst>
                              <a:gd name="T0" fmla="*/ 0 w 1450086"/>
                              <a:gd name="T1" fmla="*/ 0 h 9144"/>
                              <a:gd name="T2" fmla="*/ 1450086 w 1450086"/>
                              <a:gd name="T3" fmla="*/ 0 h 9144"/>
                              <a:gd name="T4" fmla="*/ 1450086 w 1450086"/>
                              <a:gd name="T5" fmla="*/ 9144 h 9144"/>
                              <a:gd name="T6" fmla="*/ 0 w 1450086"/>
                              <a:gd name="T7" fmla="*/ 9144 h 9144"/>
                              <a:gd name="T8" fmla="*/ 0 w 1450086"/>
                              <a:gd name="T9" fmla="*/ 0 h 9144"/>
                              <a:gd name="T10" fmla="*/ 0 w 1450086"/>
                              <a:gd name="T11" fmla="*/ 0 h 9144"/>
                              <a:gd name="T12" fmla="*/ 1450086 w 1450086"/>
                              <a:gd name="T13" fmla="*/ 9144 h 9144"/>
                            </a:gdLst>
                            <a:ahLst/>
                            <a:cxnLst>
                              <a:cxn ang="0">
                                <a:pos x="T0" y="T1"/>
                              </a:cxn>
                              <a:cxn ang="0">
                                <a:pos x="T2" y="T3"/>
                              </a:cxn>
                              <a:cxn ang="0">
                                <a:pos x="T4" y="T5"/>
                              </a:cxn>
                              <a:cxn ang="0">
                                <a:pos x="T6" y="T7"/>
                              </a:cxn>
                              <a:cxn ang="0">
                                <a:pos x="T8" y="T9"/>
                              </a:cxn>
                            </a:cxnLst>
                            <a:rect l="T10" t="T11" r="T12" b="T13"/>
                            <a:pathLst>
                              <a:path w="1450086" h="9144">
                                <a:moveTo>
                                  <a:pt x="0" y="0"/>
                                </a:moveTo>
                                <a:lnTo>
                                  <a:pt x="1450086" y="0"/>
                                </a:lnTo>
                                <a:lnTo>
                                  <a:pt x="145008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 name="Shape 101772"/>
                        <wps:cNvSpPr>
                          <a:spLocks/>
                        </wps:cNvSpPr>
                        <wps:spPr bwMode="auto">
                          <a:xfrm>
                            <a:off x="43213" y="0"/>
                            <a:ext cx="14500" cy="91"/>
                          </a:xfrm>
                          <a:custGeom>
                            <a:avLst/>
                            <a:gdLst>
                              <a:gd name="T0" fmla="*/ 0 w 1450086"/>
                              <a:gd name="T1" fmla="*/ 0 h 9144"/>
                              <a:gd name="T2" fmla="*/ 1450086 w 1450086"/>
                              <a:gd name="T3" fmla="*/ 0 h 9144"/>
                              <a:gd name="T4" fmla="*/ 1450086 w 1450086"/>
                              <a:gd name="T5" fmla="*/ 9144 h 9144"/>
                              <a:gd name="T6" fmla="*/ 0 w 1450086"/>
                              <a:gd name="T7" fmla="*/ 9144 h 9144"/>
                              <a:gd name="T8" fmla="*/ 0 w 1450086"/>
                              <a:gd name="T9" fmla="*/ 0 h 9144"/>
                              <a:gd name="T10" fmla="*/ 0 w 1450086"/>
                              <a:gd name="T11" fmla="*/ 0 h 9144"/>
                              <a:gd name="T12" fmla="*/ 1450086 w 1450086"/>
                              <a:gd name="T13" fmla="*/ 9144 h 9144"/>
                            </a:gdLst>
                            <a:ahLst/>
                            <a:cxnLst>
                              <a:cxn ang="0">
                                <a:pos x="T0" y="T1"/>
                              </a:cxn>
                              <a:cxn ang="0">
                                <a:pos x="T2" y="T3"/>
                              </a:cxn>
                              <a:cxn ang="0">
                                <a:pos x="T4" y="T5"/>
                              </a:cxn>
                              <a:cxn ang="0">
                                <a:pos x="T6" y="T7"/>
                              </a:cxn>
                              <a:cxn ang="0">
                                <a:pos x="T8" y="T9"/>
                              </a:cxn>
                            </a:cxnLst>
                            <a:rect l="T10" t="T11" r="T12" b="T13"/>
                            <a:pathLst>
                              <a:path w="1450086" h="9144">
                                <a:moveTo>
                                  <a:pt x="0" y="0"/>
                                </a:moveTo>
                                <a:lnTo>
                                  <a:pt x="1450086" y="0"/>
                                </a:lnTo>
                                <a:lnTo>
                                  <a:pt x="145008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747BD8A2">
              <v:group id="Group 1" style="width:454.45pt;height:.5pt;mso-position-horizontal-relative:char;mso-position-vertical-relative:line" coordsize="57713,60" o:spid="_x0000_s1026" w14:anchorId="04AC80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">
                <v:shape id="Shape 101769" style="position:absolute;width:14478;height:91;visibility:visible;mso-wrap-style:square;v-text-anchor:top" coordsize="1447800,9144" o:spid="_x0000_s1027" fillcolor="black" stroked="f" strokeweight="0" path="m,l144780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">
                  <v:stroke miterlimit="83231f" joinstyle="miter"/>
                  <v:path textboxrect="0,0,1447800,9144" arrowok="t" o:connecttype="custom" o:connectlocs="0,0;14478,0;14478,91;0,91;0,0" o:connectangles="0,0,0,0,0"/>
                </v:shape>
                <v:shape id="Shape 101770" style="position:absolute;left:14394;width:14501;height:91;visibility:visible;mso-wrap-style:square;v-text-anchor:top" coordsize="1450086,9144" o:spid="_x0000_s1028" fillcolor="black" stroked="f" strokeweight="0" path="m,l145008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">
                  <v:stroke miterlimit="83231f" joinstyle="miter"/>
                  <v:path textboxrect="0,0,1450086,9144" arrowok="t" o:connecttype="custom" o:connectlocs="0,0;14501,0;14501,91;0,91;0,0" o:connectangles="0,0,0,0,0"/>
                </v:shape>
                <v:shape id="Shape 101771" style="position:absolute;left:28803;width:14501;height:91;visibility:visible;mso-wrap-style:square;v-text-anchor:top" coordsize="1450086,9144" o:spid="_x0000_s1029" fillcolor="black" stroked="f" strokeweight="0" path="m,l145008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">
                  <v:stroke miterlimit="83231f" joinstyle="miter"/>
                  <v:path textboxrect="0,0,1450086,9144" arrowok="t" o:connecttype="custom" o:connectlocs="0,0;14501,0;14501,91;0,91;0,0" o:connectangles="0,0,0,0,0"/>
                </v:shape>
                <v:shape id="Shape 101772" style="position:absolute;left:43213;width:14500;height:91;visibility:visible;mso-wrap-style:square;v-text-anchor:top" coordsize="1450086,9144" o:spid="_x0000_s1030" fillcolor="black" stroked="f" strokeweight="0" path="m,l145008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">
                  <v:stroke miterlimit="83231f" joinstyle="miter"/>
                  <v:path textboxrect="0,0,1450086,9144" arrowok="t" o:connecttype="custom" o:connectlocs="0,0;14500,0;14500,91;0,91;0,0" o:connectangles="0,0,0,0,0"/>
                </v:shape>
                <w10:anchorlock/>
              </v:group>
            </w:pict>
          </mc:Fallback>
        </mc:AlternateContent>
      </w:r>
    </w:p>
    <w:p w14:paraId="0FC6639C" w14:textId="77777777" w:rsidR="0050782C" w:rsidRPr="00D541E8" w:rsidRDefault="0050782C" w:rsidP="002C71AA">
      <w:pPr>
        <w:shd w:val="clear" w:color="auto" w:fill="FFFFFF" w:themeFill="background1"/>
      </w:pPr>
    </w:p>
    <w:p w14:paraId="48E7FF4F" w14:textId="07934DDF" w:rsidR="0050782C" w:rsidRPr="00D541E8" w:rsidRDefault="0050782C" w:rsidP="002C71AA">
      <w:pPr>
        <w:shd w:val="clear" w:color="auto" w:fill="FFFFFF" w:themeFill="background1"/>
      </w:pPr>
      <w:r w:rsidRPr="00D541E8">
        <w:t>Developed by Drs. Robert L. Spitzer, Janet B.W. Williams, Kurt Kroenke and colleagues, with an educational grant from Pfizer Inc</w:t>
      </w:r>
      <w:r w:rsidR="008A3074" w:rsidRPr="00D541E8">
        <w:t>.</w:t>
      </w:r>
      <w:r w:rsidR="009C63E8" w:rsidRPr="00D541E8">
        <w:t xml:space="preserve"> </w:t>
      </w:r>
      <w:r w:rsidRPr="00D541E8">
        <w:t xml:space="preserve">No permission required to reproduce, translate, display or distribute. </w:t>
      </w:r>
      <w:r w:rsidRPr="00D541E8">
        <w:tab/>
      </w:r>
      <w:r w:rsidR="009C63E8" w:rsidRPr="00D541E8">
        <w:t xml:space="preserve"> </w:t>
      </w:r>
      <w:r w:rsidRPr="00D541E8">
        <w:t xml:space="preserve"> </w:t>
      </w:r>
    </w:p>
    <w:p w14:paraId="5187C64A" w14:textId="77777777" w:rsidR="004C6863" w:rsidRPr="00D541E8" w:rsidRDefault="004C6863" w:rsidP="002C71AA">
      <w:pPr>
        <w:shd w:val="clear" w:color="auto" w:fill="FFFFFF" w:themeFill="background1"/>
      </w:pPr>
    </w:p>
    <w:p w14:paraId="073A56EA" w14:textId="6286340D" w:rsidR="0050782C" w:rsidRPr="00D541E8" w:rsidRDefault="0050782C" w:rsidP="002C71AA">
      <w:pPr>
        <w:shd w:val="clear" w:color="auto" w:fill="FFFFFF" w:themeFill="background1"/>
      </w:pPr>
      <w:r w:rsidRPr="00D541E8">
        <w:t xml:space="preserve"> </w:t>
      </w:r>
    </w:p>
    <w:p w14:paraId="06A58CE6" w14:textId="77777777" w:rsidR="00307578" w:rsidRPr="00D541E8" w:rsidRDefault="00307578" w:rsidP="002C71AA">
      <w:pPr>
        <w:shd w:val="clear" w:color="auto" w:fill="FFFFFF" w:themeFill="background1"/>
        <w:rPr>
          <w:b/>
          <w:bCs/>
        </w:rPr>
      </w:pPr>
      <w:r w:rsidRPr="00D541E8">
        <w:rPr>
          <w:b/>
          <w:bCs/>
        </w:rPr>
        <w:t xml:space="preserve">Generalized Anxiety Disorder 7-item (GAD-7) scale </w:t>
      </w:r>
    </w:p>
    <w:p w14:paraId="181B0CCD" w14:textId="77777777" w:rsidR="00307578" w:rsidRPr="00D541E8" w:rsidRDefault="00307578" w:rsidP="002C71AA">
      <w:pPr>
        <w:shd w:val="clear" w:color="auto" w:fill="FFFFFF" w:themeFill="background1"/>
      </w:pPr>
      <w:r w:rsidRPr="00D541E8">
        <w:t xml:space="preserve"> </w:t>
      </w:r>
    </w:p>
    <w:tbl>
      <w:tblPr>
        <w:tblStyle w:val="TableGrid0"/>
        <w:tblW w:w="9498" w:type="dxa"/>
        <w:tblInd w:w="-69" w:type="dxa"/>
        <w:tblCellMar>
          <w:top w:w="90" w:type="dxa"/>
          <w:right w:w="65" w:type="dxa"/>
        </w:tblCellMar>
        <w:tblLook w:val="04A0" w:firstRow="1" w:lastRow="0" w:firstColumn="1" w:lastColumn="0" w:noHBand="0" w:noVBand="1"/>
      </w:tblPr>
      <w:tblGrid>
        <w:gridCol w:w="4989"/>
        <w:gridCol w:w="1044"/>
        <w:gridCol w:w="1082"/>
        <w:gridCol w:w="1262"/>
        <w:gridCol w:w="1121"/>
      </w:tblGrid>
      <w:tr w:rsidR="00397B0D" w:rsidRPr="00D541E8" w14:paraId="089303EC" w14:textId="77777777" w:rsidTr="00307578">
        <w:trPr>
          <w:trHeight w:val="709"/>
        </w:trPr>
        <w:tc>
          <w:tcPr>
            <w:tcW w:w="4989" w:type="dxa"/>
            <w:tcBorders>
              <w:top w:val="single" w:sz="4" w:space="0" w:color="000000"/>
              <w:left w:val="single" w:sz="4" w:space="0" w:color="000000"/>
              <w:bottom w:val="nil"/>
              <w:right w:val="nil"/>
            </w:tcBorders>
            <w:hideMark/>
          </w:tcPr>
          <w:p w14:paraId="60C6E59E" w14:textId="4F5E7577" w:rsidR="00307578" w:rsidRPr="00D541E8" w:rsidRDefault="00307578" w:rsidP="002C71AA">
            <w:pPr>
              <w:shd w:val="clear" w:color="auto" w:fill="FFFFFF" w:themeFill="background1"/>
            </w:pPr>
            <w:r w:rsidRPr="00D541E8">
              <w:t>Over the last 2 weeks, how often have you been bothered by the following problems?</w:t>
            </w:r>
            <w:r w:rsidR="009C63E8" w:rsidRPr="00D541E8">
              <w:t xml:space="preserve"> </w:t>
            </w:r>
          </w:p>
        </w:tc>
        <w:tc>
          <w:tcPr>
            <w:tcW w:w="1044" w:type="dxa"/>
            <w:tcBorders>
              <w:top w:val="single" w:sz="4" w:space="0" w:color="000000"/>
              <w:left w:val="nil"/>
              <w:bottom w:val="nil"/>
              <w:right w:val="nil"/>
            </w:tcBorders>
            <w:hideMark/>
          </w:tcPr>
          <w:p w14:paraId="4963D3BC" w14:textId="5EB3B1F0" w:rsidR="00307578" w:rsidRPr="00D541E8" w:rsidRDefault="00307578" w:rsidP="002C71AA">
            <w:pPr>
              <w:shd w:val="clear" w:color="auto" w:fill="FFFFFF" w:themeFill="background1"/>
            </w:pPr>
            <w:r w:rsidRPr="00D541E8">
              <w:t>Not at all sure</w:t>
            </w:r>
            <w:r w:rsidR="009C63E8" w:rsidRPr="00D541E8">
              <w:t xml:space="preserve"> </w:t>
            </w:r>
          </w:p>
        </w:tc>
        <w:tc>
          <w:tcPr>
            <w:tcW w:w="1082" w:type="dxa"/>
            <w:tcBorders>
              <w:top w:val="single" w:sz="4" w:space="0" w:color="000000"/>
              <w:left w:val="nil"/>
              <w:bottom w:val="nil"/>
              <w:right w:val="nil"/>
            </w:tcBorders>
            <w:hideMark/>
          </w:tcPr>
          <w:p w14:paraId="15BEBE5F" w14:textId="5195218E" w:rsidR="00307578" w:rsidRPr="00D541E8" w:rsidRDefault="00307578" w:rsidP="002C71AA">
            <w:pPr>
              <w:shd w:val="clear" w:color="auto" w:fill="FFFFFF" w:themeFill="background1"/>
            </w:pPr>
            <w:r w:rsidRPr="00D541E8">
              <w:t>Several days</w:t>
            </w:r>
            <w:r w:rsidR="009C63E8" w:rsidRPr="00D541E8">
              <w:t xml:space="preserve"> </w:t>
            </w:r>
          </w:p>
        </w:tc>
        <w:tc>
          <w:tcPr>
            <w:tcW w:w="1262" w:type="dxa"/>
            <w:tcBorders>
              <w:top w:val="single" w:sz="4" w:space="0" w:color="000000"/>
              <w:left w:val="nil"/>
              <w:bottom w:val="nil"/>
              <w:right w:val="nil"/>
            </w:tcBorders>
            <w:hideMark/>
          </w:tcPr>
          <w:p w14:paraId="519A0BA4" w14:textId="4F024014" w:rsidR="00307578" w:rsidRPr="00D541E8" w:rsidRDefault="00307578" w:rsidP="002C71AA">
            <w:pPr>
              <w:shd w:val="clear" w:color="auto" w:fill="FFFFFF" w:themeFill="background1"/>
            </w:pPr>
            <w:r w:rsidRPr="00D541E8">
              <w:t>Over half the days</w:t>
            </w:r>
            <w:r w:rsidR="009C63E8" w:rsidRPr="00D541E8">
              <w:t xml:space="preserve"> </w:t>
            </w:r>
          </w:p>
        </w:tc>
        <w:tc>
          <w:tcPr>
            <w:tcW w:w="1121" w:type="dxa"/>
            <w:tcBorders>
              <w:top w:val="single" w:sz="4" w:space="0" w:color="000000"/>
              <w:left w:val="nil"/>
              <w:bottom w:val="nil"/>
              <w:right w:val="single" w:sz="4" w:space="0" w:color="000000"/>
            </w:tcBorders>
            <w:hideMark/>
          </w:tcPr>
          <w:p w14:paraId="1DBD7736" w14:textId="3C3AF069" w:rsidR="00307578" w:rsidRPr="00D541E8" w:rsidRDefault="00307578" w:rsidP="002C71AA">
            <w:pPr>
              <w:shd w:val="clear" w:color="auto" w:fill="FFFFFF" w:themeFill="background1"/>
            </w:pPr>
            <w:r w:rsidRPr="00D541E8">
              <w:t>Nearly every day</w:t>
            </w:r>
            <w:r w:rsidR="009C63E8" w:rsidRPr="00D541E8">
              <w:t xml:space="preserve"> </w:t>
            </w:r>
          </w:p>
        </w:tc>
      </w:tr>
      <w:tr w:rsidR="000B1070" w:rsidRPr="00D541E8" w14:paraId="50405C1C" w14:textId="77777777" w:rsidTr="00307578">
        <w:trPr>
          <w:trHeight w:val="499"/>
        </w:trPr>
        <w:tc>
          <w:tcPr>
            <w:tcW w:w="4989" w:type="dxa"/>
            <w:tcBorders>
              <w:top w:val="nil"/>
              <w:left w:val="single" w:sz="4" w:space="0" w:color="000000"/>
              <w:bottom w:val="nil"/>
              <w:right w:val="nil"/>
            </w:tcBorders>
            <w:vAlign w:val="center"/>
            <w:hideMark/>
          </w:tcPr>
          <w:p w14:paraId="0B0A3C25" w14:textId="4B6E3581" w:rsidR="00307578" w:rsidRPr="00D541E8" w:rsidRDefault="00307578" w:rsidP="002C71AA">
            <w:pPr>
              <w:shd w:val="clear" w:color="auto" w:fill="FFFFFF" w:themeFill="background1"/>
            </w:pPr>
            <w:r w:rsidRPr="00D541E8">
              <w:t>1.</w:t>
            </w:r>
            <w:r w:rsidR="009C63E8" w:rsidRPr="00D541E8">
              <w:t xml:space="preserve"> </w:t>
            </w:r>
            <w:r w:rsidRPr="00D541E8">
              <w:t>Feeling nervous, anxious, or on edge</w:t>
            </w:r>
            <w:r w:rsidR="009C63E8" w:rsidRPr="00D541E8">
              <w:t xml:space="preserve"> </w:t>
            </w:r>
          </w:p>
        </w:tc>
        <w:tc>
          <w:tcPr>
            <w:tcW w:w="1044" w:type="dxa"/>
            <w:hideMark/>
          </w:tcPr>
          <w:p w14:paraId="22B20EE4" w14:textId="5E216064" w:rsidR="00307578" w:rsidRPr="00D541E8" w:rsidRDefault="00307578" w:rsidP="002C71AA">
            <w:pPr>
              <w:shd w:val="clear" w:color="auto" w:fill="FFFFFF" w:themeFill="background1"/>
            </w:pPr>
            <w:r w:rsidRPr="00D541E8">
              <w:t>0</w:t>
            </w:r>
            <w:r w:rsidR="009C63E8" w:rsidRPr="00D541E8">
              <w:t xml:space="preserve"> </w:t>
            </w:r>
          </w:p>
        </w:tc>
        <w:tc>
          <w:tcPr>
            <w:tcW w:w="1082" w:type="dxa"/>
            <w:hideMark/>
          </w:tcPr>
          <w:p w14:paraId="23F20431" w14:textId="41956677" w:rsidR="00307578" w:rsidRPr="00D541E8" w:rsidRDefault="00307578" w:rsidP="002C71AA">
            <w:pPr>
              <w:shd w:val="clear" w:color="auto" w:fill="FFFFFF" w:themeFill="background1"/>
            </w:pPr>
            <w:r w:rsidRPr="00D541E8">
              <w:t>1</w:t>
            </w:r>
            <w:r w:rsidR="009C63E8" w:rsidRPr="00D541E8">
              <w:t xml:space="preserve"> </w:t>
            </w:r>
          </w:p>
        </w:tc>
        <w:tc>
          <w:tcPr>
            <w:tcW w:w="1262" w:type="dxa"/>
            <w:hideMark/>
          </w:tcPr>
          <w:p w14:paraId="16978A98" w14:textId="696DDA54" w:rsidR="00307578" w:rsidRPr="00D541E8" w:rsidRDefault="00307578" w:rsidP="002C71AA">
            <w:pPr>
              <w:shd w:val="clear" w:color="auto" w:fill="FFFFFF" w:themeFill="background1"/>
            </w:pPr>
            <w:r w:rsidRPr="00D541E8">
              <w:t>2</w:t>
            </w:r>
            <w:r w:rsidR="009C63E8" w:rsidRPr="00D541E8">
              <w:t xml:space="preserve"> </w:t>
            </w:r>
          </w:p>
        </w:tc>
        <w:tc>
          <w:tcPr>
            <w:tcW w:w="1121" w:type="dxa"/>
            <w:tcBorders>
              <w:top w:val="nil"/>
              <w:left w:val="nil"/>
              <w:bottom w:val="nil"/>
              <w:right w:val="single" w:sz="4" w:space="0" w:color="000000"/>
            </w:tcBorders>
            <w:hideMark/>
          </w:tcPr>
          <w:p w14:paraId="4EACA4F0" w14:textId="42EABA8E" w:rsidR="00307578" w:rsidRPr="00D541E8" w:rsidRDefault="00307578" w:rsidP="002C71AA">
            <w:pPr>
              <w:shd w:val="clear" w:color="auto" w:fill="FFFFFF" w:themeFill="background1"/>
            </w:pPr>
            <w:r w:rsidRPr="00D541E8">
              <w:t>3</w:t>
            </w:r>
            <w:r w:rsidR="009C63E8" w:rsidRPr="00D541E8">
              <w:t xml:space="preserve"> </w:t>
            </w:r>
          </w:p>
        </w:tc>
      </w:tr>
      <w:tr w:rsidR="000B1070" w:rsidRPr="00D541E8" w14:paraId="2E30438D" w14:textId="77777777" w:rsidTr="00307578">
        <w:trPr>
          <w:trHeight w:val="534"/>
        </w:trPr>
        <w:tc>
          <w:tcPr>
            <w:tcW w:w="4989" w:type="dxa"/>
            <w:tcBorders>
              <w:top w:val="nil"/>
              <w:left w:val="single" w:sz="4" w:space="0" w:color="000000"/>
              <w:bottom w:val="nil"/>
              <w:right w:val="nil"/>
            </w:tcBorders>
            <w:vAlign w:val="center"/>
            <w:hideMark/>
          </w:tcPr>
          <w:p w14:paraId="501A7E9B" w14:textId="0870DCA9" w:rsidR="00307578" w:rsidRPr="00D541E8" w:rsidRDefault="00307578" w:rsidP="002C71AA">
            <w:pPr>
              <w:shd w:val="clear" w:color="auto" w:fill="FFFFFF" w:themeFill="background1"/>
            </w:pPr>
            <w:r w:rsidRPr="00D541E8">
              <w:t>2.</w:t>
            </w:r>
            <w:r w:rsidR="009C63E8" w:rsidRPr="00D541E8">
              <w:t xml:space="preserve"> </w:t>
            </w:r>
            <w:r w:rsidRPr="00D541E8">
              <w:t>Not being able to stop or control worrying</w:t>
            </w:r>
            <w:r w:rsidR="009C63E8" w:rsidRPr="00D541E8">
              <w:t xml:space="preserve"> </w:t>
            </w:r>
          </w:p>
        </w:tc>
        <w:tc>
          <w:tcPr>
            <w:tcW w:w="1044" w:type="dxa"/>
            <w:vAlign w:val="center"/>
            <w:hideMark/>
          </w:tcPr>
          <w:p w14:paraId="2377D162" w14:textId="32C5F3E0" w:rsidR="00307578" w:rsidRPr="00D541E8" w:rsidRDefault="00307578" w:rsidP="002C71AA">
            <w:pPr>
              <w:shd w:val="clear" w:color="auto" w:fill="FFFFFF" w:themeFill="background1"/>
            </w:pPr>
            <w:r w:rsidRPr="00D541E8">
              <w:t>0</w:t>
            </w:r>
            <w:r w:rsidR="009C63E8" w:rsidRPr="00D541E8">
              <w:t xml:space="preserve"> </w:t>
            </w:r>
          </w:p>
        </w:tc>
        <w:tc>
          <w:tcPr>
            <w:tcW w:w="1082" w:type="dxa"/>
            <w:vAlign w:val="center"/>
            <w:hideMark/>
          </w:tcPr>
          <w:p w14:paraId="46A8649C" w14:textId="2D563D46" w:rsidR="00307578" w:rsidRPr="00D541E8" w:rsidRDefault="00307578" w:rsidP="002C71AA">
            <w:pPr>
              <w:shd w:val="clear" w:color="auto" w:fill="FFFFFF" w:themeFill="background1"/>
            </w:pPr>
            <w:r w:rsidRPr="00D541E8">
              <w:t>1</w:t>
            </w:r>
            <w:r w:rsidR="009C63E8" w:rsidRPr="00D541E8">
              <w:t xml:space="preserve"> </w:t>
            </w:r>
          </w:p>
        </w:tc>
        <w:tc>
          <w:tcPr>
            <w:tcW w:w="1262" w:type="dxa"/>
            <w:vAlign w:val="center"/>
            <w:hideMark/>
          </w:tcPr>
          <w:p w14:paraId="45287D81" w14:textId="303AA8BD" w:rsidR="00307578" w:rsidRPr="00D541E8" w:rsidRDefault="00307578" w:rsidP="002C71AA">
            <w:pPr>
              <w:shd w:val="clear" w:color="auto" w:fill="FFFFFF" w:themeFill="background1"/>
            </w:pPr>
            <w:r w:rsidRPr="00D541E8">
              <w:t>2</w:t>
            </w:r>
            <w:r w:rsidR="009C63E8" w:rsidRPr="00D541E8">
              <w:t xml:space="preserve"> </w:t>
            </w:r>
          </w:p>
        </w:tc>
        <w:tc>
          <w:tcPr>
            <w:tcW w:w="1121" w:type="dxa"/>
            <w:tcBorders>
              <w:top w:val="nil"/>
              <w:left w:val="nil"/>
              <w:bottom w:val="nil"/>
              <w:right w:val="single" w:sz="4" w:space="0" w:color="000000"/>
            </w:tcBorders>
            <w:vAlign w:val="center"/>
            <w:hideMark/>
          </w:tcPr>
          <w:p w14:paraId="3D63869E" w14:textId="19A1A4F3" w:rsidR="00307578" w:rsidRPr="00D541E8" w:rsidRDefault="00307578" w:rsidP="002C71AA">
            <w:pPr>
              <w:shd w:val="clear" w:color="auto" w:fill="FFFFFF" w:themeFill="background1"/>
            </w:pPr>
            <w:r w:rsidRPr="00D541E8">
              <w:t>3</w:t>
            </w:r>
            <w:r w:rsidR="009C63E8" w:rsidRPr="00D541E8">
              <w:t xml:space="preserve"> </w:t>
            </w:r>
          </w:p>
        </w:tc>
      </w:tr>
      <w:tr w:rsidR="000B1070" w:rsidRPr="00D541E8" w14:paraId="72F628B3" w14:textId="77777777" w:rsidTr="00307578">
        <w:trPr>
          <w:trHeight w:val="534"/>
        </w:trPr>
        <w:tc>
          <w:tcPr>
            <w:tcW w:w="4989" w:type="dxa"/>
            <w:tcBorders>
              <w:top w:val="nil"/>
              <w:left w:val="single" w:sz="4" w:space="0" w:color="000000"/>
              <w:bottom w:val="nil"/>
              <w:right w:val="nil"/>
            </w:tcBorders>
            <w:vAlign w:val="center"/>
            <w:hideMark/>
          </w:tcPr>
          <w:p w14:paraId="0C9C3E22" w14:textId="71FCFE10" w:rsidR="00307578" w:rsidRPr="00D541E8" w:rsidRDefault="00307578" w:rsidP="002C71AA">
            <w:pPr>
              <w:shd w:val="clear" w:color="auto" w:fill="FFFFFF" w:themeFill="background1"/>
            </w:pPr>
            <w:r w:rsidRPr="00D541E8">
              <w:t>3.</w:t>
            </w:r>
            <w:r w:rsidR="009C63E8" w:rsidRPr="00D541E8">
              <w:t xml:space="preserve"> </w:t>
            </w:r>
            <w:r w:rsidRPr="00D541E8">
              <w:t>Worrying too much about different things</w:t>
            </w:r>
            <w:r w:rsidR="009C63E8" w:rsidRPr="00D541E8">
              <w:t xml:space="preserve"> </w:t>
            </w:r>
          </w:p>
        </w:tc>
        <w:tc>
          <w:tcPr>
            <w:tcW w:w="1044" w:type="dxa"/>
            <w:vAlign w:val="center"/>
            <w:hideMark/>
          </w:tcPr>
          <w:p w14:paraId="610863E2" w14:textId="0151EE72" w:rsidR="00307578" w:rsidRPr="00D541E8" w:rsidRDefault="00307578" w:rsidP="002C71AA">
            <w:pPr>
              <w:shd w:val="clear" w:color="auto" w:fill="FFFFFF" w:themeFill="background1"/>
            </w:pPr>
            <w:r w:rsidRPr="00D541E8">
              <w:t>0</w:t>
            </w:r>
            <w:r w:rsidR="009C63E8" w:rsidRPr="00D541E8">
              <w:t xml:space="preserve"> </w:t>
            </w:r>
          </w:p>
        </w:tc>
        <w:tc>
          <w:tcPr>
            <w:tcW w:w="1082" w:type="dxa"/>
            <w:vAlign w:val="center"/>
            <w:hideMark/>
          </w:tcPr>
          <w:p w14:paraId="19ECC486" w14:textId="79CB9636" w:rsidR="00307578" w:rsidRPr="00D541E8" w:rsidRDefault="00307578" w:rsidP="002C71AA">
            <w:pPr>
              <w:shd w:val="clear" w:color="auto" w:fill="FFFFFF" w:themeFill="background1"/>
            </w:pPr>
            <w:r w:rsidRPr="00D541E8">
              <w:t>1</w:t>
            </w:r>
            <w:r w:rsidR="009C63E8" w:rsidRPr="00D541E8">
              <w:t xml:space="preserve"> </w:t>
            </w:r>
          </w:p>
        </w:tc>
        <w:tc>
          <w:tcPr>
            <w:tcW w:w="1262" w:type="dxa"/>
            <w:vAlign w:val="center"/>
            <w:hideMark/>
          </w:tcPr>
          <w:p w14:paraId="2B3BFFFA" w14:textId="6C4F259A" w:rsidR="00307578" w:rsidRPr="00D541E8" w:rsidRDefault="00307578" w:rsidP="002C71AA">
            <w:pPr>
              <w:shd w:val="clear" w:color="auto" w:fill="FFFFFF" w:themeFill="background1"/>
            </w:pPr>
            <w:r w:rsidRPr="00D541E8">
              <w:t>2</w:t>
            </w:r>
            <w:r w:rsidR="009C63E8" w:rsidRPr="00D541E8">
              <w:t xml:space="preserve"> </w:t>
            </w:r>
          </w:p>
        </w:tc>
        <w:tc>
          <w:tcPr>
            <w:tcW w:w="1121" w:type="dxa"/>
            <w:tcBorders>
              <w:top w:val="nil"/>
              <w:left w:val="nil"/>
              <w:bottom w:val="nil"/>
              <w:right w:val="single" w:sz="4" w:space="0" w:color="000000"/>
            </w:tcBorders>
            <w:vAlign w:val="center"/>
            <w:hideMark/>
          </w:tcPr>
          <w:p w14:paraId="37D7F59C" w14:textId="63A3CB1B" w:rsidR="00307578" w:rsidRPr="00D541E8" w:rsidRDefault="00307578" w:rsidP="002C71AA">
            <w:pPr>
              <w:shd w:val="clear" w:color="auto" w:fill="FFFFFF" w:themeFill="background1"/>
            </w:pPr>
            <w:r w:rsidRPr="00D541E8">
              <w:t>3</w:t>
            </w:r>
            <w:r w:rsidR="009C63E8" w:rsidRPr="00D541E8">
              <w:t xml:space="preserve"> </w:t>
            </w:r>
          </w:p>
        </w:tc>
      </w:tr>
      <w:tr w:rsidR="000B1070" w:rsidRPr="00D541E8" w14:paraId="1E90B8A4" w14:textId="77777777" w:rsidTr="00307578">
        <w:trPr>
          <w:trHeight w:val="534"/>
        </w:trPr>
        <w:tc>
          <w:tcPr>
            <w:tcW w:w="4989" w:type="dxa"/>
            <w:tcBorders>
              <w:top w:val="nil"/>
              <w:left w:val="single" w:sz="4" w:space="0" w:color="000000"/>
              <w:bottom w:val="nil"/>
              <w:right w:val="nil"/>
            </w:tcBorders>
            <w:vAlign w:val="center"/>
            <w:hideMark/>
          </w:tcPr>
          <w:p w14:paraId="688462B8" w14:textId="7145648E" w:rsidR="00307578" w:rsidRPr="00D541E8" w:rsidRDefault="00307578" w:rsidP="002C71AA">
            <w:pPr>
              <w:shd w:val="clear" w:color="auto" w:fill="FFFFFF" w:themeFill="background1"/>
            </w:pPr>
            <w:r w:rsidRPr="00D541E8">
              <w:t>4.</w:t>
            </w:r>
            <w:r w:rsidR="009C63E8" w:rsidRPr="00D541E8">
              <w:t xml:space="preserve"> </w:t>
            </w:r>
            <w:r w:rsidRPr="00D541E8">
              <w:t>Trouble relaxing</w:t>
            </w:r>
            <w:r w:rsidR="009C63E8" w:rsidRPr="00D541E8">
              <w:t xml:space="preserve"> </w:t>
            </w:r>
          </w:p>
        </w:tc>
        <w:tc>
          <w:tcPr>
            <w:tcW w:w="1044" w:type="dxa"/>
            <w:vAlign w:val="center"/>
            <w:hideMark/>
          </w:tcPr>
          <w:p w14:paraId="39CC2B40" w14:textId="51677DED" w:rsidR="00307578" w:rsidRPr="00D541E8" w:rsidRDefault="00307578" w:rsidP="002C71AA">
            <w:pPr>
              <w:shd w:val="clear" w:color="auto" w:fill="FFFFFF" w:themeFill="background1"/>
            </w:pPr>
            <w:r w:rsidRPr="00D541E8">
              <w:t>0</w:t>
            </w:r>
            <w:r w:rsidR="009C63E8" w:rsidRPr="00D541E8">
              <w:t xml:space="preserve"> </w:t>
            </w:r>
          </w:p>
        </w:tc>
        <w:tc>
          <w:tcPr>
            <w:tcW w:w="1082" w:type="dxa"/>
            <w:vAlign w:val="center"/>
            <w:hideMark/>
          </w:tcPr>
          <w:p w14:paraId="68A3FA22" w14:textId="3DBBDB21" w:rsidR="00307578" w:rsidRPr="00D541E8" w:rsidRDefault="00307578" w:rsidP="002C71AA">
            <w:pPr>
              <w:shd w:val="clear" w:color="auto" w:fill="FFFFFF" w:themeFill="background1"/>
            </w:pPr>
            <w:r w:rsidRPr="00D541E8">
              <w:t>1</w:t>
            </w:r>
            <w:r w:rsidR="009C63E8" w:rsidRPr="00D541E8">
              <w:t xml:space="preserve"> </w:t>
            </w:r>
          </w:p>
        </w:tc>
        <w:tc>
          <w:tcPr>
            <w:tcW w:w="1262" w:type="dxa"/>
            <w:vAlign w:val="center"/>
            <w:hideMark/>
          </w:tcPr>
          <w:p w14:paraId="75BFD9EB" w14:textId="20444799" w:rsidR="00307578" w:rsidRPr="00D541E8" w:rsidRDefault="00307578" w:rsidP="002C71AA">
            <w:pPr>
              <w:shd w:val="clear" w:color="auto" w:fill="FFFFFF" w:themeFill="background1"/>
            </w:pPr>
            <w:r w:rsidRPr="00D541E8">
              <w:t>2</w:t>
            </w:r>
            <w:r w:rsidR="009C63E8" w:rsidRPr="00D541E8">
              <w:t xml:space="preserve"> </w:t>
            </w:r>
          </w:p>
        </w:tc>
        <w:tc>
          <w:tcPr>
            <w:tcW w:w="1121" w:type="dxa"/>
            <w:tcBorders>
              <w:top w:val="nil"/>
              <w:left w:val="nil"/>
              <w:bottom w:val="nil"/>
              <w:right w:val="single" w:sz="4" w:space="0" w:color="000000"/>
            </w:tcBorders>
            <w:vAlign w:val="center"/>
            <w:hideMark/>
          </w:tcPr>
          <w:p w14:paraId="5C17F7F7" w14:textId="7BBEA126" w:rsidR="00307578" w:rsidRPr="00D541E8" w:rsidRDefault="00307578" w:rsidP="002C71AA">
            <w:pPr>
              <w:shd w:val="clear" w:color="auto" w:fill="FFFFFF" w:themeFill="background1"/>
            </w:pPr>
            <w:r w:rsidRPr="00D541E8">
              <w:t>3</w:t>
            </w:r>
            <w:r w:rsidR="009C63E8" w:rsidRPr="00D541E8">
              <w:t xml:space="preserve"> </w:t>
            </w:r>
          </w:p>
        </w:tc>
      </w:tr>
      <w:tr w:rsidR="000B1070" w:rsidRPr="00D541E8" w14:paraId="0673E79E" w14:textId="77777777" w:rsidTr="00307578">
        <w:trPr>
          <w:trHeight w:val="534"/>
        </w:trPr>
        <w:tc>
          <w:tcPr>
            <w:tcW w:w="4989" w:type="dxa"/>
            <w:tcBorders>
              <w:top w:val="nil"/>
              <w:left w:val="single" w:sz="4" w:space="0" w:color="000000"/>
              <w:bottom w:val="nil"/>
              <w:right w:val="nil"/>
            </w:tcBorders>
            <w:vAlign w:val="center"/>
            <w:hideMark/>
          </w:tcPr>
          <w:p w14:paraId="3108335C" w14:textId="0EDBE961" w:rsidR="00307578" w:rsidRPr="00D541E8" w:rsidRDefault="00307578" w:rsidP="002C71AA">
            <w:pPr>
              <w:shd w:val="clear" w:color="auto" w:fill="FFFFFF" w:themeFill="background1"/>
            </w:pPr>
            <w:r w:rsidRPr="00D541E8">
              <w:t>5.</w:t>
            </w:r>
            <w:r w:rsidR="009C63E8" w:rsidRPr="00D541E8">
              <w:t xml:space="preserve"> </w:t>
            </w:r>
            <w:r w:rsidRPr="00D541E8">
              <w:t>Being so restless that it's hard to sit still</w:t>
            </w:r>
            <w:r w:rsidR="009C63E8" w:rsidRPr="00D541E8">
              <w:t xml:space="preserve"> </w:t>
            </w:r>
          </w:p>
        </w:tc>
        <w:tc>
          <w:tcPr>
            <w:tcW w:w="1044" w:type="dxa"/>
            <w:vAlign w:val="center"/>
            <w:hideMark/>
          </w:tcPr>
          <w:p w14:paraId="22A72AB6" w14:textId="5F27B2AC" w:rsidR="00307578" w:rsidRPr="00D541E8" w:rsidRDefault="00307578" w:rsidP="002C71AA">
            <w:pPr>
              <w:shd w:val="clear" w:color="auto" w:fill="FFFFFF" w:themeFill="background1"/>
            </w:pPr>
            <w:r w:rsidRPr="00D541E8">
              <w:t>0</w:t>
            </w:r>
            <w:r w:rsidR="009C63E8" w:rsidRPr="00D541E8">
              <w:t xml:space="preserve"> </w:t>
            </w:r>
          </w:p>
        </w:tc>
        <w:tc>
          <w:tcPr>
            <w:tcW w:w="1082" w:type="dxa"/>
            <w:vAlign w:val="center"/>
            <w:hideMark/>
          </w:tcPr>
          <w:p w14:paraId="021E5D3D" w14:textId="088FABA5" w:rsidR="00307578" w:rsidRPr="00D541E8" w:rsidRDefault="00307578" w:rsidP="002C71AA">
            <w:pPr>
              <w:shd w:val="clear" w:color="auto" w:fill="FFFFFF" w:themeFill="background1"/>
            </w:pPr>
            <w:r w:rsidRPr="00D541E8">
              <w:t>1</w:t>
            </w:r>
            <w:r w:rsidR="009C63E8" w:rsidRPr="00D541E8">
              <w:t xml:space="preserve"> </w:t>
            </w:r>
          </w:p>
        </w:tc>
        <w:tc>
          <w:tcPr>
            <w:tcW w:w="1262" w:type="dxa"/>
            <w:vAlign w:val="center"/>
            <w:hideMark/>
          </w:tcPr>
          <w:p w14:paraId="61EBADD2" w14:textId="645D1D23" w:rsidR="00307578" w:rsidRPr="00D541E8" w:rsidRDefault="00307578" w:rsidP="002C71AA">
            <w:pPr>
              <w:shd w:val="clear" w:color="auto" w:fill="FFFFFF" w:themeFill="background1"/>
            </w:pPr>
            <w:r w:rsidRPr="00D541E8">
              <w:t>2</w:t>
            </w:r>
            <w:r w:rsidR="009C63E8" w:rsidRPr="00D541E8">
              <w:t xml:space="preserve"> </w:t>
            </w:r>
          </w:p>
        </w:tc>
        <w:tc>
          <w:tcPr>
            <w:tcW w:w="1121" w:type="dxa"/>
            <w:tcBorders>
              <w:top w:val="nil"/>
              <w:left w:val="nil"/>
              <w:bottom w:val="nil"/>
              <w:right w:val="single" w:sz="4" w:space="0" w:color="000000"/>
            </w:tcBorders>
            <w:vAlign w:val="center"/>
            <w:hideMark/>
          </w:tcPr>
          <w:p w14:paraId="29784821" w14:textId="51789759" w:rsidR="00307578" w:rsidRPr="00D541E8" w:rsidRDefault="00307578" w:rsidP="002C71AA">
            <w:pPr>
              <w:shd w:val="clear" w:color="auto" w:fill="FFFFFF" w:themeFill="background1"/>
            </w:pPr>
            <w:r w:rsidRPr="00D541E8">
              <w:t>3</w:t>
            </w:r>
            <w:r w:rsidR="009C63E8" w:rsidRPr="00D541E8">
              <w:t xml:space="preserve"> </w:t>
            </w:r>
          </w:p>
        </w:tc>
      </w:tr>
      <w:tr w:rsidR="000B1070" w:rsidRPr="00D541E8" w14:paraId="422FBEC6" w14:textId="77777777" w:rsidTr="00307578">
        <w:trPr>
          <w:trHeight w:val="533"/>
        </w:trPr>
        <w:tc>
          <w:tcPr>
            <w:tcW w:w="4989" w:type="dxa"/>
            <w:tcBorders>
              <w:top w:val="nil"/>
              <w:left w:val="single" w:sz="4" w:space="0" w:color="000000"/>
              <w:bottom w:val="nil"/>
              <w:right w:val="nil"/>
            </w:tcBorders>
            <w:vAlign w:val="center"/>
            <w:hideMark/>
          </w:tcPr>
          <w:p w14:paraId="278952C5" w14:textId="12C9441C" w:rsidR="00307578" w:rsidRPr="00D541E8" w:rsidRDefault="00307578" w:rsidP="002C71AA">
            <w:pPr>
              <w:shd w:val="clear" w:color="auto" w:fill="FFFFFF" w:themeFill="background1"/>
            </w:pPr>
            <w:r w:rsidRPr="00D541E8">
              <w:t>6.</w:t>
            </w:r>
            <w:r w:rsidR="009C63E8" w:rsidRPr="00D541E8">
              <w:t xml:space="preserve"> </w:t>
            </w:r>
            <w:r w:rsidRPr="00D541E8">
              <w:t>Becoming easily annoyed or irritable</w:t>
            </w:r>
            <w:r w:rsidR="009C63E8" w:rsidRPr="00D541E8">
              <w:t xml:space="preserve"> </w:t>
            </w:r>
          </w:p>
        </w:tc>
        <w:tc>
          <w:tcPr>
            <w:tcW w:w="1044" w:type="dxa"/>
            <w:vAlign w:val="center"/>
            <w:hideMark/>
          </w:tcPr>
          <w:p w14:paraId="5A391626" w14:textId="06617CE5" w:rsidR="00307578" w:rsidRPr="00D541E8" w:rsidRDefault="00307578" w:rsidP="002C71AA">
            <w:pPr>
              <w:shd w:val="clear" w:color="auto" w:fill="FFFFFF" w:themeFill="background1"/>
            </w:pPr>
            <w:r w:rsidRPr="00D541E8">
              <w:t>0</w:t>
            </w:r>
            <w:r w:rsidR="009C63E8" w:rsidRPr="00D541E8">
              <w:t xml:space="preserve"> </w:t>
            </w:r>
          </w:p>
        </w:tc>
        <w:tc>
          <w:tcPr>
            <w:tcW w:w="1082" w:type="dxa"/>
            <w:vAlign w:val="center"/>
            <w:hideMark/>
          </w:tcPr>
          <w:p w14:paraId="5B138DB0" w14:textId="72AA5BA8" w:rsidR="00307578" w:rsidRPr="00D541E8" w:rsidRDefault="00307578" w:rsidP="002C71AA">
            <w:pPr>
              <w:shd w:val="clear" w:color="auto" w:fill="FFFFFF" w:themeFill="background1"/>
            </w:pPr>
            <w:r w:rsidRPr="00D541E8">
              <w:t>1</w:t>
            </w:r>
            <w:r w:rsidR="009C63E8" w:rsidRPr="00D541E8">
              <w:t xml:space="preserve"> </w:t>
            </w:r>
          </w:p>
        </w:tc>
        <w:tc>
          <w:tcPr>
            <w:tcW w:w="1262" w:type="dxa"/>
            <w:vAlign w:val="center"/>
            <w:hideMark/>
          </w:tcPr>
          <w:p w14:paraId="182F89A2" w14:textId="518A7E76" w:rsidR="00307578" w:rsidRPr="00D541E8" w:rsidRDefault="00307578" w:rsidP="002C71AA">
            <w:pPr>
              <w:shd w:val="clear" w:color="auto" w:fill="FFFFFF" w:themeFill="background1"/>
            </w:pPr>
            <w:r w:rsidRPr="00D541E8">
              <w:t>2</w:t>
            </w:r>
            <w:r w:rsidR="009C63E8" w:rsidRPr="00D541E8">
              <w:t xml:space="preserve"> </w:t>
            </w:r>
          </w:p>
        </w:tc>
        <w:tc>
          <w:tcPr>
            <w:tcW w:w="1121" w:type="dxa"/>
            <w:tcBorders>
              <w:top w:val="nil"/>
              <w:left w:val="nil"/>
              <w:bottom w:val="nil"/>
              <w:right w:val="single" w:sz="4" w:space="0" w:color="000000"/>
            </w:tcBorders>
            <w:vAlign w:val="center"/>
            <w:hideMark/>
          </w:tcPr>
          <w:p w14:paraId="72BFC685" w14:textId="45321BEA" w:rsidR="00307578" w:rsidRPr="00D541E8" w:rsidRDefault="00307578" w:rsidP="002C71AA">
            <w:pPr>
              <w:shd w:val="clear" w:color="auto" w:fill="FFFFFF" w:themeFill="background1"/>
            </w:pPr>
            <w:r w:rsidRPr="00D541E8">
              <w:t>3</w:t>
            </w:r>
            <w:r w:rsidR="009C63E8" w:rsidRPr="00D541E8">
              <w:t xml:space="preserve"> </w:t>
            </w:r>
          </w:p>
        </w:tc>
      </w:tr>
      <w:tr w:rsidR="002375C7" w:rsidRPr="00D541E8" w14:paraId="71C71211" w14:textId="77777777" w:rsidTr="00307578">
        <w:trPr>
          <w:trHeight w:val="697"/>
        </w:trPr>
        <w:tc>
          <w:tcPr>
            <w:tcW w:w="4989" w:type="dxa"/>
            <w:vMerge w:val="restart"/>
            <w:tcBorders>
              <w:top w:val="nil"/>
              <w:left w:val="single" w:sz="4" w:space="0" w:color="000000"/>
              <w:bottom w:val="single" w:sz="4" w:space="0" w:color="000000"/>
              <w:right w:val="nil"/>
            </w:tcBorders>
            <w:vAlign w:val="center"/>
            <w:hideMark/>
          </w:tcPr>
          <w:p w14:paraId="3CB67F7B" w14:textId="637F013E" w:rsidR="00307578" w:rsidRPr="00D541E8" w:rsidRDefault="00307578" w:rsidP="002C71AA">
            <w:pPr>
              <w:shd w:val="clear" w:color="auto" w:fill="FFFFFF" w:themeFill="background1"/>
            </w:pPr>
            <w:r w:rsidRPr="00D541E8">
              <w:t>7.</w:t>
            </w:r>
            <w:r w:rsidR="009C63E8" w:rsidRPr="00D541E8">
              <w:t xml:space="preserve"> </w:t>
            </w:r>
            <w:r w:rsidRPr="00D541E8">
              <w:t>Feeling afraid as if something awful might happen</w:t>
            </w:r>
            <w:r w:rsidR="009C63E8" w:rsidRPr="00D541E8">
              <w:t xml:space="preserve"> </w:t>
            </w:r>
          </w:p>
          <w:p w14:paraId="40456B73" w14:textId="77777777" w:rsidR="00307578" w:rsidRPr="00D541E8" w:rsidRDefault="00307578" w:rsidP="002C71AA">
            <w:pPr>
              <w:shd w:val="clear" w:color="auto" w:fill="FFFFFF" w:themeFill="background1"/>
            </w:pPr>
            <w:r w:rsidRPr="00D541E8">
              <w:t xml:space="preserve">Add the score for each column </w:t>
            </w:r>
          </w:p>
          <w:p w14:paraId="4237E57B" w14:textId="77777777" w:rsidR="00307578" w:rsidRPr="00D541E8" w:rsidRDefault="00307578" w:rsidP="002C71AA">
            <w:pPr>
              <w:shd w:val="clear" w:color="auto" w:fill="FFFFFF" w:themeFill="background1"/>
            </w:pPr>
            <w:r w:rsidRPr="00D541E8">
              <w:t xml:space="preserve">Total Score (add your column scores) = </w:t>
            </w:r>
          </w:p>
        </w:tc>
        <w:tc>
          <w:tcPr>
            <w:tcW w:w="1044" w:type="dxa"/>
            <w:tcBorders>
              <w:top w:val="nil"/>
              <w:left w:val="nil"/>
              <w:bottom w:val="single" w:sz="8" w:space="0" w:color="000000"/>
              <w:right w:val="nil"/>
            </w:tcBorders>
            <w:vAlign w:val="center"/>
            <w:hideMark/>
          </w:tcPr>
          <w:p w14:paraId="756B7D31" w14:textId="5FFD9B68" w:rsidR="00307578" w:rsidRPr="00D541E8" w:rsidRDefault="00307578" w:rsidP="002C71AA">
            <w:pPr>
              <w:shd w:val="clear" w:color="auto" w:fill="FFFFFF" w:themeFill="background1"/>
            </w:pPr>
            <w:r w:rsidRPr="00D541E8">
              <w:t>0</w:t>
            </w:r>
            <w:r w:rsidR="009C63E8" w:rsidRPr="00D541E8">
              <w:t xml:space="preserve"> </w:t>
            </w:r>
          </w:p>
        </w:tc>
        <w:tc>
          <w:tcPr>
            <w:tcW w:w="1082" w:type="dxa"/>
            <w:tcBorders>
              <w:top w:val="nil"/>
              <w:left w:val="nil"/>
              <w:bottom w:val="single" w:sz="8" w:space="0" w:color="000000"/>
              <w:right w:val="nil"/>
            </w:tcBorders>
            <w:vAlign w:val="center"/>
            <w:hideMark/>
          </w:tcPr>
          <w:p w14:paraId="37AEB504" w14:textId="708B515D" w:rsidR="00307578" w:rsidRPr="00D541E8" w:rsidRDefault="00307578" w:rsidP="002C71AA">
            <w:pPr>
              <w:shd w:val="clear" w:color="auto" w:fill="FFFFFF" w:themeFill="background1"/>
            </w:pPr>
            <w:r w:rsidRPr="00D541E8">
              <w:t>1</w:t>
            </w:r>
            <w:r w:rsidR="009C63E8" w:rsidRPr="00D541E8">
              <w:t xml:space="preserve"> </w:t>
            </w:r>
          </w:p>
        </w:tc>
        <w:tc>
          <w:tcPr>
            <w:tcW w:w="1262" w:type="dxa"/>
            <w:tcBorders>
              <w:top w:val="nil"/>
              <w:left w:val="nil"/>
              <w:bottom w:val="single" w:sz="8" w:space="0" w:color="000000"/>
              <w:right w:val="nil"/>
            </w:tcBorders>
            <w:vAlign w:val="center"/>
            <w:hideMark/>
          </w:tcPr>
          <w:p w14:paraId="446329CD" w14:textId="193DD7E6" w:rsidR="00307578" w:rsidRPr="00D541E8" w:rsidRDefault="00307578" w:rsidP="002C71AA">
            <w:pPr>
              <w:shd w:val="clear" w:color="auto" w:fill="FFFFFF" w:themeFill="background1"/>
            </w:pPr>
            <w:r w:rsidRPr="00D541E8">
              <w:t>2</w:t>
            </w:r>
            <w:r w:rsidR="009C63E8" w:rsidRPr="00D541E8">
              <w:t xml:space="preserve"> </w:t>
            </w:r>
          </w:p>
        </w:tc>
        <w:tc>
          <w:tcPr>
            <w:tcW w:w="1121" w:type="dxa"/>
            <w:tcBorders>
              <w:top w:val="nil"/>
              <w:left w:val="nil"/>
              <w:bottom w:val="single" w:sz="8" w:space="0" w:color="000000"/>
              <w:right w:val="single" w:sz="4" w:space="0" w:color="000000"/>
            </w:tcBorders>
            <w:vAlign w:val="center"/>
            <w:hideMark/>
          </w:tcPr>
          <w:p w14:paraId="2B478506" w14:textId="62565EFA" w:rsidR="00307578" w:rsidRPr="00D541E8" w:rsidRDefault="00307578" w:rsidP="002C71AA">
            <w:pPr>
              <w:shd w:val="clear" w:color="auto" w:fill="FFFFFF" w:themeFill="background1"/>
            </w:pPr>
            <w:r w:rsidRPr="00D541E8">
              <w:t>3</w:t>
            </w:r>
            <w:r w:rsidR="009C63E8" w:rsidRPr="00D541E8">
              <w:t xml:space="preserve"> </w:t>
            </w:r>
          </w:p>
        </w:tc>
      </w:tr>
      <w:tr w:rsidR="002375C7" w:rsidRPr="00D541E8" w14:paraId="0665FDFE" w14:textId="77777777" w:rsidTr="00307578">
        <w:trPr>
          <w:trHeight w:val="547"/>
        </w:trPr>
        <w:tc>
          <w:tcPr>
            <w:tcW w:w="0" w:type="auto"/>
            <w:vMerge/>
            <w:tcBorders>
              <w:top w:val="nil"/>
              <w:left w:val="single" w:sz="4" w:space="0" w:color="000000"/>
              <w:bottom w:val="single" w:sz="4" w:space="0" w:color="000000"/>
              <w:right w:val="nil"/>
            </w:tcBorders>
            <w:vAlign w:val="center"/>
            <w:hideMark/>
          </w:tcPr>
          <w:p w14:paraId="7D0CFCAD" w14:textId="77777777" w:rsidR="00307578" w:rsidRPr="00D541E8" w:rsidRDefault="00307578" w:rsidP="002C71AA">
            <w:pPr>
              <w:shd w:val="clear" w:color="auto" w:fill="FFFFFF" w:themeFill="background1"/>
            </w:pPr>
          </w:p>
        </w:tc>
        <w:tc>
          <w:tcPr>
            <w:tcW w:w="1044" w:type="dxa"/>
            <w:tcBorders>
              <w:top w:val="single" w:sz="8" w:space="0" w:color="000000"/>
              <w:left w:val="nil"/>
              <w:bottom w:val="single" w:sz="4" w:space="0" w:color="000000"/>
              <w:right w:val="nil"/>
            </w:tcBorders>
            <w:vAlign w:val="center"/>
            <w:hideMark/>
          </w:tcPr>
          <w:p w14:paraId="76466544" w14:textId="77777777" w:rsidR="00307578" w:rsidRPr="00D541E8" w:rsidRDefault="00307578" w:rsidP="002C71AA">
            <w:pPr>
              <w:shd w:val="clear" w:color="auto" w:fill="FFFFFF" w:themeFill="background1"/>
            </w:pPr>
            <w:r w:rsidRPr="00D541E8">
              <w:t xml:space="preserve"> + </w:t>
            </w:r>
          </w:p>
        </w:tc>
        <w:tc>
          <w:tcPr>
            <w:tcW w:w="1082" w:type="dxa"/>
            <w:tcBorders>
              <w:top w:val="single" w:sz="8" w:space="0" w:color="000000"/>
              <w:left w:val="nil"/>
              <w:bottom w:val="single" w:sz="4" w:space="0" w:color="000000"/>
              <w:right w:val="nil"/>
            </w:tcBorders>
            <w:vAlign w:val="center"/>
            <w:hideMark/>
          </w:tcPr>
          <w:p w14:paraId="05A7DB9E" w14:textId="77777777" w:rsidR="00307578" w:rsidRPr="00D541E8" w:rsidRDefault="00307578" w:rsidP="002C71AA">
            <w:pPr>
              <w:shd w:val="clear" w:color="auto" w:fill="FFFFFF" w:themeFill="background1"/>
            </w:pPr>
            <w:r w:rsidRPr="00D541E8">
              <w:t xml:space="preserve">+ </w:t>
            </w:r>
          </w:p>
        </w:tc>
        <w:tc>
          <w:tcPr>
            <w:tcW w:w="1262" w:type="dxa"/>
            <w:tcBorders>
              <w:top w:val="single" w:sz="8" w:space="0" w:color="000000"/>
              <w:left w:val="nil"/>
              <w:bottom w:val="single" w:sz="4" w:space="0" w:color="000000"/>
              <w:right w:val="nil"/>
            </w:tcBorders>
            <w:vAlign w:val="center"/>
            <w:hideMark/>
          </w:tcPr>
          <w:p w14:paraId="13A0DDE5" w14:textId="77777777" w:rsidR="00307578" w:rsidRPr="00D541E8" w:rsidRDefault="00307578" w:rsidP="002C71AA">
            <w:pPr>
              <w:shd w:val="clear" w:color="auto" w:fill="FFFFFF" w:themeFill="background1"/>
            </w:pPr>
            <w:r w:rsidRPr="00D541E8">
              <w:t xml:space="preserve">+ </w:t>
            </w:r>
          </w:p>
        </w:tc>
        <w:tc>
          <w:tcPr>
            <w:tcW w:w="1121" w:type="dxa"/>
            <w:tcBorders>
              <w:top w:val="single" w:sz="8" w:space="0" w:color="000000"/>
              <w:left w:val="nil"/>
              <w:bottom w:val="single" w:sz="4" w:space="0" w:color="000000"/>
              <w:right w:val="single" w:sz="4" w:space="0" w:color="000000"/>
            </w:tcBorders>
            <w:vAlign w:val="center"/>
            <w:hideMark/>
          </w:tcPr>
          <w:p w14:paraId="1D6D5516" w14:textId="1040BA89" w:rsidR="00307578" w:rsidRPr="00D541E8" w:rsidRDefault="009C63E8" w:rsidP="002C71AA">
            <w:pPr>
              <w:shd w:val="clear" w:color="auto" w:fill="FFFFFF" w:themeFill="background1"/>
            </w:pPr>
            <w:r w:rsidRPr="00D541E8">
              <w:t xml:space="preserve"> </w:t>
            </w:r>
          </w:p>
        </w:tc>
      </w:tr>
      <w:tr w:rsidR="002375C7" w:rsidRPr="00D541E8" w14:paraId="3E6F30D2" w14:textId="77777777" w:rsidTr="00307578">
        <w:trPr>
          <w:trHeight w:val="554"/>
        </w:trPr>
        <w:tc>
          <w:tcPr>
            <w:tcW w:w="0" w:type="auto"/>
            <w:vMerge/>
            <w:tcBorders>
              <w:top w:val="nil"/>
              <w:left w:val="single" w:sz="4" w:space="0" w:color="000000"/>
              <w:bottom w:val="single" w:sz="4" w:space="0" w:color="000000"/>
              <w:right w:val="nil"/>
            </w:tcBorders>
            <w:vAlign w:val="center"/>
            <w:hideMark/>
          </w:tcPr>
          <w:p w14:paraId="11CDBA50" w14:textId="77777777" w:rsidR="00307578" w:rsidRPr="00D541E8" w:rsidRDefault="00307578" w:rsidP="002C71AA">
            <w:pPr>
              <w:shd w:val="clear" w:color="auto" w:fill="FFFFFF" w:themeFill="background1"/>
            </w:pPr>
          </w:p>
        </w:tc>
        <w:tc>
          <w:tcPr>
            <w:tcW w:w="1044" w:type="dxa"/>
            <w:tcBorders>
              <w:top w:val="single" w:sz="4" w:space="0" w:color="000000"/>
              <w:left w:val="nil"/>
              <w:bottom w:val="single" w:sz="4" w:space="0" w:color="000000"/>
              <w:right w:val="nil"/>
            </w:tcBorders>
            <w:hideMark/>
          </w:tcPr>
          <w:p w14:paraId="1C715C04" w14:textId="36794249" w:rsidR="00307578" w:rsidRPr="00D541E8" w:rsidRDefault="009C63E8" w:rsidP="002C71AA">
            <w:pPr>
              <w:shd w:val="clear" w:color="auto" w:fill="FFFFFF" w:themeFill="background1"/>
            </w:pPr>
            <w:r w:rsidRPr="00D541E8">
              <w:t xml:space="preserve"> </w:t>
            </w:r>
          </w:p>
        </w:tc>
        <w:tc>
          <w:tcPr>
            <w:tcW w:w="1082" w:type="dxa"/>
            <w:tcBorders>
              <w:top w:val="single" w:sz="4" w:space="0" w:color="000000"/>
              <w:left w:val="nil"/>
              <w:bottom w:val="single" w:sz="4" w:space="0" w:color="000000"/>
              <w:right w:val="nil"/>
            </w:tcBorders>
            <w:hideMark/>
          </w:tcPr>
          <w:p w14:paraId="43E3CDD5" w14:textId="01372B4A" w:rsidR="00307578" w:rsidRPr="00D541E8" w:rsidRDefault="009C63E8" w:rsidP="002C71AA">
            <w:pPr>
              <w:shd w:val="clear" w:color="auto" w:fill="FFFFFF" w:themeFill="background1"/>
            </w:pPr>
            <w:r w:rsidRPr="00D541E8">
              <w:t xml:space="preserve"> </w:t>
            </w:r>
          </w:p>
        </w:tc>
        <w:tc>
          <w:tcPr>
            <w:tcW w:w="1262" w:type="dxa"/>
            <w:tcBorders>
              <w:top w:val="single" w:sz="4" w:space="0" w:color="000000"/>
              <w:left w:val="nil"/>
              <w:bottom w:val="single" w:sz="4" w:space="0" w:color="000000"/>
              <w:right w:val="nil"/>
            </w:tcBorders>
            <w:hideMark/>
          </w:tcPr>
          <w:p w14:paraId="155C500E" w14:textId="4120A532" w:rsidR="00307578" w:rsidRPr="00D541E8" w:rsidRDefault="009C63E8" w:rsidP="002C71AA">
            <w:pPr>
              <w:shd w:val="clear" w:color="auto" w:fill="FFFFFF" w:themeFill="background1"/>
            </w:pPr>
            <w:r w:rsidRPr="00D541E8">
              <w:t xml:space="preserve"> </w:t>
            </w:r>
          </w:p>
        </w:tc>
        <w:tc>
          <w:tcPr>
            <w:tcW w:w="1121" w:type="dxa"/>
            <w:tcBorders>
              <w:top w:val="single" w:sz="4" w:space="0" w:color="000000"/>
              <w:left w:val="nil"/>
              <w:bottom w:val="single" w:sz="4" w:space="0" w:color="000000"/>
              <w:right w:val="single" w:sz="4" w:space="0" w:color="000000"/>
            </w:tcBorders>
            <w:hideMark/>
          </w:tcPr>
          <w:p w14:paraId="1177DD3D" w14:textId="4DA020C9" w:rsidR="00307578" w:rsidRPr="00D541E8" w:rsidRDefault="009C63E8" w:rsidP="002C71AA">
            <w:pPr>
              <w:shd w:val="clear" w:color="auto" w:fill="FFFFFF" w:themeFill="background1"/>
            </w:pPr>
            <w:r w:rsidRPr="00D541E8">
              <w:t xml:space="preserve"> </w:t>
            </w:r>
          </w:p>
        </w:tc>
      </w:tr>
    </w:tbl>
    <w:p w14:paraId="4AB0C2F4" w14:textId="77777777" w:rsidR="00307578" w:rsidRPr="00D541E8" w:rsidRDefault="00307578" w:rsidP="002C71AA">
      <w:pPr>
        <w:shd w:val="clear" w:color="auto" w:fill="FFFFFF" w:themeFill="background1"/>
      </w:pPr>
      <w:r w:rsidRPr="00D541E8">
        <w:t xml:space="preserve"> </w:t>
      </w:r>
    </w:p>
    <w:p w14:paraId="7A33DC3C" w14:textId="77777777" w:rsidR="00307578" w:rsidRPr="00D541E8" w:rsidRDefault="00307578" w:rsidP="002C71AA">
      <w:pPr>
        <w:shd w:val="clear" w:color="auto" w:fill="FFFFFF" w:themeFill="background1"/>
      </w:pPr>
      <w:r w:rsidRPr="00D541E8">
        <w:t xml:space="preserve">If you checked off any problems, how difficult have these made it for you to do your work, take care of things at home, or get along with other people? </w:t>
      </w:r>
    </w:p>
    <w:p w14:paraId="3294E295" w14:textId="77777777" w:rsidR="00307578" w:rsidRPr="00D541E8" w:rsidRDefault="00307578" w:rsidP="002C71AA">
      <w:pPr>
        <w:shd w:val="clear" w:color="auto" w:fill="FFFFFF" w:themeFill="background1"/>
      </w:pPr>
      <w:r w:rsidRPr="00D541E8">
        <w:t xml:space="preserve"> </w:t>
      </w:r>
    </w:p>
    <w:p w14:paraId="14C5407A" w14:textId="77777777" w:rsidR="00307578" w:rsidRPr="00D541E8" w:rsidRDefault="00307578" w:rsidP="002C71AA">
      <w:pPr>
        <w:shd w:val="clear" w:color="auto" w:fill="FFFFFF" w:themeFill="background1"/>
      </w:pPr>
      <w:r w:rsidRPr="00D541E8">
        <w:t xml:space="preserve">Not difficult at all __________ </w:t>
      </w:r>
    </w:p>
    <w:p w14:paraId="6E4753B2" w14:textId="77777777" w:rsidR="00307578" w:rsidRPr="00D541E8" w:rsidRDefault="00307578" w:rsidP="002C71AA">
      <w:pPr>
        <w:shd w:val="clear" w:color="auto" w:fill="FFFFFF" w:themeFill="background1"/>
      </w:pPr>
      <w:r w:rsidRPr="00D541E8">
        <w:t xml:space="preserve">Somewhat difficult _________ </w:t>
      </w:r>
    </w:p>
    <w:p w14:paraId="4162C987" w14:textId="77777777" w:rsidR="00307578" w:rsidRPr="00D541E8" w:rsidRDefault="00307578" w:rsidP="002C71AA">
      <w:pPr>
        <w:shd w:val="clear" w:color="auto" w:fill="FFFFFF" w:themeFill="background1"/>
      </w:pPr>
      <w:r w:rsidRPr="00D541E8">
        <w:t xml:space="preserve">Very difficult _____________ </w:t>
      </w:r>
    </w:p>
    <w:p w14:paraId="05DA0F3F" w14:textId="77777777" w:rsidR="00307578" w:rsidRPr="00D541E8" w:rsidRDefault="00307578" w:rsidP="002C71AA">
      <w:pPr>
        <w:shd w:val="clear" w:color="auto" w:fill="FFFFFF" w:themeFill="background1"/>
      </w:pPr>
      <w:r w:rsidRPr="00D541E8">
        <w:t xml:space="preserve">Extremely difficult _________ </w:t>
      </w:r>
    </w:p>
    <w:p w14:paraId="19879724" w14:textId="77777777" w:rsidR="00307578" w:rsidRPr="00D541E8" w:rsidRDefault="00307578" w:rsidP="002C71AA">
      <w:pPr>
        <w:shd w:val="clear" w:color="auto" w:fill="FFFFFF" w:themeFill="background1"/>
      </w:pPr>
      <w:r w:rsidRPr="00D541E8">
        <w:t xml:space="preserve"> </w:t>
      </w:r>
    </w:p>
    <w:p w14:paraId="01BDFCD9" w14:textId="77777777" w:rsidR="00307578" w:rsidRPr="00D541E8" w:rsidRDefault="00307578" w:rsidP="002C71AA">
      <w:pPr>
        <w:shd w:val="clear" w:color="auto" w:fill="FFFFFF" w:themeFill="background1"/>
      </w:pPr>
      <w:r w:rsidRPr="00D541E8">
        <w:t xml:space="preserve"> </w:t>
      </w:r>
    </w:p>
    <w:p w14:paraId="7099D038" w14:textId="77777777" w:rsidR="00307578" w:rsidRPr="00D541E8" w:rsidRDefault="00307578" w:rsidP="002C71AA">
      <w:pPr>
        <w:shd w:val="clear" w:color="auto" w:fill="FFFFFF" w:themeFill="background1"/>
      </w:pPr>
      <w:r w:rsidRPr="00D541E8">
        <w:t>Source: Spitzer RL, Kroenke K, Williams JBW, Lowe B. A brief measure for assessing generalized anxiety disorder. Arch Inern Med. 2006;166:1092-1097</w:t>
      </w:r>
    </w:p>
    <w:p w14:paraId="1D199BFA" w14:textId="77777777" w:rsidR="00A61F9E" w:rsidRPr="00D541E8" w:rsidRDefault="00A61F9E" w:rsidP="002C71AA">
      <w:pPr>
        <w:shd w:val="clear" w:color="auto" w:fill="FFFFFF" w:themeFill="background1"/>
      </w:pPr>
    </w:p>
    <w:p w14:paraId="243AF558" w14:textId="77777777" w:rsidR="004C6863" w:rsidRPr="00D541E8" w:rsidRDefault="004C6863" w:rsidP="002C71AA">
      <w:pPr>
        <w:shd w:val="clear" w:color="auto" w:fill="FFFFFF" w:themeFill="background1"/>
      </w:pPr>
    </w:p>
    <w:p w14:paraId="117C5AF4" w14:textId="77777777" w:rsidR="00A61F9E" w:rsidRPr="00D541E8" w:rsidRDefault="00A61F9E" w:rsidP="002C71AA">
      <w:pPr>
        <w:shd w:val="clear" w:color="auto" w:fill="FFFFFF" w:themeFill="background1"/>
        <w:rPr>
          <w:b/>
          <w:bCs/>
        </w:rPr>
      </w:pPr>
      <w:r w:rsidRPr="00D541E8">
        <w:rPr>
          <w:b/>
          <w:bCs/>
        </w:rPr>
        <w:t xml:space="preserve">Multidimensional Scale of Perceived Social Support (Zimet, Dahlem, Zimet &amp; Farley, 1988) </w:t>
      </w:r>
    </w:p>
    <w:p w14:paraId="6AB9F55D" w14:textId="77777777" w:rsidR="00A61F9E" w:rsidRPr="00D541E8" w:rsidRDefault="00A61F9E" w:rsidP="002C71AA">
      <w:pPr>
        <w:shd w:val="clear" w:color="auto" w:fill="FFFFFF" w:themeFill="background1"/>
      </w:pPr>
      <w:r w:rsidRPr="00D541E8">
        <w:t xml:space="preserve">Instructions: We are interested in how you feel about the following statements. Read each statement carefully. Indicate how you feel about each statement. </w:t>
      </w:r>
    </w:p>
    <w:p w14:paraId="7B06EFDC" w14:textId="77777777" w:rsidR="00A61F9E" w:rsidRPr="00D541E8" w:rsidRDefault="00A61F9E" w:rsidP="002C71AA">
      <w:pPr>
        <w:shd w:val="clear" w:color="auto" w:fill="FFFFFF" w:themeFill="background1"/>
      </w:pPr>
      <w:r w:rsidRPr="00D541E8">
        <w:t xml:space="preserve">Circle the “1” if you Very Strongly Disagree Circle the “2” if you Strongly Disagree Circle the “3” if you Mildly Disagree Circle the “4” if you are Neutral Circle the “5” if you Mildly Agree </w:t>
      </w:r>
    </w:p>
    <w:p w14:paraId="542CCD85" w14:textId="77777777" w:rsidR="00A61F9E" w:rsidRPr="00D541E8" w:rsidRDefault="00A61F9E" w:rsidP="002C71AA">
      <w:pPr>
        <w:shd w:val="clear" w:color="auto" w:fill="FFFFFF" w:themeFill="background1"/>
      </w:pPr>
      <w:r w:rsidRPr="00D541E8">
        <w:t xml:space="preserve">Circle the “6” if you Strongly Agree Circle the “7” if you Very Strongly Agree </w:t>
      </w:r>
    </w:p>
    <w:p w14:paraId="55D5583B" w14:textId="77777777" w:rsidR="00A61F9E" w:rsidRPr="00D541E8" w:rsidRDefault="00A61F9E" w:rsidP="002C71AA">
      <w:pPr>
        <w:shd w:val="clear" w:color="auto" w:fill="FFFFFF" w:themeFill="background1"/>
      </w:pPr>
      <w:r w:rsidRPr="00D541E8">
        <w:t xml:space="preserve">1. There is a special person who is around when I am in need. </w:t>
      </w:r>
    </w:p>
    <w:p w14:paraId="74A6C55E" w14:textId="77777777" w:rsidR="00A61F9E" w:rsidRPr="00D541E8" w:rsidRDefault="00A61F9E" w:rsidP="002C71AA">
      <w:pPr>
        <w:shd w:val="clear" w:color="auto" w:fill="FFFFFF" w:themeFill="background1"/>
      </w:pPr>
      <w:r w:rsidRPr="00D541E8">
        <w:t xml:space="preserve">1 2 3 4 5 6 7 SO </w:t>
      </w:r>
    </w:p>
    <w:p w14:paraId="3CEEA39B" w14:textId="77777777" w:rsidR="00A61F9E" w:rsidRPr="00D541E8" w:rsidRDefault="00A61F9E" w:rsidP="002C71AA">
      <w:pPr>
        <w:shd w:val="clear" w:color="auto" w:fill="FFFFFF" w:themeFill="background1"/>
      </w:pPr>
      <w:r w:rsidRPr="00D541E8">
        <w:t xml:space="preserve">2. There is a special person with whom I can share my joys and sorrows. </w:t>
      </w:r>
    </w:p>
    <w:p w14:paraId="2A073FE9" w14:textId="77777777" w:rsidR="00A61F9E" w:rsidRPr="00D541E8" w:rsidRDefault="00A61F9E" w:rsidP="002C71AA">
      <w:pPr>
        <w:shd w:val="clear" w:color="auto" w:fill="FFFFFF" w:themeFill="background1"/>
      </w:pPr>
      <w:r w:rsidRPr="00D541E8">
        <w:t xml:space="preserve">1 2 3 4 5 6 7 SO </w:t>
      </w:r>
    </w:p>
    <w:p w14:paraId="732B95DF" w14:textId="77777777" w:rsidR="00A61F9E" w:rsidRPr="00D541E8" w:rsidRDefault="00A61F9E" w:rsidP="002C71AA">
      <w:pPr>
        <w:shd w:val="clear" w:color="auto" w:fill="FFFFFF" w:themeFill="background1"/>
      </w:pPr>
      <w:r w:rsidRPr="00D541E8">
        <w:t xml:space="preserve">3. My family really tries to help me. 1 2 3 4 5 6 7 Fam 4. I get the emotional help and support I need from my family. </w:t>
      </w:r>
    </w:p>
    <w:p w14:paraId="6A21901C" w14:textId="77777777" w:rsidR="00A61F9E" w:rsidRPr="00D541E8" w:rsidRDefault="00A61F9E" w:rsidP="002C71AA">
      <w:pPr>
        <w:shd w:val="clear" w:color="auto" w:fill="FFFFFF" w:themeFill="background1"/>
      </w:pPr>
      <w:r w:rsidRPr="00D541E8">
        <w:t xml:space="preserve">1 2 3 4 5 6 7 Fam </w:t>
      </w:r>
    </w:p>
    <w:p w14:paraId="24A26501" w14:textId="77777777" w:rsidR="00A61F9E" w:rsidRPr="00D541E8" w:rsidRDefault="00A61F9E" w:rsidP="002C71AA">
      <w:pPr>
        <w:shd w:val="clear" w:color="auto" w:fill="FFFFFF" w:themeFill="background1"/>
      </w:pPr>
      <w:r w:rsidRPr="00D541E8">
        <w:t xml:space="preserve">5. I have a special person who is a real source of comfort to me. </w:t>
      </w:r>
    </w:p>
    <w:p w14:paraId="0509A13F" w14:textId="77777777" w:rsidR="00A61F9E" w:rsidRPr="00D541E8" w:rsidRDefault="00A61F9E" w:rsidP="002C71AA">
      <w:pPr>
        <w:shd w:val="clear" w:color="auto" w:fill="FFFFFF" w:themeFill="background1"/>
      </w:pPr>
      <w:r w:rsidRPr="00D541E8">
        <w:t xml:space="preserve">1 2 3 4 5 6 7 SO </w:t>
      </w:r>
    </w:p>
    <w:p w14:paraId="5D7BA51B" w14:textId="658B5ABD" w:rsidR="00A61F9E" w:rsidRPr="00D541E8" w:rsidRDefault="00A61F9E" w:rsidP="002C71AA">
      <w:pPr>
        <w:shd w:val="clear" w:color="auto" w:fill="FFFFFF" w:themeFill="background1"/>
      </w:pPr>
      <w:r w:rsidRPr="00D541E8">
        <w:t>6. My friends really try to help me.</w:t>
      </w:r>
      <w:r w:rsidR="009C63E8" w:rsidRPr="00D541E8">
        <w:t xml:space="preserve"> </w:t>
      </w:r>
    </w:p>
    <w:p w14:paraId="6B79F7FD" w14:textId="592AB2A4" w:rsidR="00A61F9E" w:rsidRPr="00D541E8" w:rsidRDefault="00A61F9E" w:rsidP="002C71AA">
      <w:pPr>
        <w:shd w:val="clear" w:color="auto" w:fill="FFFFFF" w:themeFill="background1"/>
      </w:pPr>
      <w:r w:rsidRPr="00D541E8">
        <w:t>1 2 3 4 5 6 7 Fri</w:t>
      </w:r>
      <w:r w:rsidR="009C63E8" w:rsidRPr="00D541E8">
        <w:t xml:space="preserve"> </w:t>
      </w:r>
    </w:p>
    <w:p w14:paraId="412B966D" w14:textId="603CE2B7" w:rsidR="00A61F9E" w:rsidRPr="00D541E8" w:rsidRDefault="00A61F9E" w:rsidP="002C71AA">
      <w:pPr>
        <w:shd w:val="clear" w:color="auto" w:fill="FFFFFF" w:themeFill="background1"/>
      </w:pPr>
      <w:r w:rsidRPr="00D541E8">
        <w:t>7. I can count on my friends when things go wrong.</w:t>
      </w:r>
      <w:r w:rsidR="009C63E8" w:rsidRPr="00D541E8">
        <w:t xml:space="preserve"> </w:t>
      </w:r>
    </w:p>
    <w:p w14:paraId="4036B4A1" w14:textId="18356861" w:rsidR="00A61F9E" w:rsidRPr="00D541E8" w:rsidRDefault="00A61F9E" w:rsidP="002C71AA">
      <w:pPr>
        <w:shd w:val="clear" w:color="auto" w:fill="FFFFFF" w:themeFill="background1"/>
      </w:pPr>
      <w:r w:rsidRPr="00D541E8">
        <w:t>1 2 3 4 5 6 7 Fri</w:t>
      </w:r>
      <w:r w:rsidR="009C63E8" w:rsidRPr="00D541E8">
        <w:t xml:space="preserve"> </w:t>
      </w:r>
    </w:p>
    <w:p w14:paraId="0DBC66F3" w14:textId="09DEED4C" w:rsidR="00A61F9E" w:rsidRPr="00D541E8" w:rsidRDefault="00A61F9E" w:rsidP="002C71AA">
      <w:pPr>
        <w:shd w:val="clear" w:color="auto" w:fill="FFFFFF" w:themeFill="background1"/>
      </w:pPr>
      <w:r w:rsidRPr="00D541E8">
        <w:t>8. I can talk about my problems with my family.</w:t>
      </w:r>
      <w:r w:rsidR="009C63E8" w:rsidRPr="00D541E8">
        <w:t xml:space="preserve"> </w:t>
      </w:r>
    </w:p>
    <w:p w14:paraId="0FC61F51" w14:textId="306094F7" w:rsidR="00A61F9E" w:rsidRPr="00D541E8" w:rsidRDefault="00A61F9E" w:rsidP="002C71AA">
      <w:pPr>
        <w:shd w:val="clear" w:color="auto" w:fill="FFFFFF" w:themeFill="background1"/>
      </w:pPr>
      <w:r w:rsidRPr="00D541E8">
        <w:t>1 2 3 4 5 6 7 Fam</w:t>
      </w:r>
      <w:r w:rsidR="009C63E8" w:rsidRPr="00D541E8">
        <w:t xml:space="preserve"> </w:t>
      </w:r>
    </w:p>
    <w:p w14:paraId="3EAC3241" w14:textId="77777777" w:rsidR="00A61F9E" w:rsidRPr="00D541E8" w:rsidRDefault="00A61F9E" w:rsidP="002C71AA">
      <w:pPr>
        <w:shd w:val="clear" w:color="auto" w:fill="FFFFFF" w:themeFill="background1"/>
      </w:pPr>
      <w:r w:rsidRPr="00D541E8">
        <w:t xml:space="preserve">9. I have friends with whom I can share my joys and sorrows. </w:t>
      </w:r>
    </w:p>
    <w:p w14:paraId="6F10BA8E" w14:textId="77777777" w:rsidR="00A61F9E" w:rsidRPr="00D541E8" w:rsidRDefault="00A61F9E" w:rsidP="002C71AA">
      <w:pPr>
        <w:shd w:val="clear" w:color="auto" w:fill="FFFFFF" w:themeFill="background1"/>
      </w:pPr>
      <w:r w:rsidRPr="00D541E8">
        <w:t xml:space="preserve">1 2 3 4 5 6 7 Fri </w:t>
      </w:r>
    </w:p>
    <w:p w14:paraId="6FD1DCB5" w14:textId="77777777" w:rsidR="00A61F9E" w:rsidRPr="00D541E8" w:rsidRDefault="00A61F9E" w:rsidP="002C71AA">
      <w:pPr>
        <w:shd w:val="clear" w:color="auto" w:fill="FFFFFF" w:themeFill="background1"/>
      </w:pPr>
      <w:r w:rsidRPr="00D541E8">
        <w:t xml:space="preserve">10. There is a special person in my life who cares about my feelings. </w:t>
      </w:r>
    </w:p>
    <w:p w14:paraId="610D0729" w14:textId="77777777" w:rsidR="00A61F9E" w:rsidRPr="00D541E8" w:rsidRDefault="00A61F9E" w:rsidP="002C71AA">
      <w:pPr>
        <w:shd w:val="clear" w:color="auto" w:fill="FFFFFF" w:themeFill="background1"/>
      </w:pPr>
      <w:r w:rsidRPr="00D541E8">
        <w:t xml:space="preserve">1 2 3 4 5 6 7 SO </w:t>
      </w:r>
    </w:p>
    <w:p w14:paraId="4BD89007" w14:textId="151B32C3" w:rsidR="00A61F9E" w:rsidRPr="00D541E8" w:rsidRDefault="00A61F9E" w:rsidP="002C71AA">
      <w:pPr>
        <w:shd w:val="clear" w:color="auto" w:fill="FFFFFF" w:themeFill="background1"/>
      </w:pPr>
      <w:r w:rsidRPr="00D541E8">
        <w:t>11. My family is willing to help me make decisions.</w:t>
      </w:r>
      <w:r w:rsidR="009C63E8" w:rsidRPr="00D541E8">
        <w:t xml:space="preserve"> </w:t>
      </w:r>
    </w:p>
    <w:p w14:paraId="4E1A381B" w14:textId="27328C81" w:rsidR="00A61F9E" w:rsidRPr="00D541E8" w:rsidRDefault="00A61F9E" w:rsidP="002C71AA">
      <w:pPr>
        <w:shd w:val="clear" w:color="auto" w:fill="FFFFFF" w:themeFill="background1"/>
      </w:pPr>
      <w:r w:rsidRPr="00D541E8">
        <w:t>1 2 3 4 5 6 7 Fam</w:t>
      </w:r>
      <w:r w:rsidR="009C63E8" w:rsidRPr="00D541E8">
        <w:t xml:space="preserve"> </w:t>
      </w:r>
    </w:p>
    <w:p w14:paraId="5EE73C4C" w14:textId="45E6ED86" w:rsidR="00A61F9E" w:rsidRPr="00D541E8" w:rsidRDefault="00A61F9E" w:rsidP="002C71AA">
      <w:pPr>
        <w:shd w:val="clear" w:color="auto" w:fill="FFFFFF" w:themeFill="background1"/>
      </w:pPr>
      <w:r w:rsidRPr="00D541E8">
        <w:t>12. I can talk about my problems with my friends.</w:t>
      </w:r>
      <w:r w:rsidR="009C63E8" w:rsidRPr="00D541E8">
        <w:t xml:space="preserve"> </w:t>
      </w:r>
    </w:p>
    <w:p w14:paraId="68011D4D" w14:textId="77777777" w:rsidR="00A61F9E" w:rsidRPr="00D541E8" w:rsidRDefault="00A61F9E" w:rsidP="002C71AA">
      <w:pPr>
        <w:shd w:val="clear" w:color="auto" w:fill="FFFFFF" w:themeFill="background1"/>
      </w:pPr>
      <w:r w:rsidRPr="00D541E8">
        <w:t xml:space="preserve">1 2 3 4 5 6 7 Fri </w:t>
      </w:r>
    </w:p>
    <w:p w14:paraId="0DCE102E" w14:textId="77777777" w:rsidR="00A61F9E" w:rsidRPr="00D541E8" w:rsidRDefault="00A61F9E" w:rsidP="002C71AA">
      <w:pPr>
        <w:shd w:val="clear" w:color="auto" w:fill="FFFFFF" w:themeFill="background1"/>
      </w:pPr>
      <w:r w:rsidRPr="00D541E8">
        <w:t xml:space="preserve">The items tended to divide into factor groups relating to the source of the social support, namely family (Fam), friends (Fri) or significant other (SO). </w:t>
      </w:r>
    </w:p>
    <w:p w14:paraId="354F7C32" w14:textId="77777777" w:rsidR="00A61F9E" w:rsidRPr="00D541E8" w:rsidRDefault="00A61F9E" w:rsidP="002C71AA">
      <w:pPr>
        <w:shd w:val="clear" w:color="auto" w:fill="FFFFFF" w:themeFill="background1"/>
      </w:pPr>
      <w:r w:rsidRPr="00D541E8">
        <w:t xml:space="preserve">References </w:t>
      </w:r>
    </w:p>
    <w:p w14:paraId="455C4894" w14:textId="77777777" w:rsidR="00A61F9E" w:rsidRPr="00D541E8" w:rsidRDefault="00A61F9E" w:rsidP="002C71AA">
      <w:pPr>
        <w:shd w:val="clear" w:color="auto" w:fill="FFFFFF" w:themeFill="background1"/>
      </w:pPr>
      <w:r w:rsidRPr="00D541E8">
        <w:t xml:space="preserve">Canty-Mitchell, J. &amp; Zimet, G.D. (2000). Psychometric properties of the Multidimensional Scale of </w:t>
      </w:r>
    </w:p>
    <w:p w14:paraId="00593B5F" w14:textId="77777777" w:rsidR="00A61F9E" w:rsidRPr="00D541E8" w:rsidRDefault="00A61F9E" w:rsidP="002C71AA">
      <w:pPr>
        <w:shd w:val="clear" w:color="auto" w:fill="FFFFFF" w:themeFill="background1"/>
      </w:pPr>
      <w:r w:rsidRPr="00D541E8">
        <w:t xml:space="preserve">Perceived Social Support in urban adolescents. American Journal of Community Psychology, 28, 391-400. </w:t>
      </w:r>
    </w:p>
    <w:p w14:paraId="7A476AAC" w14:textId="77777777" w:rsidR="00A61F9E" w:rsidRPr="00D541E8" w:rsidRDefault="00A61F9E" w:rsidP="002C71AA">
      <w:pPr>
        <w:shd w:val="clear" w:color="auto" w:fill="FFFFFF" w:themeFill="background1"/>
      </w:pPr>
      <w:r w:rsidRPr="00D541E8">
        <w:t xml:space="preserve">Zimet, G.D., Dahlem, N.W., Zimet, S.G. &amp; Farley, G.K. (1988). The Multidimensional Scale of Perceived Social Support. Journal of Personality Assessment, 52, 30-41. </w:t>
      </w:r>
    </w:p>
    <w:p w14:paraId="58DFB330" w14:textId="20D44D69" w:rsidR="00A61F9E" w:rsidRPr="00D541E8" w:rsidRDefault="00A61F9E" w:rsidP="002C71AA">
      <w:pPr>
        <w:shd w:val="clear" w:color="auto" w:fill="FFFFFF" w:themeFill="background1"/>
      </w:pPr>
      <w:r w:rsidRPr="00D541E8">
        <w:t>Zimet, G.D., Powell, S.S., Farley, G.K., Werkman, S. &amp; Berkoff, K.A. (1990). Psychometric characteristics of the Multidimensional Scale of Perceived Social Support. Journal of Personality Assessment, 55, 610-17.</w:t>
      </w:r>
    </w:p>
    <w:p w14:paraId="2CB13012" w14:textId="77777777" w:rsidR="00A61F9E" w:rsidRPr="00D541E8" w:rsidRDefault="00A61F9E" w:rsidP="002C71AA">
      <w:pPr>
        <w:shd w:val="clear" w:color="auto" w:fill="FFFFFF" w:themeFill="background1"/>
      </w:pPr>
    </w:p>
    <w:p w14:paraId="0CE94288" w14:textId="77777777" w:rsidR="00A61F9E" w:rsidRPr="00D541E8" w:rsidRDefault="00A61F9E" w:rsidP="002C71AA">
      <w:pPr>
        <w:shd w:val="clear" w:color="auto" w:fill="FFFFFF" w:themeFill="background1"/>
      </w:pPr>
    </w:p>
    <w:p w14:paraId="4F52D29A" w14:textId="77777777" w:rsidR="007E08CB" w:rsidRPr="00D541E8" w:rsidRDefault="007E08CB" w:rsidP="002C71AA">
      <w:pPr>
        <w:shd w:val="clear" w:color="auto" w:fill="FFFFFF" w:themeFill="background1"/>
        <w:rPr>
          <w:b/>
          <w:bCs/>
        </w:rPr>
      </w:pPr>
      <w:r w:rsidRPr="00D541E8">
        <w:rPr>
          <w:b/>
          <w:bCs/>
        </w:rPr>
        <w:t>The EPOCH Measure of Adolescent Well-</w:t>
      </w:r>
      <w:r w:rsidRPr="00D541E8">
        <w:rPr>
          <w:b/>
          <w:bCs/>
        </w:rPr>
        <w:softHyphen/>
        <w:t>‐being</w:t>
      </w:r>
    </w:p>
    <w:p w14:paraId="37662EA5" w14:textId="77777777" w:rsidR="007E08CB" w:rsidRPr="00D541E8" w:rsidRDefault="007E08CB" w:rsidP="002C71AA">
      <w:pPr>
        <w:shd w:val="clear" w:color="auto" w:fill="FFFFFF" w:themeFill="background1"/>
      </w:pPr>
      <w:r w:rsidRPr="00D541E8">
        <w:t>Margaret L. Kern, Lisbeth Benson, Elizabeth A. Steinberg, Laurence Steinberg University of Pennsylvania and Temple University</w:t>
      </w:r>
    </w:p>
    <w:p w14:paraId="66185278" w14:textId="77777777" w:rsidR="007E08CB" w:rsidRPr="00D541E8" w:rsidRDefault="007E08CB" w:rsidP="002C71AA">
      <w:pPr>
        <w:shd w:val="clear" w:color="auto" w:fill="FFFFFF" w:themeFill="background1"/>
      </w:pPr>
    </w:p>
    <w:p w14:paraId="4E20C053" w14:textId="77777777" w:rsidR="007E08CB" w:rsidRPr="00D541E8" w:rsidRDefault="007E08CB" w:rsidP="002C71AA">
      <w:pPr>
        <w:shd w:val="clear" w:color="auto" w:fill="FFFFFF" w:themeFill="background1"/>
      </w:pPr>
      <w:r w:rsidRPr="00D541E8">
        <w:t>Measure Overview</w:t>
      </w:r>
    </w:p>
    <w:p w14:paraId="597F1E39" w14:textId="77777777" w:rsidR="007E08CB" w:rsidRPr="00D541E8" w:rsidRDefault="007E08CB" w:rsidP="002C71AA">
      <w:pPr>
        <w:shd w:val="clear" w:color="auto" w:fill="FFFFFF" w:themeFill="background1"/>
      </w:pPr>
      <w:r w:rsidRPr="00D541E8">
        <w:t>In his 2011 book Flourish, Dr. Martin Seligman, Distinguished Professor of Psychology at the University of Pennsylvania and founder of the field of positive psychology, defined 5 pillars of wellbeing, PERMA (positive emotion, engagement, relationships, meaning, accomplishment). In applying this model to youth, we adjusted the model to be developmentally appropriate. The resulting model consists of five different positive characteristics that together support higher levels of well-</w:t>
      </w:r>
      <w:r w:rsidRPr="00D541E8">
        <w:softHyphen/>
        <w:t>‐being: engagement, perseverance, optimism, connectedness, and happiness.</w:t>
      </w:r>
    </w:p>
    <w:p w14:paraId="7CB74406" w14:textId="77777777" w:rsidR="007E08CB" w:rsidRPr="00D541E8" w:rsidRDefault="007E08CB" w:rsidP="002C71AA">
      <w:pPr>
        <w:shd w:val="clear" w:color="auto" w:fill="FFFFFF" w:themeFill="background1"/>
      </w:pPr>
    </w:p>
    <w:p w14:paraId="1DB999C9" w14:textId="77777777" w:rsidR="007E08CB" w:rsidRPr="00D541E8" w:rsidRDefault="007E08CB" w:rsidP="002C71AA">
      <w:pPr>
        <w:shd w:val="clear" w:color="auto" w:fill="FFFFFF" w:themeFill="background1"/>
      </w:pPr>
      <w:r w:rsidRPr="00D541E8">
        <w:t>E = Engagement</w:t>
      </w:r>
    </w:p>
    <w:p w14:paraId="744D7461" w14:textId="77777777" w:rsidR="007E08CB" w:rsidRPr="00D541E8" w:rsidRDefault="007E08CB" w:rsidP="002C71AA">
      <w:pPr>
        <w:shd w:val="clear" w:color="auto" w:fill="FFFFFF" w:themeFill="background1"/>
      </w:pPr>
      <w:r w:rsidRPr="00D541E8">
        <w:t>Engagement refers to being absorbed, interested, and involved in an activity or the world itself. Very high levels of engagement are known as a state called “flow”, in which you are so completely absorbed in an activity that you lose all sense of time.</w:t>
      </w:r>
    </w:p>
    <w:p w14:paraId="5A76AE90" w14:textId="77777777" w:rsidR="007E08CB" w:rsidRPr="00D541E8" w:rsidRDefault="007E08CB" w:rsidP="002C71AA">
      <w:pPr>
        <w:shd w:val="clear" w:color="auto" w:fill="FFFFFF" w:themeFill="background1"/>
      </w:pPr>
    </w:p>
    <w:p w14:paraId="1613B7EF" w14:textId="77777777" w:rsidR="007E08CB" w:rsidRPr="00D541E8" w:rsidRDefault="007E08CB" w:rsidP="002C71AA">
      <w:pPr>
        <w:shd w:val="clear" w:color="auto" w:fill="FFFFFF" w:themeFill="background1"/>
      </w:pPr>
      <w:r w:rsidRPr="00D541E8">
        <w:t>P = Perseverance</w:t>
      </w:r>
    </w:p>
    <w:p w14:paraId="0D841BB4" w14:textId="77777777" w:rsidR="007E08CB" w:rsidRPr="00D541E8" w:rsidRDefault="007E08CB" w:rsidP="002C71AA">
      <w:pPr>
        <w:shd w:val="clear" w:color="auto" w:fill="FFFFFF" w:themeFill="background1"/>
      </w:pPr>
      <w:r w:rsidRPr="00D541E8">
        <w:t>Perseverance refers to having the tenacity to stick with things and pursue a goal, despite any challenges that occur. You finish things that you start, even if it takes awhile. When the going gets tough, the tough get going.</w:t>
      </w:r>
    </w:p>
    <w:p w14:paraId="20276DA2" w14:textId="77777777" w:rsidR="007E08CB" w:rsidRPr="00D541E8" w:rsidRDefault="007E08CB" w:rsidP="002C71AA">
      <w:pPr>
        <w:shd w:val="clear" w:color="auto" w:fill="FFFFFF" w:themeFill="background1"/>
      </w:pPr>
    </w:p>
    <w:p w14:paraId="23A59DE5" w14:textId="77777777" w:rsidR="007E08CB" w:rsidRPr="00D541E8" w:rsidRDefault="007E08CB" w:rsidP="002C71AA">
      <w:pPr>
        <w:shd w:val="clear" w:color="auto" w:fill="FFFFFF" w:themeFill="background1"/>
      </w:pPr>
      <w:r w:rsidRPr="00D541E8">
        <w:t>O = Optimism</w:t>
      </w:r>
    </w:p>
    <w:p w14:paraId="23A71CF4" w14:textId="77777777" w:rsidR="007E08CB" w:rsidRPr="00D541E8" w:rsidRDefault="007E08CB" w:rsidP="002C71AA">
      <w:pPr>
        <w:shd w:val="clear" w:color="auto" w:fill="FFFFFF" w:themeFill="background1"/>
      </w:pPr>
      <w:r w:rsidRPr="00D541E8">
        <w:t>Optimism refers to having a sense of hope and confidence about the future. It involves generally taking a favorable view of things. Negative events are seen as temporary and specific to the situation – believing that things will work out in a good way.</w:t>
      </w:r>
    </w:p>
    <w:p w14:paraId="5D0E9069" w14:textId="77777777" w:rsidR="007E08CB" w:rsidRPr="00D541E8" w:rsidRDefault="007E08CB" w:rsidP="002C71AA">
      <w:pPr>
        <w:shd w:val="clear" w:color="auto" w:fill="FFFFFF" w:themeFill="background1"/>
      </w:pPr>
    </w:p>
    <w:p w14:paraId="12C6E8D5" w14:textId="77777777" w:rsidR="007E08CB" w:rsidRPr="00D541E8" w:rsidRDefault="007E08CB" w:rsidP="002C71AA">
      <w:pPr>
        <w:shd w:val="clear" w:color="auto" w:fill="FFFFFF" w:themeFill="background1"/>
      </w:pPr>
      <w:r w:rsidRPr="00D541E8">
        <w:t>C = Connectedness</w:t>
      </w:r>
    </w:p>
    <w:p w14:paraId="73DF014D" w14:textId="77777777" w:rsidR="007E08CB" w:rsidRPr="00D541E8" w:rsidRDefault="007E08CB" w:rsidP="002C71AA">
      <w:pPr>
        <w:shd w:val="clear" w:color="auto" w:fill="FFFFFF" w:themeFill="background1"/>
      </w:pPr>
      <w:r w:rsidRPr="00D541E8">
        <w:t>Connectedness refers to feeling loved, supported, and valued by others. It’s more than simply having people in your life, but also feeling close to others.</w:t>
      </w:r>
    </w:p>
    <w:p w14:paraId="4D41E394" w14:textId="77777777" w:rsidR="007E08CB" w:rsidRPr="00D541E8" w:rsidRDefault="007E08CB" w:rsidP="002C71AA">
      <w:pPr>
        <w:shd w:val="clear" w:color="auto" w:fill="FFFFFF" w:themeFill="background1"/>
      </w:pPr>
    </w:p>
    <w:p w14:paraId="73C4814D" w14:textId="77777777" w:rsidR="007E08CB" w:rsidRPr="00D541E8" w:rsidRDefault="007E08CB" w:rsidP="002C71AA">
      <w:pPr>
        <w:shd w:val="clear" w:color="auto" w:fill="FFFFFF" w:themeFill="background1"/>
      </w:pPr>
      <w:r w:rsidRPr="00D541E8">
        <w:t>H = Happiness</w:t>
      </w:r>
    </w:p>
    <w:p w14:paraId="54A14D53" w14:textId="77777777" w:rsidR="007E08CB" w:rsidRPr="00D541E8" w:rsidRDefault="007E08CB" w:rsidP="002C71AA">
      <w:pPr>
        <w:shd w:val="clear" w:color="auto" w:fill="FFFFFF" w:themeFill="background1"/>
      </w:pPr>
      <w:r w:rsidRPr="00D541E8">
        <w:t>Happiness is a general feeling of happiness, cheer, and contentment with life. You might not feel happy all the time, but you tend to feel generally content with life.</w:t>
      </w:r>
    </w:p>
    <w:p w14:paraId="4B2047C9" w14:textId="77777777" w:rsidR="007E08CB" w:rsidRPr="00D541E8" w:rsidRDefault="007E08CB" w:rsidP="002C71AA">
      <w:pPr>
        <w:shd w:val="clear" w:color="auto" w:fill="FFFFFF" w:themeFill="background1"/>
      </w:pPr>
    </w:p>
    <w:p w14:paraId="306ED3AB" w14:textId="77777777" w:rsidR="007E08CB" w:rsidRPr="00D541E8" w:rsidRDefault="007E08CB" w:rsidP="002C71AA">
      <w:pPr>
        <w:shd w:val="clear" w:color="auto" w:fill="FFFFFF" w:themeFill="background1"/>
      </w:pPr>
      <w:r w:rsidRPr="00D541E8">
        <w:t>Use of the Measure</w:t>
      </w:r>
    </w:p>
    <w:p w14:paraId="26BB254F" w14:textId="77777777" w:rsidR="007E08CB" w:rsidRPr="00D541E8" w:rsidRDefault="007E08CB" w:rsidP="002C71AA">
      <w:pPr>
        <w:shd w:val="clear" w:color="auto" w:fill="FFFFFF" w:themeFill="background1"/>
      </w:pPr>
      <w:r w:rsidRPr="00D541E8">
        <w:t>Items are presented below. The questions can be grouped together, but note the two sets of response options.</w:t>
      </w:r>
    </w:p>
    <w:p w14:paraId="74930789" w14:textId="77777777" w:rsidR="007E08CB" w:rsidRPr="00D541E8" w:rsidRDefault="007E08CB" w:rsidP="002C71AA">
      <w:pPr>
        <w:shd w:val="clear" w:color="auto" w:fill="FFFFFF" w:themeFill="background1"/>
      </w:pPr>
      <w:r w:rsidRPr="00D541E8">
        <w:t>The measure is freely available for noncommercial research and assessment purposes, after registering (please complete the form at https://docs.google.com/forms/d/1eamBshwjtJyQDsWG72qum8Czi_J2IlZ3Q7r5FE5ojEA/viewform?usp=sen d_form). In the future, we will have an online portal for taking the measure and receiving results and insights, but at this point, we cannot provide assistance with administering or scoring the measure.</w:t>
      </w:r>
    </w:p>
    <w:p w14:paraId="479509AE" w14:textId="77777777" w:rsidR="007E08CB" w:rsidRPr="00D541E8" w:rsidRDefault="007E08CB" w:rsidP="002C71AA">
      <w:pPr>
        <w:shd w:val="clear" w:color="auto" w:fill="FFFFFF" w:themeFill="background1"/>
      </w:pPr>
      <w:r w:rsidRPr="00D541E8">
        <w:t>For commercial purposes, please contact the University of Pennsylvania Center for Technology Transfer</w:t>
      </w:r>
    </w:p>
    <w:p w14:paraId="3BA13C3E" w14:textId="77777777" w:rsidR="007E08CB" w:rsidRPr="00D541E8" w:rsidRDefault="007E08CB" w:rsidP="002C71AA">
      <w:pPr>
        <w:shd w:val="clear" w:color="auto" w:fill="FFFFFF" w:themeFill="background1"/>
      </w:pPr>
      <w:r w:rsidRPr="00D541E8">
        <w:t>Scoring EPOCH</w:t>
      </w:r>
    </w:p>
    <w:p w14:paraId="3390DCCF" w14:textId="025FB103"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56" behindDoc="0" locked="0" layoutInCell="1" allowOverlap="1" wp14:anchorId="5A6D2A06" wp14:editId="0FA9DBBE">
                <wp:simplePos x="0" y="0"/>
                <wp:positionH relativeFrom="page">
                  <wp:posOffset>470535</wp:posOffset>
                </wp:positionH>
                <wp:positionV relativeFrom="paragraph">
                  <wp:posOffset>74930</wp:posOffset>
                </wp:positionV>
                <wp:extent cx="6824980" cy="12700"/>
                <wp:effectExtent l="0" t="0" r="0" b="0"/>
                <wp:wrapNone/>
                <wp:docPr id="136" name="Freeform: 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12700"/>
                        </a:xfrm>
                        <a:custGeom>
                          <a:avLst/>
                          <a:gdLst>
                            <a:gd name="T0" fmla="+- 0 11488 741"/>
                            <a:gd name="T1" fmla="*/ T0 w 10748"/>
                            <a:gd name="T2" fmla="+- 0 118 118"/>
                            <a:gd name="T3" fmla="*/ 118 h 20"/>
                            <a:gd name="T4" fmla="+- 0 1696 741"/>
                            <a:gd name="T5" fmla="*/ T4 w 10748"/>
                            <a:gd name="T6" fmla="+- 0 118 118"/>
                            <a:gd name="T7" fmla="*/ 118 h 20"/>
                            <a:gd name="T8" fmla="+- 0 1677 741"/>
                            <a:gd name="T9" fmla="*/ T8 w 10748"/>
                            <a:gd name="T10" fmla="+- 0 118 118"/>
                            <a:gd name="T11" fmla="*/ 118 h 20"/>
                            <a:gd name="T12" fmla="+- 0 741 741"/>
                            <a:gd name="T13" fmla="*/ T12 w 10748"/>
                            <a:gd name="T14" fmla="+- 0 118 118"/>
                            <a:gd name="T15" fmla="*/ 118 h 20"/>
                            <a:gd name="T16" fmla="+- 0 741 741"/>
                            <a:gd name="T17" fmla="*/ T16 w 10748"/>
                            <a:gd name="T18" fmla="+- 0 138 118"/>
                            <a:gd name="T19" fmla="*/ 138 h 20"/>
                            <a:gd name="T20" fmla="+- 0 1677 741"/>
                            <a:gd name="T21" fmla="*/ T20 w 10748"/>
                            <a:gd name="T22" fmla="+- 0 138 118"/>
                            <a:gd name="T23" fmla="*/ 138 h 20"/>
                            <a:gd name="T24" fmla="+- 0 1696 741"/>
                            <a:gd name="T25" fmla="*/ T24 w 10748"/>
                            <a:gd name="T26" fmla="+- 0 138 118"/>
                            <a:gd name="T27" fmla="*/ 138 h 20"/>
                            <a:gd name="T28" fmla="+- 0 11488 741"/>
                            <a:gd name="T29" fmla="*/ T28 w 10748"/>
                            <a:gd name="T30" fmla="+- 0 138 118"/>
                            <a:gd name="T31" fmla="*/ 138 h 20"/>
                            <a:gd name="T32" fmla="+- 0 11488 741"/>
                            <a:gd name="T33" fmla="*/ T32 w 10748"/>
                            <a:gd name="T34" fmla="+- 0 118 118"/>
                            <a:gd name="T35" fmla="*/ 118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20">
                              <a:moveTo>
                                <a:pt x="10747" y="0"/>
                              </a:moveTo>
                              <a:lnTo>
                                <a:pt x="955" y="0"/>
                              </a:lnTo>
                              <a:lnTo>
                                <a:pt x="936" y="0"/>
                              </a:lnTo>
                              <a:lnTo>
                                <a:pt x="0" y="0"/>
                              </a:lnTo>
                              <a:lnTo>
                                <a:pt x="0" y="20"/>
                              </a:lnTo>
                              <a:lnTo>
                                <a:pt x="936" y="20"/>
                              </a:lnTo>
                              <a:lnTo>
                                <a:pt x="955" y="20"/>
                              </a:lnTo>
                              <a:lnTo>
                                <a:pt x="10747" y="20"/>
                              </a:lnTo>
                              <a:lnTo>
                                <a:pt x="107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0EF2CF0">
              <v:shape id="Freeform: Shape 136" style="position:absolute;margin-left:37.05pt;margin-top:5.9pt;width:537.4pt;height:1pt;z-index:251658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20" o:spid="_x0000_s1026" fillcolor="black" stroked="f" path="m10747,l955,,936,,,,,20r936,l955,20r9792,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" w14:anchorId="79FA4475">
                <v:path arrowok="t" o:connecttype="custom" o:connectlocs="6824345,74930;606425,74930;594360,74930;0,74930;0,87630;594360,87630;606425,87630;6824345,87630;6824345,74930" o:connectangles="0,0,0,0,0,0,0,0,0"/>
                <w10:wrap anchorx="page"/>
              </v:shape>
            </w:pict>
          </mc:Fallback>
        </mc:AlternateContent>
      </w:r>
      <w:r w:rsidRPr="00D541E8">
        <w:rPr>
          <w:noProof/>
        </w:rPr>
        <mc:AlternateContent>
          <mc:Choice Requires="wps">
            <w:drawing>
              <wp:anchor distT="0" distB="0" distL="114300" distR="114300" simplePos="0" relativeHeight="251658257" behindDoc="0" locked="0" layoutInCell="1" allowOverlap="1" wp14:anchorId="28F21A5F" wp14:editId="45466243">
                <wp:simplePos x="0" y="0"/>
                <wp:positionH relativeFrom="page">
                  <wp:posOffset>470535</wp:posOffset>
                </wp:positionH>
                <wp:positionV relativeFrom="paragraph">
                  <wp:posOffset>257810</wp:posOffset>
                </wp:positionV>
                <wp:extent cx="6824980" cy="6350"/>
                <wp:effectExtent l="0" t="0" r="0" b="0"/>
                <wp:wrapNone/>
                <wp:docPr id="135" name="Freeform: Shape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406 406"/>
                            <a:gd name="T3" fmla="*/ 406 h 10"/>
                            <a:gd name="T4" fmla="+- 0 1687 741"/>
                            <a:gd name="T5" fmla="*/ T4 w 10748"/>
                            <a:gd name="T6" fmla="+- 0 406 406"/>
                            <a:gd name="T7" fmla="*/ 406 h 10"/>
                            <a:gd name="T8" fmla="+- 0 1677 741"/>
                            <a:gd name="T9" fmla="*/ T8 w 10748"/>
                            <a:gd name="T10" fmla="+- 0 406 406"/>
                            <a:gd name="T11" fmla="*/ 406 h 10"/>
                            <a:gd name="T12" fmla="+- 0 741 741"/>
                            <a:gd name="T13" fmla="*/ T12 w 10748"/>
                            <a:gd name="T14" fmla="+- 0 406 406"/>
                            <a:gd name="T15" fmla="*/ 406 h 10"/>
                            <a:gd name="T16" fmla="+- 0 741 741"/>
                            <a:gd name="T17" fmla="*/ T16 w 10748"/>
                            <a:gd name="T18" fmla="+- 0 416 406"/>
                            <a:gd name="T19" fmla="*/ 416 h 10"/>
                            <a:gd name="T20" fmla="+- 0 1677 741"/>
                            <a:gd name="T21" fmla="*/ T20 w 10748"/>
                            <a:gd name="T22" fmla="+- 0 416 406"/>
                            <a:gd name="T23" fmla="*/ 416 h 10"/>
                            <a:gd name="T24" fmla="+- 0 1687 741"/>
                            <a:gd name="T25" fmla="*/ T24 w 10748"/>
                            <a:gd name="T26" fmla="+- 0 416 406"/>
                            <a:gd name="T27" fmla="*/ 416 h 10"/>
                            <a:gd name="T28" fmla="+- 0 11488 741"/>
                            <a:gd name="T29" fmla="*/ T28 w 10748"/>
                            <a:gd name="T30" fmla="+- 0 416 406"/>
                            <a:gd name="T31" fmla="*/ 416 h 10"/>
                            <a:gd name="T32" fmla="+- 0 11488 741"/>
                            <a:gd name="T33" fmla="*/ T32 w 10748"/>
                            <a:gd name="T34" fmla="+- 0 406 406"/>
                            <a:gd name="T35" fmla="*/ 40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C34BC63">
              <v:shape id="Freeform: Shape 135" style="position:absolute;margin-left:37.05pt;margin-top:20.3pt;width:537.4pt;height:.5pt;z-index:25165826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" w14:anchorId="3B5DA47D">
                <v:path arrowok="t" o:connecttype="custom" o:connectlocs="6824345,257810;600710,257810;594360,257810;0,257810;0,264160;594360,264160;600710,264160;6824345,264160;6824345,257810" o:connectangles="0,0,0,0,0,0,0,0,0"/>
                <w10:wrap anchorx="page"/>
              </v:shape>
            </w:pict>
          </mc:Fallback>
        </mc:AlternateContent>
      </w:r>
      <w:r w:rsidRPr="00D541E8">
        <w:t>Item</w:t>
      </w:r>
      <w:r w:rsidRPr="00D541E8">
        <w:tab/>
        <w:t>Question</w:t>
      </w:r>
    </w:p>
    <w:p w14:paraId="5773B336" w14:textId="186F4A16"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58" behindDoc="0" locked="0" layoutInCell="1" allowOverlap="1" wp14:anchorId="6AEA8174" wp14:editId="4F9168D3">
                <wp:simplePos x="0" y="0"/>
                <wp:positionH relativeFrom="page">
                  <wp:posOffset>470535</wp:posOffset>
                </wp:positionH>
                <wp:positionV relativeFrom="paragraph">
                  <wp:posOffset>180340</wp:posOffset>
                </wp:positionV>
                <wp:extent cx="6824980" cy="6350"/>
                <wp:effectExtent l="0" t="0" r="0" b="0"/>
                <wp:wrapNone/>
                <wp:docPr id="134" name="Freeform: 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E7F7B48">
              <v:shape id="Freeform: Shape 134" style="position:absolute;margin-left:37.05pt;margin-top:14.2pt;width:537.4pt;height:.5pt;z-index:25165826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6D247158">
                <v:path arrowok="t" o:connecttype="custom" o:connectlocs="6824345,180340;600710,180340;594360,180340;0,180340;0,186690;594360,186690;600710,186690;6824345,186690;6824345,180340" o:connectangles="0,0,0,0,0,0,0,0,0"/>
                <w10:wrap anchorx="page"/>
              </v:shape>
            </w:pict>
          </mc:Fallback>
        </mc:AlternateContent>
      </w:r>
      <w:r w:rsidRPr="00D541E8">
        <w:t>C1</w:t>
      </w:r>
      <w:r w:rsidRPr="00D541E8">
        <w:tab/>
        <w:t>When something good happens to me, I have people who I like to share the good news with.</w:t>
      </w:r>
    </w:p>
    <w:p w14:paraId="0CAEF96F" w14:textId="6BEDF2E5"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59" behindDoc="0" locked="0" layoutInCell="1" allowOverlap="1" wp14:anchorId="41754244" wp14:editId="3EF584A1">
                <wp:simplePos x="0" y="0"/>
                <wp:positionH relativeFrom="page">
                  <wp:posOffset>470535</wp:posOffset>
                </wp:positionH>
                <wp:positionV relativeFrom="paragraph">
                  <wp:posOffset>180340</wp:posOffset>
                </wp:positionV>
                <wp:extent cx="6824980" cy="6350"/>
                <wp:effectExtent l="0" t="0" r="0" b="0"/>
                <wp:wrapNone/>
                <wp:docPr id="133" name="Freeform: 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46EBD14">
              <v:shape id="Freeform: Shape 133" style="position:absolute;margin-left:37.05pt;margin-top:14.2pt;width:537.4pt;height:.5pt;z-index:25165826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58E90A16">
                <v:path arrowok="t" o:connecttype="custom" o:connectlocs="6824345,180340;600710,180340;594360,180340;0,180340;0,186690;594360,186690;600710,186690;6824345,186690;6824345,180340" o:connectangles="0,0,0,0,0,0,0,0,0"/>
                <w10:wrap anchorx="page"/>
              </v:shape>
            </w:pict>
          </mc:Fallback>
        </mc:AlternateContent>
      </w:r>
      <w:r w:rsidRPr="00D541E8">
        <w:t>P1</w:t>
      </w:r>
      <w:r w:rsidRPr="00D541E8">
        <w:tab/>
        <w:t>I finish whatever I begin.</w:t>
      </w:r>
    </w:p>
    <w:p w14:paraId="2FA3D07F" w14:textId="6BDE56B2"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60" behindDoc="0" locked="0" layoutInCell="1" allowOverlap="1" wp14:anchorId="4A7BFFBF" wp14:editId="23E6E4A5">
                <wp:simplePos x="0" y="0"/>
                <wp:positionH relativeFrom="page">
                  <wp:posOffset>470535</wp:posOffset>
                </wp:positionH>
                <wp:positionV relativeFrom="paragraph">
                  <wp:posOffset>180340</wp:posOffset>
                </wp:positionV>
                <wp:extent cx="6824980" cy="6350"/>
                <wp:effectExtent l="0" t="0" r="0" b="0"/>
                <wp:wrapNone/>
                <wp:docPr id="132" name="Freeform: 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4745D57">
              <v:shape id="Freeform: Shape 132" style="position:absolute;margin-left:37.05pt;margin-top:14.2pt;width:537.4pt;height:.5pt;z-index:2516582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23AF511C">
                <v:path arrowok="t" o:connecttype="custom" o:connectlocs="6824345,180340;600710,180340;594360,180340;0,180340;0,186690;594360,186690;600710,186690;6824345,186690;6824345,180340" o:connectangles="0,0,0,0,0,0,0,0,0"/>
                <w10:wrap anchorx="page"/>
              </v:shape>
            </w:pict>
          </mc:Fallback>
        </mc:AlternateContent>
      </w:r>
      <w:r w:rsidRPr="00D541E8">
        <w:t>O1</w:t>
      </w:r>
      <w:r w:rsidRPr="00D541E8">
        <w:tab/>
        <w:t>I am optimistic about my future</w:t>
      </w:r>
    </w:p>
    <w:p w14:paraId="3A826251" w14:textId="0AC07E01"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61" behindDoc="0" locked="0" layoutInCell="1" allowOverlap="1" wp14:anchorId="120F2273" wp14:editId="1DF2E824">
                <wp:simplePos x="0" y="0"/>
                <wp:positionH relativeFrom="page">
                  <wp:posOffset>470535</wp:posOffset>
                </wp:positionH>
                <wp:positionV relativeFrom="paragraph">
                  <wp:posOffset>180340</wp:posOffset>
                </wp:positionV>
                <wp:extent cx="6824980" cy="6350"/>
                <wp:effectExtent l="0" t="0" r="0" b="0"/>
                <wp:wrapNone/>
                <wp:docPr id="131" name="Freeform: Shape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41D42E1">
              <v:shape id="Freeform: Shape 131" style="position:absolute;margin-left:37.05pt;margin-top:14.2pt;width:537.4pt;height:.5pt;z-index:25165826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5B767893">
                <v:path arrowok="t" o:connecttype="custom" o:connectlocs="6824345,180340;600710,180340;594360,180340;0,180340;0,186690;594360,186690;600710,186690;6824345,186690;6824345,180340" o:connectangles="0,0,0,0,0,0,0,0,0"/>
                <w10:wrap anchorx="page"/>
              </v:shape>
            </w:pict>
          </mc:Fallback>
        </mc:AlternateContent>
      </w:r>
      <w:r w:rsidRPr="00D541E8">
        <w:t>H1</w:t>
      </w:r>
      <w:r w:rsidRPr="00D541E8">
        <w:tab/>
        <w:t>I feel happy.</w:t>
      </w:r>
    </w:p>
    <w:p w14:paraId="37029086" w14:textId="5A0ADEBF"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62" behindDoc="0" locked="0" layoutInCell="1" allowOverlap="1" wp14:anchorId="69A94402" wp14:editId="68427EE4">
                <wp:simplePos x="0" y="0"/>
                <wp:positionH relativeFrom="page">
                  <wp:posOffset>470535</wp:posOffset>
                </wp:positionH>
                <wp:positionV relativeFrom="paragraph">
                  <wp:posOffset>180340</wp:posOffset>
                </wp:positionV>
                <wp:extent cx="6824980" cy="6350"/>
                <wp:effectExtent l="0" t="0" r="0" b="0"/>
                <wp:wrapNone/>
                <wp:docPr id="130" name="Freeform: 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16B6D2F">
              <v:shape id="Freeform: Shape 130" style="position:absolute;margin-left:37.05pt;margin-top:14.2pt;width:537.4pt;height:.5pt;z-index:25165827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1E448705">
                <v:path arrowok="t" o:connecttype="custom" o:connectlocs="6824345,180340;600710,180340;594360,180340;0,180340;0,186690;594360,186690;600710,186690;6824345,186690;6824345,180340" o:connectangles="0,0,0,0,0,0,0,0,0"/>
                <w10:wrap anchorx="page"/>
              </v:shape>
            </w:pict>
          </mc:Fallback>
        </mc:AlternateContent>
      </w:r>
      <w:r w:rsidRPr="00D541E8">
        <w:t>E1</w:t>
      </w:r>
      <w:r w:rsidRPr="00D541E8">
        <w:tab/>
        <w:t>When I do an activity, I enjoy it so much that I lose track of time.</w:t>
      </w:r>
    </w:p>
    <w:p w14:paraId="786F2903" w14:textId="59070B79"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63" behindDoc="0" locked="0" layoutInCell="1" allowOverlap="1" wp14:anchorId="1DA2DD57" wp14:editId="7F3CC2B8">
                <wp:simplePos x="0" y="0"/>
                <wp:positionH relativeFrom="page">
                  <wp:posOffset>470535</wp:posOffset>
                </wp:positionH>
                <wp:positionV relativeFrom="paragraph">
                  <wp:posOffset>180340</wp:posOffset>
                </wp:positionV>
                <wp:extent cx="6824980" cy="6350"/>
                <wp:effectExtent l="0" t="0" r="0" b="0"/>
                <wp:wrapNone/>
                <wp:docPr id="129" name="Freeform: 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1C80996">
              <v:shape id="Freeform: Shape 129" style="position:absolute;margin-left:37.05pt;margin-top:14.2pt;width:537.4pt;height:.5pt;z-index:25165827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54277459">
                <v:path arrowok="t" o:connecttype="custom" o:connectlocs="6824345,180340;600710,180340;594360,180340;0,180340;0,186690;594360,186690;600710,186690;6824345,186690;6824345,180340" o:connectangles="0,0,0,0,0,0,0,0,0"/>
                <w10:wrap anchorx="page"/>
              </v:shape>
            </w:pict>
          </mc:Fallback>
        </mc:AlternateContent>
      </w:r>
      <w:r w:rsidRPr="00D541E8">
        <w:t>H2</w:t>
      </w:r>
      <w:r w:rsidRPr="00D541E8">
        <w:tab/>
        <w:t>I have a lot of fun.</w:t>
      </w:r>
    </w:p>
    <w:p w14:paraId="5B854B1A" w14:textId="1DAB0A46"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64" behindDoc="0" locked="0" layoutInCell="1" allowOverlap="1" wp14:anchorId="0C121991" wp14:editId="099E6C3D">
                <wp:simplePos x="0" y="0"/>
                <wp:positionH relativeFrom="page">
                  <wp:posOffset>470535</wp:posOffset>
                </wp:positionH>
                <wp:positionV relativeFrom="paragraph">
                  <wp:posOffset>180340</wp:posOffset>
                </wp:positionV>
                <wp:extent cx="6824980" cy="6350"/>
                <wp:effectExtent l="0" t="0" r="0" b="0"/>
                <wp:wrapNone/>
                <wp:docPr id="128" name="Freeform: 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225B4D0">
              <v:shape id="Freeform: Shape 128" style="position:absolute;margin-left:37.05pt;margin-top:14.2pt;width:537.4pt;height:.5pt;z-index:25165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56157F50">
                <v:path arrowok="t" o:connecttype="custom" o:connectlocs="6824345,180340;600710,180340;594360,180340;0,180340;0,186690;594360,186690;600710,186690;6824345,186690;6824345,180340" o:connectangles="0,0,0,0,0,0,0,0,0"/>
                <w10:wrap anchorx="page"/>
              </v:shape>
            </w:pict>
          </mc:Fallback>
        </mc:AlternateContent>
      </w:r>
      <w:r w:rsidRPr="00D541E8">
        <w:t>E2</w:t>
      </w:r>
      <w:r w:rsidRPr="00D541E8">
        <w:tab/>
        <w:t>I get completely absorbed in what I am doing.</w:t>
      </w:r>
    </w:p>
    <w:p w14:paraId="239F1DC2" w14:textId="6A4163BC"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65" behindDoc="0" locked="0" layoutInCell="1" allowOverlap="1" wp14:anchorId="2D6B83AD" wp14:editId="4BD94BE5">
                <wp:simplePos x="0" y="0"/>
                <wp:positionH relativeFrom="page">
                  <wp:posOffset>470535</wp:posOffset>
                </wp:positionH>
                <wp:positionV relativeFrom="paragraph">
                  <wp:posOffset>180340</wp:posOffset>
                </wp:positionV>
                <wp:extent cx="6824980" cy="6350"/>
                <wp:effectExtent l="0" t="0" r="0" b="0"/>
                <wp:wrapNone/>
                <wp:docPr id="97343" name="Freeform: Shape 97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322DE20">
              <v:shape id="Freeform: Shape 97343" style="position:absolute;margin-left:37.05pt;margin-top:14.2pt;width:537.4pt;height:.5pt;z-index:25165827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11169B9A">
                <v:path arrowok="t" o:connecttype="custom" o:connectlocs="6824345,180340;600710,180340;594360,180340;0,180340;0,186690;594360,186690;600710,186690;6824345,186690;6824345,180340" o:connectangles="0,0,0,0,0,0,0,0,0"/>
                <w10:wrap anchorx="page"/>
              </v:shape>
            </w:pict>
          </mc:Fallback>
        </mc:AlternateContent>
      </w:r>
      <w:r w:rsidRPr="00D541E8">
        <w:t>H3</w:t>
      </w:r>
      <w:r w:rsidRPr="00D541E8">
        <w:tab/>
        <w:t>I love life.</w:t>
      </w:r>
    </w:p>
    <w:p w14:paraId="2A4551E0" w14:textId="60DA7016"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66" behindDoc="0" locked="0" layoutInCell="1" allowOverlap="1" wp14:anchorId="10A75FF0" wp14:editId="6FC12CA4">
                <wp:simplePos x="0" y="0"/>
                <wp:positionH relativeFrom="page">
                  <wp:posOffset>470535</wp:posOffset>
                </wp:positionH>
                <wp:positionV relativeFrom="paragraph">
                  <wp:posOffset>180340</wp:posOffset>
                </wp:positionV>
                <wp:extent cx="6824980" cy="6350"/>
                <wp:effectExtent l="0" t="0" r="0" b="0"/>
                <wp:wrapNone/>
                <wp:docPr id="97342" name="Freeform: Shape 97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48106C8">
              <v:shape id="Freeform: Shape 97342" style="position:absolute;margin-left:37.05pt;margin-top:14.2pt;width:537.4pt;height:.5pt;z-index:25165827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2E47D17D">
                <v:path arrowok="t" o:connecttype="custom" o:connectlocs="6824345,180340;600710,180340;594360,180340;0,180340;0,186690;594360,186690;600710,186690;6824345,186690;6824345,180340" o:connectangles="0,0,0,0,0,0,0,0,0"/>
                <w10:wrap anchorx="page"/>
              </v:shape>
            </w:pict>
          </mc:Fallback>
        </mc:AlternateContent>
      </w:r>
      <w:r w:rsidRPr="00D541E8">
        <w:t>P2</w:t>
      </w:r>
      <w:r w:rsidRPr="00D541E8">
        <w:tab/>
        <w:t>I keep at my schoolwork until I am done with it.</w:t>
      </w:r>
    </w:p>
    <w:p w14:paraId="4062D345" w14:textId="526D8294"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67" behindDoc="0" locked="0" layoutInCell="1" allowOverlap="1" wp14:anchorId="001836BC" wp14:editId="2EF6F04D">
                <wp:simplePos x="0" y="0"/>
                <wp:positionH relativeFrom="page">
                  <wp:posOffset>470535</wp:posOffset>
                </wp:positionH>
                <wp:positionV relativeFrom="paragraph">
                  <wp:posOffset>180340</wp:posOffset>
                </wp:positionV>
                <wp:extent cx="6824980" cy="6350"/>
                <wp:effectExtent l="0" t="0" r="0" b="0"/>
                <wp:wrapNone/>
                <wp:docPr id="97341" name="Freeform: Shape 97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999C359">
              <v:shape id="Freeform: Shape 97341" style="position:absolute;margin-left:37.05pt;margin-top:14.2pt;width:537.4pt;height:.5pt;z-index:25165827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2E8863E5">
                <v:path arrowok="t" o:connecttype="custom" o:connectlocs="6824345,180340;600710,180340;594360,180340;0,180340;0,186690;594360,186690;600710,186690;6824345,186690;6824345,180340" o:connectangles="0,0,0,0,0,0,0,0,0"/>
                <w10:wrap anchorx="page"/>
              </v:shape>
            </w:pict>
          </mc:Fallback>
        </mc:AlternateContent>
      </w:r>
      <w:r w:rsidRPr="00D541E8">
        <w:t>C2</w:t>
      </w:r>
      <w:r w:rsidRPr="00D541E8">
        <w:tab/>
        <w:t>When I have a problem, I have someone who will be there for me.</w:t>
      </w:r>
    </w:p>
    <w:p w14:paraId="2A4FD031" w14:textId="2E79DDD7"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68" behindDoc="0" locked="0" layoutInCell="1" allowOverlap="1" wp14:anchorId="3BF874C8" wp14:editId="5101006B">
                <wp:simplePos x="0" y="0"/>
                <wp:positionH relativeFrom="page">
                  <wp:posOffset>470535</wp:posOffset>
                </wp:positionH>
                <wp:positionV relativeFrom="paragraph">
                  <wp:posOffset>180340</wp:posOffset>
                </wp:positionV>
                <wp:extent cx="6824980" cy="6350"/>
                <wp:effectExtent l="0" t="0" r="0" b="0"/>
                <wp:wrapNone/>
                <wp:docPr id="97340" name="Freeform: Shape 97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A4BA31C">
              <v:shape id="Freeform: Shape 97340" style="position:absolute;margin-left:37.05pt;margin-top:14.2pt;width:537.4pt;height:.5pt;z-index:2516582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73439D53">
                <v:path arrowok="t" o:connecttype="custom" o:connectlocs="6824345,180340;600710,180340;594360,180340;0,180340;0,186690;594360,186690;600710,186690;6824345,186690;6824345,180340" o:connectangles="0,0,0,0,0,0,0,0,0"/>
                <w10:wrap anchorx="page"/>
              </v:shape>
            </w:pict>
          </mc:Fallback>
        </mc:AlternateContent>
      </w:r>
      <w:r w:rsidRPr="00D541E8">
        <w:t>E3</w:t>
      </w:r>
      <w:r w:rsidRPr="00D541E8">
        <w:tab/>
        <w:t>I get so involved in activities that I forget about everything else.</w:t>
      </w:r>
    </w:p>
    <w:p w14:paraId="52F29E46" w14:textId="7B84124F"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69" behindDoc="0" locked="0" layoutInCell="1" allowOverlap="1" wp14:anchorId="45A4F61F" wp14:editId="4F2C8F58">
                <wp:simplePos x="0" y="0"/>
                <wp:positionH relativeFrom="page">
                  <wp:posOffset>470535</wp:posOffset>
                </wp:positionH>
                <wp:positionV relativeFrom="paragraph">
                  <wp:posOffset>180340</wp:posOffset>
                </wp:positionV>
                <wp:extent cx="6824980" cy="6350"/>
                <wp:effectExtent l="0" t="0" r="0" b="0"/>
                <wp:wrapNone/>
                <wp:docPr id="97339" name="Freeform: Shape 97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1ADA44F">
              <v:shape id="Freeform: Shape 97339" style="position:absolute;margin-left:37.05pt;margin-top:14.2pt;width:537.4pt;height:.5pt;z-index:25165827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1A07D16A">
                <v:path arrowok="t" o:connecttype="custom" o:connectlocs="6824345,180340;600710,180340;594360,180340;0,180340;0,186690;594360,186690;600710,186690;6824345,186690;6824345,180340" o:connectangles="0,0,0,0,0,0,0,0,0"/>
                <w10:wrap anchorx="page"/>
              </v:shape>
            </w:pict>
          </mc:Fallback>
        </mc:AlternateContent>
      </w:r>
      <w:r w:rsidRPr="00D541E8">
        <w:t>E4</w:t>
      </w:r>
      <w:r w:rsidRPr="00D541E8">
        <w:tab/>
        <w:t>When I am learning something new, I lose track of how much time has passed.</w:t>
      </w:r>
    </w:p>
    <w:p w14:paraId="40AEBF4B" w14:textId="57B6A36E"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70" behindDoc="0" locked="0" layoutInCell="1" allowOverlap="1" wp14:anchorId="6482E617" wp14:editId="2F5B2C13">
                <wp:simplePos x="0" y="0"/>
                <wp:positionH relativeFrom="page">
                  <wp:posOffset>470535</wp:posOffset>
                </wp:positionH>
                <wp:positionV relativeFrom="paragraph">
                  <wp:posOffset>183515</wp:posOffset>
                </wp:positionV>
                <wp:extent cx="6824980" cy="6350"/>
                <wp:effectExtent l="0" t="0" r="0" b="0"/>
                <wp:wrapNone/>
                <wp:docPr id="97338" name="Freeform: Shape 97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9 289"/>
                            <a:gd name="T3" fmla="*/ 289 h 10"/>
                            <a:gd name="T4" fmla="+- 0 1687 741"/>
                            <a:gd name="T5" fmla="*/ T4 w 10748"/>
                            <a:gd name="T6" fmla="+- 0 289 289"/>
                            <a:gd name="T7" fmla="*/ 289 h 10"/>
                            <a:gd name="T8" fmla="+- 0 1677 741"/>
                            <a:gd name="T9" fmla="*/ T8 w 10748"/>
                            <a:gd name="T10" fmla="+- 0 289 289"/>
                            <a:gd name="T11" fmla="*/ 289 h 10"/>
                            <a:gd name="T12" fmla="+- 0 741 741"/>
                            <a:gd name="T13" fmla="*/ T12 w 10748"/>
                            <a:gd name="T14" fmla="+- 0 289 289"/>
                            <a:gd name="T15" fmla="*/ 289 h 10"/>
                            <a:gd name="T16" fmla="+- 0 741 741"/>
                            <a:gd name="T17" fmla="*/ T16 w 10748"/>
                            <a:gd name="T18" fmla="+- 0 299 289"/>
                            <a:gd name="T19" fmla="*/ 299 h 10"/>
                            <a:gd name="T20" fmla="+- 0 1677 741"/>
                            <a:gd name="T21" fmla="*/ T20 w 10748"/>
                            <a:gd name="T22" fmla="+- 0 299 289"/>
                            <a:gd name="T23" fmla="*/ 299 h 10"/>
                            <a:gd name="T24" fmla="+- 0 1687 741"/>
                            <a:gd name="T25" fmla="*/ T24 w 10748"/>
                            <a:gd name="T26" fmla="+- 0 299 289"/>
                            <a:gd name="T27" fmla="*/ 299 h 10"/>
                            <a:gd name="T28" fmla="+- 0 11488 741"/>
                            <a:gd name="T29" fmla="*/ T28 w 10748"/>
                            <a:gd name="T30" fmla="+- 0 299 289"/>
                            <a:gd name="T31" fmla="*/ 299 h 10"/>
                            <a:gd name="T32" fmla="+- 0 11488 741"/>
                            <a:gd name="T33" fmla="*/ T32 w 10748"/>
                            <a:gd name="T34" fmla="+- 0 289 289"/>
                            <a:gd name="T35" fmla="*/ 289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C265E8A">
              <v:shape id="Freeform: Shape 97338" style="position:absolute;margin-left:37.05pt;margin-top:14.45pt;width:537.4pt;height:.5pt;z-index:25165827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" w14:anchorId="7CE1A0FD">
                <v:path arrowok="t" o:connecttype="custom" o:connectlocs="6824345,183515;600710,183515;594360,183515;0,183515;0,189865;594360,189865;600710,189865;6824345,189865;6824345,183515" o:connectangles="0,0,0,0,0,0,0,0,0"/>
                <w10:wrap anchorx="page"/>
              </v:shape>
            </w:pict>
          </mc:Fallback>
        </mc:AlternateContent>
      </w:r>
      <w:r w:rsidRPr="00D541E8">
        <w:t>O2</w:t>
      </w:r>
      <w:r w:rsidRPr="00D541E8">
        <w:tab/>
        <w:t>In uncertain times, I expect the best.</w:t>
      </w:r>
    </w:p>
    <w:p w14:paraId="0AED6E40" w14:textId="6D8CF7C3"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71" behindDoc="0" locked="0" layoutInCell="1" allowOverlap="1" wp14:anchorId="0CC1F09A" wp14:editId="0E0B962D">
                <wp:simplePos x="0" y="0"/>
                <wp:positionH relativeFrom="page">
                  <wp:posOffset>470535</wp:posOffset>
                </wp:positionH>
                <wp:positionV relativeFrom="paragraph">
                  <wp:posOffset>183515</wp:posOffset>
                </wp:positionV>
                <wp:extent cx="6824980" cy="6350"/>
                <wp:effectExtent l="0" t="0" r="0" b="0"/>
                <wp:wrapNone/>
                <wp:docPr id="97337" name="Freeform: Shape 97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9 289"/>
                            <a:gd name="T3" fmla="*/ 289 h 10"/>
                            <a:gd name="T4" fmla="+- 0 1687 741"/>
                            <a:gd name="T5" fmla="*/ T4 w 10748"/>
                            <a:gd name="T6" fmla="+- 0 289 289"/>
                            <a:gd name="T7" fmla="*/ 289 h 10"/>
                            <a:gd name="T8" fmla="+- 0 1677 741"/>
                            <a:gd name="T9" fmla="*/ T8 w 10748"/>
                            <a:gd name="T10" fmla="+- 0 289 289"/>
                            <a:gd name="T11" fmla="*/ 289 h 10"/>
                            <a:gd name="T12" fmla="+- 0 741 741"/>
                            <a:gd name="T13" fmla="*/ T12 w 10748"/>
                            <a:gd name="T14" fmla="+- 0 289 289"/>
                            <a:gd name="T15" fmla="*/ 289 h 10"/>
                            <a:gd name="T16" fmla="+- 0 741 741"/>
                            <a:gd name="T17" fmla="*/ T16 w 10748"/>
                            <a:gd name="T18" fmla="+- 0 299 289"/>
                            <a:gd name="T19" fmla="*/ 299 h 10"/>
                            <a:gd name="T20" fmla="+- 0 1677 741"/>
                            <a:gd name="T21" fmla="*/ T20 w 10748"/>
                            <a:gd name="T22" fmla="+- 0 299 289"/>
                            <a:gd name="T23" fmla="*/ 299 h 10"/>
                            <a:gd name="T24" fmla="+- 0 1687 741"/>
                            <a:gd name="T25" fmla="*/ T24 w 10748"/>
                            <a:gd name="T26" fmla="+- 0 299 289"/>
                            <a:gd name="T27" fmla="*/ 299 h 10"/>
                            <a:gd name="T28" fmla="+- 0 11488 741"/>
                            <a:gd name="T29" fmla="*/ T28 w 10748"/>
                            <a:gd name="T30" fmla="+- 0 299 289"/>
                            <a:gd name="T31" fmla="*/ 299 h 10"/>
                            <a:gd name="T32" fmla="+- 0 11488 741"/>
                            <a:gd name="T33" fmla="*/ T32 w 10748"/>
                            <a:gd name="T34" fmla="+- 0 289 289"/>
                            <a:gd name="T35" fmla="*/ 289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7065BAB">
              <v:shape id="Freeform: Shape 97337" style="position:absolute;margin-left:37.05pt;margin-top:14.45pt;width:537.4pt;height:.5pt;z-index:25165827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" w14:anchorId="471B450C">
                <v:path arrowok="t" o:connecttype="custom" o:connectlocs="6824345,183515;600710,183515;594360,183515;0,183515;0,189865;594360,189865;600710,189865;6824345,189865;6824345,183515" o:connectangles="0,0,0,0,0,0,0,0,0"/>
                <w10:wrap anchorx="page"/>
              </v:shape>
            </w:pict>
          </mc:Fallback>
        </mc:AlternateContent>
      </w:r>
      <w:r w:rsidRPr="00D541E8">
        <w:t>C3</w:t>
      </w:r>
      <w:r w:rsidRPr="00D541E8">
        <w:tab/>
        <w:t>There are people in my life who really care about me.</w:t>
      </w:r>
    </w:p>
    <w:p w14:paraId="51AB4419" w14:textId="233059CF"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72" behindDoc="0" locked="0" layoutInCell="1" allowOverlap="1" wp14:anchorId="0737FB2C" wp14:editId="6FB2388D">
                <wp:simplePos x="0" y="0"/>
                <wp:positionH relativeFrom="page">
                  <wp:posOffset>470535</wp:posOffset>
                </wp:positionH>
                <wp:positionV relativeFrom="paragraph">
                  <wp:posOffset>180340</wp:posOffset>
                </wp:positionV>
                <wp:extent cx="6824980" cy="6350"/>
                <wp:effectExtent l="0" t="0" r="0" b="0"/>
                <wp:wrapNone/>
                <wp:docPr id="97336" name="Freeform: Shape 97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DAD23A6">
              <v:shape id="Freeform: Shape 97336" style="position:absolute;margin-left:37.05pt;margin-top:14.2pt;width:537.4pt;height:.5pt;z-index:251658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7608D1DF">
                <v:path arrowok="t" o:connecttype="custom" o:connectlocs="6824345,180340;600710,180340;594360,180340;0,180340;0,186690;594360,186690;600710,186690;6824345,186690;6824345,180340" o:connectangles="0,0,0,0,0,0,0,0,0"/>
                <w10:wrap anchorx="page"/>
              </v:shape>
            </w:pict>
          </mc:Fallback>
        </mc:AlternateContent>
      </w:r>
      <w:r w:rsidRPr="00D541E8">
        <w:t>O3</w:t>
      </w:r>
      <w:r w:rsidRPr="00D541E8">
        <w:tab/>
        <w:t>I think good things are going to happen to me.</w:t>
      </w:r>
    </w:p>
    <w:p w14:paraId="32604B6C" w14:textId="0D9104D6"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73" behindDoc="0" locked="0" layoutInCell="1" allowOverlap="1" wp14:anchorId="09AB7572" wp14:editId="627DC23A">
                <wp:simplePos x="0" y="0"/>
                <wp:positionH relativeFrom="page">
                  <wp:posOffset>470535</wp:posOffset>
                </wp:positionH>
                <wp:positionV relativeFrom="paragraph">
                  <wp:posOffset>180340</wp:posOffset>
                </wp:positionV>
                <wp:extent cx="6824980" cy="6350"/>
                <wp:effectExtent l="0" t="0" r="0" b="0"/>
                <wp:wrapNone/>
                <wp:docPr id="97335" name="Freeform: Shape 97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30A242A">
              <v:shape id="Freeform: Shape 97335" style="position:absolute;margin-left:37.05pt;margin-top:14.2pt;width:537.4pt;height:.5pt;z-index:25165828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5A1007C7">
                <v:path arrowok="t" o:connecttype="custom" o:connectlocs="6824345,180340;600710,180340;594360,180340;0,180340;0,186690;594360,186690;600710,186690;6824345,186690;6824345,180340" o:connectangles="0,0,0,0,0,0,0,0,0"/>
                <w10:wrap anchorx="page"/>
              </v:shape>
            </w:pict>
          </mc:Fallback>
        </mc:AlternateContent>
      </w:r>
      <w:r w:rsidRPr="00D541E8">
        <w:t>C4</w:t>
      </w:r>
      <w:r w:rsidRPr="00D541E8">
        <w:tab/>
        <w:t>I have friends that I really care about.</w:t>
      </w:r>
    </w:p>
    <w:p w14:paraId="333A4DFE" w14:textId="0D655220"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74" behindDoc="0" locked="0" layoutInCell="1" allowOverlap="1" wp14:anchorId="11C53B35" wp14:editId="0095C9A4">
                <wp:simplePos x="0" y="0"/>
                <wp:positionH relativeFrom="page">
                  <wp:posOffset>470535</wp:posOffset>
                </wp:positionH>
                <wp:positionV relativeFrom="paragraph">
                  <wp:posOffset>180340</wp:posOffset>
                </wp:positionV>
                <wp:extent cx="6824980" cy="6350"/>
                <wp:effectExtent l="0" t="0" r="0" b="0"/>
                <wp:wrapNone/>
                <wp:docPr id="97334" name="Freeform: Shape 97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368B7AD">
              <v:shape id="Freeform: Shape 97334" style="position:absolute;margin-left:37.05pt;margin-top:14.2pt;width:537.4pt;height:.5pt;z-index:25165828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5A577ECA">
                <v:path arrowok="t" o:connecttype="custom" o:connectlocs="6824345,180340;600710,180340;594360,180340;0,180340;0,186690;594360,186690;600710,186690;6824345,186690;6824345,180340" o:connectangles="0,0,0,0,0,0,0,0,0"/>
                <w10:wrap anchorx="page"/>
              </v:shape>
            </w:pict>
          </mc:Fallback>
        </mc:AlternateContent>
      </w:r>
      <w:r w:rsidRPr="00D541E8">
        <w:t>P3</w:t>
      </w:r>
      <w:r w:rsidRPr="00D541E8">
        <w:tab/>
        <w:t>Once I make a plan to get something done, I stick to it.</w:t>
      </w:r>
    </w:p>
    <w:p w14:paraId="5ECEE85B" w14:textId="44D7103C"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75" behindDoc="0" locked="0" layoutInCell="1" allowOverlap="1" wp14:anchorId="567D1AD9" wp14:editId="75D699CC">
                <wp:simplePos x="0" y="0"/>
                <wp:positionH relativeFrom="page">
                  <wp:posOffset>470535</wp:posOffset>
                </wp:positionH>
                <wp:positionV relativeFrom="paragraph">
                  <wp:posOffset>180975</wp:posOffset>
                </wp:positionV>
                <wp:extent cx="6824980" cy="6350"/>
                <wp:effectExtent l="0" t="0" r="0" b="0"/>
                <wp:wrapNone/>
                <wp:docPr id="97333" name="Freeform: Shape 97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5 285"/>
                            <a:gd name="T3" fmla="*/ 285 h 10"/>
                            <a:gd name="T4" fmla="+- 0 1687 741"/>
                            <a:gd name="T5" fmla="*/ T4 w 10748"/>
                            <a:gd name="T6" fmla="+- 0 285 285"/>
                            <a:gd name="T7" fmla="*/ 285 h 10"/>
                            <a:gd name="T8" fmla="+- 0 1677 741"/>
                            <a:gd name="T9" fmla="*/ T8 w 10748"/>
                            <a:gd name="T10" fmla="+- 0 285 285"/>
                            <a:gd name="T11" fmla="*/ 285 h 10"/>
                            <a:gd name="T12" fmla="+- 0 741 741"/>
                            <a:gd name="T13" fmla="*/ T12 w 10748"/>
                            <a:gd name="T14" fmla="+- 0 285 285"/>
                            <a:gd name="T15" fmla="*/ 285 h 10"/>
                            <a:gd name="T16" fmla="+- 0 741 741"/>
                            <a:gd name="T17" fmla="*/ T16 w 10748"/>
                            <a:gd name="T18" fmla="+- 0 295 285"/>
                            <a:gd name="T19" fmla="*/ 295 h 10"/>
                            <a:gd name="T20" fmla="+- 0 1677 741"/>
                            <a:gd name="T21" fmla="*/ T20 w 10748"/>
                            <a:gd name="T22" fmla="+- 0 295 285"/>
                            <a:gd name="T23" fmla="*/ 295 h 10"/>
                            <a:gd name="T24" fmla="+- 0 1687 741"/>
                            <a:gd name="T25" fmla="*/ T24 w 10748"/>
                            <a:gd name="T26" fmla="+- 0 295 285"/>
                            <a:gd name="T27" fmla="*/ 295 h 10"/>
                            <a:gd name="T28" fmla="+- 0 11488 741"/>
                            <a:gd name="T29" fmla="*/ T28 w 10748"/>
                            <a:gd name="T30" fmla="+- 0 295 285"/>
                            <a:gd name="T31" fmla="*/ 295 h 10"/>
                            <a:gd name="T32" fmla="+- 0 11488 741"/>
                            <a:gd name="T33" fmla="*/ T32 w 10748"/>
                            <a:gd name="T34" fmla="+- 0 285 285"/>
                            <a:gd name="T35" fmla="*/ 28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6526141">
              <v:shape id="Freeform: Shape 97333" style="position:absolute;margin-left:37.05pt;margin-top:14.25pt;width:537.4pt;height:.5pt;z-index:25165828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" w14:anchorId="03B44921">
                <v:path arrowok="t" o:connecttype="custom" o:connectlocs="6824345,180975;600710,180975;594360,180975;0,180975;0,187325;594360,187325;600710,187325;6824345,187325;6824345,180975" o:connectangles="0,0,0,0,0,0,0,0,0"/>
                <w10:wrap anchorx="page"/>
              </v:shape>
            </w:pict>
          </mc:Fallback>
        </mc:AlternateContent>
      </w:r>
      <w:r w:rsidRPr="00D541E8">
        <w:t>O4</w:t>
      </w:r>
      <w:r w:rsidRPr="00D541E8">
        <w:tab/>
        <w:t>I believe that things will work out, no matter how difficult they seem.</w:t>
      </w:r>
    </w:p>
    <w:p w14:paraId="42B4D828" w14:textId="7086EA37"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76" behindDoc="0" locked="0" layoutInCell="1" allowOverlap="1" wp14:anchorId="187BD252" wp14:editId="79BD5C32">
                <wp:simplePos x="0" y="0"/>
                <wp:positionH relativeFrom="page">
                  <wp:posOffset>470535</wp:posOffset>
                </wp:positionH>
                <wp:positionV relativeFrom="paragraph">
                  <wp:posOffset>180340</wp:posOffset>
                </wp:positionV>
                <wp:extent cx="6824980" cy="6350"/>
                <wp:effectExtent l="0" t="0" r="0" b="0"/>
                <wp:wrapNone/>
                <wp:docPr id="97332" name="Freeform: Shape 97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EC3158B">
              <v:shape id="Freeform: Shape 97332" style="position:absolute;margin-left:37.05pt;margin-top:14.2pt;width:537.4pt;height:.5pt;z-index:2516582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0A04F23B">
                <v:path arrowok="t" o:connecttype="custom" o:connectlocs="6824345,180340;600710,180340;594360,180340;0,180340;0,186690;594360,186690;600710,186690;6824345,186690;6824345,180340" o:connectangles="0,0,0,0,0,0,0,0,0"/>
                <w10:wrap anchorx="page"/>
              </v:shape>
            </w:pict>
          </mc:Fallback>
        </mc:AlternateContent>
      </w:r>
      <w:r w:rsidRPr="00D541E8">
        <w:t>P4</w:t>
      </w:r>
      <w:r w:rsidRPr="00D541E8">
        <w:tab/>
        <w:t>I am a hard worker.</w:t>
      </w:r>
    </w:p>
    <w:p w14:paraId="2ED53BFE" w14:textId="12BDC506"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77" behindDoc="0" locked="0" layoutInCell="1" allowOverlap="1" wp14:anchorId="6140654F" wp14:editId="5AEB5F8F">
                <wp:simplePos x="0" y="0"/>
                <wp:positionH relativeFrom="page">
                  <wp:posOffset>470535</wp:posOffset>
                </wp:positionH>
                <wp:positionV relativeFrom="paragraph">
                  <wp:posOffset>180340</wp:posOffset>
                </wp:positionV>
                <wp:extent cx="6824980" cy="12700"/>
                <wp:effectExtent l="0" t="0" r="0" b="0"/>
                <wp:wrapNone/>
                <wp:docPr id="97331" name="Freeform: Shape 97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12700"/>
                        </a:xfrm>
                        <a:custGeom>
                          <a:avLst/>
                          <a:gdLst>
                            <a:gd name="T0" fmla="+- 0 11488 741"/>
                            <a:gd name="T1" fmla="*/ T0 w 10748"/>
                            <a:gd name="T2" fmla="+- 0 284 284"/>
                            <a:gd name="T3" fmla="*/ 284 h 20"/>
                            <a:gd name="T4" fmla="+- 0 1682 741"/>
                            <a:gd name="T5" fmla="*/ T4 w 10748"/>
                            <a:gd name="T6" fmla="+- 0 284 284"/>
                            <a:gd name="T7" fmla="*/ 284 h 20"/>
                            <a:gd name="T8" fmla="+- 0 1677 741"/>
                            <a:gd name="T9" fmla="*/ T8 w 10748"/>
                            <a:gd name="T10" fmla="+- 0 284 284"/>
                            <a:gd name="T11" fmla="*/ 284 h 20"/>
                            <a:gd name="T12" fmla="+- 0 1663 741"/>
                            <a:gd name="T13" fmla="*/ T12 w 10748"/>
                            <a:gd name="T14" fmla="+- 0 284 284"/>
                            <a:gd name="T15" fmla="*/ 284 h 20"/>
                            <a:gd name="T16" fmla="+- 0 741 741"/>
                            <a:gd name="T17" fmla="*/ T16 w 10748"/>
                            <a:gd name="T18" fmla="+- 0 284 284"/>
                            <a:gd name="T19" fmla="*/ 284 h 20"/>
                            <a:gd name="T20" fmla="+- 0 741 741"/>
                            <a:gd name="T21" fmla="*/ T20 w 10748"/>
                            <a:gd name="T22" fmla="+- 0 304 284"/>
                            <a:gd name="T23" fmla="*/ 304 h 20"/>
                            <a:gd name="T24" fmla="+- 0 1663 741"/>
                            <a:gd name="T25" fmla="*/ T24 w 10748"/>
                            <a:gd name="T26" fmla="+- 0 304 284"/>
                            <a:gd name="T27" fmla="*/ 304 h 20"/>
                            <a:gd name="T28" fmla="+- 0 1677 741"/>
                            <a:gd name="T29" fmla="*/ T28 w 10748"/>
                            <a:gd name="T30" fmla="+- 0 304 284"/>
                            <a:gd name="T31" fmla="*/ 304 h 20"/>
                            <a:gd name="T32" fmla="+- 0 1682 741"/>
                            <a:gd name="T33" fmla="*/ T32 w 10748"/>
                            <a:gd name="T34" fmla="+- 0 304 284"/>
                            <a:gd name="T35" fmla="*/ 304 h 20"/>
                            <a:gd name="T36" fmla="+- 0 11488 741"/>
                            <a:gd name="T37" fmla="*/ T36 w 10748"/>
                            <a:gd name="T38" fmla="+- 0 304 284"/>
                            <a:gd name="T39" fmla="*/ 304 h 20"/>
                            <a:gd name="T40" fmla="+- 0 11488 741"/>
                            <a:gd name="T41" fmla="*/ T40 w 10748"/>
                            <a:gd name="T42" fmla="+- 0 284 284"/>
                            <a:gd name="T43" fmla="*/ 28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748" h="20">
                              <a:moveTo>
                                <a:pt x="10747" y="0"/>
                              </a:moveTo>
                              <a:lnTo>
                                <a:pt x="941" y="0"/>
                              </a:lnTo>
                              <a:lnTo>
                                <a:pt x="936" y="0"/>
                              </a:lnTo>
                              <a:lnTo>
                                <a:pt x="922" y="0"/>
                              </a:lnTo>
                              <a:lnTo>
                                <a:pt x="0" y="0"/>
                              </a:lnTo>
                              <a:lnTo>
                                <a:pt x="0" y="20"/>
                              </a:lnTo>
                              <a:lnTo>
                                <a:pt x="922" y="20"/>
                              </a:lnTo>
                              <a:lnTo>
                                <a:pt x="936" y="20"/>
                              </a:lnTo>
                              <a:lnTo>
                                <a:pt x="941" y="20"/>
                              </a:lnTo>
                              <a:lnTo>
                                <a:pt x="10747" y="20"/>
                              </a:lnTo>
                              <a:lnTo>
                                <a:pt x="107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7A1E04F">
              <v:shape id="Freeform: Shape 97331" style="position:absolute;margin-left:37.05pt;margin-top:14.2pt;width:537.4pt;height:1pt;z-index:25165828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20" o:spid="_x0000_s1026" fillcolor="black" stroked="f" path="m10747,l941,r-5,l922,,,,,20r922,l936,20r5,l10747,20r,-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" w14:anchorId="06DAB6EB">
                <v:path arrowok="t" o:connecttype="custom" o:connectlocs="6824345,180340;597535,180340;594360,180340;585470,180340;0,180340;0,193040;585470,193040;594360,193040;597535,193040;6824345,193040;6824345,180340" o:connectangles="0,0,0,0,0,0,0,0,0,0,0"/>
                <w10:wrap anchorx="page"/>
              </v:shape>
            </w:pict>
          </mc:Fallback>
        </mc:AlternateContent>
      </w:r>
      <w:r w:rsidRPr="00D541E8">
        <w:t>H4</w:t>
      </w:r>
      <w:r w:rsidRPr="00D541E8">
        <w:tab/>
        <w:t>I am a cheerful person.</w:t>
      </w:r>
    </w:p>
    <w:p w14:paraId="456B415C" w14:textId="77777777" w:rsidR="007E08CB" w:rsidRPr="00D541E8" w:rsidRDefault="007E08CB" w:rsidP="002C71AA">
      <w:pPr>
        <w:shd w:val="clear" w:color="auto" w:fill="FFFFFF" w:themeFill="background1"/>
      </w:pPr>
    </w:p>
    <w:p w14:paraId="3EB74834" w14:textId="77777777" w:rsidR="007E08CB" w:rsidRPr="00D541E8" w:rsidRDefault="007E08CB" w:rsidP="002C71AA">
      <w:pPr>
        <w:shd w:val="clear" w:color="auto" w:fill="FFFFFF" w:themeFill="background1"/>
      </w:pPr>
      <w:r w:rsidRPr="00D541E8">
        <w:t>Across domains, each item is scored on a 1 to 5 scale (almost never/ not at all like me = 1; almost always/ very much like me = 5). Scores are computed for each domain as the average of the four items, and results can be presented as a profile across domains (see sample image below). That is:</w:t>
      </w:r>
    </w:p>
    <w:p w14:paraId="1859CE4E" w14:textId="77777777" w:rsidR="007E08CB" w:rsidRPr="00D541E8" w:rsidRDefault="007E08CB" w:rsidP="002C71AA">
      <w:pPr>
        <w:shd w:val="clear" w:color="auto" w:fill="FFFFFF" w:themeFill="background1"/>
      </w:pPr>
      <w:r w:rsidRPr="00D541E8">
        <w:rPr>
          <w:lang w:val="es-ES"/>
        </w:rPr>
        <w:t xml:space="preserve">Engagement = mean(E1,E2,E3,E4). </w:t>
      </w:r>
      <w:r w:rsidRPr="00D541E8">
        <w:t>Perseverance = mean(P1,P2,P3,P4) Optimism = mean(O1,O2,O3,O4) Connectedness = mean(C1,C2,C3,C4) Happiness = mean(H1,H2,H3,H4)</w:t>
      </w:r>
    </w:p>
    <w:p w14:paraId="484C50E4" w14:textId="77777777" w:rsidR="007E08CB" w:rsidRPr="00D541E8" w:rsidRDefault="007E08CB" w:rsidP="002C71AA">
      <w:pPr>
        <w:shd w:val="clear" w:color="auto" w:fill="FFFFFF" w:themeFill="background1"/>
      </w:pPr>
    </w:p>
    <w:p w14:paraId="32C80A67" w14:textId="77777777" w:rsidR="007E08CB" w:rsidRPr="00D541E8" w:rsidRDefault="007E08CB" w:rsidP="002C71AA">
      <w:pPr>
        <w:shd w:val="clear" w:color="auto" w:fill="FFFFFF" w:themeFill="background1"/>
      </w:pPr>
      <w:r w:rsidRPr="00D541E8">
        <w:t>Sample Scoring Presentation</w:t>
      </w:r>
    </w:p>
    <w:p w14:paraId="3F43E783" w14:textId="77777777" w:rsidR="007E08CB" w:rsidRPr="00D541E8" w:rsidRDefault="007E08CB" w:rsidP="002C71AA">
      <w:pPr>
        <w:shd w:val="clear" w:color="auto" w:fill="FFFFFF" w:themeFill="background1"/>
      </w:pPr>
      <w:r w:rsidRPr="00D541E8">
        <w:t>We are working on the best way to display scores. To date, we have used bar graphs:</w:t>
      </w:r>
    </w:p>
    <w:p w14:paraId="2B155B1E" w14:textId="580A893C" w:rsidR="007E08CB" w:rsidRPr="00D541E8" w:rsidRDefault="007E08CB" w:rsidP="002C71AA">
      <w:pPr>
        <w:shd w:val="clear" w:color="auto" w:fill="FFFFFF" w:themeFill="background1"/>
      </w:pPr>
      <w:r w:rsidRPr="00D541E8">
        <w:rPr>
          <w:noProof/>
        </w:rPr>
        <w:drawing>
          <wp:anchor distT="0" distB="0" distL="0" distR="0" simplePos="0" relativeHeight="251658279" behindDoc="0" locked="0" layoutInCell="1" allowOverlap="1" wp14:anchorId="7E7B7983" wp14:editId="6625ED39">
            <wp:simplePos x="0" y="0"/>
            <wp:positionH relativeFrom="page">
              <wp:posOffset>2345690</wp:posOffset>
            </wp:positionH>
            <wp:positionV relativeFrom="paragraph">
              <wp:posOffset>186055</wp:posOffset>
            </wp:positionV>
            <wp:extent cx="3104515" cy="1619250"/>
            <wp:effectExtent l="0" t="0" r="635" b="0"/>
            <wp:wrapTopAndBottom/>
            <wp:docPr id="97330" name="Picture 9733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Chart, bar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4515" cy="1619250"/>
                    </a:xfrm>
                    <a:prstGeom prst="rect">
                      <a:avLst/>
                    </a:prstGeom>
                    <a:noFill/>
                  </pic:spPr>
                </pic:pic>
              </a:graphicData>
            </a:graphic>
            <wp14:sizeRelH relativeFrom="page">
              <wp14:pctWidth>0</wp14:pctWidth>
            </wp14:sizeRelH>
            <wp14:sizeRelV relativeFrom="page">
              <wp14:pctHeight>0</wp14:pctHeight>
            </wp14:sizeRelV>
          </wp:anchor>
        </w:drawing>
      </w:r>
    </w:p>
    <w:p w14:paraId="6D554F29" w14:textId="77777777" w:rsidR="007E08CB" w:rsidRPr="00D541E8" w:rsidRDefault="007E08CB" w:rsidP="002C71AA">
      <w:pPr>
        <w:shd w:val="clear" w:color="auto" w:fill="FFFFFF" w:themeFill="background1"/>
        <w:spacing w:after="0"/>
        <w:sectPr w:rsidR="007E08CB" w:rsidRPr="00D541E8">
          <w:headerReference w:type="default" r:id="rId18"/>
          <w:footerReference w:type="default" r:id="rId19"/>
          <w:pgSz w:w="12240" w:h="15840"/>
          <w:pgMar w:top="1440" w:right="1080" w:bottom="1440" w:left="1080" w:header="720" w:footer="720" w:gutter="0"/>
          <w:cols w:space="720"/>
        </w:sectPr>
      </w:pPr>
    </w:p>
    <w:p w14:paraId="7CCAB9BF" w14:textId="1906733A"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78" behindDoc="0" locked="0" layoutInCell="1" allowOverlap="1" wp14:anchorId="61F1936B" wp14:editId="758F6444">
                <wp:simplePos x="0" y="0"/>
                <wp:positionH relativeFrom="page">
                  <wp:posOffset>470535</wp:posOffset>
                </wp:positionH>
                <wp:positionV relativeFrom="paragraph">
                  <wp:posOffset>596900</wp:posOffset>
                </wp:positionV>
                <wp:extent cx="6766560" cy="12065"/>
                <wp:effectExtent l="0" t="0" r="0" b="0"/>
                <wp:wrapNone/>
                <wp:docPr id="97329" name="Rectangle 97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656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71C952D">
              <v:rect id="Rectangle 97329" style="position:absolute;margin-left:37.05pt;margin-top:47pt;width:532.8pt;height:.95pt;z-index:25165828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6120FF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">
                <w10:wrap anchorx="page"/>
              </v:rect>
            </w:pict>
          </mc:Fallback>
        </mc:AlternateContent>
      </w:r>
      <w:r w:rsidRPr="00D541E8">
        <w:t>This is a survey about you! Please read each of the following statements. Circle how much each statement describes you. Please be honest -</w:t>
      </w:r>
      <w:r w:rsidRPr="00D541E8">
        <w:softHyphen/>
        <w:t>‐ there are no right or wrong answers!</w:t>
      </w:r>
    </w:p>
    <w:p w14:paraId="0844DD49" w14:textId="77777777" w:rsidR="007E08CB" w:rsidRPr="00D541E8" w:rsidRDefault="007E08CB" w:rsidP="002C71AA">
      <w:pPr>
        <w:shd w:val="clear" w:color="auto" w:fill="FFFFFF" w:themeFill="background1"/>
        <w:spacing w:after="0"/>
        <w:sectPr w:rsidR="007E08CB" w:rsidRPr="00D541E8">
          <w:headerReference w:type="default" r:id="rId20"/>
          <w:pgSz w:w="12240" w:h="15840"/>
          <w:pgMar w:top="1440" w:right="1080" w:bottom="1440" w:left="1080" w:header="720" w:footer="720" w:gutter="0"/>
          <w:cols w:space="720"/>
        </w:sectPr>
      </w:pPr>
    </w:p>
    <w:p w14:paraId="54E9E799" w14:textId="77777777" w:rsidR="007E08CB" w:rsidRPr="00D541E8" w:rsidRDefault="007E08CB" w:rsidP="002C71AA">
      <w:pPr>
        <w:shd w:val="clear" w:color="auto" w:fill="FFFFFF" w:themeFill="background1"/>
      </w:pPr>
      <w:r w:rsidRPr="00D541E8">
        <w:t>When something good happens to me, I have people who I like to share the good news with.</w:t>
      </w:r>
    </w:p>
    <w:p w14:paraId="2C66CD9F" w14:textId="77777777" w:rsidR="007E08CB" w:rsidRPr="00D541E8" w:rsidRDefault="007E08CB" w:rsidP="002C71AA">
      <w:pPr>
        <w:shd w:val="clear" w:color="auto" w:fill="FFFFFF" w:themeFill="background1"/>
      </w:pPr>
      <w:r w:rsidRPr="00D541E8">
        <w:br w:type="column"/>
        <w:t>Almost never</w:t>
      </w:r>
    </w:p>
    <w:p w14:paraId="7EEB1BF5" w14:textId="77777777" w:rsidR="007E08CB" w:rsidRPr="00D541E8" w:rsidRDefault="007E08CB" w:rsidP="002C71AA">
      <w:pPr>
        <w:shd w:val="clear" w:color="auto" w:fill="FFFFFF" w:themeFill="background1"/>
      </w:pPr>
      <w:r w:rsidRPr="00D541E8">
        <w:br w:type="column"/>
      </w:r>
    </w:p>
    <w:p w14:paraId="1C9C85FC" w14:textId="77777777" w:rsidR="007E08CB" w:rsidRPr="00D541E8" w:rsidRDefault="007E08CB" w:rsidP="002C71AA">
      <w:pPr>
        <w:shd w:val="clear" w:color="auto" w:fill="FFFFFF" w:themeFill="background1"/>
      </w:pPr>
      <w:r w:rsidRPr="00D541E8">
        <w:t>Sometimes</w:t>
      </w:r>
      <w:r w:rsidRPr="00D541E8">
        <w:tab/>
        <w:t>Often</w:t>
      </w:r>
      <w:r w:rsidRPr="00D541E8">
        <w:tab/>
      </w:r>
      <w:r w:rsidRPr="00D541E8">
        <w:tab/>
        <w:t>Very Often</w:t>
      </w:r>
    </w:p>
    <w:p w14:paraId="3BCCD150" w14:textId="77777777" w:rsidR="007E08CB" w:rsidRPr="00D541E8" w:rsidRDefault="007E08CB" w:rsidP="002C71AA">
      <w:pPr>
        <w:shd w:val="clear" w:color="auto" w:fill="FFFFFF" w:themeFill="background1"/>
      </w:pPr>
      <w:r w:rsidRPr="00D541E8">
        <w:br w:type="column"/>
        <w:t>Almost Always</w:t>
      </w:r>
    </w:p>
    <w:p w14:paraId="3B86CFD1" w14:textId="77777777" w:rsidR="007E08CB" w:rsidRPr="00D541E8" w:rsidRDefault="007E08CB" w:rsidP="002C71AA">
      <w:pPr>
        <w:shd w:val="clear" w:color="auto" w:fill="FFFFFF" w:themeFill="background1"/>
        <w:spacing w:after="0"/>
        <w:sectPr w:rsidR="007E08CB" w:rsidRPr="00D541E8">
          <w:headerReference w:type="default" r:id="rId21"/>
          <w:type w:val="continuous"/>
          <w:pgSz w:w="12240" w:h="15840"/>
          <w:pgMar w:top="1440" w:right="1080" w:bottom="1440" w:left="1080" w:header="720" w:footer="720" w:gutter="0"/>
          <w:cols w:num="4" w:space="720" w:equalWidth="0">
            <w:col w:w="4628" w:space="0"/>
            <w:col w:w="820" w:space="0"/>
            <w:col w:w="3096" w:space="271"/>
            <w:col w:w="833"/>
          </w:cols>
        </w:sectPr>
      </w:pPr>
    </w:p>
    <w:p w14:paraId="3DDF5207" w14:textId="77777777" w:rsidR="007E08CB" w:rsidRPr="00D541E8" w:rsidRDefault="007E08CB" w:rsidP="002C71AA">
      <w:pPr>
        <w:shd w:val="clear" w:color="auto" w:fill="FFFFFF" w:themeFill="background1"/>
      </w:pPr>
    </w:p>
    <w:p w14:paraId="3B5AACDC" w14:textId="5E3D7B0A" w:rsidR="007E08CB" w:rsidRPr="00D541E8" w:rsidRDefault="007E08CB" w:rsidP="002C71AA">
      <w:pPr>
        <w:shd w:val="clear" w:color="auto" w:fill="FFFFFF" w:themeFill="background1"/>
      </w:pPr>
      <w:r w:rsidRPr="00D541E8">
        <w:rPr>
          <w:noProof/>
        </w:rPr>
        <mc:AlternateContent>
          <mc:Choice Requires="wpg">
            <w:drawing>
              <wp:inline distT="0" distB="0" distL="0" distR="0" wp14:anchorId="0BB16164" wp14:editId="14676940">
                <wp:extent cx="6766560" cy="372110"/>
                <wp:effectExtent l="0" t="0" r="0" b="0"/>
                <wp:docPr id="97320" name="Group 97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97321" name="Rectangle 63"/>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22" name="AutoShape 64"/>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23" name="Text Box 65"/>
                        <wps:cNvSpPr txBox="1">
                          <a:spLocks noChangeArrowheads="1"/>
                        </wps:cNvSpPr>
                        <wps:spPr bwMode="auto">
                          <a:xfrm>
                            <a:off x="107" y="159"/>
                            <a:ext cx="2272"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CA712" w14:textId="77777777" w:rsidR="0061330C" w:rsidRDefault="0061330C" w:rsidP="007E08CB">
                              <w:pPr>
                                <w:spacing w:before="5"/>
                                <w:rPr>
                                  <w:b/>
                                  <w:sz w:val="21"/>
                                </w:rPr>
                              </w:pPr>
                              <w:r>
                                <w:rPr>
                                  <w:b/>
                                  <w:w w:val="105"/>
                                  <w:sz w:val="21"/>
                                </w:rPr>
                                <w:t>I finish whatever I begin.</w:t>
                              </w:r>
                            </w:p>
                          </w:txbxContent>
                        </wps:txbx>
                        <wps:bodyPr rot="0" vert="horz" wrap="square" lIns="0" tIns="0" rIns="0" bIns="0" anchor="t" anchorCtr="0" upright="1">
                          <a:noAutofit/>
                        </wps:bodyPr>
                      </wps:wsp>
                      <wps:wsp>
                        <wps:cNvPr id="97324" name="Text Box 66"/>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261DC" w14:textId="77777777" w:rsidR="0061330C" w:rsidRDefault="0061330C" w:rsidP="007E08CB">
                              <w:pPr>
                                <w:spacing w:before="6" w:line="252"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97325" name="Text Box 67"/>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12CBC" w14:textId="77777777" w:rsidR="0061330C" w:rsidRDefault="0061330C" w:rsidP="007E08CB">
                              <w:pPr>
                                <w:spacing w:before="6"/>
                                <w:rPr>
                                  <w:sz w:val="19"/>
                                </w:rPr>
                              </w:pPr>
                              <w:r>
                                <w:rPr>
                                  <w:w w:val="105"/>
                                  <w:sz w:val="19"/>
                                </w:rPr>
                                <w:t>Sometimes</w:t>
                              </w:r>
                            </w:p>
                          </w:txbxContent>
                        </wps:txbx>
                        <wps:bodyPr rot="0" vert="horz" wrap="square" lIns="0" tIns="0" rIns="0" bIns="0" anchor="t" anchorCtr="0" upright="1">
                          <a:noAutofit/>
                        </wps:bodyPr>
                      </wps:wsp>
                      <wps:wsp>
                        <wps:cNvPr id="97326" name="Text Box 68"/>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DECDC" w14:textId="77777777" w:rsidR="0061330C" w:rsidRDefault="0061330C" w:rsidP="007E08CB">
                              <w:pPr>
                                <w:spacing w:before="6"/>
                                <w:rPr>
                                  <w:sz w:val="19"/>
                                </w:rPr>
                              </w:pPr>
                              <w:r>
                                <w:rPr>
                                  <w:w w:val="105"/>
                                  <w:sz w:val="19"/>
                                </w:rPr>
                                <w:t>Often</w:t>
                              </w:r>
                            </w:p>
                          </w:txbxContent>
                        </wps:txbx>
                        <wps:bodyPr rot="0" vert="horz" wrap="square" lIns="0" tIns="0" rIns="0" bIns="0" anchor="t" anchorCtr="0" upright="1">
                          <a:noAutofit/>
                        </wps:bodyPr>
                      </wps:wsp>
                      <wps:wsp>
                        <wps:cNvPr id="97327" name="Text Box 69"/>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46F1E" w14:textId="77777777" w:rsidR="0061330C" w:rsidRDefault="0061330C" w:rsidP="007E08CB">
                              <w:pPr>
                                <w:spacing w:before="6" w:line="252" w:lineRule="auto"/>
                                <w:ind w:firstLine="45"/>
                                <w:rPr>
                                  <w:sz w:val="19"/>
                                </w:rPr>
                              </w:pPr>
                              <w:r>
                                <w:rPr>
                                  <w:w w:val="105"/>
                                  <w:sz w:val="19"/>
                                </w:rPr>
                                <w:t>Very Often</w:t>
                              </w:r>
                            </w:p>
                          </w:txbxContent>
                        </wps:txbx>
                        <wps:bodyPr rot="0" vert="horz" wrap="square" lIns="0" tIns="0" rIns="0" bIns="0" anchor="t" anchorCtr="0" upright="1">
                          <a:noAutofit/>
                        </wps:bodyPr>
                      </wps:wsp>
                      <wps:wsp>
                        <wps:cNvPr id="97328" name="Text Box 70"/>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79868" w14:textId="77777777" w:rsidR="0061330C" w:rsidRDefault="0061330C" w:rsidP="007E08CB">
                              <w:pPr>
                                <w:spacing w:before="6" w:line="252"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w:pict>
              <v:group w14:anchorId="0BB16164" id="Group 97320" o:spid="_x0000_s1026" style="width:532.8pt;height:29.3pt;mso-position-horizontal-relative:char;mso-position-vertical-relative:line" coordsize="10656,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">
                <v:rect id="Rectangle 63" o:spid="_x0000_s1027" style="position:absolute;top:9;width:10656;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" fillcolor="#d9d9d9" stroked="f"/>
                <v:shape id="AutoShape 64" o:spid="_x0000_s1028" style="position:absolute;width:10656;height:586;visibility:visible;mso-wrap-style:square;v-text-anchor:top" coordsize="1065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" path="m10656,576r-1070,l9576,576r-979,l8587,576r-1075,l7502,576r-1156,l6336,576r-979,l5347,576,,576r,10l5347,586r10,l6336,586r10,l7502,586r10,l8587,586r10,l9576,586r10,l10656,586r,-10xm10656,l9586,r-10,l8597,r-10,l7512,r-10,l6346,r-10,l5357,r-10,l,,,10r5347,l5357,10r979,l6346,10r1156,l7512,10r1075,l8597,10r979,l9586,10r1070,l10656,xe" fillcolor="gray" stroked="f">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type id="_x0000_t202" coordsize="21600,21600" o:spt="202" path="m,l,21600r21600,l21600,xe">
                  <v:stroke joinstyle="miter"/>
                  <v:path gradientshapeok="t" o:connecttype="rect"/>
                </v:shapetype>
                <v:shape id="Text Box 65" o:spid="_x0000_s1029" type="#_x0000_t202" style="position:absolute;left:107;top:159;width:2272;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" filled="f" stroked="f">
                  <v:textbox inset="0,0,0,0">
                    <w:txbxContent>
                      <w:p w14:paraId="716CA712" w14:textId="77777777" w:rsidR="0061330C" w:rsidRDefault="0061330C" w:rsidP="007E08CB">
                        <w:pPr>
                          <w:spacing w:before="5"/>
                          <w:rPr>
                            <w:b/>
                            <w:sz w:val="21"/>
                          </w:rPr>
                        </w:pPr>
                        <w:r>
                          <w:rPr>
                            <w:b/>
                            <w:w w:val="105"/>
                            <w:sz w:val="21"/>
                          </w:rPr>
                          <w:t>I finish whatever I begin.</w:t>
                        </w:r>
                      </w:p>
                    </w:txbxContent>
                  </v:textbox>
                </v:shape>
                <v:shape id="Text Box 66" o:spid="_x0000_s1030" type="#_x0000_t202" style="position:absolute;left:5518;top:52;width:59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" filled="f" stroked="f">
                  <v:textbox inset="0,0,0,0">
                    <w:txbxContent>
                      <w:p w14:paraId="705261DC" w14:textId="77777777" w:rsidR="0061330C" w:rsidRDefault="0061330C" w:rsidP="007E08CB">
                        <w:pPr>
                          <w:spacing w:before="6" w:line="252" w:lineRule="auto"/>
                          <w:ind w:left="53" w:right="2" w:hanging="54"/>
                          <w:rPr>
                            <w:sz w:val="19"/>
                          </w:rPr>
                        </w:pPr>
                        <w:r>
                          <w:rPr>
                            <w:w w:val="105"/>
                            <w:sz w:val="19"/>
                          </w:rPr>
                          <w:t>Almost never</w:t>
                        </w:r>
                      </w:p>
                    </w:txbxContent>
                  </v:textbox>
                </v:shape>
                <v:shape id="Text Box 67" o:spid="_x0000_s1031" type="#_x0000_t202" style="position:absolute;left:6428;top:172;width:92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" filled="f" stroked="f">
                  <v:textbox inset="0,0,0,0">
                    <w:txbxContent>
                      <w:p w14:paraId="23812CBC" w14:textId="77777777" w:rsidR="0061330C" w:rsidRDefault="0061330C" w:rsidP="007E08CB">
                        <w:pPr>
                          <w:spacing w:before="6"/>
                          <w:rPr>
                            <w:sz w:val="19"/>
                          </w:rPr>
                        </w:pPr>
                        <w:r>
                          <w:rPr>
                            <w:w w:val="105"/>
                            <w:sz w:val="19"/>
                          </w:rPr>
                          <w:t>Sometimes</w:t>
                        </w:r>
                      </w:p>
                    </w:txbxContent>
                  </v:textbox>
                </v:shape>
                <v:shape id="Text Box 68" o:spid="_x0000_s1032" type="#_x0000_t202" style="position:absolute;left:7777;top:172;width:484;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" filled="f" stroked="f">
                  <v:textbox inset="0,0,0,0">
                    <w:txbxContent>
                      <w:p w14:paraId="2D9DECDC" w14:textId="77777777" w:rsidR="0061330C" w:rsidRDefault="0061330C" w:rsidP="007E08CB">
                        <w:pPr>
                          <w:spacing w:before="6"/>
                          <w:rPr>
                            <w:sz w:val="19"/>
                          </w:rPr>
                        </w:pPr>
                        <w:r>
                          <w:rPr>
                            <w:w w:val="105"/>
                            <w:sz w:val="19"/>
                          </w:rPr>
                          <w:t>Often</w:t>
                        </w:r>
                      </w:p>
                    </w:txbxContent>
                  </v:textbox>
                </v:shape>
                <v:shape id="Text Box 69" o:spid="_x0000_s1033" type="#_x0000_t202" style="position:absolute;left:8811;top:52;width:484;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" filled="f" stroked="f">
                  <v:textbox inset="0,0,0,0">
                    <w:txbxContent>
                      <w:p w14:paraId="1E946F1E" w14:textId="77777777" w:rsidR="0061330C" w:rsidRDefault="0061330C" w:rsidP="007E08CB">
                        <w:pPr>
                          <w:spacing w:before="6" w:line="252" w:lineRule="auto"/>
                          <w:ind w:firstLine="45"/>
                          <w:rPr>
                            <w:sz w:val="19"/>
                          </w:rPr>
                        </w:pPr>
                        <w:r>
                          <w:rPr>
                            <w:w w:val="105"/>
                            <w:sz w:val="19"/>
                          </w:rPr>
                          <w:t>Very Often</w:t>
                        </w:r>
                      </w:p>
                    </w:txbxContent>
                  </v:textbox>
                </v:shape>
                <v:shape id="Text Box 70" o:spid="_x0000_s1034" type="#_x0000_t202" style="position:absolute;left:9794;top:52;width:59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" filled="f" stroked="f">
                  <v:textbox inset="0,0,0,0">
                    <w:txbxContent>
                      <w:p w14:paraId="3F779868" w14:textId="77777777" w:rsidR="0061330C" w:rsidRDefault="0061330C" w:rsidP="007E08CB">
                        <w:pPr>
                          <w:spacing w:before="6" w:line="252" w:lineRule="auto"/>
                          <w:ind w:left="1" w:right="2" w:hanging="2"/>
                          <w:rPr>
                            <w:sz w:val="19"/>
                          </w:rPr>
                        </w:pPr>
                        <w:r>
                          <w:rPr>
                            <w:w w:val="105"/>
                            <w:sz w:val="19"/>
                          </w:rPr>
                          <w:t>Almost Always</w:t>
                        </w:r>
                      </w:p>
                    </w:txbxContent>
                  </v:textbox>
                </v:shape>
                <w10:anchorlock/>
              </v:group>
            </w:pict>
          </mc:Fallback>
        </mc:AlternateContent>
      </w:r>
    </w:p>
    <w:p w14:paraId="20A6575B" w14:textId="77777777" w:rsidR="007E08CB" w:rsidRPr="00D541E8" w:rsidRDefault="007E08CB" w:rsidP="002C71AA">
      <w:pPr>
        <w:shd w:val="clear" w:color="auto" w:fill="FFFFFF" w:themeFill="background1"/>
        <w:spacing w:after="0"/>
        <w:sectPr w:rsidR="007E08CB" w:rsidRPr="00D541E8">
          <w:headerReference w:type="default" r:id="rId22"/>
          <w:type w:val="continuous"/>
          <w:pgSz w:w="12240" w:h="15840"/>
          <w:pgMar w:top="1440" w:right="1080" w:bottom="1440" w:left="1080" w:header="720" w:footer="720" w:gutter="0"/>
          <w:cols w:space="720"/>
        </w:sectPr>
      </w:pPr>
    </w:p>
    <w:p w14:paraId="2871F2F6" w14:textId="075C8E15"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49" behindDoc="1" locked="0" layoutInCell="1" allowOverlap="1" wp14:anchorId="2EF1F3EC" wp14:editId="24987210">
                <wp:simplePos x="0" y="0"/>
                <wp:positionH relativeFrom="page">
                  <wp:posOffset>4008755</wp:posOffset>
                </wp:positionH>
                <wp:positionV relativeFrom="paragraph">
                  <wp:posOffset>158115</wp:posOffset>
                </wp:positionV>
                <wp:extent cx="294005" cy="153035"/>
                <wp:effectExtent l="0" t="0" r="10795" b="18415"/>
                <wp:wrapNone/>
                <wp:docPr id="97319" name="Text Box 97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EA4B2" w14:textId="77777777" w:rsidR="0061330C" w:rsidRDefault="0061330C" w:rsidP="007E08CB">
                            <w:pPr>
                              <w:spacing w:before="6"/>
                              <w:rPr>
                                <w:sz w:val="19"/>
                              </w:rPr>
                            </w:pPr>
                            <w:r>
                              <w:rPr>
                                <w:sz w:val="19"/>
                              </w:rPr>
                              <w:t>never</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1F3EC" id="Text Box 97319" o:spid="_x0000_s1035" type="#_x0000_t202" style="position:absolute;margin-left:315.65pt;margin-top:12.45pt;width:23.15pt;height:12.05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" filled="f" stroked="f">
                <v:textbox inset="0,0,0,0">
                  <w:txbxContent>
                    <w:p w14:paraId="6A1EA4B2" w14:textId="77777777" w:rsidR="0061330C" w:rsidRDefault="0061330C" w:rsidP="007E08CB">
                      <w:pPr>
                        <w:spacing w:before="6"/>
                        <w:rPr>
                          <w:sz w:val="19"/>
                        </w:rPr>
                      </w:pPr>
                      <w:r>
                        <w:rPr>
                          <w:sz w:val="19"/>
                        </w:rPr>
                        <w:t>never</w:t>
                      </w:r>
                    </w:p>
                  </w:txbxContent>
                </v:textbox>
                <w10:wrap anchorx="page"/>
              </v:shape>
            </w:pict>
          </mc:Fallback>
        </mc:AlternateContent>
      </w:r>
      <w:r w:rsidRPr="00D541E8">
        <w:t>I am optimistic about my future</w:t>
      </w:r>
      <w:r w:rsidRPr="00D541E8">
        <w:tab/>
        <w:t>Almost</w:t>
      </w:r>
    </w:p>
    <w:p w14:paraId="368283FC" w14:textId="77777777" w:rsidR="007E08CB" w:rsidRPr="00D541E8" w:rsidRDefault="007E08CB" w:rsidP="002C71AA">
      <w:pPr>
        <w:shd w:val="clear" w:color="auto" w:fill="FFFFFF" w:themeFill="background1"/>
      </w:pPr>
      <w:r w:rsidRPr="00D541E8">
        <w:br w:type="column"/>
        <w:t>Sometimes</w:t>
      </w:r>
      <w:r w:rsidRPr="00D541E8">
        <w:tab/>
        <w:t>Often</w:t>
      </w:r>
      <w:r w:rsidRPr="00D541E8">
        <w:tab/>
      </w:r>
      <w:r w:rsidRPr="00D541E8">
        <w:tab/>
        <w:t>Very Often</w:t>
      </w:r>
    </w:p>
    <w:p w14:paraId="480E325D" w14:textId="77777777" w:rsidR="007E08CB" w:rsidRPr="00D541E8" w:rsidRDefault="007E08CB" w:rsidP="002C71AA">
      <w:pPr>
        <w:shd w:val="clear" w:color="auto" w:fill="FFFFFF" w:themeFill="background1"/>
      </w:pPr>
      <w:r w:rsidRPr="00D541E8">
        <w:br w:type="column"/>
        <w:t>Almost Always</w:t>
      </w:r>
    </w:p>
    <w:p w14:paraId="63AEEF20" w14:textId="77777777" w:rsidR="007E08CB" w:rsidRPr="00D541E8" w:rsidRDefault="007E08CB" w:rsidP="002C71AA">
      <w:pPr>
        <w:shd w:val="clear" w:color="auto" w:fill="FFFFFF" w:themeFill="background1"/>
        <w:spacing w:after="0"/>
        <w:sectPr w:rsidR="007E08CB" w:rsidRPr="00D541E8">
          <w:headerReference w:type="default" r:id="rId23"/>
          <w:type w:val="continuous"/>
          <w:pgSz w:w="12240" w:h="15840"/>
          <w:pgMar w:top="1440" w:right="1080" w:bottom="1440" w:left="1080" w:header="720" w:footer="720" w:gutter="0"/>
          <w:cols w:num="3" w:space="720" w:equalWidth="0">
            <w:col w:w="4628" w:space="4628"/>
            <w:col w:w="820" w:space="271"/>
            <w:col w:w="3096"/>
          </w:cols>
        </w:sectPr>
      </w:pPr>
    </w:p>
    <w:p w14:paraId="49189A8E" w14:textId="77777777" w:rsidR="007E08CB" w:rsidRPr="00D541E8" w:rsidRDefault="007E08CB" w:rsidP="002C71AA">
      <w:pPr>
        <w:shd w:val="clear" w:color="auto" w:fill="FFFFFF" w:themeFill="background1"/>
      </w:pPr>
    </w:p>
    <w:p w14:paraId="4FEE240F" w14:textId="17758248" w:rsidR="007E08CB" w:rsidRPr="00D541E8" w:rsidRDefault="007E08CB" w:rsidP="002C71AA">
      <w:pPr>
        <w:shd w:val="clear" w:color="auto" w:fill="FFFFFF" w:themeFill="background1"/>
      </w:pPr>
      <w:r w:rsidRPr="00D541E8">
        <w:rPr>
          <w:noProof/>
        </w:rPr>
        <mc:AlternateContent>
          <mc:Choice Requires="wpg">
            <w:drawing>
              <wp:inline distT="0" distB="0" distL="0" distR="0" wp14:anchorId="1327803A" wp14:editId="7E9439AC">
                <wp:extent cx="6766560" cy="372110"/>
                <wp:effectExtent l="0" t="0" r="0" b="0"/>
                <wp:docPr id="97310" name="Group 97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97311" name="Rectangle 54"/>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12" name="AutoShape 55"/>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13" name="Text Box 56"/>
                        <wps:cNvSpPr txBox="1">
                          <a:spLocks noChangeArrowheads="1"/>
                        </wps:cNvSpPr>
                        <wps:spPr bwMode="auto">
                          <a:xfrm>
                            <a:off x="107" y="159"/>
                            <a:ext cx="1149"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1357A" w14:textId="77777777" w:rsidR="0061330C" w:rsidRDefault="0061330C" w:rsidP="007E08CB">
                              <w:pPr>
                                <w:spacing w:before="5"/>
                                <w:rPr>
                                  <w:b/>
                                  <w:sz w:val="21"/>
                                </w:rPr>
                              </w:pPr>
                              <w:r>
                                <w:rPr>
                                  <w:b/>
                                  <w:w w:val="105"/>
                                  <w:sz w:val="21"/>
                                </w:rPr>
                                <w:t>I feel happy.</w:t>
                              </w:r>
                            </w:p>
                          </w:txbxContent>
                        </wps:txbx>
                        <wps:bodyPr rot="0" vert="horz" wrap="square" lIns="0" tIns="0" rIns="0" bIns="0" anchor="t" anchorCtr="0" upright="1">
                          <a:noAutofit/>
                        </wps:bodyPr>
                      </wps:wsp>
                      <wps:wsp>
                        <wps:cNvPr id="97314" name="Text Box 181"/>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D69FB" w14:textId="77777777" w:rsidR="0061330C" w:rsidRDefault="0061330C" w:rsidP="007E08CB">
                              <w:pPr>
                                <w:spacing w:before="6" w:line="252"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97315" name="Text Box 58"/>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781CB" w14:textId="77777777" w:rsidR="0061330C" w:rsidRDefault="0061330C" w:rsidP="007E08CB">
                              <w:pPr>
                                <w:spacing w:before="6"/>
                                <w:rPr>
                                  <w:sz w:val="19"/>
                                </w:rPr>
                              </w:pPr>
                              <w:r>
                                <w:rPr>
                                  <w:w w:val="105"/>
                                  <w:sz w:val="19"/>
                                </w:rPr>
                                <w:t>Sometimes</w:t>
                              </w:r>
                            </w:p>
                          </w:txbxContent>
                        </wps:txbx>
                        <wps:bodyPr rot="0" vert="horz" wrap="square" lIns="0" tIns="0" rIns="0" bIns="0" anchor="t" anchorCtr="0" upright="1">
                          <a:noAutofit/>
                        </wps:bodyPr>
                      </wps:wsp>
                      <wps:wsp>
                        <wps:cNvPr id="97316" name="Text Box 59"/>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B511E" w14:textId="77777777" w:rsidR="0061330C" w:rsidRDefault="0061330C" w:rsidP="007E08CB">
                              <w:pPr>
                                <w:spacing w:before="6"/>
                                <w:rPr>
                                  <w:sz w:val="19"/>
                                </w:rPr>
                              </w:pPr>
                              <w:r>
                                <w:rPr>
                                  <w:w w:val="105"/>
                                  <w:sz w:val="19"/>
                                </w:rPr>
                                <w:t>Often</w:t>
                              </w:r>
                            </w:p>
                          </w:txbxContent>
                        </wps:txbx>
                        <wps:bodyPr rot="0" vert="horz" wrap="square" lIns="0" tIns="0" rIns="0" bIns="0" anchor="t" anchorCtr="0" upright="1">
                          <a:noAutofit/>
                        </wps:bodyPr>
                      </wps:wsp>
                      <wps:wsp>
                        <wps:cNvPr id="97317" name="Text Box 60"/>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3B5DA" w14:textId="77777777" w:rsidR="0061330C" w:rsidRDefault="0061330C" w:rsidP="007E08CB">
                              <w:pPr>
                                <w:spacing w:before="6" w:line="252" w:lineRule="auto"/>
                                <w:ind w:firstLine="45"/>
                                <w:rPr>
                                  <w:sz w:val="19"/>
                                </w:rPr>
                              </w:pPr>
                              <w:r>
                                <w:rPr>
                                  <w:w w:val="105"/>
                                  <w:sz w:val="19"/>
                                </w:rPr>
                                <w:t>Very Often</w:t>
                              </w:r>
                            </w:p>
                          </w:txbxContent>
                        </wps:txbx>
                        <wps:bodyPr rot="0" vert="horz" wrap="square" lIns="0" tIns="0" rIns="0" bIns="0" anchor="t" anchorCtr="0" upright="1">
                          <a:noAutofit/>
                        </wps:bodyPr>
                      </wps:wsp>
                      <wps:wsp>
                        <wps:cNvPr id="97318" name="Text Box 61"/>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450BF" w14:textId="77777777" w:rsidR="0061330C" w:rsidRDefault="0061330C" w:rsidP="007E08CB">
                              <w:pPr>
                                <w:spacing w:before="6" w:line="252"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w:pict>
              <v:group w14:anchorId="1327803A" id="Group 97310" o:spid="_x0000_s1036" style="width:532.8pt;height:29.3pt;mso-position-horizontal-relative:char;mso-position-vertical-relative:line" coordsize="10656,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">
                <v:rect id="Rectangle 54" o:spid="_x0000_s1037" style="position:absolute;top:9;width:10656;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" fillcolor="#d9d9d9" stroked="f"/>
                <v:shape id="AutoShape 55" o:spid="_x0000_s1038" style="position:absolute;width:10656;height:586;visibility:visible;mso-wrap-style:square;v-text-anchor:top" coordsize="1065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" path="m10656,576r-1070,l9576,576r-979,l8587,576r-1075,l7502,576r-1156,l6336,576r-979,l5347,576,,576r,10l5347,586r10,l6336,586r10,l7502,586r10,l8587,586r10,l9576,586r10,l10656,586r,-10xm10656,l9586,r-10,l8597,r-10,l7512,r-10,l6346,r-10,l5357,r-10,l,,,10r5347,l5357,10r979,l6346,10r1156,l7512,10r1075,l8597,10r979,l9586,10r1070,l10656,xe" fillcolor="gray" stroked="f">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 id="Text Box 56" o:spid="_x0000_s1039" type="#_x0000_t202" style="position:absolute;left:107;top:159;width:1149;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" filled="f" stroked="f">
                  <v:textbox inset="0,0,0,0">
                    <w:txbxContent>
                      <w:p w14:paraId="34A1357A" w14:textId="77777777" w:rsidR="0061330C" w:rsidRDefault="0061330C" w:rsidP="007E08CB">
                        <w:pPr>
                          <w:spacing w:before="5"/>
                          <w:rPr>
                            <w:b/>
                            <w:sz w:val="21"/>
                          </w:rPr>
                        </w:pPr>
                        <w:r>
                          <w:rPr>
                            <w:b/>
                            <w:w w:val="105"/>
                            <w:sz w:val="21"/>
                          </w:rPr>
                          <w:t>I feel happy.</w:t>
                        </w:r>
                      </w:p>
                    </w:txbxContent>
                  </v:textbox>
                </v:shape>
                <v:shape id="Text Box 181" o:spid="_x0000_s1040" type="#_x0000_t202" style="position:absolute;left:5518;top:52;width:59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" filled="f" stroked="f">
                  <v:textbox inset="0,0,0,0">
                    <w:txbxContent>
                      <w:p w14:paraId="278D69FB" w14:textId="77777777" w:rsidR="0061330C" w:rsidRDefault="0061330C" w:rsidP="007E08CB">
                        <w:pPr>
                          <w:spacing w:before="6" w:line="252" w:lineRule="auto"/>
                          <w:ind w:left="53" w:right="2" w:hanging="54"/>
                          <w:rPr>
                            <w:sz w:val="19"/>
                          </w:rPr>
                        </w:pPr>
                        <w:r>
                          <w:rPr>
                            <w:w w:val="105"/>
                            <w:sz w:val="19"/>
                          </w:rPr>
                          <w:t>Almost never</w:t>
                        </w:r>
                      </w:p>
                    </w:txbxContent>
                  </v:textbox>
                </v:shape>
                <v:shape id="Text Box 58" o:spid="_x0000_s1041" type="#_x0000_t202" style="position:absolute;left:6428;top:172;width:92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" filled="f" stroked="f">
                  <v:textbox inset="0,0,0,0">
                    <w:txbxContent>
                      <w:p w14:paraId="772781CB" w14:textId="77777777" w:rsidR="0061330C" w:rsidRDefault="0061330C" w:rsidP="007E08CB">
                        <w:pPr>
                          <w:spacing w:before="6"/>
                          <w:rPr>
                            <w:sz w:val="19"/>
                          </w:rPr>
                        </w:pPr>
                        <w:r>
                          <w:rPr>
                            <w:w w:val="105"/>
                            <w:sz w:val="19"/>
                          </w:rPr>
                          <w:t>Sometimes</w:t>
                        </w:r>
                      </w:p>
                    </w:txbxContent>
                  </v:textbox>
                </v:shape>
                <v:shape id="Text Box 59" o:spid="_x0000_s1042" type="#_x0000_t202" style="position:absolute;left:7777;top:172;width:484;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" filled="f" stroked="f">
                  <v:textbox inset="0,0,0,0">
                    <w:txbxContent>
                      <w:p w14:paraId="41AB511E" w14:textId="77777777" w:rsidR="0061330C" w:rsidRDefault="0061330C" w:rsidP="007E08CB">
                        <w:pPr>
                          <w:spacing w:before="6"/>
                          <w:rPr>
                            <w:sz w:val="19"/>
                          </w:rPr>
                        </w:pPr>
                        <w:r>
                          <w:rPr>
                            <w:w w:val="105"/>
                            <w:sz w:val="19"/>
                          </w:rPr>
                          <w:t>Often</w:t>
                        </w:r>
                      </w:p>
                    </w:txbxContent>
                  </v:textbox>
                </v:shape>
                <v:shape id="Text Box 60" o:spid="_x0000_s1043" type="#_x0000_t202" style="position:absolute;left:8811;top:52;width:484;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" filled="f" stroked="f">
                  <v:textbox inset="0,0,0,0">
                    <w:txbxContent>
                      <w:p w14:paraId="6453B5DA" w14:textId="77777777" w:rsidR="0061330C" w:rsidRDefault="0061330C" w:rsidP="007E08CB">
                        <w:pPr>
                          <w:spacing w:before="6" w:line="252" w:lineRule="auto"/>
                          <w:ind w:firstLine="45"/>
                          <w:rPr>
                            <w:sz w:val="19"/>
                          </w:rPr>
                        </w:pPr>
                        <w:r>
                          <w:rPr>
                            <w:w w:val="105"/>
                            <w:sz w:val="19"/>
                          </w:rPr>
                          <w:t>Very Often</w:t>
                        </w:r>
                      </w:p>
                    </w:txbxContent>
                  </v:textbox>
                </v:shape>
                <v:shape id="Text Box 61" o:spid="_x0000_s1044" type="#_x0000_t202" style="position:absolute;left:9794;top:52;width:59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" filled="f" stroked="f">
                  <v:textbox inset="0,0,0,0">
                    <w:txbxContent>
                      <w:p w14:paraId="7A7450BF" w14:textId="77777777" w:rsidR="0061330C" w:rsidRDefault="0061330C" w:rsidP="007E08CB">
                        <w:pPr>
                          <w:spacing w:before="6" w:line="252" w:lineRule="auto"/>
                          <w:ind w:left="1" w:right="2" w:hanging="2"/>
                          <w:rPr>
                            <w:sz w:val="19"/>
                          </w:rPr>
                        </w:pPr>
                        <w:r>
                          <w:rPr>
                            <w:w w:val="105"/>
                            <w:sz w:val="19"/>
                          </w:rPr>
                          <w:t>Almost Always</w:t>
                        </w:r>
                      </w:p>
                    </w:txbxContent>
                  </v:textbox>
                </v:shape>
                <w10:anchorlock/>
              </v:group>
            </w:pict>
          </mc:Fallback>
        </mc:AlternateContent>
      </w:r>
    </w:p>
    <w:p w14:paraId="7DEA318E" w14:textId="77777777" w:rsidR="007E08CB" w:rsidRPr="00D541E8" w:rsidRDefault="007E08CB" w:rsidP="002C71AA">
      <w:pPr>
        <w:shd w:val="clear" w:color="auto" w:fill="FFFFFF" w:themeFill="background1"/>
        <w:spacing w:after="0"/>
        <w:sectPr w:rsidR="007E08CB" w:rsidRPr="00D541E8">
          <w:headerReference w:type="default" r:id="rId24"/>
          <w:type w:val="continuous"/>
          <w:pgSz w:w="12240" w:h="15840"/>
          <w:pgMar w:top="1440" w:right="1080" w:bottom="1440" w:left="1080" w:header="720" w:footer="720" w:gutter="0"/>
          <w:cols w:space="720"/>
        </w:sectPr>
      </w:pPr>
    </w:p>
    <w:p w14:paraId="1C7C1A30" w14:textId="77777777" w:rsidR="007E08CB" w:rsidRPr="00D541E8" w:rsidRDefault="007E08CB" w:rsidP="002C71AA">
      <w:pPr>
        <w:shd w:val="clear" w:color="auto" w:fill="FFFFFF" w:themeFill="background1"/>
      </w:pPr>
      <w:r w:rsidRPr="00D541E8">
        <w:t>When I do an activity, I enjoy it so much that I lose track of time.</w:t>
      </w:r>
    </w:p>
    <w:p w14:paraId="600551D1" w14:textId="77777777" w:rsidR="007E08CB" w:rsidRPr="00D541E8" w:rsidRDefault="007E08CB" w:rsidP="002C71AA">
      <w:pPr>
        <w:shd w:val="clear" w:color="auto" w:fill="FFFFFF" w:themeFill="background1"/>
      </w:pPr>
      <w:r w:rsidRPr="00D541E8">
        <w:br w:type="column"/>
        <w:t>Almost never</w:t>
      </w:r>
    </w:p>
    <w:p w14:paraId="4720A979" w14:textId="77777777" w:rsidR="007E08CB" w:rsidRPr="00D541E8" w:rsidRDefault="007E08CB" w:rsidP="002C71AA">
      <w:pPr>
        <w:shd w:val="clear" w:color="auto" w:fill="FFFFFF" w:themeFill="background1"/>
      </w:pPr>
      <w:r w:rsidRPr="00D541E8">
        <w:br w:type="column"/>
        <w:t>Sometimes</w:t>
      </w:r>
      <w:r w:rsidRPr="00D541E8">
        <w:tab/>
        <w:t>Often</w:t>
      </w:r>
      <w:r w:rsidRPr="00D541E8">
        <w:tab/>
      </w:r>
      <w:r w:rsidRPr="00D541E8">
        <w:tab/>
        <w:t>Very Often</w:t>
      </w:r>
    </w:p>
    <w:p w14:paraId="4B126C09" w14:textId="77777777" w:rsidR="007E08CB" w:rsidRPr="00D541E8" w:rsidRDefault="007E08CB" w:rsidP="002C71AA">
      <w:pPr>
        <w:shd w:val="clear" w:color="auto" w:fill="FFFFFF" w:themeFill="background1"/>
      </w:pPr>
      <w:r w:rsidRPr="00D541E8">
        <w:br w:type="column"/>
        <w:t>Almost Always</w:t>
      </w:r>
    </w:p>
    <w:p w14:paraId="1CC77063" w14:textId="77777777" w:rsidR="007E08CB" w:rsidRPr="00D541E8" w:rsidRDefault="007E08CB" w:rsidP="002C71AA">
      <w:pPr>
        <w:shd w:val="clear" w:color="auto" w:fill="FFFFFF" w:themeFill="background1"/>
        <w:spacing w:after="0"/>
        <w:sectPr w:rsidR="007E08CB" w:rsidRPr="00D541E8">
          <w:headerReference w:type="default" r:id="rId25"/>
          <w:type w:val="continuous"/>
          <w:pgSz w:w="12240" w:h="15840"/>
          <w:pgMar w:top="1440" w:right="1080" w:bottom="1440" w:left="1080" w:header="720" w:footer="720" w:gutter="0"/>
          <w:cols w:num="4" w:space="720" w:equalWidth="0">
            <w:col w:w="4628" w:space="4628"/>
            <w:col w:w="820" w:space="271"/>
            <w:col w:w="3096" w:space="271"/>
            <w:col w:w="833"/>
          </w:cols>
        </w:sectPr>
      </w:pPr>
    </w:p>
    <w:p w14:paraId="2A2F34A6" w14:textId="77777777" w:rsidR="007E08CB" w:rsidRPr="00D541E8" w:rsidRDefault="007E08CB" w:rsidP="002C71AA">
      <w:pPr>
        <w:shd w:val="clear" w:color="auto" w:fill="FFFFFF" w:themeFill="background1"/>
      </w:pPr>
    </w:p>
    <w:p w14:paraId="70037DFF" w14:textId="338D58A5" w:rsidR="007E08CB" w:rsidRPr="00D541E8" w:rsidRDefault="007E08CB" w:rsidP="002C71AA">
      <w:pPr>
        <w:shd w:val="clear" w:color="auto" w:fill="FFFFFF" w:themeFill="background1"/>
      </w:pPr>
      <w:r w:rsidRPr="00D541E8">
        <w:rPr>
          <w:noProof/>
        </w:rPr>
        <mc:AlternateContent>
          <mc:Choice Requires="wpg">
            <w:drawing>
              <wp:inline distT="0" distB="0" distL="0" distR="0" wp14:anchorId="6D6EDC3A" wp14:editId="61346ED9">
                <wp:extent cx="6766560" cy="372110"/>
                <wp:effectExtent l="0" t="0" r="0" b="0"/>
                <wp:docPr id="97301" name="Group 97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97302" name="Rectangle 45"/>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03" name="AutoShape 46"/>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04" name="Text Box 171"/>
                        <wps:cNvSpPr txBox="1">
                          <a:spLocks noChangeArrowheads="1"/>
                        </wps:cNvSpPr>
                        <wps:spPr bwMode="auto">
                          <a:xfrm>
                            <a:off x="107" y="159"/>
                            <a:ext cx="1678"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AA672" w14:textId="77777777" w:rsidR="0061330C" w:rsidRDefault="0061330C" w:rsidP="007E08CB">
                              <w:pPr>
                                <w:spacing w:before="5"/>
                                <w:rPr>
                                  <w:b/>
                                  <w:sz w:val="21"/>
                                </w:rPr>
                              </w:pPr>
                              <w:r>
                                <w:rPr>
                                  <w:b/>
                                  <w:w w:val="105"/>
                                  <w:sz w:val="21"/>
                                </w:rPr>
                                <w:t>I have a lot of fun.</w:t>
                              </w:r>
                            </w:p>
                          </w:txbxContent>
                        </wps:txbx>
                        <wps:bodyPr rot="0" vert="horz" wrap="square" lIns="0" tIns="0" rIns="0" bIns="0" anchor="t" anchorCtr="0" upright="1">
                          <a:noAutofit/>
                        </wps:bodyPr>
                      </wps:wsp>
                      <wps:wsp>
                        <wps:cNvPr id="97305" name="Text Box 48"/>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05561" w14:textId="77777777" w:rsidR="0061330C" w:rsidRDefault="0061330C" w:rsidP="007E08CB">
                              <w:pPr>
                                <w:spacing w:before="6" w:line="252"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97306" name="Text Box 49"/>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84EA5" w14:textId="77777777" w:rsidR="0061330C" w:rsidRDefault="0061330C" w:rsidP="007E08CB">
                              <w:pPr>
                                <w:spacing w:before="6"/>
                                <w:rPr>
                                  <w:sz w:val="19"/>
                                </w:rPr>
                              </w:pPr>
                              <w:r>
                                <w:rPr>
                                  <w:w w:val="105"/>
                                  <w:sz w:val="19"/>
                                </w:rPr>
                                <w:t>Sometimes</w:t>
                              </w:r>
                            </w:p>
                          </w:txbxContent>
                        </wps:txbx>
                        <wps:bodyPr rot="0" vert="horz" wrap="square" lIns="0" tIns="0" rIns="0" bIns="0" anchor="t" anchorCtr="0" upright="1">
                          <a:noAutofit/>
                        </wps:bodyPr>
                      </wps:wsp>
                      <wps:wsp>
                        <wps:cNvPr id="97307" name="Text Box 50"/>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DD2B4" w14:textId="77777777" w:rsidR="0061330C" w:rsidRDefault="0061330C" w:rsidP="007E08CB">
                              <w:pPr>
                                <w:spacing w:before="6"/>
                                <w:rPr>
                                  <w:sz w:val="19"/>
                                </w:rPr>
                              </w:pPr>
                              <w:r>
                                <w:rPr>
                                  <w:w w:val="105"/>
                                  <w:sz w:val="19"/>
                                </w:rPr>
                                <w:t>Often</w:t>
                              </w:r>
                            </w:p>
                          </w:txbxContent>
                        </wps:txbx>
                        <wps:bodyPr rot="0" vert="horz" wrap="square" lIns="0" tIns="0" rIns="0" bIns="0" anchor="t" anchorCtr="0" upright="1">
                          <a:noAutofit/>
                        </wps:bodyPr>
                      </wps:wsp>
                      <wps:wsp>
                        <wps:cNvPr id="97308" name="Text Box 51"/>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91728" w14:textId="77777777" w:rsidR="0061330C" w:rsidRDefault="0061330C" w:rsidP="007E08CB">
                              <w:pPr>
                                <w:spacing w:before="6" w:line="252" w:lineRule="auto"/>
                                <w:ind w:firstLine="45"/>
                                <w:rPr>
                                  <w:sz w:val="19"/>
                                </w:rPr>
                              </w:pPr>
                              <w:r>
                                <w:rPr>
                                  <w:w w:val="105"/>
                                  <w:sz w:val="19"/>
                                </w:rPr>
                                <w:t>Very Often</w:t>
                              </w:r>
                            </w:p>
                          </w:txbxContent>
                        </wps:txbx>
                        <wps:bodyPr rot="0" vert="horz" wrap="square" lIns="0" tIns="0" rIns="0" bIns="0" anchor="t" anchorCtr="0" upright="1">
                          <a:noAutofit/>
                        </wps:bodyPr>
                      </wps:wsp>
                      <wps:wsp>
                        <wps:cNvPr id="97309" name="Text Box 52"/>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A5C94" w14:textId="77777777" w:rsidR="0061330C" w:rsidRDefault="0061330C" w:rsidP="007E08CB">
                              <w:pPr>
                                <w:spacing w:before="6" w:line="252"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w:pict>
              <v:group w14:anchorId="6D6EDC3A" id="Group 97301" o:spid="_x0000_s1045" style="width:532.8pt;height:29.3pt;mso-position-horizontal-relative:char;mso-position-vertical-relative:line" coordsize="10656,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">
                <v:rect id="Rectangle 45" o:spid="_x0000_s1046" style="position:absolute;top:9;width:10656;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" fillcolor="#d9d9d9" stroked="f"/>
                <v:shape id="AutoShape 46" o:spid="_x0000_s1047" style="position:absolute;width:10656;height:586;visibility:visible;mso-wrap-style:square;v-text-anchor:top" coordsize="1065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" path="m10656,576r-1070,l9576,576r-979,l8587,576r-1075,l7502,576r-1156,l6336,576r-979,l5347,576,,576r,10l5347,586r10,l6336,586r10,l7502,586r10,l8587,586r10,l9576,586r10,l10656,586r,-10xm10656,l9586,r-10,l8597,r-10,l7512,r-10,l6346,r-10,l5357,r-10,l,,,10r5347,l5357,10r979,l6346,10r1156,l7512,10r1075,l8597,10r979,l9586,10r1070,l10656,xe" fillcolor="gray" stroked="f">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 id="Text Box 171" o:spid="_x0000_s1048" type="#_x0000_t202" style="position:absolute;left:107;top:159;width:1678;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" filled="f" stroked="f">
                  <v:textbox inset="0,0,0,0">
                    <w:txbxContent>
                      <w:p w14:paraId="5B4AA672" w14:textId="77777777" w:rsidR="0061330C" w:rsidRDefault="0061330C" w:rsidP="007E08CB">
                        <w:pPr>
                          <w:spacing w:before="5"/>
                          <w:rPr>
                            <w:b/>
                            <w:sz w:val="21"/>
                          </w:rPr>
                        </w:pPr>
                        <w:r>
                          <w:rPr>
                            <w:b/>
                            <w:w w:val="105"/>
                            <w:sz w:val="21"/>
                          </w:rPr>
                          <w:t>I have a lot of fun.</w:t>
                        </w:r>
                      </w:p>
                    </w:txbxContent>
                  </v:textbox>
                </v:shape>
                <v:shape id="Text Box 48" o:spid="_x0000_s1049" type="#_x0000_t202" style="position:absolute;left:5518;top:52;width:59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" filled="f" stroked="f">
                  <v:textbox inset="0,0,0,0">
                    <w:txbxContent>
                      <w:p w14:paraId="59E05561" w14:textId="77777777" w:rsidR="0061330C" w:rsidRDefault="0061330C" w:rsidP="007E08CB">
                        <w:pPr>
                          <w:spacing w:before="6" w:line="252" w:lineRule="auto"/>
                          <w:ind w:left="53" w:right="2" w:hanging="54"/>
                          <w:rPr>
                            <w:sz w:val="19"/>
                          </w:rPr>
                        </w:pPr>
                        <w:r>
                          <w:rPr>
                            <w:w w:val="105"/>
                            <w:sz w:val="19"/>
                          </w:rPr>
                          <w:t>Almost never</w:t>
                        </w:r>
                      </w:p>
                    </w:txbxContent>
                  </v:textbox>
                </v:shape>
                <v:shape id="Text Box 49" o:spid="_x0000_s1050" type="#_x0000_t202" style="position:absolute;left:6428;top:172;width:92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" filled="f" stroked="f">
                  <v:textbox inset="0,0,0,0">
                    <w:txbxContent>
                      <w:p w14:paraId="0E384EA5" w14:textId="77777777" w:rsidR="0061330C" w:rsidRDefault="0061330C" w:rsidP="007E08CB">
                        <w:pPr>
                          <w:spacing w:before="6"/>
                          <w:rPr>
                            <w:sz w:val="19"/>
                          </w:rPr>
                        </w:pPr>
                        <w:r>
                          <w:rPr>
                            <w:w w:val="105"/>
                            <w:sz w:val="19"/>
                          </w:rPr>
                          <w:t>Sometimes</w:t>
                        </w:r>
                      </w:p>
                    </w:txbxContent>
                  </v:textbox>
                </v:shape>
                <v:shape id="Text Box 50" o:spid="_x0000_s1051" type="#_x0000_t202" style="position:absolute;left:7777;top:172;width:484;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" filled="f" stroked="f">
                  <v:textbox inset="0,0,0,0">
                    <w:txbxContent>
                      <w:p w14:paraId="212DD2B4" w14:textId="77777777" w:rsidR="0061330C" w:rsidRDefault="0061330C" w:rsidP="007E08CB">
                        <w:pPr>
                          <w:spacing w:before="6"/>
                          <w:rPr>
                            <w:sz w:val="19"/>
                          </w:rPr>
                        </w:pPr>
                        <w:r>
                          <w:rPr>
                            <w:w w:val="105"/>
                            <w:sz w:val="19"/>
                          </w:rPr>
                          <w:t>Often</w:t>
                        </w:r>
                      </w:p>
                    </w:txbxContent>
                  </v:textbox>
                </v:shape>
                <v:shape id="Text Box 51" o:spid="_x0000_s1052" type="#_x0000_t202" style="position:absolute;left:8811;top:52;width:484;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" filled="f" stroked="f">
                  <v:textbox inset="0,0,0,0">
                    <w:txbxContent>
                      <w:p w14:paraId="75F91728" w14:textId="77777777" w:rsidR="0061330C" w:rsidRDefault="0061330C" w:rsidP="007E08CB">
                        <w:pPr>
                          <w:spacing w:before="6" w:line="252" w:lineRule="auto"/>
                          <w:ind w:firstLine="45"/>
                          <w:rPr>
                            <w:sz w:val="19"/>
                          </w:rPr>
                        </w:pPr>
                        <w:r>
                          <w:rPr>
                            <w:w w:val="105"/>
                            <w:sz w:val="19"/>
                          </w:rPr>
                          <w:t>Very Often</w:t>
                        </w:r>
                      </w:p>
                    </w:txbxContent>
                  </v:textbox>
                </v:shape>
                <v:shape id="Text Box 52" o:spid="_x0000_s1053" type="#_x0000_t202" style="position:absolute;left:9794;top:52;width:59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" filled="f" stroked="f">
                  <v:textbox inset="0,0,0,0">
                    <w:txbxContent>
                      <w:p w14:paraId="6FFA5C94" w14:textId="77777777" w:rsidR="0061330C" w:rsidRDefault="0061330C" w:rsidP="007E08CB">
                        <w:pPr>
                          <w:spacing w:before="6" w:line="252" w:lineRule="auto"/>
                          <w:ind w:left="1" w:right="2" w:hanging="2"/>
                          <w:rPr>
                            <w:sz w:val="19"/>
                          </w:rPr>
                        </w:pPr>
                        <w:r>
                          <w:rPr>
                            <w:w w:val="105"/>
                            <w:sz w:val="19"/>
                          </w:rPr>
                          <w:t>Almost Always</w:t>
                        </w:r>
                      </w:p>
                    </w:txbxContent>
                  </v:textbox>
                </v:shape>
                <w10:anchorlock/>
              </v:group>
            </w:pict>
          </mc:Fallback>
        </mc:AlternateContent>
      </w:r>
    </w:p>
    <w:p w14:paraId="51059A98" w14:textId="77777777" w:rsidR="007E08CB" w:rsidRPr="00D541E8" w:rsidRDefault="007E08CB" w:rsidP="002C71AA">
      <w:pPr>
        <w:shd w:val="clear" w:color="auto" w:fill="FFFFFF" w:themeFill="background1"/>
        <w:spacing w:after="0"/>
        <w:sectPr w:rsidR="007E08CB" w:rsidRPr="00D541E8">
          <w:headerReference w:type="default" r:id="rId26"/>
          <w:type w:val="continuous"/>
          <w:pgSz w:w="12240" w:h="15840"/>
          <w:pgMar w:top="1440" w:right="1080" w:bottom="1440" w:left="1080" w:header="720" w:footer="720" w:gutter="0"/>
          <w:cols w:space="720"/>
        </w:sectPr>
      </w:pPr>
    </w:p>
    <w:p w14:paraId="5F0895E7" w14:textId="74A8D625"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50" behindDoc="1" locked="0" layoutInCell="1" allowOverlap="1" wp14:anchorId="51038EE3" wp14:editId="267514B9">
                <wp:simplePos x="0" y="0"/>
                <wp:positionH relativeFrom="page">
                  <wp:posOffset>4008755</wp:posOffset>
                </wp:positionH>
                <wp:positionV relativeFrom="paragraph">
                  <wp:posOffset>158115</wp:posOffset>
                </wp:positionV>
                <wp:extent cx="294005" cy="153035"/>
                <wp:effectExtent l="0" t="0" r="10795" b="18415"/>
                <wp:wrapNone/>
                <wp:docPr id="97300" name="Text Box 97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E8E20" w14:textId="77777777" w:rsidR="0061330C" w:rsidRDefault="0061330C" w:rsidP="007E08CB">
                            <w:pPr>
                              <w:spacing w:before="6"/>
                              <w:rPr>
                                <w:sz w:val="19"/>
                              </w:rPr>
                            </w:pPr>
                            <w:r>
                              <w:rPr>
                                <w:sz w:val="19"/>
                              </w:rPr>
                              <w:t>never</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38EE3" id="Text Box 97300" o:spid="_x0000_s1054" type="#_x0000_t202" style="position:absolute;margin-left:315.65pt;margin-top:12.45pt;width:23.15pt;height:12.05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" filled="f" stroked="f">
                <v:textbox inset="0,0,0,0">
                  <w:txbxContent>
                    <w:p w14:paraId="72BE8E20" w14:textId="77777777" w:rsidR="0061330C" w:rsidRDefault="0061330C" w:rsidP="007E08CB">
                      <w:pPr>
                        <w:spacing w:before="6"/>
                        <w:rPr>
                          <w:sz w:val="19"/>
                        </w:rPr>
                      </w:pPr>
                      <w:r>
                        <w:rPr>
                          <w:sz w:val="19"/>
                        </w:rPr>
                        <w:t>never</w:t>
                      </w:r>
                    </w:p>
                  </w:txbxContent>
                </v:textbox>
                <w10:wrap anchorx="page"/>
              </v:shape>
            </w:pict>
          </mc:Fallback>
        </mc:AlternateContent>
      </w:r>
      <w:r w:rsidRPr="00D541E8">
        <w:t>I get completely absorbed in what I am doing.</w:t>
      </w:r>
      <w:r w:rsidRPr="00D541E8">
        <w:tab/>
        <w:t>Almost</w:t>
      </w:r>
    </w:p>
    <w:p w14:paraId="676BB334" w14:textId="77777777" w:rsidR="007E08CB" w:rsidRPr="00D541E8" w:rsidRDefault="007E08CB" w:rsidP="002C71AA">
      <w:pPr>
        <w:shd w:val="clear" w:color="auto" w:fill="FFFFFF" w:themeFill="background1"/>
      </w:pPr>
      <w:r w:rsidRPr="00D541E8">
        <w:br w:type="column"/>
        <w:t>Sometimes</w:t>
      </w:r>
      <w:r w:rsidRPr="00D541E8">
        <w:tab/>
        <w:t>Often</w:t>
      </w:r>
      <w:r w:rsidRPr="00D541E8">
        <w:tab/>
      </w:r>
      <w:r w:rsidRPr="00D541E8">
        <w:tab/>
        <w:t>Very Often</w:t>
      </w:r>
    </w:p>
    <w:p w14:paraId="29C6CE80" w14:textId="77777777" w:rsidR="007E08CB" w:rsidRPr="00D541E8" w:rsidRDefault="007E08CB" w:rsidP="002C71AA">
      <w:pPr>
        <w:shd w:val="clear" w:color="auto" w:fill="FFFFFF" w:themeFill="background1"/>
      </w:pPr>
      <w:r w:rsidRPr="00D541E8">
        <w:br w:type="column"/>
        <w:t>Almost Always</w:t>
      </w:r>
    </w:p>
    <w:p w14:paraId="4AECBA99" w14:textId="77777777" w:rsidR="007E08CB" w:rsidRPr="00D541E8" w:rsidRDefault="007E08CB" w:rsidP="002C71AA">
      <w:pPr>
        <w:shd w:val="clear" w:color="auto" w:fill="FFFFFF" w:themeFill="background1"/>
        <w:spacing w:after="0"/>
        <w:sectPr w:rsidR="007E08CB" w:rsidRPr="00D541E8">
          <w:headerReference w:type="default" r:id="rId27"/>
          <w:type w:val="continuous"/>
          <w:pgSz w:w="12240" w:h="15840"/>
          <w:pgMar w:top="1440" w:right="1080" w:bottom="1440" w:left="1080" w:header="720" w:footer="720" w:gutter="0"/>
          <w:cols w:num="3" w:space="720" w:equalWidth="0">
            <w:col w:w="4628" w:space="4628"/>
            <w:col w:w="820" w:space="271"/>
            <w:col w:w="3096"/>
          </w:cols>
        </w:sectPr>
      </w:pPr>
    </w:p>
    <w:p w14:paraId="76BF5EF6" w14:textId="77777777" w:rsidR="007E08CB" w:rsidRPr="00D541E8" w:rsidRDefault="007E08CB" w:rsidP="002C71AA">
      <w:pPr>
        <w:shd w:val="clear" w:color="auto" w:fill="FFFFFF" w:themeFill="background1"/>
      </w:pPr>
    </w:p>
    <w:p w14:paraId="26AB0C57" w14:textId="35D76C15" w:rsidR="007E08CB" w:rsidRPr="00D541E8" w:rsidRDefault="007E08CB" w:rsidP="002C71AA">
      <w:pPr>
        <w:shd w:val="clear" w:color="auto" w:fill="FFFFFF" w:themeFill="background1"/>
      </w:pPr>
      <w:r w:rsidRPr="00D541E8">
        <w:rPr>
          <w:noProof/>
        </w:rPr>
        <mc:AlternateContent>
          <mc:Choice Requires="wpg">
            <w:drawing>
              <wp:inline distT="0" distB="0" distL="0" distR="0" wp14:anchorId="108D7103" wp14:editId="225BC669">
                <wp:extent cx="6766560" cy="372110"/>
                <wp:effectExtent l="0" t="0" r="0" b="0"/>
                <wp:docPr id="97275" name="Group 97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97276" name="Rectangle 36"/>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93" name="AutoShape 37"/>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94" name="Text Box 38"/>
                        <wps:cNvSpPr txBox="1">
                          <a:spLocks noChangeArrowheads="1"/>
                        </wps:cNvSpPr>
                        <wps:spPr bwMode="auto">
                          <a:xfrm>
                            <a:off x="107" y="159"/>
                            <a:ext cx="912"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F6547" w14:textId="77777777" w:rsidR="0061330C" w:rsidRDefault="0061330C" w:rsidP="007E08CB">
                              <w:pPr>
                                <w:spacing w:before="5"/>
                                <w:rPr>
                                  <w:b/>
                                  <w:sz w:val="21"/>
                                </w:rPr>
                              </w:pPr>
                              <w:r>
                                <w:rPr>
                                  <w:b/>
                                  <w:w w:val="105"/>
                                  <w:sz w:val="21"/>
                                </w:rPr>
                                <w:t>I love life.</w:t>
                              </w:r>
                            </w:p>
                          </w:txbxContent>
                        </wps:txbx>
                        <wps:bodyPr rot="0" vert="horz" wrap="square" lIns="0" tIns="0" rIns="0" bIns="0" anchor="t" anchorCtr="0" upright="1">
                          <a:noAutofit/>
                        </wps:bodyPr>
                      </wps:wsp>
                      <wps:wsp>
                        <wps:cNvPr id="97295" name="Text Box 39"/>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D0DD0" w14:textId="77777777" w:rsidR="0061330C" w:rsidRDefault="0061330C" w:rsidP="007E08CB">
                              <w:pPr>
                                <w:spacing w:before="6" w:line="252"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97296" name="Text Box 40"/>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7C72A" w14:textId="77777777" w:rsidR="0061330C" w:rsidRDefault="0061330C" w:rsidP="007E08CB">
                              <w:pPr>
                                <w:spacing w:before="6"/>
                                <w:rPr>
                                  <w:sz w:val="19"/>
                                </w:rPr>
                              </w:pPr>
                              <w:r>
                                <w:rPr>
                                  <w:w w:val="105"/>
                                  <w:sz w:val="19"/>
                                </w:rPr>
                                <w:t>Sometimes</w:t>
                              </w:r>
                            </w:p>
                          </w:txbxContent>
                        </wps:txbx>
                        <wps:bodyPr rot="0" vert="horz" wrap="square" lIns="0" tIns="0" rIns="0" bIns="0" anchor="t" anchorCtr="0" upright="1">
                          <a:noAutofit/>
                        </wps:bodyPr>
                      </wps:wsp>
                      <wps:wsp>
                        <wps:cNvPr id="97297" name="Text Box 41"/>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097F5" w14:textId="77777777" w:rsidR="0061330C" w:rsidRDefault="0061330C" w:rsidP="007E08CB">
                              <w:pPr>
                                <w:spacing w:before="6"/>
                                <w:rPr>
                                  <w:sz w:val="19"/>
                                </w:rPr>
                              </w:pPr>
                              <w:r>
                                <w:rPr>
                                  <w:w w:val="105"/>
                                  <w:sz w:val="19"/>
                                </w:rPr>
                                <w:t>Often</w:t>
                              </w:r>
                            </w:p>
                          </w:txbxContent>
                        </wps:txbx>
                        <wps:bodyPr rot="0" vert="horz" wrap="square" lIns="0" tIns="0" rIns="0" bIns="0" anchor="t" anchorCtr="0" upright="1">
                          <a:noAutofit/>
                        </wps:bodyPr>
                      </wps:wsp>
                      <wps:wsp>
                        <wps:cNvPr id="97298" name="Text Box 42"/>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27BF5" w14:textId="77777777" w:rsidR="0061330C" w:rsidRDefault="0061330C" w:rsidP="007E08CB">
                              <w:pPr>
                                <w:spacing w:before="6" w:line="252" w:lineRule="auto"/>
                                <w:ind w:firstLine="45"/>
                                <w:rPr>
                                  <w:sz w:val="19"/>
                                </w:rPr>
                              </w:pPr>
                              <w:r>
                                <w:rPr>
                                  <w:w w:val="105"/>
                                  <w:sz w:val="19"/>
                                </w:rPr>
                                <w:t>Very Often</w:t>
                              </w:r>
                            </w:p>
                          </w:txbxContent>
                        </wps:txbx>
                        <wps:bodyPr rot="0" vert="horz" wrap="square" lIns="0" tIns="0" rIns="0" bIns="0" anchor="t" anchorCtr="0" upright="1">
                          <a:noAutofit/>
                        </wps:bodyPr>
                      </wps:wsp>
                      <wps:wsp>
                        <wps:cNvPr id="97299" name="Text Box 43"/>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A1356" w14:textId="77777777" w:rsidR="0061330C" w:rsidRDefault="0061330C" w:rsidP="007E08CB">
                              <w:pPr>
                                <w:spacing w:before="6" w:line="252"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w:pict>
              <v:group w14:anchorId="108D7103" id="Group 97275" o:spid="_x0000_s1055" style="width:532.8pt;height:29.3pt;mso-position-horizontal-relative:char;mso-position-vertical-relative:line" coordsize="10656,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">
                <v:rect id="Rectangle 36" o:spid="_x0000_s1056" style="position:absolute;top:9;width:10656;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" fillcolor="#d9d9d9" stroked="f"/>
                <v:shape id="AutoShape 37" o:spid="_x0000_s1057" style="position:absolute;width:10656;height:586;visibility:visible;mso-wrap-style:square;v-text-anchor:top" coordsize="1065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" path="m10656,576r-1070,l9576,576r-979,l8587,576r-1075,l7502,576r-1156,l6336,576r-979,l5347,576,,576r,10l5347,586r10,l6336,586r10,l7502,586r10,l8587,586r10,l9576,586r10,l10656,586r,-10xm10656,l9586,r-10,l8597,r-10,l7512,r-10,l6346,r-10,l5357,r-10,l,,,10r5347,l5357,10r979,l6346,10r1156,l7512,10r1075,l8597,10r979,l9586,10r1070,l10656,xe" fillcolor="gray" stroked="f">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 id="Text Box 38" o:spid="_x0000_s1058" type="#_x0000_t202" style="position:absolute;left:107;top:159;width:912;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" filled="f" stroked="f">
                  <v:textbox inset="0,0,0,0">
                    <w:txbxContent>
                      <w:p w14:paraId="135F6547" w14:textId="77777777" w:rsidR="0061330C" w:rsidRDefault="0061330C" w:rsidP="007E08CB">
                        <w:pPr>
                          <w:spacing w:before="5"/>
                          <w:rPr>
                            <w:b/>
                            <w:sz w:val="21"/>
                          </w:rPr>
                        </w:pPr>
                        <w:r>
                          <w:rPr>
                            <w:b/>
                            <w:w w:val="105"/>
                            <w:sz w:val="21"/>
                          </w:rPr>
                          <w:t>I love life.</w:t>
                        </w:r>
                      </w:p>
                    </w:txbxContent>
                  </v:textbox>
                </v:shape>
                <v:shape id="Text Box 39" o:spid="_x0000_s1059" type="#_x0000_t202" style="position:absolute;left:5518;top:52;width:59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" filled="f" stroked="f">
                  <v:textbox inset="0,0,0,0">
                    <w:txbxContent>
                      <w:p w14:paraId="4DBD0DD0" w14:textId="77777777" w:rsidR="0061330C" w:rsidRDefault="0061330C" w:rsidP="007E08CB">
                        <w:pPr>
                          <w:spacing w:before="6" w:line="252" w:lineRule="auto"/>
                          <w:ind w:left="53" w:right="2" w:hanging="54"/>
                          <w:rPr>
                            <w:sz w:val="19"/>
                          </w:rPr>
                        </w:pPr>
                        <w:r>
                          <w:rPr>
                            <w:w w:val="105"/>
                            <w:sz w:val="19"/>
                          </w:rPr>
                          <w:t>Almost never</w:t>
                        </w:r>
                      </w:p>
                    </w:txbxContent>
                  </v:textbox>
                </v:shape>
                <v:shape id="Text Box 40" o:spid="_x0000_s1060" type="#_x0000_t202" style="position:absolute;left:6428;top:172;width:92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" filled="f" stroked="f">
                  <v:textbox inset="0,0,0,0">
                    <w:txbxContent>
                      <w:p w14:paraId="68C7C72A" w14:textId="77777777" w:rsidR="0061330C" w:rsidRDefault="0061330C" w:rsidP="007E08CB">
                        <w:pPr>
                          <w:spacing w:before="6"/>
                          <w:rPr>
                            <w:sz w:val="19"/>
                          </w:rPr>
                        </w:pPr>
                        <w:r>
                          <w:rPr>
                            <w:w w:val="105"/>
                            <w:sz w:val="19"/>
                          </w:rPr>
                          <w:t>Sometimes</w:t>
                        </w:r>
                      </w:p>
                    </w:txbxContent>
                  </v:textbox>
                </v:shape>
                <v:shape id="Text Box 41" o:spid="_x0000_s1061" type="#_x0000_t202" style="position:absolute;left:7777;top:172;width:484;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" filled="f" stroked="f">
                  <v:textbox inset="0,0,0,0">
                    <w:txbxContent>
                      <w:p w14:paraId="533097F5" w14:textId="77777777" w:rsidR="0061330C" w:rsidRDefault="0061330C" w:rsidP="007E08CB">
                        <w:pPr>
                          <w:spacing w:before="6"/>
                          <w:rPr>
                            <w:sz w:val="19"/>
                          </w:rPr>
                        </w:pPr>
                        <w:r>
                          <w:rPr>
                            <w:w w:val="105"/>
                            <w:sz w:val="19"/>
                          </w:rPr>
                          <w:t>Often</w:t>
                        </w:r>
                      </w:p>
                    </w:txbxContent>
                  </v:textbox>
                </v:shape>
                <v:shape id="Text Box 42" o:spid="_x0000_s1062" type="#_x0000_t202" style="position:absolute;left:8811;top:52;width:484;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" filled="f" stroked="f">
                  <v:textbox inset="0,0,0,0">
                    <w:txbxContent>
                      <w:p w14:paraId="0A427BF5" w14:textId="77777777" w:rsidR="0061330C" w:rsidRDefault="0061330C" w:rsidP="007E08CB">
                        <w:pPr>
                          <w:spacing w:before="6" w:line="252" w:lineRule="auto"/>
                          <w:ind w:firstLine="45"/>
                          <w:rPr>
                            <w:sz w:val="19"/>
                          </w:rPr>
                        </w:pPr>
                        <w:r>
                          <w:rPr>
                            <w:w w:val="105"/>
                            <w:sz w:val="19"/>
                          </w:rPr>
                          <w:t>Very Often</w:t>
                        </w:r>
                      </w:p>
                    </w:txbxContent>
                  </v:textbox>
                </v:shape>
                <v:shape id="Text Box 43" o:spid="_x0000_s1063" type="#_x0000_t202" style="position:absolute;left:9794;top:52;width:59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" filled="f" stroked="f">
                  <v:textbox inset="0,0,0,0">
                    <w:txbxContent>
                      <w:p w14:paraId="339A1356" w14:textId="77777777" w:rsidR="0061330C" w:rsidRDefault="0061330C" w:rsidP="007E08CB">
                        <w:pPr>
                          <w:spacing w:before="6" w:line="252" w:lineRule="auto"/>
                          <w:ind w:left="1" w:right="2" w:hanging="2"/>
                          <w:rPr>
                            <w:sz w:val="19"/>
                          </w:rPr>
                        </w:pPr>
                        <w:r>
                          <w:rPr>
                            <w:w w:val="105"/>
                            <w:sz w:val="19"/>
                          </w:rPr>
                          <w:t>Almost Always</w:t>
                        </w:r>
                      </w:p>
                    </w:txbxContent>
                  </v:textbox>
                </v:shape>
                <w10:anchorlock/>
              </v:group>
            </w:pict>
          </mc:Fallback>
        </mc:AlternateContent>
      </w:r>
    </w:p>
    <w:p w14:paraId="0B051A95" w14:textId="77777777" w:rsidR="007E08CB" w:rsidRPr="00D541E8" w:rsidRDefault="007E08CB" w:rsidP="002C71AA">
      <w:pPr>
        <w:shd w:val="clear" w:color="auto" w:fill="FFFFFF" w:themeFill="background1"/>
        <w:spacing w:after="0"/>
        <w:sectPr w:rsidR="007E08CB" w:rsidRPr="00D541E8">
          <w:headerReference w:type="default" r:id="rId28"/>
          <w:type w:val="continuous"/>
          <w:pgSz w:w="12240" w:h="15840"/>
          <w:pgMar w:top="1440" w:right="1080" w:bottom="1440" w:left="1080" w:header="720" w:footer="720" w:gutter="0"/>
          <w:cols w:space="720"/>
        </w:sectPr>
      </w:pPr>
    </w:p>
    <w:p w14:paraId="5DD989B6" w14:textId="122CA197"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51" behindDoc="1" locked="0" layoutInCell="1" allowOverlap="1" wp14:anchorId="1D352BB3" wp14:editId="4977C0CF">
                <wp:simplePos x="0" y="0"/>
                <wp:positionH relativeFrom="page">
                  <wp:posOffset>4008755</wp:posOffset>
                </wp:positionH>
                <wp:positionV relativeFrom="paragraph">
                  <wp:posOffset>158115</wp:posOffset>
                </wp:positionV>
                <wp:extent cx="294005" cy="153035"/>
                <wp:effectExtent l="0" t="0" r="10795" b="18415"/>
                <wp:wrapNone/>
                <wp:docPr id="97274" name="Text Box 97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49FF6" w14:textId="77777777" w:rsidR="0061330C" w:rsidRDefault="0061330C" w:rsidP="007E08CB">
                            <w:pPr>
                              <w:spacing w:before="6"/>
                              <w:rPr>
                                <w:sz w:val="19"/>
                              </w:rPr>
                            </w:pPr>
                            <w:r>
                              <w:rPr>
                                <w:sz w:val="19"/>
                              </w:rPr>
                              <w:t>never</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52BB3" id="Text Box 97274" o:spid="_x0000_s1064" type="#_x0000_t202" style="position:absolute;margin-left:315.65pt;margin-top:12.45pt;width:23.15pt;height:12.05pt;z-index:-25165822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" filled="f" stroked="f">
                <v:textbox inset="0,0,0,0">
                  <w:txbxContent>
                    <w:p w14:paraId="38E49FF6" w14:textId="77777777" w:rsidR="0061330C" w:rsidRDefault="0061330C" w:rsidP="007E08CB">
                      <w:pPr>
                        <w:spacing w:before="6"/>
                        <w:rPr>
                          <w:sz w:val="19"/>
                        </w:rPr>
                      </w:pPr>
                      <w:r>
                        <w:rPr>
                          <w:sz w:val="19"/>
                        </w:rPr>
                        <w:t>never</w:t>
                      </w:r>
                    </w:p>
                  </w:txbxContent>
                </v:textbox>
                <w10:wrap anchorx="page"/>
              </v:shape>
            </w:pict>
          </mc:Fallback>
        </mc:AlternateContent>
      </w:r>
      <w:r w:rsidRPr="00D541E8">
        <w:t>I keep at my schoolwork until I am done with it.</w:t>
      </w:r>
      <w:r w:rsidRPr="00D541E8">
        <w:tab/>
        <w:t>Almost</w:t>
      </w:r>
    </w:p>
    <w:p w14:paraId="7D85052C" w14:textId="77777777" w:rsidR="007E08CB" w:rsidRPr="00D541E8" w:rsidRDefault="007E08CB" w:rsidP="002C71AA">
      <w:pPr>
        <w:shd w:val="clear" w:color="auto" w:fill="FFFFFF" w:themeFill="background1"/>
      </w:pPr>
      <w:r w:rsidRPr="00D541E8">
        <w:br w:type="column"/>
        <w:t>Sometimes</w:t>
      </w:r>
      <w:r w:rsidRPr="00D541E8">
        <w:tab/>
        <w:t>Often</w:t>
      </w:r>
      <w:r w:rsidRPr="00D541E8">
        <w:tab/>
      </w:r>
      <w:r w:rsidRPr="00D541E8">
        <w:tab/>
        <w:t>Very Often</w:t>
      </w:r>
    </w:p>
    <w:p w14:paraId="73246510" w14:textId="77777777" w:rsidR="007E08CB" w:rsidRPr="00D541E8" w:rsidRDefault="007E08CB" w:rsidP="002C71AA">
      <w:pPr>
        <w:shd w:val="clear" w:color="auto" w:fill="FFFFFF" w:themeFill="background1"/>
      </w:pPr>
      <w:r w:rsidRPr="00D541E8">
        <w:br w:type="column"/>
        <w:t>Almost Always</w:t>
      </w:r>
    </w:p>
    <w:p w14:paraId="56460F39" w14:textId="77777777" w:rsidR="007E08CB" w:rsidRPr="00D541E8" w:rsidRDefault="007E08CB" w:rsidP="002C71AA">
      <w:pPr>
        <w:shd w:val="clear" w:color="auto" w:fill="FFFFFF" w:themeFill="background1"/>
        <w:spacing w:after="0"/>
        <w:sectPr w:rsidR="007E08CB" w:rsidRPr="00D541E8">
          <w:headerReference w:type="default" r:id="rId29"/>
          <w:type w:val="continuous"/>
          <w:pgSz w:w="12240" w:h="15840"/>
          <w:pgMar w:top="1440" w:right="1080" w:bottom="1440" w:left="1080" w:header="720" w:footer="720" w:gutter="0"/>
          <w:cols w:num="3" w:space="720" w:equalWidth="0">
            <w:col w:w="4628" w:space="4628"/>
            <w:col w:w="820" w:space="271"/>
            <w:col w:w="3096"/>
          </w:cols>
        </w:sectPr>
      </w:pPr>
    </w:p>
    <w:p w14:paraId="58C2D3A6" w14:textId="77777777" w:rsidR="007E08CB" w:rsidRPr="00D541E8" w:rsidRDefault="007E08CB" w:rsidP="002C71AA">
      <w:pPr>
        <w:shd w:val="clear" w:color="auto" w:fill="FFFFFF" w:themeFill="background1"/>
      </w:pPr>
    </w:p>
    <w:p w14:paraId="453E6E42" w14:textId="5B269E96" w:rsidR="007E08CB" w:rsidRPr="00D541E8" w:rsidRDefault="007E08CB" w:rsidP="002C71AA">
      <w:pPr>
        <w:shd w:val="clear" w:color="auto" w:fill="FFFFFF" w:themeFill="background1"/>
      </w:pPr>
      <w:r w:rsidRPr="00D541E8">
        <w:rPr>
          <w:noProof/>
        </w:rPr>
        <mc:AlternateContent>
          <mc:Choice Requires="wpg">
            <w:drawing>
              <wp:inline distT="0" distB="0" distL="0" distR="0" wp14:anchorId="1BDA40EE" wp14:editId="37E1592B">
                <wp:extent cx="6766560" cy="402590"/>
                <wp:effectExtent l="0" t="0" r="0" b="0"/>
                <wp:docPr id="97265" name="Group 97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402590"/>
                          <a:chOff x="0" y="0"/>
                          <a:chExt cx="10656" cy="634"/>
                        </a:xfrm>
                      </wpg:grpSpPr>
                      <wps:wsp>
                        <wps:cNvPr id="97266" name="Rectangle 27"/>
                        <wps:cNvSpPr>
                          <a:spLocks noChangeArrowheads="1"/>
                        </wps:cNvSpPr>
                        <wps:spPr bwMode="auto">
                          <a:xfrm>
                            <a:off x="0" y="9"/>
                            <a:ext cx="10656" cy="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67" name="AutoShape 28"/>
                        <wps:cNvSpPr>
                          <a:spLocks/>
                        </wps:cNvSpPr>
                        <wps:spPr bwMode="auto">
                          <a:xfrm>
                            <a:off x="0" y="0"/>
                            <a:ext cx="10656" cy="634"/>
                          </a:xfrm>
                          <a:custGeom>
                            <a:avLst/>
                            <a:gdLst>
                              <a:gd name="T0" fmla="*/ 10656 w 10656"/>
                              <a:gd name="T1" fmla="*/ 624 h 634"/>
                              <a:gd name="T2" fmla="*/ 9586 w 10656"/>
                              <a:gd name="T3" fmla="*/ 624 h 634"/>
                              <a:gd name="T4" fmla="*/ 9576 w 10656"/>
                              <a:gd name="T5" fmla="*/ 624 h 634"/>
                              <a:gd name="T6" fmla="*/ 8597 w 10656"/>
                              <a:gd name="T7" fmla="*/ 624 h 634"/>
                              <a:gd name="T8" fmla="*/ 8587 w 10656"/>
                              <a:gd name="T9" fmla="*/ 624 h 634"/>
                              <a:gd name="T10" fmla="*/ 7512 w 10656"/>
                              <a:gd name="T11" fmla="*/ 624 h 634"/>
                              <a:gd name="T12" fmla="*/ 7502 w 10656"/>
                              <a:gd name="T13" fmla="*/ 624 h 634"/>
                              <a:gd name="T14" fmla="*/ 6346 w 10656"/>
                              <a:gd name="T15" fmla="*/ 624 h 634"/>
                              <a:gd name="T16" fmla="*/ 6336 w 10656"/>
                              <a:gd name="T17" fmla="*/ 624 h 634"/>
                              <a:gd name="T18" fmla="*/ 5357 w 10656"/>
                              <a:gd name="T19" fmla="*/ 624 h 634"/>
                              <a:gd name="T20" fmla="*/ 5347 w 10656"/>
                              <a:gd name="T21" fmla="*/ 624 h 634"/>
                              <a:gd name="T22" fmla="*/ 0 w 10656"/>
                              <a:gd name="T23" fmla="*/ 624 h 634"/>
                              <a:gd name="T24" fmla="*/ 0 w 10656"/>
                              <a:gd name="T25" fmla="*/ 634 h 634"/>
                              <a:gd name="T26" fmla="*/ 5347 w 10656"/>
                              <a:gd name="T27" fmla="*/ 634 h 634"/>
                              <a:gd name="T28" fmla="*/ 5357 w 10656"/>
                              <a:gd name="T29" fmla="*/ 634 h 634"/>
                              <a:gd name="T30" fmla="*/ 6336 w 10656"/>
                              <a:gd name="T31" fmla="*/ 634 h 634"/>
                              <a:gd name="T32" fmla="*/ 6346 w 10656"/>
                              <a:gd name="T33" fmla="*/ 634 h 634"/>
                              <a:gd name="T34" fmla="*/ 7502 w 10656"/>
                              <a:gd name="T35" fmla="*/ 634 h 634"/>
                              <a:gd name="T36" fmla="*/ 7512 w 10656"/>
                              <a:gd name="T37" fmla="*/ 634 h 634"/>
                              <a:gd name="T38" fmla="*/ 8587 w 10656"/>
                              <a:gd name="T39" fmla="*/ 634 h 634"/>
                              <a:gd name="T40" fmla="*/ 8597 w 10656"/>
                              <a:gd name="T41" fmla="*/ 634 h 634"/>
                              <a:gd name="T42" fmla="*/ 9576 w 10656"/>
                              <a:gd name="T43" fmla="*/ 634 h 634"/>
                              <a:gd name="T44" fmla="*/ 9586 w 10656"/>
                              <a:gd name="T45" fmla="*/ 634 h 634"/>
                              <a:gd name="T46" fmla="*/ 10656 w 10656"/>
                              <a:gd name="T47" fmla="*/ 634 h 634"/>
                              <a:gd name="T48" fmla="*/ 10656 w 10656"/>
                              <a:gd name="T49" fmla="*/ 624 h 634"/>
                              <a:gd name="T50" fmla="*/ 10656 w 10656"/>
                              <a:gd name="T51" fmla="*/ 0 h 634"/>
                              <a:gd name="T52" fmla="*/ 9586 w 10656"/>
                              <a:gd name="T53" fmla="*/ 0 h 634"/>
                              <a:gd name="T54" fmla="*/ 9576 w 10656"/>
                              <a:gd name="T55" fmla="*/ 0 h 634"/>
                              <a:gd name="T56" fmla="*/ 8597 w 10656"/>
                              <a:gd name="T57" fmla="*/ 0 h 634"/>
                              <a:gd name="T58" fmla="*/ 8587 w 10656"/>
                              <a:gd name="T59" fmla="*/ 0 h 634"/>
                              <a:gd name="T60" fmla="*/ 7512 w 10656"/>
                              <a:gd name="T61" fmla="*/ 0 h 634"/>
                              <a:gd name="T62" fmla="*/ 7502 w 10656"/>
                              <a:gd name="T63" fmla="*/ 0 h 634"/>
                              <a:gd name="T64" fmla="*/ 6346 w 10656"/>
                              <a:gd name="T65" fmla="*/ 0 h 634"/>
                              <a:gd name="T66" fmla="*/ 6336 w 10656"/>
                              <a:gd name="T67" fmla="*/ 0 h 634"/>
                              <a:gd name="T68" fmla="*/ 5357 w 10656"/>
                              <a:gd name="T69" fmla="*/ 0 h 634"/>
                              <a:gd name="T70" fmla="*/ 5347 w 10656"/>
                              <a:gd name="T71" fmla="*/ 0 h 634"/>
                              <a:gd name="T72" fmla="*/ 0 w 10656"/>
                              <a:gd name="T73" fmla="*/ 0 h 634"/>
                              <a:gd name="T74" fmla="*/ 0 w 10656"/>
                              <a:gd name="T75" fmla="*/ 10 h 634"/>
                              <a:gd name="T76" fmla="*/ 5347 w 10656"/>
                              <a:gd name="T77" fmla="*/ 10 h 634"/>
                              <a:gd name="T78" fmla="*/ 5357 w 10656"/>
                              <a:gd name="T79" fmla="*/ 10 h 634"/>
                              <a:gd name="T80" fmla="*/ 6336 w 10656"/>
                              <a:gd name="T81" fmla="*/ 10 h 634"/>
                              <a:gd name="T82" fmla="*/ 6346 w 10656"/>
                              <a:gd name="T83" fmla="*/ 10 h 634"/>
                              <a:gd name="T84" fmla="*/ 7502 w 10656"/>
                              <a:gd name="T85" fmla="*/ 10 h 634"/>
                              <a:gd name="T86" fmla="*/ 7512 w 10656"/>
                              <a:gd name="T87" fmla="*/ 10 h 634"/>
                              <a:gd name="T88" fmla="*/ 8587 w 10656"/>
                              <a:gd name="T89" fmla="*/ 10 h 634"/>
                              <a:gd name="T90" fmla="*/ 8597 w 10656"/>
                              <a:gd name="T91" fmla="*/ 10 h 634"/>
                              <a:gd name="T92" fmla="*/ 9576 w 10656"/>
                              <a:gd name="T93" fmla="*/ 10 h 634"/>
                              <a:gd name="T94" fmla="*/ 9586 w 10656"/>
                              <a:gd name="T95" fmla="*/ 10 h 634"/>
                              <a:gd name="T96" fmla="*/ 10656 w 10656"/>
                              <a:gd name="T97" fmla="*/ 10 h 634"/>
                              <a:gd name="T98" fmla="*/ 10656 w 10656"/>
                              <a:gd name="T99" fmla="*/ 0 h 634"/>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634">
                                <a:moveTo>
                                  <a:pt x="10656" y="624"/>
                                </a:moveTo>
                                <a:lnTo>
                                  <a:pt x="9586" y="624"/>
                                </a:lnTo>
                                <a:lnTo>
                                  <a:pt x="9576" y="624"/>
                                </a:lnTo>
                                <a:lnTo>
                                  <a:pt x="8597" y="624"/>
                                </a:lnTo>
                                <a:lnTo>
                                  <a:pt x="8587" y="624"/>
                                </a:lnTo>
                                <a:lnTo>
                                  <a:pt x="7512" y="624"/>
                                </a:lnTo>
                                <a:lnTo>
                                  <a:pt x="7502" y="624"/>
                                </a:lnTo>
                                <a:lnTo>
                                  <a:pt x="6346" y="624"/>
                                </a:lnTo>
                                <a:lnTo>
                                  <a:pt x="6336" y="624"/>
                                </a:lnTo>
                                <a:lnTo>
                                  <a:pt x="5357" y="624"/>
                                </a:lnTo>
                                <a:lnTo>
                                  <a:pt x="5347" y="624"/>
                                </a:lnTo>
                                <a:lnTo>
                                  <a:pt x="0" y="624"/>
                                </a:lnTo>
                                <a:lnTo>
                                  <a:pt x="0" y="634"/>
                                </a:lnTo>
                                <a:lnTo>
                                  <a:pt x="5347" y="634"/>
                                </a:lnTo>
                                <a:lnTo>
                                  <a:pt x="5357" y="634"/>
                                </a:lnTo>
                                <a:lnTo>
                                  <a:pt x="6336" y="634"/>
                                </a:lnTo>
                                <a:lnTo>
                                  <a:pt x="6346" y="634"/>
                                </a:lnTo>
                                <a:lnTo>
                                  <a:pt x="7502" y="634"/>
                                </a:lnTo>
                                <a:lnTo>
                                  <a:pt x="7512" y="634"/>
                                </a:lnTo>
                                <a:lnTo>
                                  <a:pt x="8587" y="634"/>
                                </a:lnTo>
                                <a:lnTo>
                                  <a:pt x="8597" y="634"/>
                                </a:lnTo>
                                <a:lnTo>
                                  <a:pt x="9576" y="634"/>
                                </a:lnTo>
                                <a:lnTo>
                                  <a:pt x="9586" y="634"/>
                                </a:lnTo>
                                <a:lnTo>
                                  <a:pt x="10656" y="634"/>
                                </a:lnTo>
                                <a:lnTo>
                                  <a:pt x="10656" y="624"/>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68" name="Text Box 29"/>
                        <wps:cNvSpPr txBox="1">
                          <a:spLocks noChangeArrowheads="1"/>
                        </wps:cNvSpPr>
                        <wps:spPr bwMode="auto">
                          <a:xfrm>
                            <a:off x="107" y="53"/>
                            <a:ext cx="4802"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9726A" w14:textId="77777777" w:rsidR="0061330C" w:rsidRDefault="0061330C" w:rsidP="007E08CB">
                              <w:pPr>
                                <w:spacing w:before="5" w:line="252" w:lineRule="auto"/>
                                <w:ind w:right="-13"/>
                                <w:rPr>
                                  <w:b/>
                                  <w:sz w:val="21"/>
                                </w:rPr>
                              </w:pPr>
                              <w:r>
                                <w:rPr>
                                  <w:b/>
                                  <w:w w:val="105"/>
                                  <w:sz w:val="21"/>
                                </w:rPr>
                                <w:t>When I have a problem, I have someone who will be there for me.</w:t>
                              </w:r>
                            </w:p>
                          </w:txbxContent>
                        </wps:txbx>
                        <wps:bodyPr rot="0" vert="horz" wrap="square" lIns="0" tIns="0" rIns="0" bIns="0" anchor="t" anchorCtr="0" upright="1">
                          <a:noAutofit/>
                        </wps:bodyPr>
                      </wps:wsp>
                      <wps:wsp>
                        <wps:cNvPr id="97269" name="Text Box 30"/>
                        <wps:cNvSpPr txBox="1">
                          <a:spLocks noChangeArrowheads="1"/>
                        </wps:cNvSpPr>
                        <wps:spPr bwMode="auto">
                          <a:xfrm>
                            <a:off x="5518" y="76"/>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7225F" w14:textId="77777777" w:rsidR="0061330C" w:rsidRDefault="0061330C" w:rsidP="007E08CB">
                              <w:pPr>
                                <w:spacing w:before="6" w:line="252"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97270" name="Text Box 31"/>
                        <wps:cNvSpPr txBox="1">
                          <a:spLocks noChangeArrowheads="1"/>
                        </wps:cNvSpPr>
                        <wps:spPr bwMode="auto">
                          <a:xfrm>
                            <a:off x="6428" y="196"/>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E9CDC" w14:textId="77777777" w:rsidR="0061330C" w:rsidRDefault="0061330C" w:rsidP="007E08CB">
                              <w:pPr>
                                <w:spacing w:before="6"/>
                                <w:rPr>
                                  <w:sz w:val="19"/>
                                </w:rPr>
                              </w:pPr>
                              <w:r>
                                <w:rPr>
                                  <w:w w:val="105"/>
                                  <w:sz w:val="19"/>
                                </w:rPr>
                                <w:t>Sometimes</w:t>
                              </w:r>
                            </w:p>
                          </w:txbxContent>
                        </wps:txbx>
                        <wps:bodyPr rot="0" vert="horz" wrap="square" lIns="0" tIns="0" rIns="0" bIns="0" anchor="t" anchorCtr="0" upright="1">
                          <a:noAutofit/>
                        </wps:bodyPr>
                      </wps:wsp>
                      <wps:wsp>
                        <wps:cNvPr id="97271" name="Text Box 32"/>
                        <wps:cNvSpPr txBox="1">
                          <a:spLocks noChangeArrowheads="1"/>
                        </wps:cNvSpPr>
                        <wps:spPr bwMode="auto">
                          <a:xfrm>
                            <a:off x="7777" y="196"/>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471A0" w14:textId="77777777" w:rsidR="0061330C" w:rsidRDefault="0061330C" w:rsidP="007E08CB">
                              <w:pPr>
                                <w:spacing w:before="6"/>
                                <w:rPr>
                                  <w:sz w:val="19"/>
                                </w:rPr>
                              </w:pPr>
                              <w:r>
                                <w:rPr>
                                  <w:w w:val="105"/>
                                  <w:sz w:val="19"/>
                                </w:rPr>
                                <w:t>Often</w:t>
                              </w:r>
                            </w:p>
                          </w:txbxContent>
                        </wps:txbx>
                        <wps:bodyPr rot="0" vert="horz" wrap="square" lIns="0" tIns="0" rIns="0" bIns="0" anchor="t" anchorCtr="0" upright="1">
                          <a:noAutofit/>
                        </wps:bodyPr>
                      </wps:wsp>
                      <wps:wsp>
                        <wps:cNvPr id="97272" name="Text Box 157"/>
                        <wps:cNvSpPr txBox="1">
                          <a:spLocks noChangeArrowheads="1"/>
                        </wps:cNvSpPr>
                        <wps:spPr bwMode="auto">
                          <a:xfrm>
                            <a:off x="8811" y="76"/>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7C876" w14:textId="77777777" w:rsidR="0061330C" w:rsidRDefault="0061330C" w:rsidP="007E08CB">
                              <w:pPr>
                                <w:spacing w:before="6" w:line="252" w:lineRule="auto"/>
                                <w:ind w:firstLine="45"/>
                                <w:rPr>
                                  <w:sz w:val="19"/>
                                </w:rPr>
                              </w:pPr>
                              <w:r>
                                <w:rPr>
                                  <w:w w:val="105"/>
                                  <w:sz w:val="19"/>
                                </w:rPr>
                                <w:t>Very Often</w:t>
                              </w:r>
                            </w:p>
                          </w:txbxContent>
                        </wps:txbx>
                        <wps:bodyPr rot="0" vert="horz" wrap="square" lIns="0" tIns="0" rIns="0" bIns="0" anchor="t" anchorCtr="0" upright="1">
                          <a:noAutofit/>
                        </wps:bodyPr>
                      </wps:wsp>
                      <wps:wsp>
                        <wps:cNvPr id="97273" name="Text Box 34"/>
                        <wps:cNvSpPr txBox="1">
                          <a:spLocks noChangeArrowheads="1"/>
                        </wps:cNvSpPr>
                        <wps:spPr bwMode="auto">
                          <a:xfrm>
                            <a:off x="9794" y="76"/>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23FB0" w14:textId="77777777" w:rsidR="0061330C" w:rsidRDefault="0061330C" w:rsidP="007E08CB">
                              <w:pPr>
                                <w:spacing w:before="6" w:line="252"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w:pict>
              <v:group w14:anchorId="1BDA40EE" id="Group 97265" o:spid="_x0000_s1065" style="width:532.8pt;height:31.7pt;mso-position-horizontal-relative:char;mso-position-vertical-relative:line" coordsize="10656,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">
                <v:rect id="Rectangle 27" o:spid="_x0000_s1066" style="position:absolute;top:9;width:10656;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" fillcolor="#d9d9d9" stroked="f"/>
                <v:shape id="AutoShape 28" o:spid="_x0000_s1067" style="position:absolute;width:10656;height:634;visibility:visible;mso-wrap-style:square;v-text-anchor:top" coordsize="10656,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" path="m10656,624r-1070,l9576,624r-979,l8587,624r-1075,l7502,624r-1156,l6336,624r-979,l5347,624,,624r,10l5347,634r10,l6336,634r10,l7502,634r10,l8587,634r10,l9576,634r10,l10656,634r,-10xm10656,l9586,r-10,l8597,r-10,l7512,r-10,l6346,r-10,l5357,r-10,l,,,10r5347,l5357,10r979,l6346,10r1156,l7512,10r1075,l8597,10r979,l9586,10r1070,l10656,xe" fillcolor="gray" stroked="f">
                  <v:path arrowok="t" o:connecttype="custom" o:connectlocs="10656,624;9586,624;9576,624;8597,624;8587,624;7512,624;7502,624;6346,624;6336,624;5357,624;5347,624;0,624;0,634;5347,634;5357,634;6336,634;6346,634;7502,634;7512,634;8587,634;8597,634;9576,634;9586,634;10656,634;10656,624;10656,0;9586,0;9576,0;8597,0;8587,0;7512,0;7502,0;6346,0;6336,0;5357,0;5347,0;0,0;0,10;5347,10;5357,10;6336,10;6346,10;7502,10;7512,10;8587,10;8597,10;9576,10;9586,10;10656,10;10656,0" o:connectangles="0,0,0,0,0,0,0,0,0,0,0,0,0,0,0,0,0,0,0,0,0,0,0,0,0,0,0,0,0,0,0,0,0,0,0,0,0,0,0,0,0,0,0,0,0,0,0,0,0,0"/>
                </v:shape>
                <v:shape id="Text Box 29" o:spid="_x0000_s1068" type="#_x0000_t202" style="position:absolute;left:107;top:53;width:4802;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" filled="f" stroked="f">
                  <v:textbox inset="0,0,0,0">
                    <w:txbxContent>
                      <w:p w14:paraId="35D9726A" w14:textId="77777777" w:rsidR="0061330C" w:rsidRDefault="0061330C" w:rsidP="007E08CB">
                        <w:pPr>
                          <w:spacing w:before="5" w:line="252" w:lineRule="auto"/>
                          <w:ind w:right="-13"/>
                          <w:rPr>
                            <w:b/>
                            <w:sz w:val="21"/>
                          </w:rPr>
                        </w:pPr>
                        <w:r>
                          <w:rPr>
                            <w:b/>
                            <w:w w:val="105"/>
                            <w:sz w:val="21"/>
                          </w:rPr>
                          <w:t>When I have a problem, I have someone who will be there for me.</w:t>
                        </w:r>
                      </w:p>
                    </w:txbxContent>
                  </v:textbox>
                </v:shape>
                <v:shape id="Text Box 30" o:spid="_x0000_s1069" type="#_x0000_t202" style="position:absolute;left:5518;top:76;width:59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" filled="f" stroked="f">
                  <v:textbox inset="0,0,0,0">
                    <w:txbxContent>
                      <w:p w14:paraId="7207225F" w14:textId="77777777" w:rsidR="0061330C" w:rsidRDefault="0061330C" w:rsidP="007E08CB">
                        <w:pPr>
                          <w:spacing w:before="6" w:line="252" w:lineRule="auto"/>
                          <w:ind w:left="53" w:right="2" w:hanging="54"/>
                          <w:rPr>
                            <w:sz w:val="19"/>
                          </w:rPr>
                        </w:pPr>
                        <w:r>
                          <w:rPr>
                            <w:w w:val="105"/>
                            <w:sz w:val="19"/>
                          </w:rPr>
                          <w:t>Almost never</w:t>
                        </w:r>
                      </w:p>
                    </w:txbxContent>
                  </v:textbox>
                </v:shape>
                <v:shape id="Text Box 31" o:spid="_x0000_s1070" type="#_x0000_t202" style="position:absolute;left:6428;top:196;width:928;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" filled="f" stroked="f">
                  <v:textbox inset="0,0,0,0">
                    <w:txbxContent>
                      <w:p w14:paraId="16BE9CDC" w14:textId="77777777" w:rsidR="0061330C" w:rsidRDefault="0061330C" w:rsidP="007E08CB">
                        <w:pPr>
                          <w:spacing w:before="6"/>
                          <w:rPr>
                            <w:sz w:val="19"/>
                          </w:rPr>
                        </w:pPr>
                        <w:r>
                          <w:rPr>
                            <w:w w:val="105"/>
                            <w:sz w:val="19"/>
                          </w:rPr>
                          <w:t>Sometimes</w:t>
                        </w:r>
                      </w:p>
                    </w:txbxContent>
                  </v:textbox>
                </v:shape>
                <v:shape id="Text Box 32" o:spid="_x0000_s1071" type="#_x0000_t202" style="position:absolute;left:7777;top:196;width:484;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" filled="f" stroked="f">
                  <v:textbox inset="0,0,0,0">
                    <w:txbxContent>
                      <w:p w14:paraId="299471A0" w14:textId="77777777" w:rsidR="0061330C" w:rsidRDefault="0061330C" w:rsidP="007E08CB">
                        <w:pPr>
                          <w:spacing w:before="6"/>
                          <w:rPr>
                            <w:sz w:val="19"/>
                          </w:rPr>
                        </w:pPr>
                        <w:r>
                          <w:rPr>
                            <w:w w:val="105"/>
                            <w:sz w:val="19"/>
                          </w:rPr>
                          <w:t>Often</w:t>
                        </w:r>
                      </w:p>
                    </w:txbxContent>
                  </v:textbox>
                </v:shape>
                <v:shape id="Text Box 157" o:spid="_x0000_s1072" type="#_x0000_t202" style="position:absolute;left:8811;top:76;width:484;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" filled="f" stroked="f">
                  <v:textbox inset="0,0,0,0">
                    <w:txbxContent>
                      <w:p w14:paraId="3ED7C876" w14:textId="77777777" w:rsidR="0061330C" w:rsidRDefault="0061330C" w:rsidP="007E08CB">
                        <w:pPr>
                          <w:spacing w:before="6" w:line="252" w:lineRule="auto"/>
                          <w:ind w:firstLine="45"/>
                          <w:rPr>
                            <w:sz w:val="19"/>
                          </w:rPr>
                        </w:pPr>
                        <w:r>
                          <w:rPr>
                            <w:w w:val="105"/>
                            <w:sz w:val="19"/>
                          </w:rPr>
                          <w:t>Very Often</w:t>
                        </w:r>
                      </w:p>
                    </w:txbxContent>
                  </v:textbox>
                </v:shape>
                <v:shape id="Text Box 34" o:spid="_x0000_s1073" type="#_x0000_t202" style="position:absolute;left:9794;top:76;width:592;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" filled="f" stroked="f">
                  <v:textbox inset="0,0,0,0">
                    <w:txbxContent>
                      <w:p w14:paraId="77323FB0" w14:textId="77777777" w:rsidR="0061330C" w:rsidRDefault="0061330C" w:rsidP="007E08CB">
                        <w:pPr>
                          <w:spacing w:before="6" w:line="252" w:lineRule="auto"/>
                          <w:ind w:left="1" w:right="2" w:hanging="2"/>
                          <w:rPr>
                            <w:sz w:val="19"/>
                          </w:rPr>
                        </w:pPr>
                        <w:r>
                          <w:rPr>
                            <w:w w:val="105"/>
                            <w:sz w:val="19"/>
                          </w:rPr>
                          <w:t>Almost Always</w:t>
                        </w:r>
                      </w:p>
                    </w:txbxContent>
                  </v:textbox>
                </v:shape>
                <w10:anchorlock/>
              </v:group>
            </w:pict>
          </mc:Fallback>
        </mc:AlternateContent>
      </w:r>
    </w:p>
    <w:p w14:paraId="0718A37C" w14:textId="77777777" w:rsidR="007E08CB" w:rsidRPr="00D541E8" w:rsidRDefault="007E08CB" w:rsidP="002C71AA">
      <w:pPr>
        <w:shd w:val="clear" w:color="auto" w:fill="FFFFFF" w:themeFill="background1"/>
        <w:spacing w:after="0"/>
        <w:sectPr w:rsidR="007E08CB" w:rsidRPr="00D541E8">
          <w:headerReference w:type="default" r:id="rId30"/>
          <w:type w:val="continuous"/>
          <w:pgSz w:w="12240" w:h="15840"/>
          <w:pgMar w:top="1440" w:right="1080" w:bottom="1440" w:left="1080" w:header="720" w:footer="720" w:gutter="0"/>
          <w:cols w:space="720"/>
        </w:sectPr>
      </w:pPr>
    </w:p>
    <w:p w14:paraId="574486CA" w14:textId="77777777" w:rsidR="007E08CB" w:rsidRPr="00D541E8" w:rsidRDefault="007E08CB" w:rsidP="002C71AA">
      <w:pPr>
        <w:shd w:val="clear" w:color="auto" w:fill="FFFFFF" w:themeFill="background1"/>
      </w:pPr>
      <w:r w:rsidRPr="00D541E8">
        <w:t>I get so involved in activities that I forget about everything else.</w:t>
      </w:r>
    </w:p>
    <w:p w14:paraId="7AF3DCCE" w14:textId="77777777" w:rsidR="007E08CB" w:rsidRPr="00D541E8" w:rsidRDefault="007E08CB" w:rsidP="002C71AA">
      <w:pPr>
        <w:shd w:val="clear" w:color="auto" w:fill="FFFFFF" w:themeFill="background1"/>
      </w:pPr>
      <w:r w:rsidRPr="00D541E8">
        <w:br w:type="column"/>
        <w:t>Almost never</w:t>
      </w:r>
    </w:p>
    <w:p w14:paraId="786ABA7A" w14:textId="77777777" w:rsidR="007E08CB" w:rsidRPr="00D541E8" w:rsidRDefault="007E08CB" w:rsidP="002C71AA">
      <w:pPr>
        <w:shd w:val="clear" w:color="auto" w:fill="FFFFFF" w:themeFill="background1"/>
      </w:pPr>
      <w:r w:rsidRPr="00D541E8">
        <w:br w:type="column"/>
        <w:t>Sometimes</w:t>
      </w:r>
      <w:r w:rsidRPr="00D541E8">
        <w:tab/>
        <w:t>Often</w:t>
      </w:r>
      <w:r w:rsidRPr="00D541E8">
        <w:tab/>
      </w:r>
      <w:r w:rsidRPr="00D541E8">
        <w:tab/>
        <w:t>Very Often</w:t>
      </w:r>
    </w:p>
    <w:p w14:paraId="3180CD09" w14:textId="77777777" w:rsidR="007E08CB" w:rsidRPr="00D541E8" w:rsidRDefault="007E08CB" w:rsidP="002C71AA">
      <w:pPr>
        <w:shd w:val="clear" w:color="auto" w:fill="FFFFFF" w:themeFill="background1"/>
      </w:pPr>
      <w:r w:rsidRPr="00D541E8">
        <w:br w:type="column"/>
        <w:t>Almost Always</w:t>
      </w:r>
    </w:p>
    <w:p w14:paraId="3546AFB5" w14:textId="77777777" w:rsidR="007E08CB" w:rsidRPr="00D541E8" w:rsidRDefault="007E08CB" w:rsidP="002C71AA">
      <w:pPr>
        <w:shd w:val="clear" w:color="auto" w:fill="FFFFFF" w:themeFill="background1"/>
        <w:spacing w:after="0"/>
        <w:sectPr w:rsidR="007E08CB" w:rsidRPr="00D541E8">
          <w:headerReference w:type="default" r:id="rId31"/>
          <w:type w:val="continuous"/>
          <w:pgSz w:w="12240" w:h="15840"/>
          <w:pgMar w:top="1440" w:right="1080" w:bottom="1440" w:left="1080" w:header="720" w:footer="720" w:gutter="0"/>
          <w:cols w:num="4" w:space="720" w:equalWidth="0">
            <w:col w:w="4628" w:space="4628"/>
            <w:col w:w="820" w:space="271"/>
            <w:col w:w="3096" w:space="254"/>
            <w:col w:w="833"/>
          </w:cols>
        </w:sectPr>
      </w:pPr>
    </w:p>
    <w:p w14:paraId="73CF79A2" w14:textId="0C19E176" w:rsidR="007E08CB" w:rsidRPr="00D541E8" w:rsidRDefault="007E08CB" w:rsidP="002C71AA">
      <w:pPr>
        <w:shd w:val="clear" w:color="auto" w:fill="FFFFFF" w:themeFill="background1"/>
      </w:pPr>
      <w:r w:rsidRPr="00D541E8">
        <w:rPr>
          <w:noProof/>
        </w:rPr>
        <mc:AlternateContent>
          <mc:Choice Requires="wpg">
            <w:drawing>
              <wp:inline distT="0" distB="0" distL="0" distR="0" wp14:anchorId="1EF9A834" wp14:editId="16E51A3C">
                <wp:extent cx="6766560" cy="586740"/>
                <wp:effectExtent l="0" t="0" r="15240" b="3810"/>
                <wp:docPr id="97261" name="Group 97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586740"/>
                          <a:chOff x="0" y="0"/>
                          <a:chExt cx="10656" cy="639"/>
                        </a:xfrm>
                      </wpg:grpSpPr>
                      <wps:wsp>
                        <wps:cNvPr id="97262" name="Rectangle 23"/>
                        <wps:cNvSpPr>
                          <a:spLocks noChangeArrowheads="1"/>
                        </wps:cNvSpPr>
                        <wps:spPr bwMode="auto">
                          <a:xfrm>
                            <a:off x="0" y="9"/>
                            <a:ext cx="10656" cy="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63" name="AutoShape 24"/>
                        <wps:cNvSpPr>
                          <a:spLocks/>
                        </wps:cNvSpPr>
                        <wps:spPr bwMode="auto">
                          <a:xfrm>
                            <a:off x="0" y="0"/>
                            <a:ext cx="10656" cy="639"/>
                          </a:xfrm>
                          <a:custGeom>
                            <a:avLst/>
                            <a:gdLst>
                              <a:gd name="T0" fmla="*/ 10656 w 10656"/>
                              <a:gd name="T1" fmla="*/ 629 h 639"/>
                              <a:gd name="T2" fmla="*/ 9586 w 10656"/>
                              <a:gd name="T3" fmla="*/ 629 h 639"/>
                              <a:gd name="T4" fmla="*/ 9576 w 10656"/>
                              <a:gd name="T5" fmla="*/ 629 h 639"/>
                              <a:gd name="T6" fmla="*/ 8597 w 10656"/>
                              <a:gd name="T7" fmla="*/ 629 h 639"/>
                              <a:gd name="T8" fmla="*/ 8587 w 10656"/>
                              <a:gd name="T9" fmla="*/ 629 h 639"/>
                              <a:gd name="T10" fmla="*/ 7512 w 10656"/>
                              <a:gd name="T11" fmla="*/ 629 h 639"/>
                              <a:gd name="T12" fmla="*/ 7502 w 10656"/>
                              <a:gd name="T13" fmla="*/ 629 h 639"/>
                              <a:gd name="T14" fmla="*/ 6346 w 10656"/>
                              <a:gd name="T15" fmla="*/ 629 h 639"/>
                              <a:gd name="T16" fmla="*/ 6336 w 10656"/>
                              <a:gd name="T17" fmla="*/ 629 h 639"/>
                              <a:gd name="T18" fmla="*/ 5357 w 10656"/>
                              <a:gd name="T19" fmla="*/ 629 h 639"/>
                              <a:gd name="T20" fmla="*/ 5347 w 10656"/>
                              <a:gd name="T21" fmla="*/ 629 h 639"/>
                              <a:gd name="T22" fmla="*/ 0 w 10656"/>
                              <a:gd name="T23" fmla="*/ 629 h 639"/>
                              <a:gd name="T24" fmla="*/ 0 w 10656"/>
                              <a:gd name="T25" fmla="*/ 638 h 639"/>
                              <a:gd name="T26" fmla="*/ 5347 w 10656"/>
                              <a:gd name="T27" fmla="*/ 638 h 639"/>
                              <a:gd name="T28" fmla="*/ 5357 w 10656"/>
                              <a:gd name="T29" fmla="*/ 638 h 639"/>
                              <a:gd name="T30" fmla="*/ 6336 w 10656"/>
                              <a:gd name="T31" fmla="*/ 638 h 639"/>
                              <a:gd name="T32" fmla="*/ 6346 w 10656"/>
                              <a:gd name="T33" fmla="*/ 638 h 639"/>
                              <a:gd name="T34" fmla="*/ 7502 w 10656"/>
                              <a:gd name="T35" fmla="*/ 638 h 639"/>
                              <a:gd name="T36" fmla="*/ 7512 w 10656"/>
                              <a:gd name="T37" fmla="*/ 638 h 639"/>
                              <a:gd name="T38" fmla="*/ 8587 w 10656"/>
                              <a:gd name="T39" fmla="*/ 638 h 639"/>
                              <a:gd name="T40" fmla="*/ 8597 w 10656"/>
                              <a:gd name="T41" fmla="*/ 638 h 639"/>
                              <a:gd name="T42" fmla="*/ 9576 w 10656"/>
                              <a:gd name="T43" fmla="*/ 638 h 639"/>
                              <a:gd name="T44" fmla="*/ 9586 w 10656"/>
                              <a:gd name="T45" fmla="*/ 638 h 639"/>
                              <a:gd name="T46" fmla="*/ 10656 w 10656"/>
                              <a:gd name="T47" fmla="*/ 638 h 639"/>
                              <a:gd name="T48" fmla="*/ 10656 w 10656"/>
                              <a:gd name="T49" fmla="*/ 629 h 639"/>
                              <a:gd name="T50" fmla="*/ 10656 w 10656"/>
                              <a:gd name="T51" fmla="*/ 0 h 639"/>
                              <a:gd name="T52" fmla="*/ 9586 w 10656"/>
                              <a:gd name="T53" fmla="*/ 0 h 639"/>
                              <a:gd name="T54" fmla="*/ 9576 w 10656"/>
                              <a:gd name="T55" fmla="*/ 0 h 639"/>
                              <a:gd name="T56" fmla="*/ 8597 w 10656"/>
                              <a:gd name="T57" fmla="*/ 0 h 639"/>
                              <a:gd name="T58" fmla="*/ 8587 w 10656"/>
                              <a:gd name="T59" fmla="*/ 0 h 639"/>
                              <a:gd name="T60" fmla="*/ 7512 w 10656"/>
                              <a:gd name="T61" fmla="*/ 0 h 639"/>
                              <a:gd name="T62" fmla="*/ 7502 w 10656"/>
                              <a:gd name="T63" fmla="*/ 0 h 639"/>
                              <a:gd name="T64" fmla="*/ 6346 w 10656"/>
                              <a:gd name="T65" fmla="*/ 0 h 639"/>
                              <a:gd name="T66" fmla="*/ 6336 w 10656"/>
                              <a:gd name="T67" fmla="*/ 0 h 639"/>
                              <a:gd name="T68" fmla="*/ 5357 w 10656"/>
                              <a:gd name="T69" fmla="*/ 0 h 639"/>
                              <a:gd name="T70" fmla="*/ 5347 w 10656"/>
                              <a:gd name="T71" fmla="*/ 0 h 639"/>
                              <a:gd name="T72" fmla="*/ 0 w 10656"/>
                              <a:gd name="T73" fmla="*/ 0 h 639"/>
                              <a:gd name="T74" fmla="*/ 0 w 10656"/>
                              <a:gd name="T75" fmla="*/ 10 h 639"/>
                              <a:gd name="T76" fmla="*/ 5347 w 10656"/>
                              <a:gd name="T77" fmla="*/ 10 h 639"/>
                              <a:gd name="T78" fmla="*/ 5357 w 10656"/>
                              <a:gd name="T79" fmla="*/ 10 h 639"/>
                              <a:gd name="T80" fmla="*/ 6336 w 10656"/>
                              <a:gd name="T81" fmla="*/ 10 h 639"/>
                              <a:gd name="T82" fmla="*/ 6346 w 10656"/>
                              <a:gd name="T83" fmla="*/ 10 h 639"/>
                              <a:gd name="T84" fmla="*/ 7502 w 10656"/>
                              <a:gd name="T85" fmla="*/ 10 h 639"/>
                              <a:gd name="T86" fmla="*/ 7512 w 10656"/>
                              <a:gd name="T87" fmla="*/ 10 h 639"/>
                              <a:gd name="T88" fmla="*/ 8587 w 10656"/>
                              <a:gd name="T89" fmla="*/ 10 h 639"/>
                              <a:gd name="T90" fmla="*/ 8597 w 10656"/>
                              <a:gd name="T91" fmla="*/ 10 h 639"/>
                              <a:gd name="T92" fmla="*/ 9576 w 10656"/>
                              <a:gd name="T93" fmla="*/ 10 h 639"/>
                              <a:gd name="T94" fmla="*/ 9586 w 10656"/>
                              <a:gd name="T95" fmla="*/ 10 h 639"/>
                              <a:gd name="T96" fmla="*/ 10656 w 10656"/>
                              <a:gd name="T97" fmla="*/ 10 h 639"/>
                              <a:gd name="T98" fmla="*/ 10656 w 10656"/>
                              <a:gd name="T99" fmla="*/ 0 h 639"/>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639">
                                <a:moveTo>
                                  <a:pt x="10656" y="629"/>
                                </a:moveTo>
                                <a:lnTo>
                                  <a:pt x="9586" y="629"/>
                                </a:lnTo>
                                <a:lnTo>
                                  <a:pt x="9576" y="629"/>
                                </a:lnTo>
                                <a:lnTo>
                                  <a:pt x="8597" y="629"/>
                                </a:lnTo>
                                <a:lnTo>
                                  <a:pt x="8587" y="629"/>
                                </a:lnTo>
                                <a:lnTo>
                                  <a:pt x="7512" y="629"/>
                                </a:lnTo>
                                <a:lnTo>
                                  <a:pt x="7502" y="629"/>
                                </a:lnTo>
                                <a:lnTo>
                                  <a:pt x="6346" y="629"/>
                                </a:lnTo>
                                <a:lnTo>
                                  <a:pt x="6336" y="629"/>
                                </a:lnTo>
                                <a:lnTo>
                                  <a:pt x="5357" y="629"/>
                                </a:lnTo>
                                <a:lnTo>
                                  <a:pt x="5347" y="629"/>
                                </a:lnTo>
                                <a:lnTo>
                                  <a:pt x="0" y="629"/>
                                </a:lnTo>
                                <a:lnTo>
                                  <a:pt x="0" y="638"/>
                                </a:lnTo>
                                <a:lnTo>
                                  <a:pt x="5347" y="638"/>
                                </a:lnTo>
                                <a:lnTo>
                                  <a:pt x="5357" y="638"/>
                                </a:lnTo>
                                <a:lnTo>
                                  <a:pt x="6336" y="638"/>
                                </a:lnTo>
                                <a:lnTo>
                                  <a:pt x="6346" y="638"/>
                                </a:lnTo>
                                <a:lnTo>
                                  <a:pt x="7502" y="638"/>
                                </a:lnTo>
                                <a:lnTo>
                                  <a:pt x="7512" y="638"/>
                                </a:lnTo>
                                <a:lnTo>
                                  <a:pt x="8587" y="638"/>
                                </a:lnTo>
                                <a:lnTo>
                                  <a:pt x="8597" y="638"/>
                                </a:lnTo>
                                <a:lnTo>
                                  <a:pt x="9576" y="638"/>
                                </a:lnTo>
                                <a:lnTo>
                                  <a:pt x="9586" y="638"/>
                                </a:lnTo>
                                <a:lnTo>
                                  <a:pt x="10656" y="638"/>
                                </a:lnTo>
                                <a:lnTo>
                                  <a:pt x="10656" y="629"/>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64" name="Text Box 25"/>
                        <wps:cNvSpPr txBox="1">
                          <a:spLocks noChangeArrowheads="1"/>
                        </wps:cNvSpPr>
                        <wps:spPr bwMode="auto">
                          <a:xfrm>
                            <a:off x="0" y="9"/>
                            <a:ext cx="10656"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2478F" w14:textId="77777777" w:rsidR="0061330C" w:rsidRDefault="0061330C" w:rsidP="007E08CB">
                              <w:pPr>
                                <w:tabs>
                                  <w:tab w:val="left" w:pos="5433"/>
                                  <w:tab w:val="left" w:pos="6451"/>
                                  <w:tab w:val="left" w:pos="7576"/>
                                  <w:tab w:val="left" w:pos="8765"/>
                                  <w:tab w:val="left" w:pos="9644"/>
                                </w:tabs>
                                <w:spacing w:before="54"/>
                                <w:ind w:left="107"/>
                                <w:rPr>
                                  <w:sz w:val="19"/>
                                </w:rPr>
                              </w:pPr>
                              <w:r>
                                <w:rPr>
                                  <w:b/>
                                  <w:w w:val="105"/>
                                  <w:sz w:val="21"/>
                                </w:rPr>
                                <w:t>When I am learning something new, I lose track</w:t>
                              </w:r>
                              <w:r>
                                <w:rPr>
                                  <w:b/>
                                  <w:spacing w:val="-17"/>
                                  <w:w w:val="105"/>
                                  <w:sz w:val="21"/>
                                </w:rPr>
                                <w:t xml:space="preserve"> </w:t>
                              </w:r>
                              <w:r>
                                <w:rPr>
                                  <w:b/>
                                  <w:w w:val="105"/>
                                  <w:sz w:val="21"/>
                                </w:rPr>
                                <w:t>of</w:t>
                              </w:r>
                              <w:r>
                                <w:rPr>
                                  <w:b/>
                                  <w:spacing w:val="-3"/>
                                  <w:w w:val="105"/>
                                  <w:sz w:val="21"/>
                                </w:rPr>
                                <w:t xml:space="preserve"> </w:t>
                              </w:r>
                              <w:r>
                                <w:rPr>
                                  <w:b/>
                                  <w:w w:val="105"/>
                                  <w:sz w:val="21"/>
                                </w:rPr>
                                <w:t>how</w:t>
                              </w:r>
                              <w:r>
                                <w:rPr>
                                  <w:b/>
                                  <w:w w:val="105"/>
                                  <w:sz w:val="21"/>
                                </w:rPr>
                                <w:tab/>
                              </w:r>
                              <w:r>
                                <w:rPr>
                                  <w:w w:val="105"/>
                                  <w:sz w:val="19"/>
                                </w:rPr>
                                <w:t>Not at all</w:t>
                              </w:r>
                              <w:r>
                                <w:rPr>
                                  <w:w w:val="105"/>
                                  <w:sz w:val="19"/>
                                </w:rPr>
                                <w:tab/>
                                <w:t>A</w:t>
                              </w:r>
                              <w:r>
                                <w:rPr>
                                  <w:spacing w:val="1"/>
                                  <w:w w:val="105"/>
                                  <w:sz w:val="19"/>
                                </w:rPr>
                                <w:t xml:space="preserve"> </w:t>
                              </w:r>
                              <w:r>
                                <w:rPr>
                                  <w:w w:val="105"/>
                                  <w:sz w:val="19"/>
                                </w:rPr>
                                <w:t>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Very much</w:t>
                              </w:r>
                            </w:p>
                            <w:p w14:paraId="01402646" w14:textId="77777777" w:rsidR="0061330C" w:rsidRDefault="0061330C" w:rsidP="007E08CB">
                              <w:pPr>
                                <w:tabs>
                                  <w:tab w:val="left" w:pos="5510"/>
                                  <w:tab w:val="left" w:pos="6751"/>
                                  <w:tab w:val="left" w:pos="7716"/>
                                  <w:tab w:val="left" w:pos="8750"/>
                                  <w:tab w:val="left" w:pos="9787"/>
                                </w:tabs>
                                <w:spacing w:before="7"/>
                                <w:ind w:left="107"/>
                                <w:rPr>
                                  <w:sz w:val="19"/>
                                </w:rPr>
                              </w:pPr>
                              <w:r>
                                <w:rPr>
                                  <w:b/>
                                  <w:w w:val="105"/>
                                  <w:sz w:val="21"/>
                                </w:rPr>
                                <w:t>much time</w:t>
                              </w:r>
                              <w:r>
                                <w:rPr>
                                  <w:b/>
                                  <w:spacing w:val="-4"/>
                                  <w:w w:val="105"/>
                                  <w:sz w:val="21"/>
                                </w:rPr>
                                <w:t xml:space="preserve"> </w:t>
                              </w:r>
                              <w:r>
                                <w:rPr>
                                  <w:b/>
                                  <w:w w:val="105"/>
                                  <w:sz w:val="21"/>
                                </w:rPr>
                                <w:t>has</w:t>
                              </w:r>
                              <w:r>
                                <w:rPr>
                                  <w:b/>
                                  <w:spacing w:val="-3"/>
                                  <w:w w:val="105"/>
                                  <w:sz w:val="21"/>
                                </w:rPr>
                                <w:t xml:space="preserve"> </w:t>
                              </w:r>
                              <w:r>
                                <w:rPr>
                                  <w:b/>
                                  <w:w w:val="105"/>
                                  <w:sz w:val="21"/>
                                </w:rPr>
                                <w:t>passed.</w:t>
                              </w:r>
                              <w:r>
                                <w:rPr>
                                  <w:b/>
                                  <w:w w:val="105"/>
                                  <w:sz w:val="21"/>
                                </w:rPr>
                                <w:tab/>
                              </w:r>
                              <w:r>
                                <w:rPr>
                                  <w:w w:val="105"/>
                                  <w:position w:val="2"/>
                                  <w:sz w:val="19"/>
                                </w:rPr>
                                <w:t>like me</w:t>
                              </w:r>
                              <w:r>
                                <w:rPr>
                                  <w:w w:val="105"/>
                                  <w:position w:val="2"/>
                                  <w:sz w:val="19"/>
                                </w:rPr>
                                <w:tab/>
                                <w:t>me</w:t>
                              </w:r>
                              <w:r>
                                <w:rPr>
                                  <w:w w:val="105"/>
                                  <w:position w:val="2"/>
                                  <w:sz w:val="19"/>
                                </w:rPr>
                                <w:tab/>
                                <w:t>like me</w:t>
                              </w:r>
                              <w:r>
                                <w:rPr>
                                  <w:w w:val="105"/>
                                  <w:position w:val="2"/>
                                  <w:sz w:val="19"/>
                                </w:rPr>
                                <w:tab/>
                                <w:t>like me</w:t>
                              </w:r>
                              <w:r>
                                <w:rPr>
                                  <w:w w:val="105"/>
                                  <w:position w:val="2"/>
                                  <w:sz w:val="19"/>
                                </w:rPr>
                                <w:tab/>
                                <w:t>like me</w:t>
                              </w:r>
                            </w:p>
                          </w:txbxContent>
                        </wps:txbx>
                        <wps:bodyPr rot="0" vert="horz" wrap="square" lIns="0" tIns="0" rIns="0" bIns="0" anchor="t" anchorCtr="0" upright="1">
                          <a:noAutofit/>
                        </wps:bodyPr>
                      </wps:wsp>
                    </wpg:wgp>
                  </a:graphicData>
                </a:graphic>
              </wp:inline>
            </w:drawing>
          </mc:Choice>
          <mc:Fallback>
            <w:pict>
              <v:group w14:anchorId="1EF9A834" id="Group 97261" o:spid="_x0000_s1074" style="width:532.8pt;height:46.2pt;mso-position-horizontal-relative:char;mso-position-vertical-relative:line" coordsize="10656,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">
                <v:rect id="Rectangle 23" o:spid="_x0000_s1075" style="position:absolute;top:9;width:10656;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" fillcolor="#d9d9d9" stroked="f"/>
                <v:shape id="AutoShape 24" o:spid="_x0000_s1076" style="position:absolute;width:10656;height:639;visibility:visible;mso-wrap-style:square;v-text-anchor:top" coordsize="10656,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" path="m10656,629r-1070,l9576,629r-979,l8587,629r-1075,l7502,629r-1156,l6336,629r-979,l5347,629,,629r,9l5347,638r10,l6336,638r10,l7502,638r10,l8587,638r10,l9576,638r10,l10656,638r,-9xm10656,l9586,r-10,l8597,r-10,l7512,r-10,l6346,r-10,l5357,r-10,l,,,10r5347,l5357,10r979,l6346,10r1156,l7512,10r1075,l8597,10r979,l9586,10r1070,l10656,xe" fillcolor="gray" stroked="f">
                  <v:path arrowok="t" o:connecttype="custom" o:connectlocs="10656,629;9586,629;9576,629;8597,629;8587,629;7512,629;7502,629;6346,629;6336,629;5357,629;5347,629;0,629;0,638;5347,638;5357,638;6336,638;6346,638;7502,638;7512,638;8587,638;8597,638;9576,638;9586,638;10656,638;10656,629;10656,0;9586,0;9576,0;8597,0;8587,0;7512,0;7502,0;6346,0;6336,0;5357,0;5347,0;0,0;0,10;5347,10;5357,10;6336,10;6346,10;7502,10;7512,10;8587,10;8597,10;9576,10;9586,10;10656,10;10656,0" o:connectangles="0,0,0,0,0,0,0,0,0,0,0,0,0,0,0,0,0,0,0,0,0,0,0,0,0,0,0,0,0,0,0,0,0,0,0,0,0,0,0,0,0,0,0,0,0,0,0,0,0,0"/>
                </v:shape>
                <v:shape id="Text Box 25" o:spid="_x0000_s1077" type="#_x0000_t202" style="position:absolute;top:9;width:10656;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" filled="f" stroked="f">
                  <v:textbox inset="0,0,0,0">
                    <w:txbxContent>
                      <w:p w14:paraId="5DC2478F" w14:textId="77777777" w:rsidR="0061330C" w:rsidRDefault="0061330C" w:rsidP="007E08CB">
                        <w:pPr>
                          <w:tabs>
                            <w:tab w:val="left" w:pos="5433"/>
                            <w:tab w:val="left" w:pos="6451"/>
                            <w:tab w:val="left" w:pos="7576"/>
                            <w:tab w:val="left" w:pos="8765"/>
                            <w:tab w:val="left" w:pos="9644"/>
                          </w:tabs>
                          <w:spacing w:before="54"/>
                          <w:ind w:left="107"/>
                          <w:rPr>
                            <w:sz w:val="19"/>
                          </w:rPr>
                        </w:pPr>
                        <w:r>
                          <w:rPr>
                            <w:b/>
                            <w:w w:val="105"/>
                            <w:sz w:val="21"/>
                          </w:rPr>
                          <w:t>When I am learning something new, I lose track</w:t>
                        </w:r>
                        <w:r>
                          <w:rPr>
                            <w:b/>
                            <w:spacing w:val="-17"/>
                            <w:w w:val="105"/>
                            <w:sz w:val="21"/>
                          </w:rPr>
                          <w:t xml:space="preserve"> </w:t>
                        </w:r>
                        <w:r>
                          <w:rPr>
                            <w:b/>
                            <w:w w:val="105"/>
                            <w:sz w:val="21"/>
                          </w:rPr>
                          <w:t>of</w:t>
                        </w:r>
                        <w:r>
                          <w:rPr>
                            <w:b/>
                            <w:spacing w:val="-3"/>
                            <w:w w:val="105"/>
                            <w:sz w:val="21"/>
                          </w:rPr>
                          <w:t xml:space="preserve"> </w:t>
                        </w:r>
                        <w:r>
                          <w:rPr>
                            <w:b/>
                            <w:w w:val="105"/>
                            <w:sz w:val="21"/>
                          </w:rPr>
                          <w:t>how</w:t>
                        </w:r>
                        <w:r>
                          <w:rPr>
                            <w:b/>
                            <w:w w:val="105"/>
                            <w:sz w:val="21"/>
                          </w:rPr>
                          <w:tab/>
                        </w:r>
                        <w:r>
                          <w:rPr>
                            <w:w w:val="105"/>
                            <w:sz w:val="19"/>
                          </w:rPr>
                          <w:t>Not at all</w:t>
                        </w:r>
                        <w:r>
                          <w:rPr>
                            <w:w w:val="105"/>
                            <w:sz w:val="19"/>
                          </w:rPr>
                          <w:tab/>
                          <w:t>A</w:t>
                        </w:r>
                        <w:r>
                          <w:rPr>
                            <w:spacing w:val="1"/>
                            <w:w w:val="105"/>
                            <w:sz w:val="19"/>
                          </w:rPr>
                          <w:t xml:space="preserve"> </w:t>
                        </w:r>
                        <w:r>
                          <w:rPr>
                            <w:w w:val="105"/>
                            <w:sz w:val="19"/>
                          </w:rPr>
                          <w:t>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Very much</w:t>
                        </w:r>
                      </w:p>
                      <w:p w14:paraId="01402646" w14:textId="77777777" w:rsidR="0061330C" w:rsidRDefault="0061330C" w:rsidP="007E08CB">
                        <w:pPr>
                          <w:tabs>
                            <w:tab w:val="left" w:pos="5510"/>
                            <w:tab w:val="left" w:pos="6751"/>
                            <w:tab w:val="left" w:pos="7716"/>
                            <w:tab w:val="left" w:pos="8750"/>
                            <w:tab w:val="left" w:pos="9787"/>
                          </w:tabs>
                          <w:spacing w:before="7"/>
                          <w:ind w:left="107"/>
                          <w:rPr>
                            <w:sz w:val="19"/>
                          </w:rPr>
                        </w:pPr>
                        <w:r>
                          <w:rPr>
                            <w:b/>
                            <w:w w:val="105"/>
                            <w:sz w:val="21"/>
                          </w:rPr>
                          <w:t>much time</w:t>
                        </w:r>
                        <w:r>
                          <w:rPr>
                            <w:b/>
                            <w:spacing w:val="-4"/>
                            <w:w w:val="105"/>
                            <w:sz w:val="21"/>
                          </w:rPr>
                          <w:t xml:space="preserve"> </w:t>
                        </w:r>
                        <w:r>
                          <w:rPr>
                            <w:b/>
                            <w:w w:val="105"/>
                            <w:sz w:val="21"/>
                          </w:rPr>
                          <w:t>has</w:t>
                        </w:r>
                        <w:r>
                          <w:rPr>
                            <w:b/>
                            <w:spacing w:val="-3"/>
                            <w:w w:val="105"/>
                            <w:sz w:val="21"/>
                          </w:rPr>
                          <w:t xml:space="preserve"> </w:t>
                        </w:r>
                        <w:r>
                          <w:rPr>
                            <w:b/>
                            <w:w w:val="105"/>
                            <w:sz w:val="21"/>
                          </w:rPr>
                          <w:t>passed.</w:t>
                        </w:r>
                        <w:r>
                          <w:rPr>
                            <w:b/>
                            <w:w w:val="105"/>
                            <w:sz w:val="21"/>
                          </w:rPr>
                          <w:tab/>
                        </w:r>
                        <w:r>
                          <w:rPr>
                            <w:w w:val="105"/>
                            <w:position w:val="2"/>
                            <w:sz w:val="19"/>
                          </w:rPr>
                          <w:t>like me</w:t>
                        </w:r>
                        <w:r>
                          <w:rPr>
                            <w:w w:val="105"/>
                            <w:position w:val="2"/>
                            <w:sz w:val="19"/>
                          </w:rPr>
                          <w:tab/>
                          <w:t>me</w:t>
                        </w:r>
                        <w:r>
                          <w:rPr>
                            <w:w w:val="105"/>
                            <w:position w:val="2"/>
                            <w:sz w:val="19"/>
                          </w:rPr>
                          <w:tab/>
                          <w:t>like me</w:t>
                        </w:r>
                        <w:r>
                          <w:rPr>
                            <w:w w:val="105"/>
                            <w:position w:val="2"/>
                            <w:sz w:val="19"/>
                          </w:rPr>
                          <w:tab/>
                          <w:t>like me</w:t>
                        </w:r>
                        <w:r>
                          <w:rPr>
                            <w:w w:val="105"/>
                            <w:position w:val="2"/>
                            <w:sz w:val="19"/>
                          </w:rPr>
                          <w:tab/>
                          <w:t>like me</w:t>
                        </w:r>
                      </w:p>
                    </w:txbxContent>
                  </v:textbox>
                </v:shape>
                <w10:anchorlock/>
              </v:group>
            </w:pict>
          </mc:Fallback>
        </mc:AlternateContent>
      </w:r>
    </w:p>
    <w:p w14:paraId="797A359B" w14:textId="77777777" w:rsidR="007E08CB" w:rsidRPr="00D541E8" w:rsidRDefault="007E08CB" w:rsidP="002C71AA">
      <w:pPr>
        <w:shd w:val="clear" w:color="auto" w:fill="FFFFFF" w:themeFill="background1"/>
        <w:spacing w:after="0"/>
        <w:sectPr w:rsidR="007E08CB" w:rsidRPr="00D541E8">
          <w:headerReference w:type="default" r:id="rId32"/>
          <w:type w:val="continuous"/>
          <w:pgSz w:w="12240" w:h="15840"/>
          <w:pgMar w:top="1440" w:right="1080" w:bottom="1440" w:left="1080" w:header="720" w:footer="720" w:gutter="0"/>
          <w:cols w:space="720"/>
        </w:sectPr>
      </w:pPr>
    </w:p>
    <w:p w14:paraId="606781F4" w14:textId="17FDE7D5"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52" behindDoc="1" locked="0" layoutInCell="1" allowOverlap="1" wp14:anchorId="6AB6A024" wp14:editId="7B3E16CE">
                <wp:simplePos x="0" y="0"/>
                <wp:positionH relativeFrom="page">
                  <wp:posOffset>3970020</wp:posOffset>
                </wp:positionH>
                <wp:positionV relativeFrom="paragraph">
                  <wp:posOffset>176530</wp:posOffset>
                </wp:positionV>
                <wp:extent cx="372110" cy="153035"/>
                <wp:effectExtent l="0" t="0" r="8890" b="18415"/>
                <wp:wrapNone/>
                <wp:docPr id="97260" name="Text Box 97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8FF6F" w14:textId="77777777" w:rsidR="0061330C" w:rsidRDefault="0061330C" w:rsidP="007E08CB">
                            <w:pPr>
                              <w:spacing w:before="6"/>
                              <w:rPr>
                                <w:sz w:val="19"/>
                              </w:rPr>
                            </w:pPr>
                            <w:r>
                              <w:rPr>
                                <w:w w:val="105"/>
                                <w:sz w:val="19"/>
                              </w:rPr>
                              <w:t>like me</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6A024" id="Text Box 97260" o:spid="_x0000_s1078" type="#_x0000_t202" style="position:absolute;margin-left:312.6pt;margin-top:13.9pt;width:29.3pt;height:12.05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" filled="f" stroked="f">
                <v:textbox inset="0,0,0,0">
                  <w:txbxContent>
                    <w:p w14:paraId="1508FF6F" w14:textId="77777777" w:rsidR="0061330C" w:rsidRDefault="0061330C" w:rsidP="007E08CB">
                      <w:pPr>
                        <w:spacing w:before="6"/>
                        <w:rPr>
                          <w:sz w:val="19"/>
                        </w:rPr>
                      </w:pPr>
                      <w:r>
                        <w:rPr>
                          <w:w w:val="105"/>
                          <w:sz w:val="19"/>
                        </w:rPr>
                        <w:t>like me</w:t>
                      </w:r>
                    </w:p>
                  </w:txbxContent>
                </v:textbox>
                <w10:wrap anchorx="page"/>
              </v:shape>
            </w:pict>
          </mc:Fallback>
        </mc:AlternateContent>
      </w:r>
      <w:r w:rsidRPr="00D541E8">
        <w:t>In uncertain times, I expect the best.</w:t>
      </w:r>
      <w:r w:rsidRPr="00D541E8">
        <w:tab/>
        <w:t>Not at all</w:t>
      </w:r>
    </w:p>
    <w:p w14:paraId="7DF15736" w14:textId="77777777" w:rsidR="007E08CB" w:rsidRPr="00D541E8" w:rsidRDefault="007E08CB" w:rsidP="002C71AA">
      <w:pPr>
        <w:shd w:val="clear" w:color="auto" w:fill="FFFFFF" w:themeFill="background1"/>
      </w:pPr>
      <w:r w:rsidRPr="00D541E8">
        <w:br w:type="column"/>
        <w:t>A little like me</w:t>
      </w:r>
    </w:p>
    <w:p w14:paraId="2EABB033" w14:textId="77777777" w:rsidR="007E08CB" w:rsidRPr="00D541E8" w:rsidRDefault="007E08CB" w:rsidP="002C71AA">
      <w:pPr>
        <w:shd w:val="clear" w:color="auto" w:fill="FFFFFF" w:themeFill="background1"/>
      </w:pPr>
      <w:r w:rsidRPr="00D541E8">
        <w:br w:type="column"/>
        <w:t>Somewhat like me</w:t>
      </w:r>
    </w:p>
    <w:p w14:paraId="0B93587E" w14:textId="77777777" w:rsidR="007E08CB" w:rsidRPr="00D541E8" w:rsidRDefault="007E08CB" w:rsidP="002C71AA">
      <w:pPr>
        <w:shd w:val="clear" w:color="auto" w:fill="FFFFFF" w:themeFill="background1"/>
      </w:pPr>
      <w:r w:rsidRPr="00D541E8">
        <w:br w:type="column"/>
        <w:t>Mostly like me</w:t>
      </w:r>
    </w:p>
    <w:p w14:paraId="2EB68396" w14:textId="77777777" w:rsidR="007E08CB" w:rsidRPr="00D541E8" w:rsidRDefault="007E08CB" w:rsidP="002C71AA">
      <w:pPr>
        <w:shd w:val="clear" w:color="auto" w:fill="FFFFFF" w:themeFill="background1"/>
      </w:pPr>
      <w:r w:rsidRPr="00D541E8">
        <w:br w:type="column"/>
        <w:t>Very much like me</w:t>
      </w:r>
    </w:p>
    <w:p w14:paraId="2AE2D29B" w14:textId="77777777" w:rsidR="007E08CB" w:rsidRPr="00D541E8" w:rsidRDefault="007E08CB" w:rsidP="002C71AA">
      <w:pPr>
        <w:shd w:val="clear" w:color="auto" w:fill="FFFFFF" w:themeFill="background1"/>
        <w:spacing w:after="0"/>
        <w:sectPr w:rsidR="007E08CB" w:rsidRPr="00D541E8">
          <w:headerReference w:type="default" r:id="rId33"/>
          <w:type w:val="continuous"/>
          <w:pgSz w:w="12240" w:h="15840"/>
          <w:pgMar w:top="1440" w:right="1080" w:bottom="1440" w:left="1080" w:header="720" w:footer="720" w:gutter="0"/>
          <w:cols w:num="5" w:space="720" w:equalWidth="0">
            <w:col w:w="4628" w:space="4628"/>
            <w:col w:w="820" w:space="271"/>
            <w:col w:w="3096" w:space="254"/>
            <w:col w:w="833" w:space="42"/>
            <w:col w:w="1001"/>
          </w:cols>
        </w:sectPr>
      </w:pPr>
    </w:p>
    <w:p w14:paraId="5AB6583A" w14:textId="77777777" w:rsidR="007E08CB" w:rsidRPr="00D541E8" w:rsidRDefault="007E08CB" w:rsidP="002C71AA">
      <w:pPr>
        <w:shd w:val="clear" w:color="auto" w:fill="FFFFFF" w:themeFill="background1"/>
      </w:pPr>
    </w:p>
    <w:p w14:paraId="206393B2" w14:textId="2C273D92" w:rsidR="007E08CB" w:rsidRPr="00D541E8" w:rsidRDefault="007E08CB" w:rsidP="002C71AA">
      <w:pPr>
        <w:shd w:val="clear" w:color="auto" w:fill="FFFFFF" w:themeFill="background1"/>
      </w:pPr>
      <w:r w:rsidRPr="00D541E8">
        <w:rPr>
          <w:noProof/>
        </w:rPr>
        <mc:AlternateContent>
          <mc:Choice Requires="wpg">
            <w:drawing>
              <wp:inline distT="0" distB="0" distL="0" distR="0" wp14:anchorId="7B2A6954" wp14:editId="59BC6979">
                <wp:extent cx="6766560" cy="375285"/>
                <wp:effectExtent l="0" t="0" r="0" b="0"/>
                <wp:docPr id="97255" name="Group 97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5285"/>
                          <a:chOff x="0" y="0"/>
                          <a:chExt cx="10656" cy="591"/>
                        </a:xfrm>
                      </wpg:grpSpPr>
                      <wps:wsp>
                        <wps:cNvPr id="97256" name="Rectangle 18"/>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57" name="AutoShape 19"/>
                        <wps:cNvSpPr>
                          <a:spLocks/>
                        </wps:cNvSpPr>
                        <wps:spPr bwMode="auto">
                          <a:xfrm>
                            <a:off x="0" y="0"/>
                            <a:ext cx="10656" cy="591"/>
                          </a:xfrm>
                          <a:custGeom>
                            <a:avLst/>
                            <a:gdLst>
                              <a:gd name="T0" fmla="*/ 10656 w 10656"/>
                              <a:gd name="T1" fmla="*/ 581 h 591"/>
                              <a:gd name="T2" fmla="*/ 9586 w 10656"/>
                              <a:gd name="T3" fmla="*/ 581 h 591"/>
                              <a:gd name="T4" fmla="*/ 9576 w 10656"/>
                              <a:gd name="T5" fmla="*/ 581 h 591"/>
                              <a:gd name="T6" fmla="*/ 8597 w 10656"/>
                              <a:gd name="T7" fmla="*/ 581 h 591"/>
                              <a:gd name="T8" fmla="*/ 8587 w 10656"/>
                              <a:gd name="T9" fmla="*/ 581 h 591"/>
                              <a:gd name="T10" fmla="*/ 7512 w 10656"/>
                              <a:gd name="T11" fmla="*/ 581 h 591"/>
                              <a:gd name="T12" fmla="*/ 7502 w 10656"/>
                              <a:gd name="T13" fmla="*/ 581 h 591"/>
                              <a:gd name="T14" fmla="*/ 6346 w 10656"/>
                              <a:gd name="T15" fmla="*/ 581 h 591"/>
                              <a:gd name="T16" fmla="*/ 6336 w 10656"/>
                              <a:gd name="T17" fmla="*/ 581 h 591"/>
                              <a:gd name="T18" fmla="*/ 5357 w 10656"/>
                              <a:gd name="T19" fmla="*/ 581 h 591"/>
                              <a:gd name="T20" fmla="*/ 5347 w 10656"/>
                              <a:gd name="T21" fmla="*/ 581 h 591"/>
                              <a:gd name="T22" fmla="*/ 0 w 10656"/>
                              <a:gd name="T23" fmla="*/ 581 h 591"/>
                              <a:gd name="T24" fmla="*/ 0 w 10656"/>
                              <a:gd name="T25" fmla="*/ 590 h 591"/>
                              <a:gd name="T26" fmla="*/ 5347 w 10656"/>
                              <a:gd name="T27" fmla="*/ 590 h 591"/>
                              <a:gd name="T28" fmla="*/ 5357 w 10656"/>
                              <a:gd name="T29" fmla="*/ 590 h 591"/>
                              <a:gd name="T30" fmla="*/ 6336 w 10656"/>
                              <a:gd name="T31" fmla="*/ 590 h 591"/>
                              <a:gd name="T32" fmla="*/ 6346 w 10656"/>
                              <a:gd name="T33" fmla="*/ 590 h 591"/>
                              <a:gd name="T34" fmla="*/ 7502 w 10656"/>
                              <a:gd name="T35" fmla="*/ 590 h 591"/>
                              <a:gd name="T36" fmla="*/ 7512 w 10656"/>
                              <a:gd name="T37" fmla="*/ 590 h 591"/>
                              <a:gd name="T38" fmla="*/ 8587 w 10656"/>
                              <a:gd name="T39" fmla="*/ 590 h 591"/>
                              <a:gd name="T40" fmla="*/ 8597 w 10656"/>
                              <a:gd name="T41" fmla="*/ 590 h 591"/>
                              <a:gd name="T42" fmla="*/ 9576 w 10656"/>
                              <a:gd name="T43" fmla="*/ 590 h 591"/>
                              <a:gd name="T44" fmla="*/ 9586 w 10656"/>
                              <a:gd name="T45" fmla="*/ 590 h 591"/>
                              <a:gd name="T46" fmla="*/ 10656 w 10656"/>
                              <a:gd name="T47" fmla="*/ 590 h 591"/>
                              <a:gd name="T48" fmla="*/ 10656 w 10656"/>
                              <a:gd name="T49" fmla="*/ 581 h 591"/>
                              <a:gd name="T50" fmla="*/ 10656 w 10656"/>
                              <a:gd name="T51" fmla="*/ 0 h 591"/>
                              <a:gd name="T52" fmla="*/ 9586 w 10656"/>
                              <a:gd name="T53" fmla="*/ 0 h 591"/>
                              <a:gd name="T54" fmla="*/ 9576 w 10656"/>
                              <a:gd name="T55" fmla="*/ 0 h 591"/>
                              <a:gd name="T56" fmla="*/ 8597 w 10656"/>
                              <a:gd name="T57" fmla="*/ 0 h 591"/>
                              <a:gd name="T58" fmla="*/ 8587 w 10656"/>
                              <a:gd name="T59" fmla="*/ 0 h 591"/>
                              <a:gd name="T60" fmla="*/ 7512 w 10656"/>
                              <a:gd name="T61" fmla="*/ 0 h 591"/>
                              <a:gd name="T62" fmla="*/ 7502 w 10656"/>
                              <a:gd name="T63" fmla="*/ 0 h 591"/>
                              <a:gd name="T64" fmla="*/ 6346 w 10656"/>
                              <a:gd name="T65" fmla="*/ 0 h 591"/>
                              <a:gd name="T66" fmla="*/ 6336 w 10656"/>
                              <a:gd name="T67" fmla="*/ 0 h 591"/>
                              <a:gd name="T68" fmla="*/ 5357 w 10656"/>
                              <a:gd name="T69" fmla="*/ 0 h 591"/>
                              <a:gd name="T70" fmla="*/ 5347 w 10656"/>
                              <a:gd name="T71" fmla="*/ 0 h 591"/>
                              <a:gd name="T72" fmla="*/ 0 w 10656"/>
                              <a:gd name="T73" fmla="*/ 0 h 591"/>
                              <a:gd name="T74" fmla="*/ 0 w 10656"/>
                              <a:gd name="T75" fmla="*/ 10 h 591"/>
                              <a:gd name="T76" fmla="*/ 5347 w 10656"/>
                              <a:gd name="T77" fmla="*/ 10 h 591"/>
                              <a:gd name="T78" fmla="*/ 5357 w 10656"/>
                              <a:gd name="T79" fmla="*/ 10 h 591"/>
                              <a:gd name="T80" fmla="*/ 6336 w 10656"/>
                              <a:gd name="T81" fmla="*/ 10 h 591"/>
                              <a:gd name="T82" fmla="*/ 6346 w 10656"/>
                              <a:gd name="T83" fmla="*/ 10 h 591"/>
                              <a:gd name="T84" fmla="*/ 7502 w 10656"/>
                              <a:gd name="T85" fmla="*/ 10 h 591"/>
                              <a:gd name="T86" fmla="*/ 7512 w 10656"/>
                              <a:gd name="T87" fmla="*/ 10 h 591"/>
                              <a:gd name="T88" fmla="*/ 8587 w 10656"/>
                              <a:gd name="T89" fmla="*/ 10 h 591"/>
                              <a:gd name="T90" fmla="*/ 8597 w 10656"/>
                              <a:gd name="T91" fmla="*/ 10 h 591"/>
                              <a:gd name="T92" fmla="*/ 9576 w 10656"/>
                              <a:gd name="T93" fmla="*/ 10 h 591"/>
                              <a:gd name="T94" fmla="*/ 9586 w 10656"/>
                              <a:gd name="T95" fmla="*/ 10 h 591"/>
                              <a:gd name="T96" fmla="*/ 10656 w 10656"/>
                              <a:gd name="T97" fmla="*/ 10 h 591"/>
                              <a:gd name="T98" fmla="*/ 10656 w 10656"/>
                              <a:gd name="T99" fmla="*/ 0 h 59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91">
                                <a:moveTo>
                                  <a:pt x="10656" y="581"/>
                                </a:moveTo>
                                <a:lnTo>
                                  <a:pt x="9586" y="581"/>
                                </a:lnTo>
                                <a:lnTo>
                                  <a:pt x="9576" y="581"/>
                                </a:lnTo>
                                <a:lnTo>
                                  <a:pt x="8597" y="581"/>
                                </a:lnTo>
                                <a:lnTo>
                                  <a:pt x="8587" y="581"/>
                                </a:lnTo>
                                <a:lnTo>
                                  <a:pt x="7512" y="581"/>
                                </a:lnTo>
                                <a:lnTo>
                                  <a:pt x="7502" y="581"/>
                                </a:lnTo>
                                <a:lnTo>
                                  <a:pt x="6346" y="581"/>
                                </a:lnTo>
                                <a:lnTo>
                                  <a:pt x="6336" y="581"/>
                                </a:lnTo>
                                <a:lnTo>
                                  <a:pt x="5357" y="581"/>
                                </a:lnTo>
                                <a:lnTo>
                                  <a:pt x="5347" y="581"/>
                                </a:lnTo>
                                <a:lnTo>
                                  <a:pt x="0" y="581"/>
                                </a:lnTo>
                                <a:lnTo>
                                  <a:pt x="0" y="590"/>
                                </a:lnTo>
                                <a:lnTo>
                                  <a:pt x="5347" y="590"/>
                                </a:lnTo>
                                <a:lnTo>
                                  <a:pt x="5357" y="590"/>
                                </a:lnTo>
                                <a:lnTo>
                                  <a:pt x="6336" y="590"/>
                                </a:lnTo>
                                <a:lnTo>
                                  <a:pt x="6346" y="590"/>
                                </a:lnTo>
                                <a:lnTo>
                                  <a:pt x="7502" y="590"/>
                                </a:lnTo>
                                <a:lnTo>
                                  <a:pt x="7512" y="590"/>
                                </a:lnTo>
                                <a:lnTo>
                                  <a:pt x="8587" y="590"/>
                                </a:lnTo>
                                <a:lnTo>
                                  <a:pt x="8597" y="590"/>
                                </a:lnTo>
                                <a:lnTo>
                                  <a:pt x="9576" y="590"/>
                                </a:lnTo>
                                <a:lnTo>
                                  <a:pt x="9586" y="590"/>
                                </a:lnTo>
                                <a:lnTo>
                                  <a:pt x="10656" y="590"/>
                                </a:lnTo>
                                <a:lnTo>
                                  <a:pt x="10656" y="581"/>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58" name="Text Box 20"/>
                        <wps:cNvSpPr txBox="1">
                          <a:spLocks noChangeArrowheads="1"/>
                        </wps:cNvSpPr>
                        <wps:spPr bwMode="auto">
                          <a:xfrm>
                            <a:off x="107" y="159"/>
                            <a:ext cx="4902"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BFB0D" w14:textId="77777777" w:rsidR="0061330C" w:rsidRDefault="0061330C" w:rsidP="007E08CB">
                              <w:pPr>
                                <w:spacing w:before="5"/>
                                <w:rPr>
                                  <w:b/>
                                  <w:sz w:val="21"/>
                                </w:rPr>
                              </w:pPr>
                              <w:r>
                                <w:rPr>
                                  <w:b/>
                                  <w:w w:val="105"/>
                                  <w:sz w:val="21"/>
                                </w:rPr>
                                <w:t>There are people in my life who really care about me.</w:t>
                              </w:r>
                            </w:p>
                          </w:txbxContent>
                        </wps:txbx>
                        <wps:bodyPr rot="0" vert="horz" wrap="square" lIns="0" tIns="0" rIns="0" bIns="0" anchor="t" anchorCtr="0" upright="1">
                          <a:noAutofit/>
                        </wps:bodyPr>
                      </wps:wsp>
                      <wps:wsp>
                        <wps:cNvPr id="97259" name="Text Box 145"/>
                        <wps:cNvSpPr txBox="1">
                          <a:spLocks noChangeArrowheads="1"/>
                        </wps:cNvSpPr>
                        <wps:spPr bwMode="auto">
                          <a:xfrm>
                            <a:off x="5433" y="52"/>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AE9C4" w14:textId="77777777" w:rsidR="0061330C" w:rsidRDefault="0061330C" w:rsidP="007E08CB">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w:t>
                              </w:r>
                              <w:r>
                                <w:rPr>
                                  <w:spacing w:val="-1"/>
                                  <w:w w:val="105"/>
                                  <w:sz w:val="19"/>
                                </w:rPr>
                                <w:t xml:space="preserve"> </w:t>
                              </w:r>
                              <w:r>
                                <w:rPr>
                                  <w:w w:val="105"/>
                                  <w:sz w:val="19"/>
                                </w:rPr>
                                <w:t>me</w:t>
                              </w:r>
                              <w:r>
                                <w:rPr>
                                  <w:w w:val="105"/>
                                  <w:sz w:val="19"/>
                                </w:rPr>
                                <w:tab/>
                              </w:r>
                              <w:r>
                                <w:rPr>
                                  <w:w w:val="105"/>
                                  <w:sz w:val="19"/>
                                </w:rPr>
                                <w:tab/>
                                <w:t>like me</w:t>
                              </w:r>
                            </w:p>
                          </w:txbxContent>
                        </wps:txbx>
                        <wps:bodyPr rot="0" vert="horz" wrap="square" lIns="0" tIns="0" rIns="0" bIns="0" anchor="t" anchorCtr="0" upright="1">
                          <a:noAutofit/>
                        </wps:bodyPr>
                      </wps:wsp>
                    </wpg:wgp>
                  </a:graphicData>
                </a:graphic>
              </wp:inline>
            </w:drawing>
          </mc:Choice>
          <mc:Fallback>
            <w:pict>
              <v:group w14:anchorId="7B2A6954" id="Group 97255" o:spid="_x0000_s1079" style="width:532.8pt;height:29.55pt;mso-position-horizontal-relative:char;mso-position-vertical-relative:line" coordsize="10656,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">
                <v:rect id="Rectangle 18" o:spid="_x0000_s1080" style="position:absolute;top:9;width:10656;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" fillcolor="#d9d9d9" stroked="f"/>
                <v:shape id="AutoShape 19" o:spid="_x0000_s1081" style="position:absolute;width:10656;height:591;visibility:visible;mso-wrap-style:square;v-text-anchor:top" coordsize="10656,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" path="m10656,581r-1070,l9576,581r-979,l8587,581r-1075,l7502,581r-1156,l6336,581r-979,l5347,581,,581r,9l5347,590r10,l6336,590r10,l7502,590r10,l8587,590r10,l9576,590r10,l10656,590r,-9xm10656,l9586,r-10,l8597,r-10,l7512,r-10,l6346,r-10,l5357,r-10,l,,,10r5347,l5357,10r979,l6346,10r1156,l7512,10r1075,l8597,10r979,l9586,10r1070,l10656,xe" fillcolor="gray" stroked="f">
                  <v:path arrowok="t" o:connecttype="custom" o:connectlocs="10656,581;9586,581;9576,581;8597,581;8587,581;7512,581;7502,581;6346,581;6336,581;5357,581;5347,581;0,581;0,590;5347,590;5357,590;6336,590;6346,590;7502,590;7512,590;8587,590;8597,590;9576,590;9586,590;10656,590;10656,581;10656,0;9586,0;9576,0;8597,0;8587,0;7512,0;7502,0;6346,0;6336,0;5357,0;5347,0;0,0;0,10;5347,10;5357,10;6336,10;6346,10;7502,10;7512,10;8587,10;8597,10;9576,10;9586,10;10656,10;10656,0" o:connectangles="0,0,0,0,0,0,0,0,0,0,0,0,0,0,0,0,0,0,0,0,0,0,0,0,0,0,0,0,0,0,0,0,0,0,0,0,0,0,0,0,0,0,0,0,0,0,0,0,0,0"/>
                </v:shape>
                <v:shape id="Text Box 20" o:spid="_x0000_s1082" type="#_x0000_t202" style="position:absolute;left:107;top:159;width:4902;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" filled="f" stroked="f">
                  <v:textbox inset="0,0,0,0">
                    <w:txbxContent>
                      <w:p w14:paraId="153BFB0D" w14:textId="77777777" w:rsidR="0061330C" w:rsidRDefault="0061330C" w:rsidP="007E08CB">
                        <w:pPr>
                          <w:spacing w:before="5"/>
                          <w:rPr>
                            <w:b/>
                            <w:sz w:val="21"/>
                          </w:rPr>
                        </w:pPr>
                        <w:r>
                          <w:rPr>
                            <w:b/>
                            <w:w w:val="105"/>
                            <w:sz w:val="21"/>
                          </w:rPr>
                          <w:t>There are people in my life who really care about me.</w:t>
                        </w:r>
                      </w:p>
                    </w:txbxContent>
                  </v:textbox>
                </v:shape>
                <v:shape id="Text Box 145" o:spid="_x0000_s1083" type="#_x0000_t202" style="position:absolute;left:5433;top:52;width:5103;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" filled="f" stroked="f">
                  <v:textbox inset="0,0,0,0">
                    <w:txbxContent>
                      <w:p w14:paraId="391AE9C4" w14:textId="77777777" w:rsidR="0061330C" w:rsidRDefault="0061330C" w:rsidP="007E08CB">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w:t>
                        </w:r>
                        <w:r>
                          <w:rPr>
                            <w:spacing w:val="-1"/>
                            <w:w w:val="105"/>
                            <w:sz w:val="19"/>
                          </w:rPr>
                          <w:t xml:space="preserve"> </w:t>
                        </w:r>
                        <w:r>
                          <w:rPr>
                            <w:w w:val="105"/>
                            <w:sz w:val="19"/>
                          </w:rPr>
                          <w:t>me</w:t>
                        </w:r>
                        <w:r>
                          <w:rPr>
                            <w:w w:val="105"/>
                            <w:sz w:val="19"/>
                          </w:rPr>
                          <w:tab/>
                        </w:r>
                        <w:r>
                          <w:rPr>
                            <w:w w:val="105"/>
                            <w:sz w:val="19"/>
                          </w:rPr>
                          <w:tab/>
                          <w:t>like me</w:t>
                        </w:r>
                      </w:p>
                    </w:txbxContent>
                  </v:textbox>
                </v:shape>
                <w10:anchorlock/>
              </v:group>
            </w:pict>
          </mc:Fallback>
        </mc:AlternateContent>
      </w:r>
    </w:p>
    <w:p w14:paraId="2725D959" w14:textId="77777777" w:rsidR="007E08CB" w:rsidRPr="00D541E8" w:rsidRDefault="007E08CB" w:rsidP="002C71AA">
      <w:pPr>
        <w:shd w:val="clear" w:color="auto" w:fill="FFFFFF" w:themeFill="background1"/>
        <w:spacing w:after="0"/>
        <w:sectPr w:rsidR="007E08CB" w:rsidRPr="00D541E8">
          <w:headerReference w:type="default" r:id="rId34"/>
          <w:type w:val="continuous"/>
          <w:pgSz w:w="12240" w:h="15840"/>
          <w:pgMar w:top="1440" w:right="1080" w:bottom="1440" w:left="1080" w:header="720" w:footer="720" w:gutter="0"/>
          <w:cols w:space="720"/>
        </w:sectPr>
      </w:pPr>
    </w:p>
    <w:p w14:paraId="72100252" w14:textId="0174DC81"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53" behindDoc="1" locked="0" layoutInCell="1" allowOverlap="1" wp14:anchorId="2517BD12" wp14:editId="59648CA8">
                <wp:simplePos x="0" y="0"/>
                <wp:positionH relativeFrom="page">
                  <wp:posOffset>3970020</wp:posOffset>
                </wp:positionH>
                <wp:positionV relativeFrom="paragraph">
                  <wp:posOffset>161290</wp:posOffset>
                </wp:positionV>
                <wp:extent cx="372110" cy="153035"/>
                <wp:effectExtent l="0" t="0" r="8890" b="18415"/>
                <wp:wrapNone/>
                <wp:docPr id="97254" name="Text Box 97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6E3B3" w14:textId="77777777" w:rsidR="0061330C" w:rsidRDefault="0061330C" w:rsidP="007E08CB">
                            <w:pPr>
                              <w:spacing w:before="6"/>
                              <w:rPr>
                                <w:sz w:val="19"/>
                              </w:rPr>
                            </w:pPr>
                            <w:r>
                              <w:rPr>
                                <w:w w:val="105"/>
                                <w:sz w:val="19"/>
                              </w:rPr>
                              <w:t>like me</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7BD12" id="Text Box 97254" o:spid="_x0000_s1084" type="#_x0000_t202" style="position:absolute;margin-left:312.6pt;margin-top:12.7pt;width:29.3pt;height:12.05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" filled="f" stroked="f">
                <v:textbox inset="0,0,0,0">
                  <w:txbxContent>
                    <w:p w14:paraId="5886E3B3" w14:textId="77777777" w:rsidR="0061330C" w:rsidRDefault="0061330C" w:rsidP="007E08CB">
                      <w:pPr>
                        <w:spacing w:before="6"/>
                        <w:rPr>
                          <w:sz w:val="19"/>
                        </w:rPr>
                      </w:pPr>
                      <w:r>
                        <w:rPr>
                          <w:w w:val="105"/>
                          <w:sz w:val="19"/>
                        </w:rPr>
                        <w:t>like me</w:t>
                      </w:r>
                    </w:p>
                  </w:txbxContent>
                </v:textbox>
                <w10:wrap anchorx="page"/>
              </v:shape>
            </w:pict>
          </mc:Fallback>
        </mc:AlternateContent>
      </w:r>
      <w:r w:rsidRPr="00D541E8">
        <w:t>I think good things are going to happen to me.</w:t>
      </w:r>
      <w:r w:rsidRPr="00D541E8">
        <w:tab/>
        <w:t>Not at all</w:t>
      </w:r>
    </w:p>
    <w:p w14:paraId="6B35FF91" w14:textId="77777777" w:rsidR="007E08CB" w:rsidRPr="00D541E8" w:rsidRDefault="007E08CB" w:rsidP="002C71AA">
      <w:pPr>
        <w:shd w:val="clear" w:color="auto" w:fill="FFFFFF" w:themeFill="background1"/>
      </w:pPr>
      <w:r w:rsidRPr="00D541E8">
        <w:br w:type="column"/>
        <w:t>A little like me</w:t>
      </w:r>
    </w:p>
    <w:p w14:paraId="119A6094" w14:textId="77777777" w:rsidR="007E08CB" w:rsidRPr="00D541E8" w:rsidRDefault="007E08CB" w:rsidP="002C71AA">
      <w:pPr>
        <w:shd w:val="clear" w:color="auto" w:fill="FFFFFF" w:themeFill="background1"/>
      </w:pPr>
      <w:r w:rsidRPr="00D541E8">
        <w:br w:type="column"/>
        <w:t>Somewhat like me</w:t>
      </w:r>
    </w:p>
    <w:p w14:paraId="6A77CDD4" w14:textId="77777777" w:rsidR="007E08CB" w:rsidRPr="00D541E8" w:rsidRDefault="007E08CB" w:rsidP="002C71AA">
      <w:pPr>
        <w:shd w:val="clear" w:color="auto" w:fill="FFFFFF" w:themeFill="background1"/>
      </w:pPr>
      <w:r w:rsidRPr="00D541E8">
        <w:br w:type="column"/>
        <w:t>Mostly like me</w:t>
      </w:r>
    </w:p>
    <w:p w14:paraId="11202379" w14:textId="77777777" w:rsidR="007E08CB" w:rsidRPr="00D541E8" w:rsidRDefault="007E08CB" w:rsidP="002C71AA">
      <w:pPr>
        <w:shd w:val="clear" w:color="auto" w:fill="FFFFFF" w:themeFill="background1"/>
      </w:pPr>
      <w:r w:rsidRPr="00D541E8">
        <w:br w:type="column"/>
        <w:t>Very much like me</w:t>
      </w:r>
    </w:p>
    <w:p w14:paraId="18FD8A30" w14:textId="77777777" w:rsidR="007E08CB" w:rsidRPr="00D541E8" w:rsidRDefault="007E08CB" w:rsidP="002C71AA">
      <w:pPr>
        <w:shd w:val="clear" w:color="auto" w:fill="FFFFFF" w:themeFill="background1"/>
        <w:spacing w:after="0"/>
        <w:sectPr w:rsidR="007E08CB" w:rsidRPr="00D541E8">
          <w:headerReference w:type="default" r:id="rId35"/>
          <w:type w:val="continuous"/>
          <w:pgSz w:w="12240" w:h="15840"/>
          <w:pgMar w:top="1440" w:right="1080" w:bottom="1440" w:left="1080" w:header="720" w:footer="720" w:gutter="0"/>
          <w:cols w:num="5" w:space="720" w:equalWidth="0">
            <w:col w:w="4628" w:space="4628"/>
            <w:col w:w="820" w:space="271"/>
            <w:col w:w="3096" w:space="254"/>
            <w:col w:w="833" w:space="59"/>
            <w:col w:w="1001"/>
          </w:cols>
        </w:sectPr>
      </w:pPr>
    </w:p>
    <w:p w14:paraId="51AB13E0" w14:textId="77777777" w:rsidR="007E08CB" w:rsidRPr="00D541E8" w:rsidRDefault="007E08CB" w:rsidP="002C71AA">
      <w:pPr>
        <w:shd w:val="clear" w:color="auto" w:fill="FFFFFF" w:themeFill="background1"/>
      </w:pPr>
    </w:p>
    <w:p w14:paraId="2B265A4F" w14:textId="20C806C1" w:rsidR="007E08CB" w:rsidRPr="00D541E8" w:rsidRDefault="007E08CB" w:rsidP="002C71AA">
      <w:pPr>
        <w:shd w:val="clear" w:color="auto" w:fill="FFFFFF" w:themeFill="background1"/>
      </w:pPr>
      <w:r w:rsidRPr="00D541E8">
        <w:rPr>
          <w:noProof/>
        </w:rPr>
        <mc:AlternateContent>
          <mc:Choice Requires="wpg">
            <w:drawing>
              <wp:inline distT="0" distB="0" distL="0" distR="0" wp14:anchorId="1ABD1144" wp14:editId="3186F093">
                <wp:extent cx="6766560" cy="375285"/>
                <wp:effectExtent l="0" t="0" r="0" b="0"/>
                <wp:docPr id="97249" name="Group 97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5285"/>
                          <a:chOff x="0" y="0"/>
                          <a:chExt cx="10656" cy="591"/>
                        </a:xfrm>
                      </wpg:grpSpPr>
                      <wps:wsp>
                        <wps:cNvPr id="97250" name="Rectangle 13"/>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51" name="AutoShape 14"/>
                        <wps:cNvSpPr>
                          <a:spLocks/>
                        </wps:cNvSpPr>
                        <wps:spPr bwMode="auto">
                          <a:xfrm>
                            <a:off x="0" y="0"/>
                            <a:ext cx="10656" cy="591"/>
                          </a:xfrm>
                          <a:custGeom>
                            <a:avLst/>
                            <a:gdLst>
                              <a:gd name="T0" fmla="*/ 10656 w 10656"/>
                              <a:gd name="T1" fmla="*/ 581 h 591"/>
                              <a:gd name="T2" fmla="*/ 9586 w 10656"/>
                              <a:gd name="T3" fmla="*/ 581 h 591"/>
                              <a:gd name="T4" fmla="*/ 9576 w 10656"/>
                              <a:gd name="T5" fmla="*/ 581 h 591"/>
                              <a:gd name="T6" fmla="*/ 8597 w 10656"/>
                              <a:gd name="T7" fmla="*/ 581 h 591"/>
                              <a:gd name="T8" fmla="*/ 8587 w 10656"/>
                              <a:gd name="T9" fmla="*/ 581 h 591"/>
                              <a:gd name="T10" fmla="*/ 7512 w 10656"/>
                              <a:gd name="T11" fmla="*/ 581 h 591"/>
                              <a:gd name="T12" fmla="*/ 7502 w 10656"/>
                              <a:gd name="T13" fmla="*/ 581 h 591"/>
                              <a:gd name="T14" fmla="*/ 6346 w 10656"/>
                              <a:gd name="T15" fmla="*/ 581 h 591"/>
                              <a:gd name="T16" fmla="*/ 6336 w 10656"/>
                              <a:gd name="T17" fmla="*/ 581 h 591"/>
                              <a:gd name="T18" fmla="*/ 5357 w 10656"/>
                              <a:gd name="T19" fmla="*/ 581 h 591"/>
                              <a:gd name="T20" fmla="*/ 5347 w 10656"/>
                              <a:gd name="T21" fmla="*/ 581 h 591"/>
                              <a:gd name="T22" fmla="*/ 0 w 10656"/>
                              <a:gd name="T23" fmla="*/ 581 h 591"/>
                              <a:gd name="T24" fmla="*/ 0 w 10656"/>
                              <a:gd name="T25" fmla="*/ 590 h 591"/>
                              <a:gd name="T26" fmla="*/ 5347 w 10656"/>
                              <a:gd name="T27" fmla="*/ 590 h 591"/>
                              <a:gd name="T28" fmla="*/ 5357 w 10656"/>
                              <a:gd name="T29" fmla="*/ 590 h 591"/>
                              <a:gd name="T30" fmla="*/ 6336 w 10656"/>
                              <a:gd name="T31" fmla="*/ 590 h 591"/>
                              <a:gd name="T32" fmla="*/ 6346 w 10656"/>
                              <a:gd name="T33" fmla="*/ 590 h 591"/>
                              <a:gd name="T34" fmla="*/ 7502 w 10656"/>
                              <a:gd name="T35" fmla="*/ 590 h 591"/>
                              <a:gd name="T36" fmla="*/ 7512 w 10656"/>
                              <a:gd name="T37" fmla="*/ 590 h 591"/>
                              <a:gd name="T38" fmla="*/ 8587 w 10656"/>
                              <a:gd name="T39" fmla="*/ 590 h 591"/>
                              <a:gd name="T40" fmla="*/ 8597 w 10656"/>
                              <a:gd name="T41" fmla="*/ 590 h 591"/>
                              <a:gd name="T42" fmla="*/ 9576 w 10656"/>
                              <a:gd name="T43" fmla="*/ 590 h 591"/>
                              <a:gd name="T44" fmla="*/ 9586 w 10656"/>
                              <a:gd name="T45" fmla="*/ 590 h 591"/>
                              <a:gd name="T46" fmla="*/ 10656 w 10656"/>
                              <a:gd name="T47" fmla="*/ 590 h 591"/>
                              <a:gd name="T48" fmla="*/ 10656 w 10656"/>
                              <a:gd name="T49" fmla="*/ 581 h 591"/>
                              <a:gd name="T50" fmla="*/ 10656 w 10656"/>
                              <a:gd name="T51" fmla="*/ 0 h 591"/>
                              <a:gd name="T52" fmla="*/ 9586 w 10656"/>
                              <a:gd name="T53" fmla="*/ 0 h 591"/>
                              <a:gd name="T54" fmla="*/ 9576 w 10656"/>
                              <a:gd name="T55" fmla="*/ 0 h 591"/>
                              <a:gd name="T56" fmla="*/ 8597 w 10656"/>
                              <a:gd name="T57" fmla="*/ 0 h 591"/>
                              <a:gd name="T58" fmla="*/ 8587 w 10656"/>
                              <a:gd name="T59" fmla="*/ 0 h 591"/>
                              <a:gd name="T60" fmla="*/ 7512 w 10656"/>
                              <a:gd name="T61" fmla="*/ 0 h 591"/>
                              <a:gd name="T62" fmla="*/ 7502 w 10656"/>
                              <a:gd name="T63" fmla="*/ 0 h 591"/>
                              <a:gd name="T64" fmla="*/ 6346 w 10656"/>
                              <a:gd name="T65" fmla="*/ 0 h 591"/>
                              <a:gd name="T66" fmla="*/ 6336 w 10656"/>
                              <a:gd name="T67" fmla="*/ 0 h 591"/>
                              <a:gd name="T68" fmla="*/ 5357 w 10656"/>
                              <a:gd name="T69" fmla="*/ 0 h 591"/>
                              <a:gd name="T70" fmla="*/ 5347 w 10656"/>
                              <a:gd name="T71" fmla="*/ 0 h 591"/>
                              <a:gd name="T72" fmla="*/ 0 w 10656"/>
                              <a:gd name="T73" fmla="*/ 0 h 591"/>
                              <a:gd name="T74" fmla="*/ 0 w 10656"/>
                              <a:gd name="T75" fmla="*/ 10 h 591"/>
                              <a:gd name="T76" fmla="*/ 5347 w 10656"/>
                              <a:gd name="T77" fmla="*/ 10 h 591"/>
                              <a:gd name="T78" fmla="*/ 5357 w 10656"/>
                              <a:gd name="T79" fmla="*/ 10 h 591"/>
                              <a:gd name="T80" fmla="*/ 6336 w 10656"/>
                              <a:gd name="T81" fmla="*/ 10 h 591"/>
                              <a:gd name="T82" fmla="*/ 6346 w 10656"/>
                              <a:gd name="T83" fmla="*/ 10 h 591"/>
                              <a:gd name="T84" fmla="*/ 7502 w 10656"/>
                              <a:gd name="T85" fmla="*/ 10 h 591"/>
                              <a:gd name="T86" fmla="*/ 7512 w 10656"/>
                              <a:gd name="T87" fmla="*/ 10 h 591"/>
                              <a:gd name="T88" fmla="*/ 8587 w 10656"/>
                              <a:gd name="T89" fmla="*/ 10 h 591"/>
                              <a:gd name="T90" fmla="*/ 8597 w 10656"/>
                              <a:gd name="T91" fmla="*/ 10 h 591"/>
                              <a:gd name="T92" fmla="*/ 9576 w 10656"/>
                              <a:gd name="T93" fmla="*/ 10 h 591"/>
                              <a:gd name="T94" fmla="*/ 9586 w 10656"/>
                              <a:gd name="T95" fmla="*/ 10 h 591"/>
                              <a:gd name="T96" fmla="*/ 10656 w 10656"/>
                              <a:gd name="T97" fmla="*/ 10 h 591"/>
                              <a:gd name="T98" fmla="*/ 10656 w 10656"/>
                              <a:gd name="T99" fmla="*/ 0 h 59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91">
                                <a:moveTo>
                                  <a:pt x="10656" y="581"/>
                                </a:moveTo>
                                <a:lnTo>
                                  <a:pt x="9586" y="581"/>
                                </a:lnTo>
                                <a:lnTo>
                                  <a:pt x="9576" y="581"/>
                                </a:lnTo>
                                <a:lnTo>
                                  <a:pt x="8597" y="581"/>
                                </a:lnTo>
                                <a:lnTo>
                                  <a:pt x="8587" y="581"/>
                                </a:lnTo>
                                <a:lnTo>
                                  <a:pt x="7512" y="581"/>
                                </a:lnTo>
                                <a:lnTo>
                                  <a:pt x="7502" y="581"/>
                                </a:lnTo>
                                <a:lnTo>
                                  <a:pt x="6346" y="581"/>
                                </a:lnTo>
                                <a:lnTo>
                                  <a:pt x="6336" y="581"/>
                                </a:lnTo>
                                <a:lnTo>
                                  <a:pt x="5357" y="581"/>
                                </a:lnTo>
                                <a:lnTo>
                                  <a:pt x="5347" y="581"/>
                                </a:lnTo>
                                <a:lnTo>
                                  <a:pt x="0" y="581"/>
                                </a:lnTo>
                                <a:lnTo>
                                  <a:pt x="0" y="590"/>
                                </a:lnTo>
                                <a:lnTo>
                                  <a:pt x="5347" y="590"/>
                                </a:lnTo>
                                <a:lnTo>
                                  <a:pt x="5357" y="590"/>
                                </a:lnTo>
                                <a:lnTo>
                                  <a:pt x="6336" y="590"/>
                                </a:lnTo>
                                <a:lnTo>
                                  <a:pt x="6346" y="590"/>
                                </a:lnTo>
                                <a:lnTo>
                                  <a:pt x="7502" y="590"/>
                                </a:lnTo>
                                <a:lnTo>
                                  <a:pt x="7512" y="590"/>
                                </a:lnTo>
                                <a:lnTo>
                                  <a:pt x="8587" y="590"/>
                                </a:lnTo>
                                <a:lnTo>
                                  <a:pt x="8597" y="590"/>
                                </a:lnTo>
                                <a:lnTo>
                                  <a:pt x="9576" y="590"/>
                                </a:lnTo>
                                <a:lnTo>
                                  <a:pt x="9586" y="590"/>
                                </a:lnTo>
                                <a:lnTo>
                                  <a:pt x="10656" y="590"/>
                                </a:lnTo>
                                <a:lnTo>
                                  <a:pt x="10656" y="581"/>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52" name="Text Box 139"/>
                        <wps:cNvSpPr txBox="1">
                          <a:spLocks noChangeArrowheads="1"/>
                        </wps:cNvSpPr>
                        <wps:spPr bwMode="auto">
                          <a:xfrm>
                            <a:off x="107" y="159"/>
                            <a:ext cx="3440"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A23F1" w14:textId="77777777" w:rsidR="0061330C" w:rsidRDefault="0061330C" w:rsidP="007E08CB">
                              <w:pPr>
                                <w:spacing w:before="5"/>
                                <w:rPr>
                                  <w:b/>
                                  <w:sz w:val="21"/>
                                </w:rPr>
                              </w:pPr>
                              <w:r>
                                <w:rPr>
                                  <w:b/>
                                  <w:w w:val="105"/>
                                  <w:sz w:val="21"/>
                                </w:rPr>
                                <w:t>I have friends that I really care about.</w:t>
                              </w:r>
                            </w:p>
                          </w:txbxContent>
                        </wps:txbx>
                        <wps:bodyPr rot="0" vert="horz" wrap="square" lIns="0" tIns="0" rIns="0" bIns="0" anchor="t" anchorCtr="0" upright="1">
                          <a:noAutofit/>
                        </wps:bodyPr>
                      </wps:wsp>
                      <wps:wsp>
                        <wps:cNvPr id="97253" name="Text Box 16"/>
                        <wps:cNvSpPr txBox="1">
                          <a:spLocks noChangeArrowheads="1"/>
                        </wps:cNvSpPr>
                        <wps:spPr bwMode="auto">
                          <a:xfrm>
                            <a:off x="5433" y="52"/>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1AD31" w14:textId="77777777" w:rsidR="0061330C" w:rsidRDefault="0061330C" w:rsidP="007E08CB">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w:t>
                              </w:r>
                              <w:r>
                                <w:rPr>
                                  <w:spacing w:val="-1"/>
                                  <w:w w:val="105"/>
                                  <w:sz w:val="19"/>
                                </w:rPr>
                                <w:t xml:space="preserve"> </w:t>
                              </w:r>
                              <w:r>
                                <w:rPr>
                                  <w:w w:val="105"/>
                                  <w:sz w:val="19"/>
                                </w:rPr>
                                <w:t>me</w:t>
                              </w:r>
                              <w:r>
                                <w:rPr>
                                  <w:w w:val="105"/>
                                  <w:sz w:val="19"/>
                                </w:rPr>
                                <w:tab/>
                              </w:r>
                              <w:r>
                                <w:rPr>
                                  <w:w w:val="105"/>
                                  <w:sz w:val="19"/>
                                </w:rPr>
                                <w:tab/>
                                <w:t>like me</w:t>
                              </w:r>
                            </w:p>
                          </w:txbxContent>
                        </wps:txbx>
                        <wps:bodyPr rot="0" vert="horz" wrap="square" lIns="0" tIns="0" rIns="0" bIns="0" anchor="t" anchorCtr="0" upright="1">
                          <a:noAutofit/>
                        </wps:bodyPr>
                      </wps:wsp>
                    </wpg:wgp>
                  </a:graphicData>
                </a:graphic>
              </wp:inline>
            </w:drawing>
          </mc:Choice>
          <mc:Fallback>
            <w:pict>
              <v:group w14:anchorId="1ABD1144" id="Group 97249" o:spid="_x0000_s1085" style="width:532.8pt;height:29.55pt;mso-position-horizontal-relative:char;mso-position-vertical-relative:line" coordsize="10656,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">
                <v:rect id="Rectangle 13" o:spid="_x0000_s1086" style="position:absolute;top:9;width:10656;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" fillcolor="#d9d9d9" stroked="f"/>
                <v:shape id="AutoShape 14" o:spid="_x0000_s1087" style="position:absolute;width:10656;height:591;visibility:visible;mso-wrap-style:square;v-text-anchor:top" coordsize="10656,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" path="m10656,581r-1070,l9576,581r-979,l8587,581r-1075,l7502,581r-1156,l6336,581r-979,l5347,581,,581r,9l5347,590r10,l6336,590r10,l7502,590r10,l8587,590r10,l9576,590r10,l10656,590r,-9xm10656,l9586,r-10,l8597,r-10,l7512,r-10,l6346,r-10,l5357,r-10,l,,,10r5347,l5357,10r979,l6346,10r1156,l7512,10r1075,l8597,10r979,l9586,10r1070,l10656,xe" fillcolor="gray" stroked="f">
                  <v:path arrowok="t" o:connecttype="custom" o:connectlocs="10656,581;9586,581;9576,581;8597,581;8587,581;7512,581;7502,581;6346,581;6336,581;5357,581;5347,581;0,581;0,590;5347,590;5357,590;6336,590;6346,590;7502,590;7512,590;8587,590;8597,590;9576,590;9586,590;10656,590;10656,581;10656,0;9586,0;9576,0;8597,0;8587,0;7512,0;7502,0;6346,0;6336,0;5357,0;5347,0;0,0;0,10;5347,10;5357,10;6336,10;6346,10;7502,10;7512,10;8587,10;8597,10;9576,10;9586,10;10656,10;10656,0" o:connectangles="0,0,0,0,0,0,0,0,0,0,0,0,0,0,0,0,0,0,0,0,0,0,0,0,0,0,0,0,0,0,0,0,0,0,0,0,0,0,0,0,0,0,0,0,0,0,0,0,0,0"/>
                </v:shape>
                <v:shape id="Text Box 139" o:spid="_x0000_s1088" type="#_x0000_t202" style="position:absolute;left:107;top:159;width:3440;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" filled="f" stroked="f">
                  <v:textbox inset="0,0,0,0">
                    <w:txbxContent>
                      <w:p w14:paraId="49DA23F1" w14:textId="77777777" w:rsidR="0061330C" w:rsidRDefault="0061330C" w:rsidP="007E08CB">
                        <w:pPr>
                          <w:spacing w:before="5"/>
                          <w:rPr>
                            <w:b/>
                            <w:sz w:val="21"/>
                          </w:rPr>
                        </w:pPr>
                        <w:r>
                          <w:rPr>
                            <w:b/>
                            <w:w w:val="105"/>
                            <w:sz w:val="21"/>
                          </w:rPr>
                          <w:t>I have friends that I really care about.</w:t>
                        </w:r>
                      </w:p>
                    </w:txbxContent>
                  </v:textbox>
                </v:shape>
                <v:shape id="Text Box 16" o:spid="_x0000_s1089" type="#_x0000_t202" style="position:absolute;left:5433;top:52;width:5103;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" filled="f" stroked="f">
                  <v:textbox inset="0,0,0,0">
                    <w:txbxContent>
                      <w:p w14:paraId="50A1AD31" w14:textId="77777777" w:rsidR="0061330C" w:rsidRDefault="0061330C" w:rsidP="007E08CB">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w:t>
                        </w:r>
                        <w:r>
                          <w:rPr>
                            <w:spacing w:val="-1"/>
                            <w:w w:val="105"/>
                            <w:sz w:val="19"/>
                          </w:rPr>
                          <w:t xml:space="preserve"> </w:t>
                        </w:r>
                        <w:r>
                          <w:rPr>
                            <w:w w:val="105"/>
                            <w:sz w:val="19"/>
                          </w:rPr>
                          <w:t>me</w:t>
                        </w:r>
                        <w:r>
                          <w:rPr>
                            <w:w w:val="105"/>
                            <w:sz w:val="19"/>
                          </w:rPr>
                          <w:tab/>
                        </w:r>
                        <w:r>
                          <w:rPr>
                            <w:w w:val="105"/>
                            <w:sz w:val="19"/>
                          </w:rPr>
                          <w:tab/>
                          <w:t>like me</w:t>
                        </w:r>
                      </w:p>
                    </w:txbxContent>
                  </v:textbox>
                </v:shape>
                <w10:anchorlock/>
              </v:group>
            </w:pict>
          </mc:Fallback>
        </mc:AlternateContent>
      </w:r>
    </w:p>
    <w:p w14:paraId="79634BAF" w14:textId="77777777" w:rsidR="007E08CB" w:rsidRPr="00D541E8" w:rsidRDefault="007E08CB" w:rsidP="002C71AA">
      <w:pPr>
        <w:shd w:val="clear" w:color="auto" w:fill="FFFFFF" w:themeFill="background1"/>
        <w:spacing w:after="0"/>
        <w:sectPr w:rsidR="007E08CB" w:rsidRPr="00D541E8">
          <w:headerReference w:type="default" r:id="rId36"/>
          <w:type w:val="continuous"/>
          <w:pgSz w:w="12240" w:h="15840"/>
          <w:pgMar w:top="1440" w:right="1080" w:bottom="1440" w:left="1080" w:header="720" w:footer="720" w:gutter="0"/>
          <w:cols w:space="720"/>
        </w:sectPr>
      </w:pPr>
    </w:p>
    <w:p w14:paraId="715B613F" w14:textId="3B9F24DA"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54" behindDoc="1" locked="0" layoutInCell="1" allowOverlap="1" wp14:anchorId="624C1A3E" wp14:editId="331805B1">
                <wp:simplePos x="0" y="0"/>
                <wp:positionH relativeFrom="page">
                  <wp:posOffset>3970020</wp:posOffset>
                </wp:positionH>
                <wp:positionV relativeFrom="paragraph">
                  <wp:posOffset>161290</wp:posOffset>
                </wp:positionV>
                <wp:extent cx="372110" cy="153035"/>
                <wp:effectExtent l="0" t="0" r="8890" b="18415"/>
                <wp:wrapNone/>
                <wp:docPr id="97248" name="Text Box 97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E0611" w14:textId="77777777" w:rsidR="0061330C" w:rsidRDefault="0061330C" w:rsidP="007E08CB">
                            <w:pPr>
                              <w:spacing w:before="6"/>
                              <w:rPr>
                                <w:sz w:val="19"/>
                              </w:rPr>
                            </w:pPr>
                            <w:r>
                              <w:rPr>
                                <w:w w:val="105"/>
                                <w:sz w:val="19"/>
                              </w:rPr>
                              <w:t>like me</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C1A3E" id="Text Box 97248" o:spid="_x0000_s1090" type="#_x0000_t202" style="position:absolute;margin-left:312.6pt;margin-top:12.7pt;width:29.3pt;height:12.05pt;z-index:-25165822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" filled="f" stroked="f">
                <v:textbox inset="0,0,0,0">
                  <w:txbxContent>
                    <w:p w14:paraId="657E0611" w14:textId="77777777" w:rsidR="0061330C" w:rsidRDefault="0061330C" w:rsidP="007E08CB">
                      <w:pPr>
                        <w:spacing w:before="6"/>
                        <w:rPr>
                          <w:sz w:val="19"/>
                        </w:rPr>
                      </w:pPr>
                      <w:r>
                        <w:rPr>
                          <w:w w:val="105"/>
                          <w:sz w:val="19"/>
                        </w:rPr>
                        <w:t>like me</w:t>
                      </w:r>
                    </w:p>
                  </w:txbxContent>
                </v:textbox>
                <w10:wrap anchorx="page"/>
              </v:shape>
            </w:pict>
          </mc:Fallback>
        </mc:AlternateContent>
      </w:r>
      <w:r w:rsidRPr="00D541E8">
        <w:t>Once I make a plan to get something done, I stick to it.</w:t>
      </w:r>
      <w:r w:rsidRPr="00D541E8">
        <w:tab/>
        <w:t>Not at all</w:t>
      </w:r>
    </w:p>
    <w:p w14:paraId="59AEA4A6" w14:textId="77777777" w:rsidR="007E08CB" w:rsidRPr="00D541E8" w:rsidRDefault="007E08CB" w:rsidP="002C71AA">
      <w:pPr>
        <w:shd w:val="clear" w:color="auto" w:fill="FFFFFF" w:themeFill="background1"/>
      </w:pPr>
      <w:r w:rsidRPr="00D541E8">
        <w:br w:type="column"/>
        <w:t>A little like me</w:t>
      </w:r>
    </w:p>
    <w:p w14:paraId="1BEF4A66" w14:textId="77777777" w:rsidR="007E08CB" w:rsidRPr="00D541E8" w:rsidRDefault="007E08CB" w:rsidP="002C71AA">
      <w:pPr>
        <w:shd w:val="clear" w:color="auto" w:fill="FFFFFF" w:themeFill="background1"/>
      </w:pPr>
      <w:r w:rsidRPr="00D541E8">
        <w:br w:type="column"/>
        <w:t>Somewhat like me</w:t>
      </w:r>
    </w:p>
    <w:p w14:paraId="4605F994" w14:textId="77777777" w:rsidR="007E08CB" w:rsidRPr="00D541E8" w:rsidRDefault="007E08CB" w:rsidP="002C71AA">
      <w:pPr>
        <w:shd w:val="clear" w:color="auto" w:fill="FFFFFF" w:themeFill="background1"/>
      </w:pPr>
      <w:r w:rsidRPr="00D541E8">
        <w:br w:type="column"/>
        <w:t>Mostly like me</w:t>
      </w:r>
    </w:p>
    <w:p w14:paraId="6E448A64" w14:textId="77777777" w:rsidR="007E08CB" w:rsidRPr="00D541E8" w:rsidRDefault="007E08CB" w:rsidP="002C71AA">
      <w:pPr>
        <w:shd w:val="clear" w:color="auto" w:fill="FFFFFF" w:themeFill="background1"/>
      </w:pPr>
      <w:r w:rsidRPr="00D541E8">
        <w:br w:type="column"/>
        <w:t>Very much like me</w:t>
      </w:r>
    </w:p>
    <w:p w14:paraId="567E002F" w14:textId="77777777" w:rsidR="007E08CB" w:rsidRPr="00D541E8" w:rsidRDefault="007E08CB" w:rsidP="002C71AA">
      <w:pPr>
        <w:shd w:val="clear" w:color="auto" w:fill="FFFFFF" w:themeFill="background1"/>
        <w:spacing w:after="0"/>
        <w:sectPr w:rsidR="007E08CB" w:rsidRPr="00D541E8">
          <w:headerReference w:type="default" r:id="rId37"/>
          <w:type w:val="continuous"/>
          <w:pgSz w:w="12240" w:h="15840"/>
          <w:pgMar w:top="1440" w:right="1080" w:bottom="1440" w:left="1080" w:header="720" w:footer="720" w:gutter="0"/>
          <w:cols w:num="5" w:space="720" w:equalWidth="0">
            <w:col w:w="4628" w:space="4628"/>
            <w:col w:w="820" w:space="271"/>
            <w:col w:w="3096" w:space="254"/>
            <w:col w:w="833" w:space="59"/>
            <w:col w:w="1001"/>
          </w:cols>
        </w:sectPr>
      </w:pPr>
    </w:p>
    <w:p w14:paraId="3AD9ED9B" w14:textId="77777777" w:rsidR="007E08CB" w:rsidRPr="00D541E8" w:rsidRDefault="007E08CB" w:rsidP="002C71AA">
      <w:pPr>
        <w:shd w:val="clear" w:color="auto" w:fill="FFFFFF" w:themeFill="background1"/>
      </w:pPr>
    </w:p>
    <w:p w14:paraId="557D27AD" w14:textId="0DE10773" w:rsidR="007E08CB" w:rsidRPr="00D541E8" w:rsidRDefault="007E08CB" w:rsidP="002C71AA">
      <w:pPr>
        <w:shd w:val="clear" w:color="auto" w:fill="FFFFFF" w:themeFill="background1"/>
      </w:pPr>
      <w:r w:rsidRPr="00D541E8">
        <w:rPr>
          <w:noProof/>
        </w:rPr>
        <mc:AlternateContent>
          <mc:Choice Requires="wpg">
            <w:drawing>
              <wp:inline distT="0" distB="0" distL="0" distR="0" wp14:anchorId="1C97B3BD" wp14:editId="406C17FC">
                <wp:extent cx="6766560" cy="405765"/>
                <wp:effectExtent l="0" t="0" r="0" b="3810"/>
                <wp:docPr id="97243" name="Group 97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405765"/>
                          <a:chOff x="0" y="0"/>
                          <a:chExt cx="10656" cy="639"/>
                        </a:xfrm>
                      </wpg:grpSpPr>
                      <wps:wsp>
                        <wps:cNvPr id="97244" name="Rectangle 8"/>
                        <wps:cNvSpPr>
                          <a:spLocks noChangeArrowheads="1"/>
                        </wps:cNvSpPr>
                        <wps:spPr bwMode="auto">
                          <a:xfrm>
                            <a:off x="0" y="9"/>
                            <a:ext cx="10656" cy="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45" name="AutoShape 9"/>
                        <wps:cNvSpPr>
                          <a:spLocks/>
                        </wps:cNvSpPr>
                        <wps:spPr bwMode="auto">
                          <a:xfrm>
                            <a:off x="0" y="0"/>
                            <a:ext cx="10656" cy="639"/>
                          </a:xfrm>
                          <a:custGeom>
                            <a:avLst/>
                            <a:gdLst>
                              <a:gd name="T0" fmla="*/ 10656 w 10656"/>
                              <a:gd name="T1" fmla="*/ 629 h 639"/>
                              <a:gd name="T2" fmla="*/ 9586 w 10656"/>
                              <a:gd name="T3" fmla="*/ 629 h 639"/>
                              <a:gd name="T4" fmla="*/ 9576 w 10656"/>
                              <a:gd name="T5" fmla="*/ 629 h 639"/>
                              <a:gd name="T6" fmla="*/ 8597 w 10656"/>
                              <a:gd name="T7" fmla="*/ 629 h 639"/>
                              <a:gd name="T8" fmla="*/ 8587 w 10656"/>
                              <a:gd name="T9" fmla="*/ 629 h 639"/>
                              <a:gd name="T10" fmla="*/ 7512 w 10656"/>
                              <a:gd name="T11" fmla="*/ 629 h 639"/>
                              <a:gd name="T12" fmla="*/ 7502 w 10656"/>
                              <a:gd name="T13" fmla="*/ 629 h 639"/>
                              <a:gd name="T14" fmla="*/ 6346 w 10656"/>
                              <a:gd name="T15" fmla="*/ 629 h 639"/>
                              <a:gd name="T16" fmla="*/ 6336 w 10656"/>
                              <a:gd name="T17" fmla="*/ 629 h 639"/>
                              <a:gd name="T18" fmla="*/ 5357 w 10656"/>
                              <a:gd name="T19" fmla="*/ 629 h 639"/>
                              <a:gd name="T20" fmla="*/ 5347 w 10656"/>
                              <a:gd name="T21" fmla="*/ 629 h 639"/>
                              <a:gd name="T22" fmla="*/ 0 w 10656"/>
                              <a:gd name="T23" fmla="*/ 629 h 639"/>
                              <a:gd name="T24" fmla="*/ 0 w 10656"/>
                              <a:gd name="T25" fmla="*/ 638 h 639"/>
                              <a:gd name="T26" fmla="*/ 5347 w 10656"/>
                              <a:gd name="T27" fmla="*/ 638 h 639"/>
                              <a:gd name="T28" fmla="*/ 5357 w 10656"/>
                              <a:gd name="T29" fmla="*/ 638 h 639"/>
                              <a:gd name="T30" fmla="*/ 6336 w 10656"/>
                              <a:gd name="T31" fmla="*/ 638 h 639"/>
                              <a:gd name="T32" fmla="*/ 6346 w 10656"/>
                              <a:gd name="T33" fmla="*/ 638 h 639"/>
                              <a:gd name="T34" fmla="*/ 7502 w 10656"/>
                              <a:gd name="T35" fmla="*/ 638 h 639"/>
                              <a:gd name="T36" fmla="*/ 7512 w 10656"/>
                              <a:gd name="T37" fmla="*/ 638 h 639"/>
                              <a:gd name="T38" fmla="*/ 8587 w 10656"/>
                              <a:gd name="T39" fmla="*/ 638 h 639"/>
                              <a:gd name="T40" fmla="*/ 8597 w 10656"/>
                              <a:gd name="T41" fmla="*/ 638 h 639"/>
                              <a:gd name="T42" fmla="*/ 9576 w 10656"/>
                              <a:gd name="T43" fmla="*/ 638 h 639"/>
                              <a:gd name="T44" fmla="*/ 9586 w 10656"/>
                              <a:gd name="T45" fmla="*/ 638 h 639"/>
                              <a:gd name="T46" fmla="*/ 10656 w 10656"/>
                              <a:gd name="T47" fmla="*/ 638 h 639"/>
                              <a:gd name="T48" fmla="*/ 10656 w 10656"/>
                              <a:gd name="T49" fmla="*/ 629 h 639"/>
                              <a:gd name="T50" fmla="*/ 10656 w 10656"/>
                              <a:gd name="T51" fmla="*/ 0 h 639"/>
                              <a:gd name="T52" fmla="*/ 9586 w 10656"/>
                              <a:gd name="T53" fmla="*/ 0 h 639"/>
                              <a:gd name="T54" fmla="*/ 9576 w 10656"/>
                              <a:gd name="T55" fmla="*/ 0 h 639"/>
                              <a:gd name="T56" fmla="*/ 8597 w 10656"/>
                              <a:gd name="T57" fmla="*/ 0 h 639"/>
                              <a:gd name="T58" fmla="*/ 8587 w 10656"/>
                              <a:gd name="T59" fmla="*/ 0 h 639"/>
                              <a:gd name="T60" fmla="*/ 7512 w 10656"/>
                              <a:gd name="T61" fmla="*/ 0 h 639"/>
                              <a:gd name="T62" fmla="*/ 7502 w 10656"/>
                              <a:gd name="T63" fmla="*/ 0 h 639"/>
                              <a:gd name="T64" fmla="*/ 6346 w 10656"/>
                              <a:gd name="T65" fmla="*/ 0 h 639"/>
                              <a:gd name="T66" fmla="*/ 6336 w 10656"/>
                              <a:gd name="T67" fmla="*/ 0 h 639"/>
                              <a:gd name="T68" fmla="*/ 5357 w 10656"/>
                              <a:gd name="T69" fmla="*/ 0 h 639"/>
                              <a:gd name="T70" fmla="*/ 5347 w 10656"/>
                              <a:gd name="T71" fmla="*/ 0 h 639"/>
                              <a:gd name="T72" fmla="*/ 0 w 10656"/>
                              <a:gd name="T73" fmla="*/ 0 h 639"/>
                              <a:gd name="T74" fmla="*/ 0 w 10656"/>
                              <a:gd name="T75" fmla="*/ 10 h 639"/>
                              <a:gd name="T76" fmla="*/ 5347 w 10656"/>
                              <a:gd name="T77" fmla="*/ 10 h 639"/>
                              <a:gd name="T78" fmla="*/ 5357 w 10656"/>
                              <a:gd name="T79" fmla="*/ 10 h 639"/>
                              <a:gd name="T80" fmla="*/ 6336 w 10656"/>
                              <a:gd name="T81" fmla="*/ 10 h 639"/>
                              <a:gd name="T82" fmla="*/ 6346 w 10656"/>
                              <a:gd name="T83" fmla="*/ 10 h 639"/>
                              <a:gd name="T84" fmla="*/ 7502 w 10656"/>
                              <a:gd name="T85" fmla="*/ 10 h 639"/>
                              <a:gd name="T86" fmla="*/ 7512 w 10656"/>
                              <a:gd name="T87" fmla="*/ 10 h 639"/>
                              <a:gd name="T88" fmla="*/ 8587 w 10656"/>
                              <a:gd name="T89" fmla="*/ 10 h 639"/>
                              <a:gd name="T90" fmla="*/ 8597 w 10656"/>
                              <a:gd name="T91" fmla="*/ 10 h 639"/>
                              <a:gd name="T92" fmla="*/ 9576 w 10656"/>
                              <a:gd name="T93" fmla="*/ 10 h 639"/>
                              <a:gd name="T94" fmla="*/ 9586 w 10656"/>
                              <a:gd name="T95" fmla="*/ 10 h 639"/>
                              <a:gd name="T96" fmla="*/ 10656 w 10656"/>
                              <a:gd name="T97" fmla="*/ 10 h 639"/>
                              <a:gd name="T98" fmla="*/ 10656 w 10656"/>
                              <a:gd name="T99" fmla="*/ 0 h 639"/>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639">
                                <a:moveTo>
                                  <a:pt x="10656" y="629"/>
                                </a:moveTo>
                                <a:lnTo>
                                  <a:pt x="9586" y="629"/>
                                </a:lnTo>
                                <a:lnTo>
                                  <a:pt x="9576" y="629"/>
                                </a:lnTo>
                                <a:lnTo>
                                  <a:pt x="8597" y="629"/>
                                </a:lnTo>
                                <a:lnTo>
                                  <a:pt x="8587" y="629"/>
                                </a:lnTo>
                                <a:lnTo>
                                  <a:pt x="7512" y="629"/>
                                </a:lnTo>
                                <a:lnTo>
                                  <a:pt x="7502" y="629"/>
                                </a:lnTo>
                                <a:lnTo>
                                  <a:pt x="6346" y="629"/>
                                </a:lnTo>
                                <a:lnTo>
                                  <a:pt x="6336" y="629"/>
                                </a:lnTo>
                                <a:lnTo>
                                  <a:pt x="5357" y="629"/>
                                </a:lnTo>
                                <a:lnTo>
                                  <a:pt x="5347" y="629"/>
                                </a:lnTo>
                                <a:lnTo>
                                  <a:pt x="0" y="629"/>
                                </a:lnTo>
                                <a:lnTo>
                                  <a:pt x="0" y="638"/>
                                </a:lnTo>
                                <a:lnTo>
                                  <a:pt x="5347" y="638"/>
                                </a:lnTo>
                                <a:lnTo>
                                  <a:pt x="5357" y="638"/>
                                </a:lnTo>
                                <a:lnTo>
                                  <a:pt x="6336" y="638"/>
                                </a:lnTo>
                                <a:lnTo>
                                  <a:pt x="6346" y="638"/>
                                </a:lnTo>
                                <a:lnTo>
                                  <a:pt x="7502" y="638"/>
                                </a:lnTo>
                                <a:lnTo>
                                  <a:pt x="7512" y="638"/>
                                </a:lnTo>
                                <a:lnTo>
                                  <a:pt x="8587" y="638"/>
                                </a:lnTo>
                                <a:lnTo>
                                  <a:pt x="8597" y="638"/>
                                </a:lnTo>
                                <a:lnTo>
                                  <a:pt x="9576" y="638"/>
                                </a:lnTo>
                                <a:lnTo>
                                  <a:pt x="9586" y="638"/>
                                </a:lnTo>
                                <a:lnTo>
                                  <a:pt x="10656" y="638"/>
                                </a:lnTo>
                                <a:lnTo>
                                  <a:pt x="10656" y="629"/>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46" name="Text Box 10"/>
                        <wps:cNvSpPr txBox="1">
                          <a:spLocks noChangeArrowheads="1"/>
                        </wps:cNvSpPr>
                        <wps:spPr bwMode="auto">
                          <a:xfrm>
                            <a:off x="107" y="53"/>
                            <a:ext cx="4552"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BAF24" w14:textId="77777777" w:rsidR="0061330C" w:rsidRDefault="0061330C" w:rsidP="007E08CB">
                              <w:pPr>
                                <w:spacing w:before="5" w:line="252" w:lineRule="auto"/>
                                <w:ind w:right="-12"/>
                                <w:rPr>
                                  <w:b/>
                                  <w:sz w:val="21"/>
                                </w:rPr>
                              </w:pPr>
                              <w:r>
                                <w:rPr>
                                  <w:b/>
                                  <w:w w:val="105"/>
                                  <w:sz w:val="21"/>
                                </w:rPr>
                                <w:t>I believe that things will work out, no matter how difficult they seem.</w:t>
                              </w:r>
                            </w:p>
                          </w:txbxContent>
                        </wps:txbx>
                        <wps:bodyPr rot="0" vert="horz" wrap="square" lIns="0" tIns="0" rIns="0" bIns="0" anchor="t" anchorCtr="0" upright="1">
                          <a:noAutofit/>
                        </wps:bodyPr>
                      </wps:wsp>
                      <wps:wsp>
                        <wps:cNvPr id="97247" name="Text Box 11"/>
                        <wps:cNvSpPr txBox="1">
                          <a:spLocks noChangeArrowheads="1"/>
                        </wps:cNvSpPr>
                        <wps:spPr bwMode="auto">
                          <a:xfrm>
                            <a:off x="5433" y="76"/>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AC04E" w14:textId="77777777" w:rsidR="0061330C" w:rsidRDefault="0061330C" w:rsidP="007E08CB">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 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w:t>
                              </w:r>
                              <w:r>
                                <w:rPr>
                                  <w:spacing w:val="-1"/>
                                  <w:w w:val="105"/>
                                  <w:sz w:val="19"/>
                                </w:rPr>
                                <w:t xml:space="preserve"> </w:t>
                              </w:r>
                              <w:r>
                                <w:rPr>
                                  <w:w w:val="105"/>
                                  <w:sz w:val="19"/>
                                </w:rPr>
                                <w:t>me</w:t>
                              </w:r>
                              <w:r>
                                <w:rPr>
                                  <w:w w:val="105"/>
                                  <w:sz w:val="19"/>
                                </w:rPr>
                                <w:tab/>
                              </w:r>
                              <w:r>
                                <w:rPr>
                                  <w:w w:val="105"/>
                                  <w:sz w:val="19"/>
                                </w:rPr>
                                <w:tab/>
                                <w:t>like me</w:t>
                              </w:r>
                            </w:p>
                          </w:txbxContent>
                        </wps:txbx>
                        <wps:bodyPr rot="0" vert="horz" wrap="square" lIns="0" tIns="0" rIns="0" bIns="0" anchor="t" anchorCtr="0" upright="1">
                          <a:noAutofit/>
                        </wps:bodyPr>
                      </wps:wsp>
                    </wpg:wgp>
                  </a:graphicData>
                </a:graphic>
              </wp:inline>
            </w:drawing>
          </mc:Choice>
          <mc:Fallback>
            <w:pict>
              <v:group w14:anchorId="1C97B3BD" id="Group 97243" o:spid="_x0000_s1091" style="width:532.8pt;height:31.95pt;mso-position-horizontal-relative:char;mso-position-vertical-relative:line" coordsize="10656,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">
                <v:rect id="Rectangle 8" o:spid="_x0000_s1092" style="position:absolute;top:9;width:10656;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" fillcolor="#d9d9d9" stroked="f"/>
                <v:shape id="AutoShape 9" o:spid="_x0000_s1093" style="position:absolute;width:10656;height:639;visibility:visible;mso-wrap-style:square;v-text-anchor:top" coordsize="10656,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" path="m10656,629r-1070,l9576,629r-979,l8587,629r-1075,l7502,629r-1156,l6336,629r-979,l5347,629,,629r,9l5347,638r10,l6336,638r10,l7502,638r10,l8587,638r10,l9576,638r10,l10656,638r,-9xm10656,l9586,r-10,l8597,r-10,l7512,r-10,l6346,r-10,l5357,r-10,l,,,10r5347,l5357,10r979,l6346,10r1156,l7512,10r1075,l8597,10r979,l9586,10r1070,l10656,xe" fillcolor="gray" stroked="f">
                  <v:path arrowok="t" o:connecttype="custom" o:connectlocs="10656,629;9586,629;9576,629;8597,629;8587,629;7512,629;7502,629;6346,629;6336,629;5357,629;5347,629;0,629;0,638;5347,638;5357,638;6336,638;6346,638;7502,638;7512,638;8587,638;8597,638;9576,638;9586,638;10656,638;10656,629;10656,0;9586,0;9576,0;8597,0;8587,0;7512,0;7502,0;6346,0;6336,0;5357,0;5347,0;0,0;0,10;5347,10;5357,10;6336,10;6346,10;7502,10;7512,10;8587,10;8597,10;9576,10;9586,10;10656,10;10656,0" o:connectangles="0,0,0,0,0,0,0,0,0,0,0,0,0,0,0,0,0,0,0,0,0,0,0,0,0,0,0,0,0,0,0,0,0,0,0,0,0,0,0,0,0,0,0,0,0,0,0,0,0,0"/>
                </v:shape>
                <v:shape id="Text Box 10" o:spid="_x0000_s1094" type="#_x0000_t202" style="position:absolute;left:107;top:53;width:4552;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" filled="f" stroked="f">
                  <v:textbox inset="0,0,0,0">
                    <w:txbxContent>
                      <w:p w14:paraId="2EBBAF24" w14:textId="77777777" w:rsidR="0061330C" w:rsidRDefault="0061330C" w:rsidP="007E08CB">
                        <w:pPr>
                          <w:spacing w:before="5" w:line="252" w:lineRule="auto"/>
                          <w:ind w:right="-12"/>
                          <w:rPr>
                            <w:b/>
                            <w:sz w:val="21"/>
                          </w:rPr>
                        </w:pPr>
                        <w:r>
                          <w:rPr>
                            <w:b/>
                            <w:w w:val="105"/>
                            <w:sz w:val="21"/>
                          </w:rPr>
                          <w:t>I believe that things will work out, no matter how difficult they seem.</w:t>
                        </w:r>
                      </w:p>
                    </w:txbxContent>
                  </v:textbox>
                </v:shape>
                <v:shape id="Text Box 11" o:spid="_x0000_s1095" type="#_x0000_t202" style="position:absolute;left:5433;top:76;width:5103;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" filled="f" stroked="f">
                  <v:textbox inset="0,0,0,0">
                    <w:txbxContent>
                      <w:p w14:paraId="713AC04E" w14:textId="77777777" w:rsidR="0061330C" w:rsidRDefault="0061330C" w:rsidP="007E08CB">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 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w:t>
                        </w:r>
                        <w:r>
                          <w:rPr>
                            <w:spacing w:val="-1"/>
                            <w:w w:val="105"/>
                            <w:sz w:val="19"/>
                          </w:rPr>
                          <w:t xml:space="preserve"> </w:t>
                        </w:r>
                        <w:r>
                          <w:rPr>
                            <w:w w:val="105"/>
                            <w:sz w:val="19"/>
                          </w:rPr>
                          <w:t>me</w:t>
                        </w:r>
                        <w:r>
                          <w:rPr>
                            <w:w w:val="105"/>
                            <w:sz w:val="19"/>
                          </w:rPr>
                          <w:tab/>
                        </w:r>
                        <w:r>
                          <w:rPr>
                            <w:w w:val="105"/>
                            <w:sz w:val="19"/>
                          </w:rPr>
                          <w:tab/>
                          <w:t>like me</w:t>
                        </w:r>
                      </w:p>
                    </w:txbxContent>
                  </v:textbox>
                </v:shape>
                <w10:anchorlock/>
              </v:group>
            </w:pict>
          </mc:Fallback>
        </mc:AlternateContent>
      </w:r>
    </w:p>
    <w:p w14:paraId="3D6805EB" w14:textId="77777777" w:rsidR="007E08CB" w:rsidRPr="00D541E8" w:rsidRDefault="007E08CB" w:rsidP="002C71AA">
      <w:pPr>
        <w:shd w:val="clear" w:color="auto" w:fill="FFFFFF" w:themeFill="background1"/>
        <w:spacing w:after="0"/>
        <w:sectPr w:rsidR="007E08CB" w:rsidRPr="00D541E8">
          <w:headerReference w:type="default" r:id="rId38"/>
          <w:type w:val="continuous"/>
          <w:pgSz w:w="12240" w:h="15840"/>
          <w:pgMar w:top="1440" w:right="1080" w:bottom="1440" w:left="1080" w:header="720" w:footer="720" w:gutter="0"/>
          <w:cols w:space="720"/>
        </w:sectPr>
      </w:pPr>
    </w:p>
    <w:p w14:paraId="5AB7DBB1" w14:textId="69DC202E"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55" behindDoc="1" locked="0" layoutInCell="1" allowOverlap="1" wp14:anchorId="02D70CC4" wp14:editId="18860E37">
                <wp:simplePos x="0" y="0"/>
                <wp:positionH relativeFrom="page">
                  <wp:posOffset>3970020</wp:posOffset>
                </wp:positionH>
                <wp:positionV relativeFrom="paragraph">
                  <wp:posOffset>163195</wp:posOffset>
                </wp:positionV>
                <wp:extent cx="372110" cy="153035"/>
                <wp:effectExtent l="0" t="0" r="8890" b="18415"/>
                <wp:wrapNone/>
                <wp:docPr id="97242" name="Text Box 97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0746E" w14:textId="77777777" w:rsidR="0061330C" w:rsidRDefault="0061330C" w:rsidP="007E08CB">
                            <w:pPr>
                              <w:spacing w:before="6"/>
                              <w:rPr>
                                <w:sz w:val="19"/>
                              </w:rPr>
                            </w:pPr>
                            <w:r>
                              <w:rPr>
                                <w:w w:val="105"/>
                                <w:sz w:val="19"/>
                              </w:rPr>
                              <w:t>like me</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D70CC4" id="Text Box 97242" o:spid="_x0000_s1096" type="#_x0000_t202" style="position:absolute;margin-left:312.6pt;margin-top:12.85pt;width:29.3pt;height:12.0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" filled="f" stroked="f">
                <v:textbox inset="0,0,0,0">
                  <w:txbxContent>
                    <w:p w14:paraId="75F0746E" w14:textId="77777777" w:rsidR="0061330C" w:rsidRDefault="0061330C" w:rsidP="007E08CB">
                      <w:pPr>
                        <w:spacing w:before="6"/>
                        <w:rPr>
                          <w:sz w:val="19"/>
                        </w:rPr>
                      </w:pPr>
                      <w:r>
                        <w:rPr>
                          <w:w w:val="105"/>
                          <w:sz w:val="19"/>
                        </w:rPr>
                        <w:t>like me</w:t>
                      </w:r>
                    </w:p>
                  </w:txbxContent>
                </v:textbox>
                <w10:wrap anchorx="page"/>
              </v:shape>
            </w:pict>
          </mc:Fallback>
        </mc:AlternateContent>
      </w:r>
      <w:r w:rsidRPr="00D541E8">
        <w:t>I am a hard worker.</w:t>
      </w:r>
      <w:r w:rsidRPr="00D541E8">
        <w:tab/>
        <w:t>Not at all</w:t>
      </w:r>
    </w:p>
    <w:p w14:paraId="5A73EE8A" w14:textId="77777777" w:rsidR="007E08CB" w:rsidRPr="00D541E8" w:rsidRDefault="007E08CB" w:rsidP="002C71AA">
      <w:pPr>
        <w:shd w:val="clear" w:color="auto" w:fill="FFFFFF" w:themeFill="background1"/>
      </w:pPr>
      <w:r w:rsidRPr="00D541E8">
        <w:br w:type="column"/>
        <w:t>A little like me</w:t>
      </w:r>
    </w:p>
    <w:p w14:paraId="2C930AC9" w14:textId="77777777" w:rsidR="007E08CB" w:rsidRPr="00D541E8" w:rsidRDefault="007E08CB" w:rsidP="002C71AA">
      <w:pPr>
        <w:shd w:val="clear" w:color="auto" w:fill="FFFFFF" w:themeFill="background1"/>
      </w:pPr>
      <w:r w:rsidRPr="00D541E8">
        <w:br w:type="column"/>
        <w:t>Somewhat like me</w:t>
      </w:r>
    </w:p>
    <w:p w14:paraId="20119504" w14:textId="77777777" w:rsidR="007E08CB" w:rsidRPr="00D541E8" w:rsidRDefault="007E08CB" w:rsidP="002C71AA">
      <w:pPr>
        <w:shd w:val="clear" w:color="auto" w:fill="FFFFFF" w:themeFill="background1"/>
      </w:pPr>
      <w:r w:rsidRPr="00D541E8">
        <w:br w:type="column"/>
        <w:t>Mostly like me</w:t>
      </w:r>
    </w:p>
    <w:p w14:paraId="5D8E85AE" w14:textId="77777777" w:rsidR="007E08CB" w:rsidRPr="00D541E8" w:rsidRDefault="007E08CB" w:rsidP="002C71AA">
      <w:pPr>
        <w:shd w:val="clear" w:color="auto" w:fill="FFFFFF" w:themeFill="background1"/>
      </w:pPr>
      <w:r w:rsidRPr="00D541E8">
        <w:br w:type="column"/>
        <w:t>Very much like me</w:t>
      </w:r>
    </w:p>
    <w:p w14:paraId="3FAB4C23" w14:textId="77777777" w:rsidR="007E08CB" w:rsidRPr="00D541E8" w:rsidRDefault="007E08CB" w:rsidP="002C71AA">
      <w:pPr>
        <w:shd w:val="clear" w:color="auto" w:fill="FFFFFF" w:themeFill="background1"/>
        <w:spacing w:after="0"/>
        <w:sectPr w:rsidR="007E08CB" w:rsidRPr="00D541E8">
          <w:headerReference w:type="default" r:id="rId39"/>
          <w:type w:val="continuous"/>
          <w:pgSz w:w="12240" w:h="15840"/>
          <w:pgMar w:top="1440" w:right="1080" w:bottom="1440" w:left="1080" w:header="720" w:footer="720" w:gutter="0"/>
          <w:cols w:num="5" w:space="720" w:equalWidth="0">
            <w:col w:w="4628" w:space="4628"/>
            <w:col w:w="820" w:space="271"/>
            <w:col w:w="3096" w:space="254"/>
            <w:col w:w="833" w:space="59"/>
            <w:col w:w="1001"/>
          </w:cols>
        </w:sectPr>
      </w:pPr>
    </w:p>
    <w:p w14:paraId="2994B215" w14:textId="77777777" w:rsidR="007E08CB" w:rsidRPr="00D541E8" w:rsidRDefault="007E08CB" w:rsidP="002C71AA">
      <w:pPr>
        <w:shd w:val="clear" w:color="auto" w:fill="FFFFFF" w:themeFill="background1"/>
      </w:pPr>
    </w:p>
    <w:p w14:paraId="4880A186" w14:textId="472BF13E" w:rsidR="007E08CB" w:rsidRPr="00D541E8" w:rsidRDefault="007E08CB" w:rsidP="002C71AA">
      <w:pPr>
        <w:shd w:val="clear" w:color="auto" w:fill="FFFFFF" w:themeFill="background1"/>
      </w:pPr>
      <w:r w:rsidRPr="00D541E8">
        <w:rPr>
          <w:noProof/>
        </w:rPr>
        <mc:AlternateContent>
          <mc:Choice Requires="wpg">
            <w:drawing>
              <wp:inline distT="0" distB="0" distL="0" distR="0" wp14:anchorId="0F116A09" wp14:editId="0EA0BAD3">
                <wp:extent cx="6766560" cy="365760"/>
                <wp:effectExtent l="0" t="0" r="0" b="0"/>
                <wp:docPr id="97237" name="Group 97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65760"/>
                          <a:chOff x="0" y="0"/>
                          <a:chExt cx="10656" cy="576"/>
                        </a:xfrm>
                      </wpg:grpSpPr>
                      <wps:wsp>
                        <wps:cNvPr id="97238" name="Rectangle 3"/>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39" name="Rectangle 4"/>
                        <wps:cNvSpPr>
                          <a:spLocks noChangeArrowheads="1"/>
                        </wps:cNvSpPr>
                        <wps:spPr bwMode="auto">
                          <a:xfrm>
                            <a:off x="0" y="0"/>
                            <a:ext cx="10656" cy="1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40" name="Text Box 5"/>
                        <wps:cNvSpPr txBox="1">
                          <a:spLocks noChangeArrowheads="1"/>
                        </wps:cNvSpPr>
                        <wps:spPr bwMode="auto">
                          <a:xfrm>
                            <a:off x="107" y="159"/>
                            <a:ext cx="2115"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FA928" w14:textId="77777777" w:rsidR="0061330C" w:rsidRDefault="0061330C" w:rsidP="007E08CB">
                              <w:pPr>
                                <w:spacing w:before="5"/>
                                <w:rPr>
                                  <w:b/>
                                  <w:sz w:val="21"/>
                                </w:rPr>
                              </w:pPr>
                              <w:r>
                                <w:rPr>
                                  <w:b/>
                                  <w:w w:val="105"/>
                                  <w:sz w:val="21"/>
                                </w:rPr>
                                <w:t>I am a cheerful person.</w:t>
                              </w:r>
                            </w:p>
                          </w:txbxContent>
                        </wps:txbx>
                        <wps:bodyPr rot="0" vert="horz" wrap="square" lIns="0" tIns="0" rIns="0" bIns="0" anchor="t" anchorCtr="0" upright="1">
                          <a:noAutofit/>
                        </wps:bodyPr>
                      </wps:wsp>
                      <wps:wsp>
                        <wps:cNvPr id="97241" name="Text Box 6"/>
                        <wps:cNvSpPr txBox="1">
                          <a:spLocks noChangeArrowheads="1"/>
                        </wps:cNvSpPr>
                        <wps:spPr bwMode="auto">
                          <a:xfrm>
                            <a:off x="5433" y="52"/>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92D7D" w14:textId="77777777" w:rsidR="0061330C" w:rsidRDefault="0061330C" w:rsidP="007E08CB">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 me</w:t>
                              </w:r>
                              <w:r>
                                <w:rPr>
                                  <w:w w:val="105"/>
                                  <w:sz w:val="19"/>
                                </w:rPr>
                                <w:tab/>
                              </w:r>
                              <w:r>
                                <w:rPr>
                                  <w:w w:val="105"/>
                                  <w:sz w:val="19"/>
                                </w:rPr>
                                <w:tab/>
                                <w:t>like me</w:t>
                              </w:r>
                            </w:p>
                          </w:txbxContent>
                        </wps:txbx>
                        <wps:bodyPr rot="0" vert="horz" wrap="square" lIns="0" tIns="0" rIns="0" bIns="0" anchor="t" anchorCtr="0" upright="1">
                          <a:noAutofit/>
                        </wps:bodyPr>
                      </wps:wsp>
                    </wpg:wgp>
                  </a:graphicData>
                </a:graphic>
              </wp:inline>
            </w:drawing>
          </mc:Choice>
          <mc:Fallback>
            <w:pict>
              <v:group w14:anchorId="0F116A09" id="Group 97237" o:spid="_x0000_s1097" style="width:532.8pt;height:28.8pt;mso-position-horizontal-relative:char;mso-position-vertical-relative:line" coordsize="1065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">
                <v:rect id="Rectangle 3" o:spid="_x0000_s1098" style="position:absolute;top:9;width:10656;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" fillcolor="#d9d9d9" stroked="f"/>
                <v:rect id="Rectangle 4" o:spid="_x0000_s1099" style="position:absolute;width:1065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" fillcolor="gray" stroked="f"/>
                <v:shape id="Text Box 5" o:spid="_x0000_s1100" type="#_x0000_t202" style="position:absolute;left:107;top:159;width:2115;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" filled="f" stroked="f">
                  <v:textbox inset="0,0,0,0">
                    <w:txbxContent>
                      <w:p w14:paraId="24AFA928" w14:textId="77777777" w:rsidR="0061330C" w:rsidRDefault="0061330C" w:rsidP="007E08CB">
                        <w:pPr>
                          <w:spacing w:before="5"/>
                          <w:rPr>
                            <w:b/>
                            <w:sz w:val="21"/>
                          </w:rPr>
                        </w:pPr>
                        <w:r>
                          <w:rPr>
                            <w:b/>
                            <w:w w:val="105"/>
                            <w:sz w:val="21"/>
                          </w:rPr>
                          <w:t>I am a cheerful person.</w:t>
                        </w:r>
                      </w:p>
                    </w:txbxContent>
                  </v:textbox>
                </v:shape>
                <v:shape id="Text Box 6" o:spid="_x0000_s1101" type="#_x0000_t202" style="position:absolute;left:5433;top:52;width:5103;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" filled="f" stroked="f">
                  <v:textbox inset="0,0,0,0">
                    <w:txbxContent>
                      <w:p w14:paraId="01F92D7D" w14:textId="77777777" w:rsidR="0061330C" w:rsidRDefault="0061330C" w:rsidP="007E08CB">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 me</w:t>
                        </w:r>
                        <w:r>
                          <w:rPr>
                            <w:w w:val="105"/>
                            <w:sz w:val="19"/>
                          </w:rPr>
                          <w:tab/>
                        </w:r>
                        <w:r>
                          <w:rPr>
                            <w:w w:val="105"/>
                            <w:sz w:val="19"/>
                          </w:rPr>
                          <w:tab/>
                          <w:t>like me</w:t>
                        </w:r>
                      </w:p>
                    </w:txbxContent>
                  </v:textbox>
                </v:shape>
                <w10:anchorlock/>
              </v:group>
            </w:pict>
          </mc:Fallback>
        </mc:AlternateContent>
      </w:r>
    </w:p>
    <w:p w14:paraId="09C17FFA" w14:textId="42E9D605" w:rsidR="007E08CB" w:rsidRPr="00D541E8" w:rsidRDefault="007E08CB" w:rsidP="002C71AA">
      <w:pPr>
        <w:shd w:val="clear" w:color="auto" w:fill="FFFFFF" w:themeFill="background1"/>
      </w:pPr>
      <w:r w:rsidRPr="00D541E8">
        <w:rPr>
          <w:noProof/>
        </w:rPr>
        <mc:AlternateContent>
          <mc:Choice Requires="wps">
            <w:drawing>
              <wp:anchor distT="0" distB="0" distL="114300" distR="114300" simplePos="0" relativeHeight="251658248" behindDoc="1" locked="0" layoutInCell="1" allowOverlap="1" wp14:anchorId="2A1DA2E8" wp14:editId="58A16699">
                <wp:simplePos x="0" y="0"/>
                <wp:positionH relativeFrom="page">
                  <wp:posOffset>470535</wp:posOffset>
                </wp:positionH>
                <wp:positionV relativeFrom="paragraph">
                  <wp:posOffset>-18415</wp:posOffset>
                </wp:positionV>
                <wp:extent cx="6766560" cy="12065"/>
                <wp:effectExtent l="0" t="0" r="0" b="0"/>
                <wp:wrapNone/>
                <wp:docPr id="97236" name="Rectangle 97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656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DE453FB">
              <v:rect id="Rectangle 97236" style="position:absolute;margin-left:37.05pt;margin-top:-1.45pt;width:532.8pt;height:.95pt;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6D235A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">
                <w10:wrap anchorx="page"/>
              </v:rect>
            </w:pict>
          </mc:Fallback>
        </mc:AlternateContent>
      </w:r>
      <w:r w:rsidRPr="00D541E8">
        <w:t>Thank you!</w:t>
      </w:r>
    </w:p>
    <w:p w14:paraId="5F575BAE" w14:textId="77777777" w:rsidR="007E08CB" w:rsidRPr="00D541E8" w:rsidRDefault="007E08CB" w:rsidP="002C71AA">
      <w:pPr>
        <w:shd w:val="clear" w:color="auto" w:fill="FFFFFF" w:themeFill="background1"/>
      </w:pPr>
    </w:p>
    <w:p w14:paraId="604C9967" w14:textId="77777777" w:rsidR="007E08CB" w:rsidRPr="00D541E8" w:rsidRDefault="007E08CB" w:rsidP="002C71AA">
      <w:pPr>
        <w:shd w:val="clear" w:color="auto" w:fill="FFFFFF" w:themeFill="background1"/>
      </w:pPr>
    </w:p>
    <w:p w14:paraId="58A0227A" w14:textId="77777777" w:rsidR="00F75F80" w:rsidRPr="00D541E8" w:rsidRDefault="00F75F80" w:rsidP="002C71AA">
      <w:pPr>
        <w:shd w:val="clear" w:color="auto" w:fill="FFFFFF" w:themeFill="background1"/>
        <w:rPr>
          <w:b/>
          <w:bCs/>
        </w:rPr>
      </w:pPr>
      <w:r w:rsidRPr="00D541E8">
        <w:rPr>
          <w:b/>
          <w:bCs/>
        </w:rPr>
        <w:t>Secondary Control Scale for Children (SCSC)</w:t>
      </w:r>
    </w:p>
    <w:p w14:paraId="12577BB6" w14:textId="77777777" w:rsidR="00F75F80" w:rsidRPr="00D541E8" w:rsidRDefault="00F75F80" w:rsidP="002C71AA">
      <w:pPr>
        <w:shd w:val="clear" w:color="auto" w:fill="FFFFFF" w:themeFill="background1"/>
      </w:pPr>
    </w:p>
    <w:p w14:paraId="4131C358" w14:textId="77777777" w:rsidR="00F75F80" w:rsidRPr="00D541E8" w:rsidRDefault="00F75F80" w:rsidP="002C71AA">
      <w:pPr>
        <w:shd w:val="clear" w:color="auto" w:fill="FFFFFF" w:themeFill="background1"/>
      </w:pPr>
      <w:r w:rsidRPr="00D541E8">
        <w:t>After each statement, please circle whether it is “very false”, “sort of false”, “sort of true” or “very true” for you.</w:t>
      </w:r>
    </w:p>
    <w:p w14:paraId="72235049" w14:textId="77777777" w:rsidR="00C877D1" w:rsidRPr="00D541E8" w:rsidRDefault="00C877D1" w:rsidP="002C71AA">
      <w:pPr>
        <w:shd w:val="clear" w:color="auto" w:fill="FFFFFF" w:themeFill="background1"/>
      </w:pPr>
    </w:p>
    <w:p w14:paraId="47BDC0C1" w14:textId="77777777" w:rsidR="00C877D1" w:rsidRPr="00D541E8" w:rsidRDefault="00F75F80" w:rsidP="002C71AA">
      <w:pPr>
        <w:shd w:val="clear" w:color="auto" w:fill="FFFFFF" w:themeFill="background1"/>
      </w:pPr>
      <w:r w:rsidRPr="00D541E8">
        <w:t>I can usually ﬁnd something good to like, even in a bad situation.</w:t>
      </w:r>
    </w:p>
    <w:p w14:paraId="38E3CF2F" w14:textId="360F35E8" w:rsidR="00F75F80" w:rsidRPr="00D541E8" w:rsidRDefault="00F75F80" w:rsidP="002C71AA">
      <w:pPr>
        <w:shd w:val="clear" w:color="auto" w:fill="FFFFFF" w:themeFill="background1"/>
      </w:pPr>
      <w:r w:rsidRPr="00D541E8">
        <w:t xml:space="preserve"> VERY FALSE SORT OF FALSE SORT OF TRUE VERY TRUE</w:t>
      </w:r>
    </w:p>
    <w:p w14:paraId="2AF0FF7D" w14:textId="77777777" w:rsidR="00F44FCF" w:rsidRPr="00D541E8" w:rsidRDefault="00F75F80" w:rsidP="002C71AA">
      <w:pPr>
        <w:shd w:val="clear" w:color="auto" w:fill="FFFFFF" w:themeFill="background1"/>
      </w:pPr>
      <w:r w:rsidRPr="00D541E8">
        <w:t xml:space="preserve">If I make a bad grade, I can ﬁnd ways to feel better about it. </w:t>
      </w:r>
    </w:p>
    <w:p w14:paraId="32007186" w14:textId="3965B92C" w:rsidR="00F75F80" w:rsidRPr="00D541E8" w:rsidRDefault="00F75F80" w:rsidP="002C71AA">
      <w:pPr>
        <w:shd w:val="clear" w:color="auto" w:fill="FFFFFF" w:themeFill="background1"/>
      </w:pPr>
      <w:r w:rsidRPr="00D541E8">
        <w:t>VERY FALSE SORT OF FALSE SORT OF TRUE VERY TRUE</w:t>
      </w:r>
    </w:p>
    <w:p w14:paraId="2D437D0B" w14:textId="77777777" w:rsidR="00C877D1" w:rsidRPr="00D541E8" w:rsidRDefault="00F75F80" w:rsidP="002C71AA">
      <w:pPr>
        <w:shd w:val="clear" w:color="auto" w:fill="FFFFFF" w:themeFill="background1"/>
      </w:pPr>
      <w:r w:rsidRPr="00D541E8">
        <w:t>If another kid is mean to me, it’s hard for me to get over it.</w:t>
      </w:r>
    </w:p>
    <w:p w14:paraId="3D8FF63B" w14:textId="44AE086B" w:rsidR="00F75F80" w:rsidRPr="00D541E8" w:rsidRDefault="00F75F80" w:rsidP="002C71AA">
      <w:pPr>
        <w:shd w:val="clear" w:color="auto" w:fill="FFFFFF" w:themeFill="background1"/>
      </w:pPr>
      <w:r w:rsidRPr="00D541E8">
        <w:t xml:space="preserve"> VERY FALSE SORT OF FALSE SORT OF TRUE VERY TRUE</w:t>
      </w:r>
    </w:p>
    <w:p w14:paraId="56E60F6C" w14:textId="77777777" w:rsidR="00F75F80" w:rsidRPr="00D541E8" w:rsidRDefault="00F75F80" w:rsidP="002C71AA">
      <w:pPr>
        <w:shd w:val="clear" w:color="auto" w:fill="FFFFFF" w:themeFill="background1"/>
      </w:pPr>
      <w:r w:rsidRPr="00D541E8">
        <w:t>When I feel bad about something, I cannot change the way I think about it. I just keep feeling bad.</w:t>
      </w:r>
    </w:p>
    <w:p w14:paraId="09840C9F" w14:textId="1A798CDE" w:rsidR="00F75F80" w:rsidRPr="00D541E8" w:rsidRDefault="00F75F80" w:rsidP="002C71AA">
      <w:pPr>
        <w:shd w:val="clear" w:color="auto" w:fill="FFFFFF" w:themeFill="background1"/>
      </w:pPr>
      <w:r w:rsidRPr="00D541E8">
        <w:t>VERY FALSE SORT OF FALSE SORT OF TRUE VERY TRUE</w:t>
      </w:r>
    </w:p>
    <w:p w14:paraId="41F1A8FB" w14:textId="77777777" w:rsidR="004C0A00" w:rsidRPr="00D541E8" w:rsidRDefault="00F75F80" w:rsidP="002C71AA">
      <w:pPr>
        <w:shd w:val="clear" w:color="auto" w:fill="FFFFFF" w:themeFill="background1"/>
      </w:pPr>
      <w:r w:rsidRPr="00D541E8">
        <w:t>When I have a problem that I can’t change, I can do something to take my mind oﬀ it.</w:t>
      </w:r>
    </w:p>
    <w:p w14:paraId="4B4D9F95" w14:textId="4A579E28" w:rsidR="00F75F80" w:rsidRPr="00D541E8" w:rsidRDefault="00F75F80" w:rsidP="002C71AA">
      <w:pPr>
        <w:shd w:val="clear" w:color="auto" w:fill="FFFFFF" w:themeFill="background1"/>
      </w:pPr>
      <w:r w:rsidRPr="00D541E8">
        <w:t xml:space="preserve"> VERY FALSE SORT OF FALSE SORT OF TRUE VERY TRUE</w:t>
      </w:r>
    </w:p>
    <w:p w14:paraId="7BF0069E" w14:textId="77777777" w:rsidR="00F75F80" w:rsidRPr="00D541E8" w:rsidRDefault="00F75F80" w:rsidP="002C71AA">
      <w:pPr>
        <w:shd w:val="clear" w:color="auto" w:fill="FFFFFF" w:themeFill="background1"/>
      </w:pPr>
      <w:r w:rsidRPr="00D541E8">
        <w:t>When something bad happens, I can’t talk to anyone about it. I just keep to myself and feel bad.</w:t>
      </w:r>
    </w:p>
    <w:p w14:paraId="68A56211" w14:textId="65D72F34" w:rsidR="00F75F80" w:rsidRPr="00D541E8" w:rsidRDefault="00F75F80" w:rsidP="002C71AA">
      <w:pPr>
        <w:shd w:val="clear" w:color="auto" w:fill="FFFFFF" w:themeFill="background1"/>
      </w:pPr>
      <w:r w:rsidRPr="00D541E8">
        <w:t>VERY FALSE SORT OF FALSE SORT OF TRUE VERY TRUE</w:t>
      </w:r>
    </w:p>
    <w:p w14:paraId="49605154" w14:textId="77777777" w:rsidR="004C0A00" w:rsidRPr="00D541E8" w:rsidRDefault="00F75F80" w:rsidP="002C71AA">
      <w:pPr>
        <w:shd w:val="clear" w:color="auto" w:fill="FFFFFF" w:themeFill="background1"/>
      </w:pPr>
      <w:r w:rsidRPr="00D541E8">
        <w:t>When something bad happens, I can ﬁnd a way to think about it that makes me feel better.</w:t>
      </w:r>
    </w:p>
    <w:p w14:paraId="1E055CB3" w14:textId="39DF9DF5" w:rsidR="00F75F80" w:rsidRPr="00D541E8" w:rsidRDefault="00F75F80" w:rsidP="002C71AA">
      <w:pPr>
        <w:shd w:val="clear" w:color="auto" w:fill="FFFFFF" w:themeFill="background1"/>
      </w:pPr>
      <w:r w:rsidRPr="00D541E8">
        <w:t xml:space="preserve"> VERY FALSE SORT OF FALSE SORT OF TRUE VERY TRUE</w:t>
      </w:r>
    </w:p>
    <w:p w14:paraId="1BF01705" w14:textId="77777777" w:rsidR="00FE44E2" w:rsidRPr="00D541E8" w:rsidRDefault="00F75F80" w:rsidP="002C71AA">
      <w:pPr>
        <w:shd w:val="clear" w:color="auto" w:fill="FFFFFF" w:themeFill="background1"/>
      </w:pPr>
      <w:r w:rsidRPr="00D541E8">
        <w:t>When I am in a bad situation, I usually can’t see anything good about it.</w:t>
      </w:r>
    </w:p>
    <w:p w14:paraId="03F0D47A" w14:textId="3D1DE447" w:rsidR="00F75F80" w:rsidRPr="00D541E8" w:rsidRDefault="00F75F80" w:rsidP="002C71AA">
      <w:pPr>
        <w:shd w:val="clear" w:color="auto" w:fill="FFFFFF" w:themeFill="background1"/>
      </w:pPr>
      <w:r w:rsidRPr="00D541E8">
        <w:t xml:space="preserve"> VERY FALSE SORT OF FALSE SORT OF TRUE VERY TRUE</w:t>
      </w:r>
    </w:p>
    <w:p w14:paraId="4913F36F" w14:textId="77777777" w:rsidR="00F75F80" w:rsidRPr="00D541E8" w:rsidRDefault="00F75F80" w:rsidP="002C71AA">
      <w:pPr>
        <w:shd w:val="clear" w:color="auto" w:fill="FFFFFF" w:themeFill="background1"/>
      </w:pPr>
      <w:r w:rsidRPr="00D541E8">
        <w:t>If I make a bad grade, I can’t stop feeling bad about it.</w:t>
      </w:r>
    </w:p>
    <w:p w14:paraId="1D6EBC1F" w14:textId="77777777" w:rsidR="00F75F80" w:rsidRPr="00D541E8" w:rsidRDefault="00F75F80" w:rsidP="002C71AA">
      <w:pPr>
        <w:shd w:val="clear" w:color="auto" w:fill="FFFFFF" w:themeFill="background1"/>
      </w:pPr>
      <w:r w:rsidRPr="00D541E8">
        <w:t>VERY FALSE SORT OF FALSE SORT OF TRUE VERY TRUE</w:t>
      </w:r>
    </w:p>
    <w:p w14:paraId="3C33C016" w14:textId="77777777" w:rsidR="00F75F80" w:rsidRPr="00D541E8" w:rsidRDefault="00F75F80" w:rsidP="002C71AA">
      <w:pPr>
        <w:shd w:val="clear" w:color="auto" w:fill="FFFFFF" w:themeFill="background1"/>
      </w:pPr>
      <w:r w:rsidRPr="00D541E8">
        <w:t>After a really hard day, I can make myself feel better by remembering some good things that happened.</w:t>
      </w:r>
    </w:p>
    <w:p w14:paraId="285CE921" w14:textId="77777777" w:rsidR="00F75F80" w:rsidRPr="00D541E8" w:rsidRDefault="00F75F80" w:rsidP="002C71AA">
      <w:pPr>
        <w:shd w:val="clear" w:color="auto" w:fill="FFFFFF" w:themeFill="background1"/>
      </w:pPr>
      <w:r w:rsidRPr="00D541E8">
        <w:t>VERY FALSE SORT OF FALSE SORT OF TRUE VERY TRUE</w:t>
      </w:r>
    </w:p>
    <w:p w14:paraId="0F68685D" w14:textId="77777777" w:rsidR="00F75F80" w:rsidRPr="00D541E8" w:rsidRDefault="00F75F80" w:rsidP="002C71AA">
      <w:pPr>
        <w:shd w:val="clear" w:color="auto" w:fill="FFFFFF" w:themeFill="background1"/>
      </w:pPr>
      <w:r w:rsidRPr="00D541E8">
        <w:t>When bad things happen to me that I can’t control, there’s nothing I can do to feel better.</w:t>
      </w:r>
    </w:p>
    <w:p w14:paraId="2F38E9AF" w14:textId="465D66CE" w:rsidR="00F75F80" w:rsidRPr="00D541E8" w:rsidRDefault="00F75F80" w:rsidP="002C71AA">
      <w:pPr>
        <w:shd w:val="clear" w:color="auto" w:fill="FFFFFF" w:themeFill="background1"/>
      </w:pPr>
      <w:r w:rsidRPr="00D541E8">
        <w:t>VERY FALSE SORT OF FALSE SORT OF TRUE VERY TRUE</w:t>
      </w:r>
    </w:p>
    <w:p w14:paraId="725C80AA" w14:textId="77777777" w:rsidR="00995B90" w:rsidRPr="00D541E8" w:rsidRDefault="00F75F80" w:rsidP="002C71AA">
      <w:pPr>
        <w:shd w:val="clear" w:color="auto" w:fill="FFFFFF" w:themeFill="background1"/>
      </w:pPr>
      <w:r w:rsidRPr="00D541E8">
        <w:t>When I have a problem that I can’t change, I can’t stop thinking about it.</w:t>
      </w:r>
    </w:p>
    <w:p w14:paraId="317EA715" w14:textId="2F154FFD" w:rsidR="00F75F80" w:rsidRPr="00D541E8" w:rsidRDefault="00F75F80" w:rsidP="002C71AA">
      <w:pPr>
        <w:shd w:val="clear" w:color="auto" w:fill="FFFFFF" w:themeFill="background1"/>
      </w:pPr>
      <w:r w:rsidRPr="00D541E8">
        <w:t xml:space="preserve"> VERY FALSE SORT OF FALSE SORT OF TRUE VERY TRUE</w:t>
      </w:r>
    </w:p>
    <w:p w14:paraId="5B2ED4F2" w14:textId="77777777" w:rsidR="00995B90" w:rsidRPr="00D541E8" w:rsidRDefault="00F75F80" w:rsidP="002C71AA">
      <w:pPr>
        <w:shd w:val="clear" w:color="auto" w:fill="FFFFFF" w:themeFill="background1"/>
      </w:pPr>
      <w:r w:rsidRPr="00D541E8">
        <w:t>After a really hard day, I feel bad, and it’s hard to remember anything good that happened.</w:t>
      </w:r>
    </w:p>
    <w:p w14:paraId="42AD7B7F" w14:textId="50894CA2" w:rsidR="00F75F80" w:rsidRPr="00D541E8" w:rsidRDefault="00F75F80" w:rsidP="002C71AA">
      <w:pPr>
        <w:shd w:val="clear" w:color="auto" w:fill="FFFFFF" w:themeFill="background1"/>
      </w:pPr>
      <w:r w:rsidRPr="00D541E8">
        <w:t xml:space="preserve"> VERY FALSE SORT OF FALSE SORT OF TRUE VERY TRUE</w:t>
      </w:r>
    </w:p>
    <w:p w14:paraId="1467867D" w14:textId="77777777" w:rsidR="00F75F80" w:rsidRPr="00D541E8" w:rsidRDefault="00F75F80" w:rsidP="002C71AA">
      <w:pPr>
        <w:shd w:val="clear" w:color="auto" w:fill="FFFFFF" w:themeFill="background1"/>
      </w:pPr>
      <w:r w:rsidRPr="00D541E8">
        <w:t>When I feel bad about something, I can ﬁnd another way to look at it, and that makes me feel better.</w:t>
      </w:r>
    </w:p>
    <w:p w14:paraId="629F2A99" w14:textId="77777777" w:rsidR="00F75F80" w:rsidRPr="00D541E8" w:rsidRDefault="00F75F80" w:rsidP="002C71AA">
      <w:pPr>
        <w:shd w:val="clear" w:color="auto" w:fill="FFFFFF" w:themeFill="background1"/>
      </w:pPr>
      <w:r w:rsidRPr="00D541E8">
        <w:t>VERY FALSE SORT OF FALSE SORT OF TRUE VERY TRUE</w:t>
      </w:r>
    </w:p>
    <w:p w14:paraId="0DC88419" w14:textId="77777777" w:rsidR="00F75F80" w:rsidRPr="00D541E8" w:rsidRDefault="00F75F80" w:rsidP="002C71AA">
      <w:pPr>
        <w:shd w:val="clear" w:color="auto" w:fill="FFFFFF" w:themeFill="background1"/>
      </w:pPr>
      <w:r w:rsidRPr="00D541E8">
        <w:t>When I have bad thoughts about myself, I can usually ﬁgure out that the thoughts are not true, and then I feel better.</w:t>
      </w:r>
    </w:p>
    <w:p w14:paraId="60807923" w14:textId="77777777" w:rsidR="00F75F80" w:rsidRPr="00D541E8" w:rsidRDefault="00F75F80" w:rsidP="002C71AA">
      <w:pPr>
        <w:shd w:val="clear" w:color="auto" w:fill="FFFFFF" w:themeFill="background1"/>
      </w:pPr>
      <w:r w:rsidRPr="00D541E8">
        <w:t>VERY FALSE SORT OF FALSE SORT OF TRUE VERY TRUE</w:t>
      </w:r>
    </w:p>
    <w:p w14:paraId="27C30B52" w14:textId="77777777" w:rsidR="00995B90" w:rsidRPr="00D541E8" w:rsidRDefault="00F75F80" w:rsidP="002C71AA">
      <w:pPr>
        <w:shd w:val="clear" w:color="auto" w:fill="FFFFFF" w:themeFill="background1"/>
      </w:pPr>
      <w:r w:rsidRPr="00D541E8">
        <w:t>When something bad happens, I keep worrying about how bad it is.</w:t>
      </w:r>
    </w:p>
    <w:p w14:paraId="0A443B0A" w14:textId="71A37B6D" w:rsidR="00F75F80" w:rsidRPr="00D541E8" w:rsidRDefault="00F75F80" w:rsidP="002C71AA">
      <w:pPr>
        <w:shd w:val="clear" w:color="auto" w:fill="FFFFFF" w:themeFill="background1"/>
      </w:pPr>
      <w:r w:rsidRPr="00D541E8">
        <w:t xml:space="preserve"> VERY FALSE SORT OF FALSE SORT OF TRUE VERY TRUE</w:t>
      </w:r>
    </w:p>
    <w:p w14:paraId="5123E6D0" w14:textId="77777777" w:rsidR="00995B90" w:rsidRPr="00D541E8" w:rsidRDefault="00F75F80" w:rsidP="002C71AA">
      <w:pPr>
        <w:shd w:val="clear" w:color="auto" w:fill="FFFFFF" w:themeFill="background1"/>
      </w:pPr>
      <w:r w:rsidRPr="00D541E8">
        <w:t>If another kid is mean to me, I will not let it bother me.</w:t>
      </w:r>
    </w:p>
    <w:p w14:paraId="7F9C35F4" w14:textId="39AA30EE" w:rsidR="00F75F80" w:rsidRPr="00D541E8" w:rsidRDefault="00F75F80" w:rsidP="002C71AA">
      <w:pPr>
        <w:shd w:val="clear" w:color="auto" w:fill="FFFFFF" w:themeFill="background1"/>
      </w:pPr>
      <w:r w:rsidRPr="00D541E8">
        <w:t xml:space="preserve"> VERY FALSE SORT OF FALSE SORT OF TRUE VERY TRUE</w:t>
      </w:r>
    </w:p>
    <w:p w14:paraId="6C3BCD3D" w14:textId="77777777" w:rsidR="00995B90" w:rsidRPr="00D541E8" w:rsidRDefault="00F75F80" w:rsidP="002C71AA">
      <w:pPr>
        <w:shd w:val="clear" w:color="auto" w:fill="FFFFFF" w:themeFill="background1"/>
      </w:pPr>
      <w:r w:rsidRPr="00D541E8">
        <w:t>When something bad happens, I can talk to someone about it, and then I feel better.</w:t>
      </w:r>
    </w:p>
    <w:p w14:paraId="381786D4" w14:textId="2C2D1C5B" w:rsidR="00F75F80" w:rsidRPr="00D541E8" w:rsidRDefault="00F75F80" w:rsidP="002C71AA">
      <w:pPr>
        <w:shd w:val="clear" w:color="auto" w:fill="FFFFFF" w:themeFill="background1"/>
      </w:pPr>
      <w:r w:rsidRPr="00D541E8">
        <w:t xml:space="preserve"> VERY FALSE SORT OF FALSE SORT OF TRUE VERY TRUE</w:t>
      </w:r>
    </w:p>
    <w:p w14:paraId="2FDE217E" w14:textId="77777777" w:rsidR="00995B90" w:rsidRPr="00D541E8" w:rsidRDefault="00F75F80" w:rsidP="002C71AA">
      <w:pPr>
        <w:shd w:val="clear" w:color="auto" w:fill="FFFFFF" w:themeFill="background1"/>
      </w:pPr>
      <w:r w:rsidRPr="00D541E8">
        <w:t>When I have bad thoughts about myself, I can’t stop thinking those thoughts even if I try.</w:t>
      </w:r>
    </w:p>
    <w:p w14:paraId="7AF58DF8" w14:textId="04419A6E" w:rsidR="00F75F80" w:rsidRPr="00D541E8" w:rsidRDefault="00F75F80" w:rsidP="002C71AA">
      <w:pPr>
        <w:shd w:val="clear" w:color="auto" w:fill="FFFFFF" w:themeFill="background1"/>
      </w:pPr>
      <w:r w:rsidRPr="00D541E8">
        <w:t xml:space="preserve"> VERY FALSE SORT OF FALSE SORT OF TRUE VERY TRUE</w:t>
      </w:r>
    </w:p>
    <w:p w14:paraId="39546C4A" w14:textId="77777777" w:rsidR="00F75F80" w:rsidRPr="00D541E8" w:rsidRDefault="00F75F80" w:rsidP="002C71AA">
      <w:pPr>
        <w:shd w:val="clear" w:color="auto" w:fill="FFFFFF" w:themeFill="background1"/>
      </w:pPr>
      <w:r w:rsidRPr="00D541E8">
        <w:t>When bad things happen to me that I can’t control, there are lots of things I can do to feel better.</w:t>
      </w:r>
    </w:p>
    <w:p w14:paraId="228EACDF" w14:textId="6AAFEA5C" w:rsidR="008C4748" w:rsidRPr="00D541E8" w:rsidRDefault="00F75F80" w:rsidP="002C71AA">
      <w:pPr>
        <w:shd w:val="clear" w:color="auto" w:fill="FFFFFF" w:themeFill="background1"/>
      </w:pPr>
      <w:r w:rsidRPr="00D541E8">
        <w:t>VERY FALSE SORT OF FALSE SORT OF TRUE VERY TRUE</w:t>
      </w:r>
    </w:p>
    <w:p w14:paraId="7E630214" w14:textId="77777777" w:rsidR="007F7E2A" w:rsidRPr="00D541E8" w:rsidRDefault="007F7E2A" w:rsidP="002C71AA">
      <w:pPr>
        <w:shd w:val="clear" w:color="auto" w:fill="FFFFFF" w:themeFill="background1"/>
      </w:pPr>
    </w:p>
    <w:p w14:paraId="6D366C44" w14:textId="77777777" w:rsidR="007F7E2A" w:rsidRPr="00D541E8" w:rsidRDefault="007F7E2A" w:rsidP="002C71AA">
      <w:pPr>
        <w:shd w:val="clear" w:color="auto" w:fill="FFFFFF" w:themeFill="background1"/>
      </w:pPr>
    </w:p>
    <w:p w14:paraId="3063F7F8" w14:textId="55658288" w:rsidR="00F75F80" w:rsidRPr="00D541E8" w:rsidRDefault="00A509CE" w:rsidP="002C71AA">
      <w:pPr>
        <w:shd w:val="clear" w:color="auto" w:fill="FFFFFF" w:themeFill="background1"/>
        <w:rPr>
          <w:b/>
          <w:bCs/>
        </w:rPr>
      </w:pPr>
      <w:r w:rsidRPr="00D541E8">
        <w:rPr>
          <w:b/>
          <w:bCs/>
        </w:rPr>
        <w:t>P</w:t>
      </w:r>
      <w:r w:rsidR="00F75F80" w:rsidRPr="00D541E8">
        <w:rPr>
          <w:b/>
          <w:bCs/>
        </w:rPr>
        <w:t>urpose in Life Scale</w:t>
      </w:r>
    </w:p>
    <w:p w14:paraId="062CBA4B" w14:textId="77777777" w:rsidR="00F75F80" w:rsidRPr="00D541E8" w:rsidRDefault="00F75F80" w:rsidP="002C71AA">
      <w:pPr>
        <w:shd w:val="clear" w:color="auto" w:fill="FFFFFF" w:themeFill="background1"/>
      </w:pPr>
      <w:r w:rsidRPr="00D541E8">
        <w:t>Using the scale below as a guide, write a number beside each statement to indicate how much you agree with it.</w:t>
      </w:r>
    </w:p>
    <w:p w14:paraId="7CF37083" w14:textId="77777777" w:rsidR="00F75F80" w:rsidRPr="00D541E8" w:rsidRDefault="00F75F80" w:rsidP="002C71AA">
      <w:pPr>
        <w:shd w:val="clear" w:color="auto" w:fill="FFFFFF" w:themeFill="background1"/>
      </w:pPr>
      <w:r w:rsidRPr="00D541E8">
        <w:t>1 = Disagree Strongly 2 = Disagree 3 = Not certain 4 = Agree 5 = Strongly Agree</w:t>
      </w:r>
    </w:p>
    <w:p w14:paraId="2230444F" w14:textId="77777777" w:rsidR="00F75F80" w:rsidRPr="00D541E8" w:rsidRDefault="00F75F80" w:rsidP="002C71AA">
      <w:pPr>
        <w:shd w:val="clear" w:color="auto" w:fill="FFFFFF" w:themeFill="background1"/>
      </w:pPr>
      <w:r w:rsidRPr="00D541E8">
        <w:t xml:space="preserve"> </w:t>
      </w:r>
      <w:r w:rsidRPr="00D541E8">
        <w:tab/>
        <w:t>1. My life seems most worthwhile</w:t>
      </w:r>
    </w:p>
    <w:p w14:paraId="30B941C6" w14:textId="77777777" w:rsidR="00F75F80" w:rsidRPr="00D541E8" w:rsidRDefault="00F75F80" w:rsidP="002C71AA">
      <w:pPr>
        <w:shd w:val="clear" w:color="auto" w:fill="FFFFFF" w:themeFill="background1"/>
      </w:pPr>
      <w:r w:rsidRPr="00D541E8">
        <w:t xml:space="preserve"> </w:t>
      </w:r>
      <w:r w:rsidRPr="00D541E8">
        <w:tab/>
        <w:t>2. I feel my life has a sense of meaning</w:t>
      </w:r>
    </w:p>
    <w:p w14:paraId="4E1D0FD0" w14:textId="77777777" w:rsidR="00F75F80" w:rsidRPr="00D541E8" w:rsidRDefault="00F75F80" w:rsidP="002C71AA">
      <w:pPr>
        <w:shd w:val="clear" w:color="auto" w:fill="FFFFFF" w:themeFill="background1"/>
      </w:pPr>
      <w:r w:rsidRPr="00D541E8">
        <w:t xml:space="preserve"> </w:t>
      </w:r>
      <w:r w:rsidRPr="00D541E8">
        <w:tab/>
        <w:t>3. My personal existence is full of purpose</w:t>
      </w:r>
    </w:p>
    <w:p w14:paraId="4BF471F5" w14:textId="77777777" w:rsidR="00F75F80" w:rsidRPr="00D541E8" w:rsidRDefault="00F75F80" w:rsidP="002C71AA">
      <w:pPr>
        <w:shd w:val="clear" w:color="auto" w:fill="FFFFFF" w:themeFill="background1"/>
      </w:pPr>
      <w:r w:rsidRPr="00D541E8">
        <w:t xml:space="preserve"> </w:t>
      </w:r>
      <w:r w:rsidRPr="00D541E8">
        <w:tab/>
        <w:t>4. There are things I still want to achieve in my life</w:t>
      </w:r>
    </w:p>
    <w:p w14:paraId="7BC4A435" w14:textId="77777777" w:rsidR="00F75F80" w:rsidRPr="00D541E8" w:rsidRDefault="00F75F80" w:rsidP="002C71AA">
      <w:pPr>
        <w:shd w:val="clear" w:color="auto" w:fill="FFFFFF" w:themeFill="background1"/>
      </w:pPr>
      <w:r w:rsidRPr="00D541E8">
        <w:t xml:space="preserve"> </w:t>
      </w:r>
      <w:r w:rsidRPr="00D541E8">
        <w:tab/>
        <w:t>5. My personal existence is full of direction</w:t>
      </w:r>
    </w:p>
    <w:p w14:paraId="41DC8E26" w14:textId="77777777" w:rsidR="00F75F80" w:rsidRPr="00D541E8" w:rsidRDefault="00F75F80" w:rsidP="002C71AA">
      <w:pPr>
        <w:shd w:val="clear" w:color="auto" w:fill="FFFFFF" w:themeFill="background1"/>
      </w:pPr>
      <w:r w:rsidRPr="00D541E8">
        <w:t xml:space="preserve"> </w:t>
      </w:r>
      <w:r w:rsidRPr="00D541E8">
        <w:tab/>
        <w:t>6. There is no purpose in what I am doing</w:t>
      </w:r>
    </w:p>
    <w:p w14:paraId="45461C40" w14:textId="77777777" w:rsidR="00F75F80" w:rsidRPr="00D541E8" w:rsidRDefault="00F75F80" w:rsidP="002C71AA">
      <w:pPr>
        <w:shd w:val="clear" w:color="auto" w:fill="FFFFFF" w:themeFill="background1"/>
      </w:pPr>
      <w:r w:rsidRPr="00D541E8">
        <w:t xml:space="preserve"> </w:t>
      </w:r>
      <w:r w:rsidRPr="00D541E8">
        <w:tab/>
        <w:t>7. I feel my life has a sense of direction</w:t>
      </w:r>
    </w:p>
    <w:p w14:paraId="2DB691ED" w14:textId="77777777" w:rsidR="00F75F80" w:rsidRPr="00D541E8" w:rsidRDefault="00F75F80" w:rsidP="002C71AA">
      <w:pPr>
        <w:shd w:val="clear" w:color="auto" w:fill="FFFFFF" w:themeFill="background1"/>
      </w:pPr>
      <w:r w:rsidRPr="00D541E8">
        <w:t xml:space="preserve"> </w:t>
      </w:r>
      <w:r w:rsidRPr="00D541E8">
        <w:tab/>
        <w:t>8. I feel my life is going nowhere</w:t>
      </w:r>
    </w:p>
    <w:p w14:paraId="5009004C" w14:textId="77777777" w:rsidR="00F75F80" w:rsidRPr="00D541E8" w:rsidRDefault="00F75F80" w:rsidP="002C71AA">
      <w:pPr>
        <w:shd w:val="clear" w:color="auto" w:fill="FFFFFF" w:themeFill="background1"/>
      </w:pPr>
      <w:r w:rsidRPr="00D541E8">
        <w:t xml:space="preserve"> </w:t>
      </w:r>
      <w:r w:rsidRPr="00D541E8">
        <w:tab/>
        <w:t>9. I feel my life has a sense of purpose</w:t>
      </w:r>
    </w:p>
    <w:p w14:paraId="045D3D3A" w14:textId="77777777" w:rsidR="00F75F80" w:rsidRPr="00D541E8" w:rsidRDefault="00F75F80" w:rsidP="002C71AA">
      <w:pPr>
        <w:shd w:val="clear" w:color="auto" w:fill="FFFFFF" w:themeFill="background1"/>
      </w:pPr>
      <w:r w:rsidRPr="00D541E8">
        <w:t xml:space="preserve"> </w:t>
      </w:r>
      <w:r w:rsidRPr="00D541E8">
        <w:tab/>
        <w:t>10. There is no meaning to my life</w:t>
      </w:r>
    </w:p>
    <w:p w14:paraId="080296D7" w14:textId="77777777" w:rsidR="00F75F80" w:rsidRPr="00D541E8" w:rsidRDefault="00F75F80" w:rsidP="002C71AA">
      <w:pPr>
        <w:shd w:val="clear" w:color="auto" w:fill="FFFFFF" w:themeFill="background1"/>
      </w:pPr>
      <w:r w:rsidRPr="00D541E8">
        <w:t xml:space="preserve"> </w:t>
      </w:r>
      <w:r w:rsidRPr="00D541E8">
        <w:tab/>
        <w:t>11. My personal existence is full of meaning</w:t>
      </w:r>
    </w:p>
    <w:p w14:paraId="6661757E" w14:textId="77777777" w:rsidR="00F75F80" w:rsidRPr="00D541E8" w:rsidRDefault="00F75F80" w:rsidP="002C71AA">
      <w:pPr>
        <w:shd w:val="clear" w:color="auto" w:fill="FFFFFF" w:themeFill="background1"/>
      </w:pPr>
      <w:r w:rsidRPr="00D541E8">
        <w:t xml:space="preserve"> </w:t>
      </w:r>
      <w:r w:rsidRPr="00D541E8">
        <w:tab/>
        <w:t>12. My life has clear goals and aims</w:t>
      </w:r>
    </w:p>
    <w:p w14:paraId="43E5563D" w14:textId="77777777" w:rsidR="00F75F80" w:rsidRPr="00D541E8" w:rsidRDefault="00F75F80" w:rsidP="002C71AA">
      <w:pPr>
        <w:shd w:val="clear" w:color="auto" w:fill="FFFFFF" w:themeFill="background1"/>
      </w:pPr>
    </w:p>
    <w:p w14:paraId="322274A1" w14:textId="77777777" w:rsidR="00F75F80" w:rsidRPr="00D541E8" w:rsidRDefault="00F75F80" w:rsidP="002C71AA">
      <w:pPr>
        <w:shd w:val="clear" w:color="auto" w:fill="FFFFFF" w:themeFill="background1"/>
      </w:pPr>
    </w:p>
    <w:p w14:paraId="56720572" w14:textId="6DE66F30" w:rsidR="00507A5A" w:rsidRPr="00D541E8" w:rsidRDefault="00F75F80" w:rsidP="002C71AA">
      <w:pPr>
        <w:shd w:val="clear" w:color="auto" w:fill="FFFFFF" w:themeFill="background1"/>
        <w:rPr>
          <w:b/>
          <w:bCs/>
        </w:rPr>
      </w:pPr>
      <w:r w:rsidRPr="00D541E8">
        <w:rPr>
          <w:b/>
          <w:bCs/>
        </w:rPr>
        <w:t xml:space="preserve">The Gratitude </w:t>
      </w:r>
      <w:r w:rsidR="00B57B31" w:rsidRPr="00D541E8">
        <w:rPr>
          <w:b/>
          <w:bCs/>
        </w:rPr>
        <w:t>Questionnaire</w:t>
      </w:r>
      <w:r w:rsidRPr="00D541E8">
        <w:rPr>
          <w:b/>
          <w:bCs/>
        </w:rPr>
        <w:t xml:space="preserve"> (GQ-6)</w:t>
      </w:r>
    </w:p>
    <w:p w14:paraId="6EE120B9" w14:textId="18824C6C" w:rsidR="00F75F80" w:rsidRPr="00D541E8" w:rsidRDefault="00F75F80" w:rsidP="002C71AA">
      <w:pPr>
        <w:shd w:val="clear" w:color="auto" w:fill="FFFFFF" w:themeFill="background1"/>
      </w:pPr>
      <w:r w:rsidRPr="00D541E8">
        <w:t>Instrument Author: McCullough M., E</w:t>
      </w:r>
    </w:p>
    <w:p w14:paraId="61D86486" w14:textId="47238747" w:rsidR="00D95178" w:rsidRPr="00D541E8" w:rsidRDefault="00F75F80" w:rsidP="002C71AA">
      <w:pPr>
        <w:shd w:val="clear" w:color="auto" w:fill="FFFFFF" w:themeFill="background1"/>
      </w:pPr>
      <w:r w:rsidRPr="00D541E8">
        <w:t>Cite instrument as: McCullough M., E. (2013). The Gratitude Questionaire (GQ-6). Measurement Instrument</w:t>
      </w:r>
      <w:r w:rsidR="00D95178" w:rsidRPr="00D541E8">
        <w:t xml:space="preserve"> </w:t>
      </w:r>
      <w:r w:rsidRPr="00D541E8">
        <w:t xml:space="preserve">Database for the Social Science. </w:t>
      </w:r>
    </w:p>
    <w:p w14:paraId="25729D7B" w14:textId="1D9114D1" w:rsidR="00F75F80" w:rsidRPr="00D541E8" w:rsidRDefault="00F75F80" w:rsidP="002C71AA">
      <w:pPr>
        <w:shd w:val="clear" w:color="auto" w:fill="FFFFFF" w:themeFill="background1"/>
      </w:pPr>
      <w:r w:rsidRPr="00D541E8">
        <w:t xml:space="preserve">Retrieved from </w:t>
      </w:r>
      <w:hyperlink r:id="rId40" w:history="1">
        <w:r w:rsidRPr="00D541E8">
          <w:rPr>
            <w:rStyle w:val="Hyperlink"/>
          </w:rPr>
          <w:t>www.midss.ie</w:t>
        </w:r>
      </w:hyperlink>
    </w:p>
    <w:p w14:paraId="39103979" w14:textId="77777777" w:rsidR="00F75F80" w:rsidRPr="00D541E8" w:rsidRDefault="00F75F80" w:rsidP="002C71AA">
      <w:pPr>
        <w:shd w:val="clear" w:color="auto" w:fill="FFFFFF" w:themeFill="background1"/>
      </w:pPr>
      <w:r w:rsidRPr="00D541E8">
        <w:t>Read the following sentences and then circle the choice that shows how much you agree or disagree with each statement.</w:t>
      </w:r>
    </w:p>
    <w:p w14:paraId="3E799CDE" w14:textId="77777777" w:rsidR="00F75F80" w:rsidRPr="00D541E8" w:rsidRDefault="00F75F80" w:rsidP="002C71AA">
      <w:pPr>
        <w:shd w:val="clear" w:color="auto" w:fill="FFFFFF" w:themeFill="background1"/>
      </w:pPr>
      <w:r w:rsidRPr="00D541E8">
        <w:t>I have a lot to be thankful for in my life.</w:t>
      </w:r>
    </w:p>
    <w:p w14:paraId="5A83B62E" w14:textId="77777777" w:rsidR="00F75F80" w:rsidRPr="00D541E8" w:rsidRDefault="00F75F80" w:rsidP="002C71AA">
      <w:pPr>
        <w:shd w:val="clear" w:color="auto" w:fill="FFFFFF" w:themeFill="background1"/>
        <w:ind w:firstLine="720"/>
      </w:pPr>
      <w:r w:rsidRPr="00D541E8">
        <w:t>I agree very much</w:t>
      </w:r>
    </w:p>
    <w:p w14:paraId="09F0F222" w14:textId="77777777" w:rsidR="00F75F80" w:rsidRPr="00D541E8" w:rsidRDefault="00F75F80" w:rsidP="002C71AA">
      <w:pPr>
        <w:shd w:val="clear" w:color="auto" w:fill="FFFFFF" w:themeFill="background1"/>
        <w:ind w:firstLine="720"/>
      </w:pPr>
      <w:r w:rsidRPr="00D541E8">
        <w:t>I agree</w:t>
      </w:r>
    </w:p>
    <w:p w14:paraId="7B85B9A5" w14:textId="77777777" w:rsidR="00F75F80" w:rsidRPr="00D541E8" w:rsidRDefault="00F75F80" w:rsidP="002C71AA">
      <w:pPr>
        <w:shd w:val="clear" w:color="auto" w:fill="FFFFFF" w:themeFill="background1"/>
        <w:ind w:firstLine="720"/>
      </w:pPr>
      <w:r w:rsidRPr="00D541E8">
        <w:t>I agree a little</w:t>
      </w:r>
    </w:p>
    <w:p w14:paraId="542FF117" w14:textId="77777777" w:rsidR="00F75F80" w:rsidRPr="00D541E8" w:rsidRDefault="00F75F80" w:rsidP="002C71AA">
      <w:pPr>
        <w:shd w:val="clear" w:color="auto" w:fill="FFFFFF" w:themeFill="background1"/>
        <w:ind w:firstLine="720"/>
      </w:pPr>
      <w:r w:rsidRPr="00D541E8">
        <w:t>I don’t agree or disagree (Neutral)</w:t>
      </w:r>
    </w:p>
    <w:p w14:paraId="4E40ECD3" w14:textId="77777777" w:rsidR="00F75F80" w:rsidRPr="00D541E8" w:rsidRDefault="00F75F80" w:rsidP="002C71AA">
      <w:pPr>
        <w:shd w:val="clear" w:color="auto" w:fill="FFFFFF" w:themeFill="background1"/>
        <w:ind w:firstLine="720"/>
      </w:pPr>
      <w:r w:rsidRPr="00D541E8">
        <w:t>I disagree a little</w:t>
      </w:r>
    </w:p>
    <w:p w14:paraId="2BCA42F4" w14:textId="77777777" w:rsidR="00F75F80" w:rsidRPr="00D541E8" w:rsidRDefault="00F75F80" w:rsidP="002C71AA">
      <w:pPr>
        <w:shd w:val="clear" w:color="auto" w:fill="FFFFFF" w:themeFill="background1"/>
        <w:ind w:firstLine="720"/>
      </w:pPr>
      <w:r w:rsidRPr="00D541E8">
        <w:t>I disagree</w:t>
      </w:r>
    </w:p>
    <w:p w14:paraId="09775E7D" w14:textId="77777777" w:rsidR="00F75F80" w:rsidRPr="00D541E8" w:rsidRDefault="00F75F80" w:rsidP="002C71AA">
      <w:pPr>
        <w:shd w:val="clear" w:color="auto" w:fill="FFFFFF" w:themeFill="background1"/>
        <w:ind w:firstLine="720"/>
      </w:pPr>
      <w:r w:rsidRPr="00D541E8">
        <w:t>I disagree very much</w:t>
      </w:r>
    </w:p>
    <w:p w14:paraId="43709EB4" w14:textId="77777777" w:rsidR="00F75F80" w:rsidRPr="00D541E8" w:rsidRDefault="00F75F80" w:rsidP="002C71AA">
      <w:pPr>
        <w:shd w:val="clear" w:color="auto" w:fill="FFFFFF" w:themeFill="background1"/>
      </w:pPr>
      <w:r w:rsidRPr="00D541E8">
        <w:t>I do not see a lot to be thankful for in my community and in the world.</w:t>
      </w:r>
    </w:p>
    <w:p w14:paraId="52852932" w14:textId="77777777" w:rsidR="00F75F80" w:rsidRPr="00D541E8" w:rsidRDefault="00F75F80" w:rsidP="002C71AA">
      <w:pPr>
        <w:shd w:val="clear" w:color="auto" w:fill="FFFFFF" w:themeFill="background1"/>
        <w:ind w:firstLine="720"/>
      </w:pPr>
      <w:r w:rsidRPr="00D541E8">
        <w:t>I agree very much</w:t>
      </w:r>
    </w:p>
    <w:p w14:paraId="598A39C8" w14:textId="77777777" w:rsidR="00F75F80" w:rsidRPr="00D541E8" w:rsidRDefault="00F75F80" w:rsidP="002C71AA">
      <w:pPr>
        <w:shd w:val="clear" w:color="auto" w:fill="FFFFFF" w:themeFill="background1"/>
        <w:ind w:firstLine="720"/>
      </w:pPr>
      <w:r w:rsidRPr="00D541E8">
        <w:t>I agree</w:t>
      </w:r>
    </w:p>
    <w:p w14:paraId="26D78699" w14:textId="77777777" w:rsidR="00F75F80" w:rsidRPr="00D541E8" w:rsidRDefault="00F75F80" w:rsidP="002C71AA">
      <w:pPr>
        <w:shd w:val="clear" w:color="auto" w:fill="FFFFFF" w:themeFill="background1"/>
        <w:ind w:firstLine="720"/>
      </w:pPr>
      <w:r w:rsidRPr="00D541E8">
        <w:t>I agree a little</w:t>
      </w:r>
    </w:p>
    <w:p w14:paraId="3553665D" w14:textId="77777777" w:rsidR="00F75F80" w:rsidRPr="00D541E8" w:rsidRDefault="00F75F80" w:rsidP="002C71AA">
      <w:pPr>
        <w:shd w:val="clear" w:color="auto" w:fill="FFFFFF" w:themeFill="background1"/>
        <w:ind w:firstLine="720"/>
      </w:pPr>
      <w:r w:rsidRPr="00D541E8">
        <w:t>I don’t agree or disagree (Neutral)</w:t>
      </w:r>
    </w:p>
    <w:p w14:paraId="5B8ABBE6" w14:textId="77777777" w:rsidR="00F75F80" w:rsidRPr="00D541E8" w:rsidRDefault="00F75F80" w:rsidP="002C71AA">
      <w:pPr>
        <w:shd w:val="clear" w:color="auto" w:fill="FFFFFF" w:themeFill="background1"/>
        <w:ind w:firstLine="720"/>
      </w:pPr>
      <w:r w:rsidRPr="00D541E8">
        <w:t>I disagree a little</w:t>
      </w:r>
    </w:p>
    <w:p w14:paraId="745756A5" w14:textId="77777777" w:rsidR="00F75F80" w:rsidRPr="00D541E8" w:rsidRDefault="00F75F80" w:rsidP="002C71AA">
      <w:pPr>
        <w:shd w:val="clear" w:color="auto" w:fill="FFFFFF" w:themeFill="background1"/>
        <w:ind w:firstLine="720"/>
      </w:pPr>
      <w:r w:rsidRPr="00D541E8">
        <w:t>I disagree</w:t>
      </w:r>
    </w:p>
    <w:p w14:paraId="55A3EDF4" w14:textId="77777777" w:rsidR="00F75F80" w:rsidRPr="00D541E8" w:rsidRDefault="00F75F80" w:rsidP="002C71AA">
      <w:pPr>
        <w:shd w:val="clear" w:color="auto" w:fill="FFFFFF" w:themeFill="background1"/>
        <w:ind w:firstLine="720"/>
      </w:pPr>
      <w:r w:rsidRPr="00D541E8">
        <w:t>I disagree very much</w:t>
      </w:r>
    </w:p>
    <w:p w14:paraId="0CEC86C8" w14:textId="77777777" w:rsidR="00F75F80" w:rsidRPr="00D541E8" w:rsidRDefault="00F75F80" w:rsidP="002C71AA">
      <w:pPr>
        <w:shd w:val="clear" w:color="auto" w:fill="FFFFFF" w:themeFill="background1"/>
      </w:pPr>
      <w:r w:rsidRPr="00D541E8">
        <w:t>I am grateful to many diﬀerent people.</w:t>
      </w:r>
    </w:p>
    <w:p w14:paraId="68FB51AA" w14:textId="77777777" w:rsidR="00F75F80" w:rsidRPr="00D541E8" w:rsidRDefault="00F75F80" w:rsidP="002C71AA">
      <w:pPr>
        <w:shd w:val="clear" w:color="auto" w:fill="FFFFFF" w:themeFill="background1"/>
        <w:ind w:firstLine="720"/>
      </w:pPr>
      <w:r w:rsidRPr="00D541E8">
        <w:t>I agree very much</w:t>
      </w:r>
    </w:p>
    <w:p w14:paraId="0C78CAA4" w14:textId="77777777" w:rsidR="00F75F80" w:rsidRPr="00D541E8" w:rsidRDefault="00F75F80" w:rsidP="002C71AA">
      <w:pPr>
        <w:shd w:val="clear" w:color="auto" w:fill="FFFFFF" w:themeFill="background1"/>
        <w:ind w:firstLine="720"/>
      </w:pPr>
      <w:r w:rsidRPr="00D541E8">
        <w:t>I agree</w:t>
      </w:r>
    </w:p>
    <w:p w14:paraId="1102ADED" w14:textId="77777777" w:rsidR="00F75F80" w:rsidRPr="00D541E8" w:rsidRDefault="00F75F80" w:rsidP="002C71AA">
      <w:pPr>
        <w:shd w:val="clear" w:color="auto" w:fill="FFFFFF" w:themeFill="background1"/>
        <w:ind w:firstLine="720"/>
      </w:pPr>
      <w:r w:rsidRPr="00D541E8">
        <w:t>I agree a little</w:t>
      </w:r>
    </w:p>
    <w:p w14:paraId="2ED7275A" w14:textId="77777777" w:rsidR="00F75F80" w:rsidRPr="00D541E8" w:rsidRDefault="00F75F80" w:rsidP="002C71AA">
      <w:pPr>
        <w:shd w:val="clear" w:color="auto" w:fill="FFFFFF" w:themeFill="background1"/>
        <w:ind w:firstLine="720"/>
      </w:pPr>
      <w:r w:rsidRPr="00D541E8">
        <w:t>I don’t agree or disagree (Neutral)</w:t>
      </w:r>
    </w:p>
    <w:p w14:paraId="0F0D81C3" w14:textId="77777777" w:rsidR="00F75F80" w:rsidRPr="00D541E8" w:rsidRDefault="00F75F80" w:rsidP="002C71AA">
      <w:pPr>
        <w:shd w:val="clear" w:color="auto" w:fill="FFFFFF" w:themeFill="background1"/>
        <w:ind w:firstLine="720"/>
      </w:pPr>
      <w:r w:rsidRPr="00D541E8">
        <w:t>I disagree a little</w:t>
      </w:r>
    </w:p>
    <w:p w14:paraId="1437D60E" w14:textId="77777777" w:rsidR="00F75F80" w:rsidRPr="00D541E8" w:rsidRDefault="00F75F80" w:rsidP="002C71AA">
      <w:pPr>
        <w:shd w:val="clear" w:color="auto" w:fill="FFFFFF" w:themeFill="background1"/>
        <w:ind w:firstLine="720"/>
      </w:pPr>
      <w:r w:rsidRPr="00D541E8">
        <w:t>I disagree</w:t>
      </w:r>
    </w:p>
    <w:p w14:paraId="3D1BA41D" w14:textId="77777777" w:rsidR="00F75F80" w:rsidRPr="00D541E8" w:rsidRDefault="00F75F80" w:rsidP="002C71AA">
      <w:pPr>
        <w:shd w:val="clear" w:color="auto" w:fill="FFFFFF" w:themeFill="background1"/>
        <w:ind w:firstLine="720"/>
      </w:pPr>
      <w:r w:rsidRPr="00D541E8">
        <w:t>I disagree very much</w:t>
      </w:r>
    </w:p>
    <w:p w14:paraId="6873BBE2" w14:textId="77777777" w:rsidR="00F75F80" w:rsidRPr="00D541E8" w:rsidRDefault="00F75F80" w:rsidP="002C71AA">
      <w:pPr>
        <w:shd w:val="clear" w:color="auto" w:fill="FFFFFF" w:themeFill="background1"/>
      </w:pPr>
      <w:r w:rsidRPr="00D541E8">
        <w:t>I don’t feel grateful very often.</w:t>
      </w:r>
    </w:p>
    <w:p w14:paraId="3AFBB4A7" w14:textId="77777777" w:rsidR="00F75F80" w:rsidRPr="00D541E8" w:rsidRDefault="00F75F80" w:rsidP="002C71AA">
      <w:pPr>
        <w:shd w:val="clear" w:color="auto" w:fill="FFFFFF" w:themeFill="background1"/>
        <w:ind w:firstLine="720"/>
      </w:pPr>
      <w:r w:rsidRPr="00D541E8">
        <w:t>I agree very much</w:t>
      </w:r>
    </w:p>
    <w:p w14:paraId="654E458E" w14:textId="77777777" w:rsidR="00F75F80" w:rsidRPr="00D541E8" w:rsidRDefault="00F75F80" w:rsidP="002C71AA">
      <w:pPr>
        <w:shd w:val="clear" w:color="auto" w:fill="FFFFFF" w:themeFill="background1"/>
        <w:ind w:firstLine="720"/>
      </w:pPr>
      <w:r w:rsidRPr="00D541E8">
        <w:t>I agree</w:t>
      </w:r>
    </w:p>
    <w:p w14:paraId="06CF3F17" w14:textId="77777777" w:rsidR="00F75F80" w:rsidRPr="00D541E8" w:rsidRDefault="00F75F80" w:rsidP="002C71AA">
      <w:pPr>
        <w:shd w:val="clear" w:color="auto" w:fill="FFFFFF" w:themeFill="background1"/>
        <w:ind w:firstLine="720"/>
      </w:pPr>
      <w:r w:rsidRPr="00D541E8">
        <w:t>I agree a little</w:t>
      </w:r>
    </w:p>
    <w:p w14:paraId="57B41B6A" w14:textId="77777777" w:rsidR="00F75F80" w:rsidRPr="00D541E8" w:rsidRDefault="00F75F80" w:rsidP="002C71AA">
      <w:pPr>
        <w:shd w:val="clear" w:color="auto" w:fill="FFFFFF" w:themeFill="background1"/>
        <w:ind w:firstLine="720"/>
      </w:pPr>
      <w:r w:rsidRPr="00D541E8">
        <w:t>I don’t agree or disagree (Neutral)</w:t>
      </w:r>
    </w:p>
    <w:p w14:paraId="338C84FB" w14:textId="77777777" w:rsidR="00F75F80" w:rsidRPr="00D541E8" w:rsidRDefault="00F75F80" w:rsidP="002C71AA">
      <w:pPr>
        <w:shd w:val="clear" w:color="auto" w:fill="FFFFFF" w:themeFill="background1"/>
        <w:ind w:firstLine="720"/>
      </w:pPr>
      <w:r w:rsidRPr="00D541E8">
        <w:t>I disagree a little</w:t>
      </w:r>
    </w:p>
    <w:p w14:paraId="30D651FF" w14:textId="77777777" w:rsidR="00F75F80" w:rsidRPr="00D541E8" w:rsidRDefault="00F75F80" w:rsidP="002C71AA">
      <w:pPr>
        <w:shd w:val="clear" w:color="auto" w:fill="FFFFFF" w:themeFill="background1"/>
        <w:ind w:firstLine="720"/>
      </w:pPr>
      <w:r w:rsidRPr="00D541E8">
        <w:t>I disagree</w:t>
      </w:r>
    </w:p>
    <w:p w14:paraId="2914820C" w14:textId="77777777" w:rsidR="00F75F80" w:rsidRPr="00D541E8" w:rsidRDefault="00F75F80" w:rsidP="002C71AA">
      <w:pPr>
        <w:shd w:val="clear" w:color="auto" w:fill="FFFFFF" w:themeFill="background1"/>
        <w:ind w:firstLine="720"/>
      </w:pPr>
      <w:r w:rsidRPr="00D541E8">
        <w:t>I disagree very much</w:t>
      </w:r>
    </w:p>
    <w:p w14:paraId="12CDDB1B" w14:textId="77777777" w:rsidR="00F75F80" w:rsidRPr="00D541E8" w:rsidRDefault="00F75F80" w:rsidP="002C71AA">
      <w:pPr>
        <w:shd w:val="clear" w:color="auto" w:fill="FFFFFF" w:themeFill="background1"/>
      </w:pPr>
      <w:r w:rsidRPr="00D541E8">
        <w:t>As I get older, I am able to appreciate things that happened in the past.</w:t>
      </w:r>
    </w:p>
    <w:p w14:paraId="7E5B5EFD" w14:textId="77777777" w:rsidR="00F75F80" w:rsidRPr="00D541E8" w:rsidRDefault="00F75F80" w:rsidP="002C71AA">
      <w:pPr>
        <w:shd w:val="clear" w:color="auto" w:fill="FFFFFF" w:themeFill="background1"/>
        <w:ind w:firstLine="720"/>
      </w:pPr>
      <w:r w:rsidRPr="00D541E8">
        <w:t>I agree very much</w:t>
      </w:r>
    </w:p>
    <w:p w14:paraId="12581B5B" w14:textId="77777777" w:rsidR="00F75F80" w:rsidRPr="00D541E8" w:rsidRDefault="00F75F80" w:rsidP="002C71AA">
      <w:pPr>
        <w:shd w:val="clear" w:color="auto" w:fill="FFFFFF" w:themeFill="background1"/>
        <w:ind w:firstLine="720"/>
      </w:pPr>
      <w:r w:rsidRPr="00D541E8">
        <w:t>I agree</w:t>
      </w:r>
    </w:p>
    <w:p w14:paraId="591E26E2" w14:textId="77777777" w:rsidR="00F75F80" w:rsidRPr="00D541E8" w:rsidRDefault="00F75F80" w:rsidP="002C71AA">
      <w:pPr>
        <w:shd w:val="clear" w:color="auto" w:fill="FFFFFF" w:themeFill="background1"/>
        <w:ind w:firstLine="720"/>
      </w:pPr>
      <w:r w:rsidRPr="00D541E8">
        <w:t>I agree a little</w:t>
      </w:r>
    </w:p>
    <w:p w14:paraId="74C6881C" w14:textId="77777777" w:rsidR="00F75F80" w:rsidRPr="00D541E8" w:rsidRDefault="00F75F80" w:rsidP="002C71AA">
      <w:pPr>
        <w:shd w:val="clear" w:color="auto" w:fill="FFFFFF" w:themeFill="background1"/>
        <w:ind w:firstLine="720"/>
      </w:pPr>
      <w:r w:rsidRPr="00D541E8">
        <w:t>I don’t agree or disagree (Neutral)</w:t>
      </w:r>
    </w:p>
    <w:p w14:paraId="7F609C78" w14:textId="77777777" w:rsidR="00F75F80" w:rsidRPr="00D541E8" w:rsidRDefault="00F75F80" w:rsidP="002C71AA">
      <w:pPr>
        <w:shd w:val="clear" w:color="auto" w:fill="FFFFFF" w:themeFill="background1"/>
        <w:ind w:firstLine="720"/>
      </w:pPr>
      <w:r w:rsidRPr="00D541E8">
        <w:t>I disagree a little</w:t>
      </w:r>
    </w:p>
    <w:p w14:paraId="385FA300" w14:textId="77777777" w:rsidR="00F75F80" w:rsidRPr="00D541E8" w:rsidRDefault="00F75F80" w:rsidP="002C71AA">
      <w:pPr>
        <w:shd w:val="clear" w:color="auto" w:fill="FFFFFF" w:themeFill="background1"/>
        <w:ind w:firstLine="720"/>
      </w:pPr>
      <w:r w:rsidRPr="00D541E8">
        <w:t>I disagree</w:t>
      </w:r>
    </w:p>
    <w:p w14:paraId="47FD1722" w14:textId="77777777" w:rsidR="00F75F80" w:rsidRPr="00D541E8" w:rsidRDefault="00F75F80" w:rsidP="002C71AA">
      <w:pPr>
        <w:shd w:val="clear" w:color="auto" w:fill="FFFFFF" w:themeFill="background1"/>
        <w:ind w:firstLine="720"/>
      </w:pPr>
      <w:r w:rsidRPr="00D541E8">
        <w:t>I disagree very much</w:t>
      </w:r>
    </w:p>
    <w:p w14:paraId="536D4EEA" w14:textId="77777777" w:rsidR="00F75F80" w:rsidRPr="00D541E8" w:rsidRDefault="00F75F80" w:rsidP="002C71AA">
      <w:pPr>
        <w:shd w:val="clear" w:color="auto" w:fill="FFFFFF" w:themeFill="background1"/>
      </w:pPr>
      <w:r w:rsidRPr="00D541E8">
        <w:t>I can write down a long list of things to be grateful for.</w:t>
      </w:r>
    </w:p>
    <w:p w14:paraId="23793F80" w14:textId="77777777" w:rsidR="00F75F80" w:rsidRPr="00D541E8" w:rsidRDefault="00F75F80" w:rsidP="002C71AA">
      <w:pPr>
        <w:shd w:val="clear" w:color="auto" w:fill="FFFFFF" w:themeFill="background1"/>
        <w:ind w:firstLine="720"/>
      </w:pPr>
      <w:r w:rsidRPr="00D541E8">
        <w:t>I agree very much</w:t>
      </w:r>
    </w:p>
    <w:p w14:paraId="7D85D8D4" w14:textId="77777777" w:rsidR="00F75F80" w:rsidRPr="00D541E8" w:rsidRDefault="00F75F80" w:rsidP="002C71AA">
      <w:pPr>
        <w:shd w:val="clear" w:color="auto" w:fill="FFFFFF" w:themeFill="background1"/>
        <w:ind w:firstLine="720"/>
      </w:pPr>
      <w:r w:rsidRPr="00D541E8">
        <w:t>I agree</w:t>
      </w:r>
    </w:p>
    <w:p w14:paraId="12DC3A39" w14:textId="77777777" w:rsidR="00F75F80" w:rsidRPr="00D541E8" w:rsidRDefault="00F75F80" w:rsidP="002C71AA">
      <w:pPr>
        <w:shd w:val="clear" w:color="auto" w:fill="FFFFFF" w:themeFill="background1"/>
        <w:ind w:firstLine="720"/>
      </w:pPr>
      <w:r w:rsidRPr="00D541E8">
        <w:t>I agree a little</w:t>
      </w:r>
    </w:p>
    <w:p w14:paraId="25B26444" w14:textId="77777777" w:rsidR="00F75F80" w:rsidRPr="00D541E8" w:rsidRDefault="00F75F80" w:rsidP="002C71AA">
      <w:pPr>
        <w:shd w:val="clear" w:color="auto" w:fill="FFFFFF" w:themeFill="background1"/>
        <w:ind w:firstLine="720"/>
      </w:pPr>
      <w:r w:rsidRPr="00D541E8">
        <w:t>I don’t agree or disagree (Neutral)</w:t>
      </w:r>
    </w:p>
    <w:p w14:paraId="47BD4A16" w14:textId="77777777" w:rsidR="00F75F80" w:rsidRPr="00D541E8" w:rsidRDefault="00F75F80" w:rsidP="002C71AA">
      <w:pPr>
        <w:shd w:val="clear" w:color="auto" w:fill="FFFFFF" w:themeFill="background1"/>
        <w:ind w:firstLine="720"/>
      </w:pPr>
      <w:r w:rsidRPr="00D541E8">
        <w:t>I disagree a little</w:t>
      </w:r>
    </w:p>
    <w:p w14:paraId="43D00F79" w14:textId="77777777" w:rsidR="00F75F80" w:rsidRPr="00D541E8" w:rsidRDefault="00F75F80" w:rsidP="002C71AA">
      <w:pPr>
        <w:shd w:val="clear" w:color="auto" w:fill="FFFFFF" w:themeFill="background1"/>
        <w:ind w:firstLine="720"/>
      </w:pPr>
      <w:r w:rsidRPr="00D541E8">
        <w:t>I disagree</w:t>
      </w:r>
    </w:p>
    <w:p w14:paraId="64AE5124" w14:textId="626C72C9" w:rsidR="00F0465E" w:rsidRPr="00D541E8" w:rsidRDefault="00F75F80" w:rsidP="002C71AA">
      <w:pPr>
        <w:shd w:val="clear" w:color="auto" w:fill="FFFFFF" w:themeFill="background1"/>
        <w:ind w:firstLine="720"/>
      </w:pPr>
      <w:r w:rsidRPr="00D541E8">
        <w:t>I disagree very much</w:t>
      </w:r>
    </w:p>
    <w:p w14:paraId="58CDED12" w14:textId="77777777" w:rsidR="00F0465E" w:rsidRPr="00D541E8" w:rsidRDefault="00F0465E" w:rsidP="002C71AA">
      <w:pPr>
        <w:shd w:val="clear" w:color="auto" w:fill="FFFFFF" w:themeFill="background1"/>
      </w:pPr>
    </w:p>
    <w:p w14:paraId="360BF190" w14:textId="77777777" w:rsidR="00D95178" w:rsidRPr="00D541E8" w:rsidRDefault="00D95178" w:rsidP="002C71AA">
      <w:pPr>
        <w:shd w:val="clear" w:color="auto" w:fill="FFFFFF" w:themeFill="background1"/>
      </w:pPr>
    </w:p>
    <w:p w14:paraId="7FF81D84" w14:textId="77777777" w:rsidR="005513A1" w:rsidRPr="00D541E8" w:rsidRDefault="005513A1" w:rsidP="002C71AA">
      <w:pPr>
        <w:shd w:val="clear" w:color="auto" w:fill="FFFFFF" w:themeFill="background1"/>
        <w:rPr>
          <w:b/>
          <w:bCs/>
        </w:rPr>
      </w:pPr>
      <w:r w:rsidRPr="00D541E8">
        <w:rPr>
          <w:b/>
          <w:bCs/>
        </w:rPr>
        <w:t>Perceived Control Scale (PCS)</w:t>
      </w:r>
    </w:p>
    <w:p w14:paraId="6C91470A" w14:textId="77777777" w:rsidR="005513A1" w:rsidRPr="00D541E8" w:rsidRDefault="005513A1" w:rsidP="002C71AA">
      <w:pPr>
        <w:shd w:val="clear" w:color="auto" w:fill="FFFFFF" w:themeFill="background1"/>
      </w:pPr>
      <w:r w:rsidRPr="00D541E8">
        <w:t>After each statement, please circle whether it is “very false”, “sort of false”, “sort of true” or “very true” for you.</w:t>
      </w:r>
    </w:p>
    <w:p w14:paraId="1C5F45BE" w14:textId="77777777" w:rsidR="005513A1" w:rsidRPr="00D541E8" w:rsidRDefault="005513A1" w:rsidP="002C71AA">
      <w:pPr>
        <w:shd w:val="clear" w:color="auto" w:fill="FFFFFF" w:themeFill="background1"/>
      </w:pPr>
      <w:r w:rsidRPr="00D541E8">
        <w:t>I can get good grades if I really try.</w:t>
      </w:r>
    </w:p>
    <w:p w14:paraId="0E034E49" w14:textId="77777777" w:rsidR="005513A1" w:rsidRPr="00D541E8" w:rsidRDefault="005513A1" w:rsidP="002C71AA">
      <w:pPr>
        <w:shd w:val="clear" w:color="auto" w:fill="FFFFFF" w:themeFill="background1"/>
      </w:pPr>
      <w:r w:rsidRPr="00D541E8">
        <w:t>VERY FALSE SORT OF FALSE SORT OF TRUE VERY TRUE</w:t>
      </w:r>
    </w:p>
    <w:p w14:paraId="2FDF0C34" w14:textId="77777777" w:rsidR="005513A1" w:rsidRPr="00D541E8" w:rsidRDefault="005513A1" w:rsidP="002C71AA">
      <w:pPr>
        <w:shd w:val="clear" w:color="auto" w:fill="FFFFFF" w:themeFill="background1"/>
      </w:pPr>
      <w:r w:rsidRPr="00D541E8">
        <w:t>I can make friends with other kids if I really try.</w:t>
      </w:r>
    </w:p>
    <w:p w14:paraId="1AE3FDE3" w14:textId="77777777" w:rsidR="005513A1" w:rsidRPr="00D541E8" w:rsidRDefault="005513A1" w:rsidP="002C71AA">
      <w:pPr>
        <w:shd w:val="clear" w:color="auto" w:fill="FFFFFF" w:themeFill="background1"/>
      </w:pPr>
      <w:r w:rsidRPr="00D541E8">
        <w:t>VERY FALSE SORT OF FALSE SORT OF TRUE VERY TRUE</w:t>
      </w:r>
    </w:p>
    <w:p w14:paraId="378F9C85" w14:textId="77777777" w:rsidR="005513A1" w:rsidRPr="00D541E8" w:rsidRDefault="005513A1" w:rsidP="002C71AA">
      <w:pPr>
        <w:shd w:val="clear" w:color="auto" w:fill="FFFFFF" w:themeFill="background1"/>
      </w:pPr>
      <w:r w:rsidRPr="00D541E8">
        <w:t>I can not stay out of trouble no matter how hard I try.</w:t>
      </w:r>
    </w:p>
    <w:p w14:paraId="1B7476DB" w14:textId="77777777" w:rsidR="005513A1" w:rsidRPr="00D541E8" w:rsidRDefault="005513A1" w:rsidP="002C71AA">
      <w:pPr>
        <w:shd w:val="clear" w:color="auto" w:fill="FFFFFF" w:themeFill="background1"/>
      </w:pPr>
      <w:r w:rsidRPr="00D541E8">
        <w:t>VERY FALSE SORT OF FALSE SORT OF TRUE VERY TRUE</w:t>
      </w:r>
    </w:p>
    <w:p w14:paraId="5E006F8C" w14:textId="77777777" w:rsidR="005513A1" w:rsidRPr="00D541E8" w:rsidRDefault="005513A1" w:rsidP="002C71AA">
      <w:pPr>
        <w:shd w:val="clear" w:color="auto" w:fill="FFFFFF" w:themeFill="background1"/>
      </w:pPr>
      <w:r w:rsidRPr="00D541E8">
        <w:t>I can do well on tests at school if I study hard.</w:t>
      </w:r>
    </w:p>
    <w:p w14:paraId="51C42C58" w14:textId="77777777" w:rsidR="005513A1" w:rsidRPr="00D541E8" w:rsidRDefault="005513A1" w:rsidP="002C71AA">
      <w:pPr>
        <w:shd w:val="clear" w:color="auto" w:fill="FFFFFF" w:themeFill="background1"/>
      </w:pPr>
      <w:r w:rsidRPr="00D541E8">
        <w:t>VERY FALSE SORT OF FALSE SORT OF TRUE VERY TRUE</w:t>
      </w:r>
    </w:p>
    <w:p w14:paraId="6DE607AE" w14:textId="77777777" w:rsidR="005513A1" w:rsidRPr="00D541E8" w:rsidRDefault="005513A1" w:rsidP="002C71AA">
      <w:pPr>
        <w:shd w:val="clear" w:color="auto" w:fill="FFFFFF" w:themeFill="background1"/>
      </w:pPr>
      <w:r w:rsidRPr="00D541E8">
        <w:t>I can not get other kids to like me no matter how hard I try.</w:t>
      </w:r>
    </w:p>
    <w:p w14:paraId="2CC184A4" w14:textId="77777777" w:rsidR="005513A1" w:rsidRPr="00D541E8" w:rsidRDefault="005513A1" w:rsidP="002C71AA">
      <w:pPr>
        <w:shd w:val="clear" w:color="auto" w:fill="FFFFFF" w:themeFill="background1"/>
      </w:pPr>
      <w:r w:rsidRPr="00D541E8">
        <w:t>VERY FALSE SORT OF FALSE SORT OF TRUE VERY TRUE</w:t>
      </w:r>
    </w:p>
    <w:p w14:paraId="170A46BF" w14:textId="77777777" w:rsidR="005513A1" w:rsidRPr="00D541E8" w:rsidRDefault="005513A1" w:rsidP="002C71AA">
      <w:pPr>
        <w:shd w:val="clear" w:color="auto" w:fill="FFFFFF" w:themeFill="background1"/>
      </w:pPr>
      <w:r w:rsidRPr="00D541E8">
        <w:t>Even if I try to follow the rules I will get in trouble for my behavior.</w:t>
      </w:r>
    </w:p>
    <w:p w14:paraId="0048C596" w14:textId="77777777" w:rsidR="005513A1" w:rsidRPr="00D541E8" w:rsidRDefault="005513A1" w:rsidP="002C71AA">
      <w:pPr>
        <w:shd w:val="clear" w:color="auto" w:fill="FFFFFF" w:themeFill="background1"/>
      </w:pPr>
      <w:r w:rsidRPr="00D541E8">
        <w:t>VERY FALSE SORT OF FALSE SORT OF TRUE VERY TRUE</w:t>
      </w:r>
    </w:p>
    <w:p w14:paraId="02D0C7D0" w14:textId="77777777" w:rsidR="005513A1" w:rsidRPr="00D541E8" w:rsidRDefault="005513A1" w:rsidP="002C71AA">
      <w:pPr>
        <w:shd w:val="clear" w:color="auto" w:fill="FFFFFF" w:themeFill="background1"/>
      </w:pPr>
      <w:r w:rsidRPr="00D541E8">
        <w:t>I can get good marks for my homework if I really work at it.</w:t>
      </w:r>
    </w:p>
    <w:p w14:paraId="1E8E3282" w14:textId="77777777" w:rsidR="005513A1" w:rsidRPr="00D541E8" w:rsidRDefault="005513A1" w:rsidP="002C71AA">
      <w:pPr>
        <w:shd w:val="clear" w:color="auto" w:fill="FFFFFF" w:themeFill="background1"/>
      </w:pPr>
      <w:r w:rsidRPr="00D541E8">
        <w:t>VERY FALSE SORT OF FALSE SORT OF TRUE VERY TRUE</w:t>
      </w:r>
    </w:p>
    <w:p w14:paraId="50347311" w14:textId="77777777" w:rsidR="005513A1" w:rsidRPr="00D541E8" w:rsidRDefault="005513A1" w:rsidP="002C71AA">
      <w:pPr>
        <w:shd w:val="clear" w:color="auto" w:fill="FFFFFF" w:themeFill="background1"/>
      </w:pPr>
      <w:r w:rsidRPr="00D541E8">
        <w:t>If other kids are mean to me, I can not make them stop.</w:t>
      </w:r>
    </w:p>
    <w:p w14:paraId="072F2291" w14:textId="77777777" w:rsidR="005513A1" w:rsidRPr="00D541E8" w:rsidRDefault="005513A1" w:rsidP="002C71AA">
      <w:pPr>
        <w:shd w:val="clear" w:color="auto" w:fill="FFFFFF" w:themeFill="background1"/>
      </w:pPr>
      <w:r w:rsidRPr="00D541E8">
        <w:t>VERY FALSE SORT OF FALSE SORT OF TRUE VERY TRUE</w:t>
      </w:r>
    </w:p>
    <w:p w14:paraId="364DC621" w14:textId="77777777" w:rsidR="005513A1" w:rsidRPr="00D541E8" w:rsidRDefault="005513A1" w:rsidP="002C71AA">
      <w:pPr>
        <w:shd w:val="clear" w:color="auto" w:fill="FFFFFF" w:themeFill="background1"/>
      </w:pPr>
      <w:r w:rsidRPr="00D541E8">
        <w:t>If I try to behave, adults will like the way I act.</w:t>
      </w:r>
    </w:p>
    <w:p w14:paraId="60B6B554" w14:textId="77777777" w:rsidR="005513A1" w:rsidRPr="00D541E8" w:rsidRDefault="005513A1" w:rsidP="002C71AA">
      <w:pPr>
        <w:shd w:val="clear" w:color="auto" w:fill="FFFFFF" w:themeFill="background1"/>
      </w:pPr>
      <w:r w:rsidRPr="00D541E8">
        <w:t>VERY FALSE SORT OF FALSE SORT OF TRUE VERY TRUE</w:t>
      </w:r>
    </w:p>
    <w:p w14:paraId="5C575372" w14:textId="77777777" w:rsidR="005513A1" w:rsidRPr="00D541E8" w:rsidRDefault="005513A1" w:rsidP="002C71AA">
      <w:pPr>
        <w:shd w:val="clear" w:color="auto" w:fill="FFFFFF" w:themeFill="background1"/>
      </w:pPr>
      <w:r w:rsidRPr="00D541E8">
        <w:t>I can not succeed at school no matter how hard I try.</w:t>
      </w:r>
    </w:p>
    <w:p w14:paraId="1D2926E4" w14:textId="77777777" w:rsidR="005513A1" w:rsidRPr="00D541E8" w:rsidRDefault="005513A1" w:rsidP="002C71AA">
      <w:pPr>
        <w:shd w:val="clear" w:color="auto" w:fill="FFFFFF" w:themeFill="background1"/>
      </w:pPr>
      <w:r w:rsidRPr="00D541E8">
        <w:t>VERY FALSE SORT OF FALSE SORT OF TRUE VERY TRUE</w:t>
      </w:r>
    </w:p>
    <w:p w14:paraId="4EC5B093" w14:textId="77777777" w:rsidR="005513A1" w:rsidRPr="00D541E8" w:rsidRDefault="005513A1" w:rsidP="002C71AA">
      <w:pPr>
        <w:shd w:val="clear" w:color="auto" w:fill="FFFFFF" w:themeFill="background1"/>
      </w:pPr>
      <w:r w:rsidRPr="00D541E8">
        <w:t>I can be popular with kids my age, if I really try.</w:t>
      </w:r>
    </w:p>
    <w:p w14:paraId="1113D6A4" w14:textId="77777777" w:rsidR="005513A1" w:rsidRPr="00D541E8" w:rsidRDefault="005513A1" w:rsidP="002C71AA">
      <w:pPr>
        <w:shd w:val="clear" w:color="auto" w:fill="FFFFFF" w:themeFill="background1"/>
      </w:pPr>
      <w:r w:rsidRPr="00D541E8">
        <w:t>VERY FALSE SORT OF FALSE SORT OF TRUE VERY TRUE</w:t>
      </w:r>
    </w:p>
    <w:p w14:paraId="411DFFE2" w14:textId="77777777" w:rsidR="005513A1" w:rsidRPr="00D541E8" w:rsidRDefault="005513A1" w:rsidP="002C71AA">
      <w:pPr>
        <w:shd w:val="clear" w:color="auto" w:fill="FFFFFF" w:themeFill="background1"/>
      </w:pPr>
      <w:r w:rsidRPr="00D541E8">
        <w:t>Even if I try to act right, I will still get yelled at for the things I do.</w:t>
      </w:r>
    </w:p>
    <w:p w14:paraId="72995068" w14:textId="7AB838FA" w:rsidR="005513A1" w:rsidRPr="00D541E8" w:rsidRDefault="005513A1" w:rsidP="002C71AA">
      <w:pPr>
        <w:shd w:val="clear" w:color="auto" w:fill="FFFFFF" w:themeFill="background1"/>
      </w:pPr>
      <w:r w:rsidRPr="00D541E8">
        <w:t>VERY FALSE SORT OF FALSE SORT OF TRUE VERY TRUE</w:t>
      </w:r>
    </w:p>
    <w:p w14:paraId="7EAEA6E1" w14:textId="77777777" w:rsidR="005513A1" w:rsidRPr="00D541E8" w:rsidRDefault="005513A1" w:rsidP="002C71AA">
      <w:pPr>
        <w:shd w:val="clear" w:color="auto" w:fill="FFFFFF" w:themeFill="background1"/>
      </w:pPr>
      <w:r w:rsidRPr="00D541E8">
        <w:t>I can not get good grades no matter how hard I try.</w:t>
      </w:r>
    </w:p>
    <w:p w14:paraId="0D4504BF" w14:textId="77777777" w:rsidR="005513A1" w:rsidRPr="00D541E8" w:rsidRDefault="005513A1" w:rsidP="002C71AA">
      <w:pPr>
        <w:shd w:val="clear" w:color="auto" w:fill="FFFFFF" w:themeFill="background1"/>
      </w:pPr>
      <w:r w:rsidRPr="00D541E8">
        <w:t>VERY FALSE SORT OF FALSE SORT OF TRUE VERY TRUE</w:t>
      </w:r>
    </w:p>
    <w:p w14:paraId="2BD3C25E" w14:textId="77777777" w:rsidR="005513A1" w:rsidRPr="00D541E8" w:rsidRDefault="005513A1" w:rsidP="002C71AA">
      <w:pPr>
        <w:shd w:val="clear" w:color="auto" w:fill="FFFFFF" w:themeFill="background1"/>
      </w:pPr>
      <w:r w:rsidRPr="00D541E8">
        <w:t>I can get other kids to like me if I try.</w:t>
      </w:r>
    </w:p>
    <w:p w14:paraId="75D465B7" w14:textId="77777777" w:rsidR="005513A1" w:rsidRPr="00D541E8" w:rsidRDefault="005513A1" w:rsidP="002C71AA">
      <w:pPr>
        <w:shd w:val="clear" w:color="auto" w:fill="FFFFFF" w:themeFill="background1"/>
      </w:pPr>
      <w:r w:rsidRPr="00D541E8">
        <w:t>VERY FALSE SORT OF FALSE SORT OF TRUE VERY TRUE</w:t>
      </w:r>
    </w:p>
    <w:p w14:paraId="704F07F3" w14:textId="77777777" w:rsidR="005513A1" w:rsidRPr="00D541E8" w:rsidRDefault="005513A1" w:rsidP="002C71AA">
      <w:pPr>
        <w:shd w:val="clear" w:color="auto" w:fill="FFFFFF" w:themeFill="background1"/>
      </w:pPr>
      <w:r w:rsidRPr="00D541E8">
        <w:t>If I try hard to behave the right way, I will not get yelled at.</w:t>
      </w:r>
    </w:p>
    <w:p w14:paraId="22F0F9D4" w14:textId="77777777" w:rsidR="005513A1" w:rsidRPr="00D541E8" w:rsidRDefault="005513A1" w:rsidP="002C71AA">
      <w:pPr>
        <w:shd w:val="clear" w:color="auto" w:fill="FFFFFF" w:themeFill="background1"/>
      </w:pPr>
      <w:r w:rsidRPr="00D541E8">
        <w:t>VERY FALSE SORT OF FALSE SORT OF TRUE VERY TRUE</w:t>
      </w:r>
    </w:p>
    <w:p w14:paraId="11ACF9EF" w14:textId="77777777" w:rsidR="005513A1" w:rsidRPr="00D541E8" w:rsidRDefault="005513A1" w:rsidP="002C71AA">
      <w:pPr>
        <w:shd w:val="clear" w:color="auto" w:fill="FFFFFF" w:themeFill="background1"/>
      </w:pPr>
      <w:r w:rsidRPr="00D541E8">
        <w:t>I can not do well on tests at school even if I study hard.</w:t>
      </w:r>
    </w:p>
    <w:p w14:paraId="33FCF6FA" w14:textId="77777777" w:rsidR="005513A1" w:rsidRPr="00D541E8" w:rsidRDefault="005513A1" w:rsidP="002C71AA">
      <w:pPr>
        <w:shd w:val="clear" w:color="auto" w:fill="FFFFFF" w:themeFill="background1"/>
      </w:pPr>
      <w:r w:rsidRPr="00D541E8">
        <w:t>VERY FALSE SORT OF FALSE SORT OF TRUE VERY TRUE</w:t>
      </w:r>
    </w:p>
    <w:p w14:paraId="0A9BB4A8" w14:textId="77777777" w:rsidR="005513A1" w:rsidRPr="00D541E8" w:rsidRDefault="005513A1" w:rsidP="002C71AA">
      <w:pPr>
        <w:shd w:val="clear" w:color="auto" w:fill="FFFFFF" w:themeFill="background1"/>
      </w:pPr>
      <w:r w:rsidRPr="00D541E8">
        <w:t>I can not make friends with other kids no matter how hard I try.</w:t>
      </w:r>
    </w:p>
    <w:p w14:paraId="126E50B9" w14:textId="77777777" w:rsidR="005513A1" w:rsidRPr="00D541E8" w:rsidRDefault="005513A1" w:rsidP="002C71AA">
      <w:pPr>
        <w:shd w:val="clear" w:color="auto" w:fill="FFFFFF" w:themeFill="background1"/>
      </w:pPr>
      <w:r w:rsidRPr="00D541E8">
        <w:t>VERY FALSE SORT OF FALSE SORT OF TRUE VERY TRUE</w:t>
      </w:r>
    </w:p>
    <w:p w14:paraId="2D1B8BD2" w14:textId="77777777" w:rsidR="005513A1" w:rsidRPr="00D541E8" w:rsidRDefault="005513A1" w:rsidP="002C71AA">
      <w:pPr>
        <w:shd w:val="clear" w:color="auto" w:fill="FFFFFF" w:themeFill="background1"/>
      </w:pPr>
      <w:r w:rsidRPr="00D541E8">
        <w:t>I can stay out of trouble if I really try.</w:t>
      </w:r>
    </w:p>
    <w:p w14:paraId="14CFBD20" w14:textId="77777777" w:rsidR="005513A1" w:rsidRPr="00D541E8" w:rsidRDefault="005513A1" w:rsidP="002C71AA">
      <w:pPr>
        <w:shd w:val="clear" w:color="auto" w:fill="FFFFFF" w:themeFill="background1"/>
      </w:pPr>
      <w:r w:rsidRPr="00D541E8">
        <w:t>VERY FALSE SORT OF FALSE SORT OF TRUE VERY TRUE</w:t>
      </w:r>
    </w:p>
    <w:p w14:paraId="00973332" w14:textId="77777777" w:rsidR="005513A1" w:rsidRPr="00D541E8" w:rsidRDefault="005513A1" w:rsidP="002C71AA">
      <w:pPr>
        <w:shd w:val="clear" w:color="auto" w:fill="FFFFFF" w:themeFill="background1"/>
      </w:pPr>
      <w:r w:rsidRPr="00D541E8">
        <w:t>I can not get good marks for my homework, even if I work hard at it.</w:t>
      </w:r>
    </w:p>
    <w:p w14:paraId="4393ABFA" w14:textId="77777777" w:rsidR="005513A1" w:rsidRPr="00D541E8" w:rsidRDefault="005513A1" w:rsidP="002C71AA">
      <w:pPr>
        <w:shd w:val="clear" w:color="auto" w:fill="FFFFFF" w:themeFill="background1"/>
      </w:pPr>
      <w:r w:rsidRPr="00D541E8">
        <w:t>VERY FALSE SORT OF FALSE SORT OF TRUE VERY TRUE</w:t>
      </w:r>
    </w:p>
    <w:p w14:paraId="1339731C" w14:textId="77777777" w:rsidR="005513A1" w:rsidRPr="00D541E8" w:rsidRDefault="005513A1" w:rsidP="002C71AA">
      <w:pPr>
        <w:shd w:val="clear" w:color="auto" w:fill="FFFFFF" w:themeFill="background1"/>
      </w:pPr>
      <w:r w:rsidRPr="00D541E8">
        <w:t>If other kids are mean to me, I can get them to be nice.</w:t>
      </w:r>
    </w:p>
    <w:p w14:paraId="1E01BD95" w14:textId="77777777" w:rsidR="005513A1" w:rsidRPr="00D541E8" w:rsidRDefault="005513A1" w:rsidP="002C71AA">
      <w:pPr>
        <w:shd w:val="clear" w:color="auto" w:fill="FFFFFF" w:themeFill="background1"/>
      </w:pPr>
      <w:r w:rsidRPr="00D541E8">
        <w:t>VERY FALSE SORT OF FALSE SORT OF TRUE VERY TRUE</w:t>
      </w:r>
    </w:p>
    <w:p w14:paraId="43D2D0C0" w14:textId="77777777" w:rsidR="005513A1" w:rsidRPr="00D541E8" w:rsidRDefault="005513A1" w:rsidP="002C71AA">
      <w:pPr>
        <w:shd w:val="clear" w:color="auto" w:fill="FFFFFF" w:themeFill="background1"/>
      </w:pPr>
      <w:r w:rsidRPr="00D541E8">
        <w:t>Even if I try to behave, adults won’t like the way I act.</w:t>
      </w:r>
    </w:p>
    <w:p w14:paraId="099F2481" w14:textId="77777777" w:rsidR="005513A1" w:rsidRPr="00D541E8" w:rsidRDefault="005513A1" w:rsidP="002C71AA">
      <w:pPr>
        <w:shd w:val="clear" w:color="auto" w:fill="FFFFFF" w:themeFill="background1"/>
      </w:pPr>
      <w:r w:rsidRPr="00D541E8">
        <w:t>VERY FALSE SORT OF FALSE SORT OF TRUE VERY TRUE</w:t>
      </w:r>
    </w:p>
    <w:p w14:paraId="394818AB" w14:textId="77777777" w:rsidR="005513A1" w:rsidRPr="00D541E8" w:rsidRDefault="005513A1" w:rsidP="002C71AA">
      <w:pPr>
        <w:shd w:val="clear" w:color="auto" w:fill="FFFFFF" w:themeFill="background1"/>
      </w:pPr>
      <w:r w:rsidRPr="00D541E8">
        <w:t>I can succeed in school if I try.</w:t>
      </w:r>
    </w:p>
    <w:p w14:paraId="1DE72D9E" w14:textId="77777777" w:rsidR="005513A1" w:rsidRPr="00D541E8" w:rsidRDefault="005513A1" w:rsidP="002C71AA">
      <w:pPr>
        <w:shd w:val="clear" w:color="auto" w:fill="FFFFFF" w:themeFill="background1"/>
      </w:pPr>
      <w:r w:rsidRPr="00D541E8">
        <w:t>VERY FALSE SORT OF FALSE SORT OF TRUE VERY TRUE</w:t>
      </w:r>
    </w:p>
    <w:p w14:paraId="48CDC38A" w14:textId="77777777" w:rsidR="005513A1" w:rsidRPr="00D541E8" w:rsidRDefault="005513A1" w:rsidP="002C71AA">
      <w:pPr>
        <w:shd w:val="clear" w:color="auto" w:fill="FFFFFF" w:themeFill="background1"/>
      </w:pPr>
      <w:r w:rsidRPr="00D541E8">
        <w:t>Even if I try, I can not be popular with kids my age.</w:t>
      </w:r>
    </w:p>
    <w:p w14:paraId="18D3675E" w14:textId="77777777" w:rsidR="005513A1" w:rsidRPr="00D541E8" w:rsidRDefault="005513A1" w:rsidP="002C71AA">
      <w:pPr>
        <w:shd w:val="clear" w:color="auto" w:fill="FFFFFF" w:themeFill="background1"/>
      </w:pPr>
      <w:r w:rsidRPr="00D541E8">
        <w:t>VERY FALSE SORT OF FALSE SORT OF TRUE VERY TRUE</w:t>
      </w:r>
    </w:p>
    <w:p w14:paraId="013139A6" w14:textId="77777777" w:rsidR="005513A1" w:rsidRPr="00D541E8" w:rsidRDefault="005513A1" w:rsidP="002C71AA">
      <w:pPr>
        <w:shd w:val="clear" w:color="auto" w:fill="FFFFFF" w:themeFill="background1"/>
      </w:pPr>
      <w:r w:rsidRPr="00D541E8">
        <w:t>If I try to behave, I can keep myself out of trouble.</w:t>
      </w:r>
    </w:p>
    <w:p w14:paraId="587D4721" w14:textId="77777777" w:rsidR="005513A1" w:rsidRPr="00D541E8" w:rsidRDefault="005513A1" w:rsidP="002C71AA">
      <w:pPr>
        <w:shd w:val="clear" w:color="auto" w:fill="FFFFFF" w:themeFill="background1"/>
      </w:pPr>
      <w:r w:rsidRPr="00D541E8">
        <w:t>VERY FALSE SORT OF FALSE SORT OF TRUE VERY TRUE</w:t>
      </w:r>
    </w:p>
    <w:p w14:paraId="4A8D653E" w14:textId="77777777" w:rsidR="005513A1" w:rsidRPr="00D541E8" w:rsidRDefault="005513A1" w:rsidP="002C71AA">
      <w:pPr>
        <w:shd w:val="clear" w:color="auto" w:fill="FFFFFF" w:themeFill="background1"/>
      </w:pPr>
    </w:p>
    <w:p w14:paraId="1C8EA554" w14:textId="77777777" w:rsidR="00D95178" w:rsidRPr="00D541E8" w:rsidRDefault="00D95178" w:rsidP="002C71AA">
      <w:pPr>
        <w:shd w:val="clear" w:color="auto" w:fill="FFFFFF" w:themeFill="background1"/>
      </w:pPr>
    </w:p>
    <w:p w14:paraId="0371FE31" w14:textId="20765BF8" w:rsidR="005513A1" w:rsidRPr="00D541E8" w:rsidRDefault="005513A1" w:rsidP="002C71AA">
      <w:pPr>
        <w:shd w:val="clear" w:color="auto" w:fill="FFFFFF" w:themeFill="background1"/>
        <w:rPr>
          <w:b/>
          <w:bCs/>
        </w:rPr>
      </w:pPr>
      <w:r w:rsidRPr="00D541E8">
        <w:rPr>
          <w:b/>
          <w:bCs/>
        </w:rPr>
        <w:t>The Short Warwick–Edinburgh Mental Well-being Scale (SWEMWBS)</w:t>
      </w:r>
    </w:p>
    <w:p w14:paraId="47316249" w14:textId="77777777" w:rsidR="005513A1" w:rsidRPr="00D541E8" w:rsidRDefault="005513A1" w:rsidP="002C71AA">
      <w:pPr>
        <w:shd w:val="clear" w:color="auto" w:fill="FFFFFF" w:themeFill="background1"/>
      </w:pPr>
      <w:r w:rsidRPr="00D541E8">
        <w:t xml:space="preserve">Below are some statements about feelings and thoughts. </w:t>
      </w:r>
    </w:p>
    <w:p w14:paraId="4C94651B" w14:textId="77777777" w:rsidR="005513A1" w:rsidRPr="00D541E8" w:rsidRDefault="005513A1" w:rsidP="002C71AA">
      <w:pPr>
        <w:shd w:val="clear" w:color="auto" w:fill="FFFFFF" w:themeFill="background1"/>
      </w:pPr>
      <w:r w:rsidRPr="00D541E8">
        <w:t>Please tick the box that best describes your experience of each over the last 2 weeks</w:t>
      </w:r>
    </w:p>
    <w:p w14:paraId="73F7ADCC" w14:textId="59CD4E08" w:rsidR="005513A1" w:rsidRPr="00D541E8" w:rsidRDefault="005513A1" w:rsidP="002C71AA">
      <w:pPr>
        <w:shd w:val="clear" w:color="auto" w:fill="FFFFFF" w:themeFill="background1"/>
      </w:pPr>
      <w:r w:rsidRPr="00D541E8">
        <w:rPr>
          <w:noProof/>
        </w:rPr>
        <w:drawing>
          <wp:inline distT="0" distB="0" distL="0" distR="0" wp14:anchorId="02408342" wp14:editId="370A15AE">
            <wp:extent cx="6195060" cy="3962400"/>
            <wp:effectExtent l="0" t="0" r="0" b="0"/>
            <wp:docPr id="137" name="Picture 1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59" descr="Table&#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95060" cy="3962400"/>
                    </a:xfrm>
                    <a:prstGeom prst="rect">
                      <a:avLst/>
                    </a:prstGeom>
                    <a:noFill/>
                    <a:ln>
                      <a:noFill/>
                    </a:ln>
                  </pic:spPr>
                </pic:pic>
              </a:graphicData>
            </a:graphic>
          </wp:inline>
        </w:drawing>
      </w:r>
      <w:r w:rsidR="009C63E8" w:rsidRPr="00D541E8">
        <w:t xml:space="preserve"> </w:t>
      </w:r>
      <w:r w:rsidRPr="00D541E8">
        <w:t>Short Warwick Edinburgh Mental Well-Being Scale (SWEMWBS) © NHS Health Scotland, University of Warwick and University of Edinburgh, 2008, all rights reserved</w:t>
      </w:r>
    </w:p>
    <w:p w14:paraId="53370BA7" w14:textId="77777777" w:rsidR="00F0465E" w:rsidRPr="00D541E8" w:rsidRDefault="00F0465E" w:rsidP="002C71AA">
      <w:pPr>
        <w:shd w:val="clear" w:color="auto" w:fill="FFFFFF" w:themeFill="background1"/>
      </w:pPr>
    </w:p>
    <w:p w14:paraId="361E6278" w14:textId="77777777" w:rsidR="00307578" w:rsidRPr="00D541E8" w:rsidRDefault="00307578" w:rsidP="002C71AA">
      <w:pPr>
        <w:shd w:val="clear" w:color="auto" w:fill="FFFFFF" w:themeFill="background1"/>
        <w:spacing w:after="0"/>
      </w:pPr>
    </w:p>
    <w:p w14:paraId="3812B0FE" w14:textId="77777777" w:rsidR="00C120CD" w:rsidRPr="00D541E8" w:rsidRDefault="00C120CD" w:rsidP="002C71AA">
      <w:pPr>
        <w:shd w:val="clear" w:color="auto" w:fill="FFFFFF" w:themeFill="background1"/>
        <w:rPr>
          <w:b/>
          <w:bCs/>
        </w:rPr>
      </w:pPr>
      <w:r w:rsidRPr="00D541E8">
        <w:rPr>
          <w:b/>
          <w:bCs/>
        </w:rPr>
        <w:t>Child Behavior Checklist</w:t>
      </w:r>
    </w:p>
    <w:p w14:paraId="401CC834" w14:textId="77777777" w:rsidR="00C120CD" w:rsidRPr="00D541E8" w:rsidRDefault="00C120CD" w:rsidP="002C71AA">
      <w:pPr>
        <w:shd w:val="clear" w:color="auto" w:fill="FFFFFF" w:themeFill="background1"/>
      </w:pPr>
    </w:p>
    <w:tbl>
      <w:tblPr>
        <w:tblW w:w="0" w:type="auto"/>
        <w:tblInd w:w="128"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left w:w="0" w:type="dxa"/>
          <w:right w:w="0" w:type="dxa"/>
        </w:tblCellMar>
        <w:tblLook w:val="01E0" w:firstRow="1" w:lastRow="1" w:firstColumn="1" w:lastColumn="1" w:noHBand="0" w:noVBand="0"/>
      </w:tblPr>
      <w:tblGrid>
        <w:gridCol w:w="1630"/>
        <w:gridCol w:w="418"/>
        <w:gridCol w:w="473"/>
        <w:gridCol w:w="416"/>
        <w:gridCol w:w="2115"/>
        <w:gridCol w:w="3916"/>
        <w:gridCol w:w="1126"/>
      </w:tblGrid>
      <w:tr w:rsidR="00C120CD" w:rsidRPr="00D541E8" w14:paraId="2ECC45B5" w14:textId="77777777" w:rsidTr="00C120CD">
        <w:trPr>
          <w:trHeight w:val="385"/>
        </w:trPr>
        <w:tc>
          <w:tcPr>
            <w:tcW w:w="8968" w:type="dxa"/>
            <w:gridSpan w:val="6"/>
            <w:tcBorders>
              <w:top w:val="nil"/>
              <w:left w:val="nil"/>
              <w:bottom w:val="single" w:sz="8" w:space="0" w:color="221F1F"/>
              <w:right w:val="single" w:sz="8" w:space="0" w:color="221F1F"/>
            </w:tcBorders>
            <w:hideMark/>
          </w:tcPr>
          <w:p w14:paraId="2B395B1E" w14:textId="77777777" w:rsidR="00C120CD" w:rsidRPr="00D541E8" w:rsidRDefault="00C120CD" w:rsidP="002C71AA">
            <w:pPr>
              <w:shd w:val="clear" w:color="auto" w:fill="FFFFFF" w:themeFill="background1"/>
            </w:pPr>
            <w:r w:rsidRPr="00D541E8">
              <w:t>Please print</w:t>
            </w:r>
            <w:r w:rsidRPr="00D541E8">
              <w:tab/>
              <w:t>CHILD BEHAVIOR CHECKLIST FOR AGES 6-18</w:t>
            </w:r>
          </w:p>
        </w:tc>
        <w:tc>
          <w:tcPr>
            <w:tcW w:w="1126" w:type="dxa"/>
            <w:tcBorders>
              <w:top w:val="single" w:sz="8" w:space="0" w:color="221F1F"/>
              <w:left w:val="single" w:sz="8" w:space="0" w:color="221F1F"/>
              <w:bottom w:val="single" w:sz="8" w:space="0" w:color="221F1F"/>
              <w:right w:val="nil"/>
            </w:tcBorders>
            <w:shd w:val="clear" w:color="auto" w:fill="E6E7E8"/>
            <w:hideMark/>
          </w:tcPr>
          <w:p w14:paraId="52695AC6" w14:textId="77777777" w:rsidR="00C120CD" w:rsidRPr="00D541E8" w:rsidRDefault="00C120CD" w:rsidP="002C71AA">
            <w:pPr>
              <w:shd w:val="clear" w:color="auto" w:fill="FFFFFF" w:themeFill="background1"/>
            </w:pPr>
            <w:r w:rsidRPr="00D541E8">
              <w:t>For office use only ID #</w:t>
            </w:r>
          </w:p>
        </w:tc>
      </w:tr>
      <w:tr w:rsidR="00C120CD" w:rsidRPr="00D541E8" w14:paraId="490E194C" w14:textId="77777777" w:rsidTr="00C120CD">
        <w:trPr>
          <w:trHeight w:val="654"/>
        </w:trPr>
        <w:tc>
          <w:tcPr>
            <w:tcW w:w="5052" w:type="dxa"/>
            <w:gridSpan w:val="5"/>
            <w:tcBorders>
              <w:top w:val="single" w:sz="8" w:space="0" w:color="221F1F"/>
              <w:left w:val="nil"/>
              <w:bottom w:val="single" w:sz="8" w:space="0" w:color="221F1F"/>
              <w:right w:val="single" w:sz="8" w:space="0" w:color="221F1F"/>
            </w:tcBorders>
            <w:shd w:val="clear" w:color="auto" w:fill="E6E7E8"/>
            <w:hideMark/>
          </w:tcPr>
          <w:p w14:paraId="6D9AFA2E" w14:textId="77777777" w:rsidR="00C120CD" w:rsidRPr="00D541E8" w:rsidRDefault="00C120CD" w:rsidP="002C71AA">
            <w:pPr>
              <w:shd w:val="clear" w:color="auto" w:fill="FFFFFF" w:themeFill="background1"/>
            </w:pPr>
            <w:r w:rsidRPr="00D541E8">
              <w:t>CHILD’S</w:t>
            </w:r>
            <w:r w:rsidRPr="00D541E8">
              <w:tab/>
              <w:t>First</w:t>
            </w:r>
            <w:r w:rsidRPr="00D541E8">
              <w:tab/>
              <w:t>Middle</w:t>
            </w:r>
            <w:r w:rsidRPr="00D541E8">
              <w:tab/>
              <w:t>Last FULL</w:t>
            </w:r>
          </w:p>
          <w:p w14:paraId="6D7CB736" w14:textId="77777777" w:rsidR="00C120CD" w:rsidRPr="00D541E8" w:rsidRDefault="00C120CD" w:rsidP="002C71AA">
            <w:pPr>
              <w:shd w:val="clear" w:color="auto" w:fill="FFFFFF" w:themeFill="background1"/>
            </w:pPr>
            <w:r w:rsidRPr="00D541E8">
              <w:t>NAME</w:t>
            </w:r>
          </w:p>
        </w:tc>
        <w:tc>
          <w:tcPr>
            <w:tcW w:w="5042" w:type="dxa"/>
            <w:gridSpan w:val="2"/>
            <w:vMerge w:val="restart"/>
            <w:tcBorders>
              <w:top w:val="single" w:sz="8" w:space="0" w:color="221F1F"/>
              <w:left w:val="single" w:sz="8" w:space="0" w:color="221F1F"/>
              <w:bottom w:val="single" w:sz="8" w:space="0" w:color="221F1F"/>
              <w:right w:val="nil"/>
            </w:tcBorders>
          </w:tcPr>
          <w:p w14:paraId="648D803C" w14:textId="77777777" w:rsidR="00C120CD" w:rsidRPr="00D541E8" w:rsidRDefault="00C120CD" w:rsidP="002C71AA">
            <w:pPr>
              <w:shd w:val="clear" w:color="auto" w:fill="FFFFFF" w:themeFill="background1"/>
            </w:pPr>
            <w:r w:rsidRPr="00D541E8">
              <w:t>PARENTS’ USUAL TYPE OF WORK, even if not working now. (Please be specific — for example, auto mechanic, high school teacher, homemaker, laborer, lathe operator, shoe salesman, army sergeant.) PARENT 1 (or FATHER)</w:t>
            </w:r>
          </w:p>
          <w:p w14:paraId="237D741C" w14:textId="4E6EED0E" w:rsidR="00C120CD" w:rsidRPr="00D541E8" w:rsidRDefault="00C120CD" w:rsidP="002C71AA">
            <w:pPr>
              <w:shd w:val="clear" w:color="auto" w:fill="FFFFFF" w:themeFill="background1"/>
            </w:pPr>
            <w:r w:rsidRPr="00D541E8">
              <w:t>TYPE OF WORK</w:t>
            </w:r>
            <w:r w:rsidR="009C63E8" w:rsidRPr="00D541E8">
              <w:t xml:space="preserve"> </w:t>
            </w:r>
            <w:r w:rsidRPr="00D541E8">
              <w:tab/>
              <w:t xml:space="preserve"> PARENT 2 (or MOTHER)</w:t>
            </w:r>
          </w:p>
          <w:p w14:paraId="1EDC28BF" w14:textId="74FD105F" w:rsidR="00C120CD" w:rsidRPr="00D541E8" w:rsidRDefault="00C120CD" w:rsidP="002C71AA">
            <w:pPr>
              <w:shd w:val="clear" w:color="auto" w:fill="FFFFFF" w:themeFill="background1"/>
            </w:pPr>
            <w:r w:rsidRPr="00D541E8">
              <w:t>TYPE OF WORK</w:t>
            </w:r>
            <w:r w:rsidR="009C63E8" w:rsidRPr="00D541E8">
              <w:t xml:space="preserve"> </w:t>
            </w:r>
            <w:r w:rsidRPr="00D541E8">
              <w:tab/>
            </w:r>
          </w:p>
          <w:p w14:paraId="7F13E14E" w14:textId="77777777" w:rsidR="00C120CD" w:rsidRPr="00D541E8" w:rsidRDefault="00C120CD" w:rsidP="002C71AA">
            <w:pPr>
              <w:shd w:val="clear" w:color="auto" w:fill="FFFFFF" w:themeFill="background1"/>
            </w:pPr>
            <w:r w:rsidRPr="00D541E8">
              <w:t>THIS FORM FILLED OUT BY: (print your full name)</w:t>
            </w:r>
          </w:p>
          <w:p w14:paraId="38B756D6" w14:textId="77777777" w:rsidR="00C120CD" w:rsidRPr="00D541E8" w:rsidRDefault="00C120CD" w:rsidP="002C71AA">
            <w:pPr>
              <w:shd w:val="clear" w:color="auto" w:fill="FFFFFF" w:themeFill="background1"/>
            </w:pPr>
          </w:p>
          <w:p w14:paraId="6C8B1FFD" w14:textId="2D61F422" w:rsidR="00C120CD" w:rsidRPr="00D541E8" w:rsidRDefault="00C120CD" w:rsidP="002C71AA">
            <w:pPr>
              <w:shd w:val="clear" w:color="auto" w:fill="FFFFFF" w:themeFill="background1"/>
            </w:pPr>
            <w:r w:rsidRPr="00D541E8">
              <w:rPr>
                <w:noProof/>
              </w:rPr>
              <mc:AlternateContent>
                <mc:Choice Requires="wpg">
                  <w:drawing>
                    <wp:inline distT="0" distB="0" distL="0" distR="0" wp14:anchorId="567D1330" wp14:editId="2E41CCFE">
                      <wp:extent cx="2955925" cy="6985"/>
                      <wp:effectExtent l="9525" t="9525" r="6350" b="2540"/>
                      <wp:docPr id="625" name="Group 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5925" cy="6985"/>
                                <a:chOff x="0" y="0"/>
                                <a:chExt cx="4655" cy="11"/>
                              </a:xfrm>
                            </wpg:grpSpPr>
                            <wps:wsp>
                              <wps:cNvPr id="627" name="Line 663"/>
                              <wps:cNvCnPr>
                                <a:cxnSpLocks/>
                              </wps:cNvCnPr>
                              <wps:spPr bwMode="auto">
                                <a:xfrm>
                                  <a:off x="0" y="5"/>
                                  <a:ext cx="4655" cy="0"/>
                                </a:xfrm>
                                <a:prstGeom prst="line">
                                  <a:avLst/>
                                </a:prstGeom>
                                <a:noFill/>
                                <a:ln w="6795">
                                  <a:solidFill>
                                    <a:srgbClr val="211E1F"/>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4C904A4C">
                    <v:group id="Group 625" style="width:232.75pt;height:.55pt;mso-position-horizontal-relative:char;mso-position-vertical-relative:line" coordsize="4655,11" o:spid="_x0000_s1026" w14:anchorId="4A4D94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">
                      <v:line id="Line 663" style="position:absolute;visibility:visible;mso-wrap-style:square" o:spid="_x0000_s1027" strokecolor="#211e1f" strokeweight=".18875mm" o:connectortype="straight" from="0,5" to="4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">
                        <o:lock v:ext="edit" shapetype="f"/>
                      </v:line>
                      <w10:anchorlock/>
                    </v:group>
                  </w:pict>
                </mc:Fallback>
              </mc:AlternateContent>
            </w:r>
          </w:p>
          <w:p w14:paraId="30571B5B" w14:textId="77777777" w:rsidR="00C120CD" w:rsidRPr="00D541E8" w:rsidRDefault="00C120CD" w:rsidP="002C71AA">
            <w:pPr>
              <w:shd w:val="clear" w:color="auto" w:fill="FFFFFF" w:themeFill="background1"/>
            </w:pPr>
            <w:r w:rsidRPr="00D541E8">
              <w:t>Your gender:</w:t>
            </w:r>
            <w:r w:rsidRPr="00D541E8">
              <w:tab/>
              <w:t>Man</w:t>
            </w:r>
            <w:r w:rsidRPr="00D541E8">
              <w:tab/>
              <w:t>Woman</w:t>
            </w:r>
            <w:r w:rsidRPr="00D541E8">
              <w:tab/>
              <w:t>Other (specify) Your relation to the child:</w:t>
            </w:r>
          </w:p>
          <w:p w14:paraId="18C14203" w14:textId="77777777" w:rsidR="00C120CD" w:rsidRPr="00D541E8" w:rsidRDefault="00C120CD" w:rsidP="002C71AA">
            <w:pPr>
              <w:shd w:val="clear" w:color="auto" w:fill="FFFFFF" w:themeFill="background1"/>
            </w:pPr>
            <w:r w:rsidRPr="00D541E8">
              <w:t>Biological Parent</w:t>
            </w:r>
            <w:r w:rsidRPr="00D541E8">
              <w:tab/>
              <w:t>Step Parent</w:t>
            </w:r>
            <w:r w:rsidRPr="00D541E8">
              <w:tab/>
              <w:t>Grandparent Adoptive Parent</w:t>
            </w:r>
            <w:r w:rsidRPr="00D541E8">
              <w:tab/>
              <w:t>Foster Parent</w:t>
            </w:r>
            <w:r w:rsidRPr="00D541E8">
              <w:tab/>
              <w:t>Other (specify):</w:t>
            </w:r>
          </w:p>
        </w:tc>
      </w:tr>
      <w:tr w:rsidR="00C120CD" w:rsidRPr="00D541E8" w14:paraId="0B68A151" w14:textId="77777777" w:rsidTr="00C120CD">
        <w:trPr>
          <w:trHeight w:val="587"/>
        </w:trPr>
        <w:tc>
          <w:tcPr>
            <w:tcW w:w="1630" w:type="dxa"/>
            <w:tcBorders>
              <w:top w:val="single" w:sz="8" w:space="0" w:color="221F1F"/>
              <w:left w:val="nil"/>
              <w:bottom w:val="single" w:sz="8" w:space="0" w:color="221F1F"/>
              <w:right w:val="single" w:sz="8" w:space="0" w:color="221F1F"/>
            </w:tcBorders>
            <w:hideMark/>
          </w:tcPr>
          <w:p w14:paraId="3CED58E5" w14:textId="77777777" w:rsidR="00C120CD" w:rsidRPr="00D541E8" w:rsidRDefault="00C120CD" w:rsidP="002C71AA">
            <w:pPr>
              <w:shd w:val="clear" w:color="auto" w:fill="FFFFFF" w:themeFill="background1"/>
            </w:pPr>
            <w:r w:rsidRPr="00D541E8">
              <w:t>CHILD’S GENDER</w:t>
            </w:r>
          </w:p>
          <w:p w14:paraId="78780C53" w14:textId="77777777" w:rsidR="00C120CD" w:rsidRPr="00D541E8" w:rsidRDefault="00C120CD" w:rsidP="002C71AA">
            <w:pPr>
              <w:shd w:val="clear" w:color="auto" w:fill="FFFFFF" w:themeFill="background1"/>
            </w:pPr>
            <w:r w:rsidRPr="00D541E8">
              <w:t>Boy</w:t>
            </w:r>
            <w:r w:rsidRPr="00D541E8">
              <w:tab/>
              <w:t>Girl</w:t>
            </w:r>
          </w:p>
        </w:tc>
        <w:tc>
          <w:tcPr>
            <w:tcW w:w="1307" w:type="dxa"/>
            <w:gridSpan w:val="3"/>
            <w:tcBorders>
              <w:top w:val="single" w:sz="8" w:space="0" w:color="221F1F"/>
              <w:left w:val="single" w:sz="8" w:space="0" w:color="221F1F"/>
              <w:bottom w:val="single" w:sz="8" w:space="0" w:color="221F1F"/>
              <w:right w:val="single" w:sz="8" w:space="0" w:color="221F1F"/>
            </w:tcBorders>
            <w:hideMark/>
          </w:tcPr>
          <w:p w14:paraId="307DC2C4" w14:textId="77777777" w:rsidR="00C120CD" w:rsidRPr="00D541E8" w:rsidRDefault="00C120CD" w:rsidP="002C71AA">
            <w:pPr>
              <w:shd w:val="clear" w:color="auto" w:fill="FFFFFF" w:themeFill="background1"/>
            </w:pPr>
            <w:r w:rsidRPr="00D541E8">
              <w:t>CHILD’S AGE</w:t>
            </w:r>
          </w:p>
        </w:tc>
        <w:tc>
          <w:tcPr>
            <w:tcW w:w="2115" w:type="dxa"/>
            <w:tcBorders>
              <w:top w:val="single" w:sz="8" w:space="0" w:color="221F1F"/>
              <w:left w:val="single" w:sz="8" w:space="0" w:color="221F1F"/>
              <w:bottom w:val="single" w:sz="8" w:space="0" w:color="221F1F"/>
              <w:right w:val="single" w:sz="8" w:space="0" w:color="221F1F"/>
            </w:tcBorders>
            <w:hideMark/>
          </w:tcPr>
          <w:p w14:paraId="63A5A15B" w14:textId="77777777" w:rsidR="00C120CD" w:rsidRPr="00D541E8" w:rsidRDefault="00C120CD" w:rsidP="002C71AA">
            <w:pPr>
              <w:shd w:val="clear" w:color="auto" w:fill="FFFFFF" w:themeFill="background1"/>
            </w:pPr>
            <w:r w:rsidRPr="00D541E8">
              <w:t>CHILD’S ETHNIC GROUP OR RACE</w:t>
            </w:r>
          </w:p>
        </w:tc>
        <w:tc>
          <w:tcPr>
            <w:tcW w:w="6168" w:type="dxa"/>
            <w:gridSpan w:val="2"/>
            <w:vMerge/>
            <w:tcBorders>
              <w:top w:val="single" w:sz="8" w:space="0" w:color="221F1F"/>
              <w:left w:val="single" w:sz="8" w:space="0" w:color="221F1F"/>
              <w:bottom w:val="single" w:sz="8" w:space="0" w:color="221F1F"/>
              <w:right w:val="single" w:sz="8" w:space="0" w:color="221F1F"/>
            </w:tcBorders>
            <w:vAlign w:val="center"/>
            <w:hideMark/>
          </w:tcPr>
          <w:p w14:paraId="642C1D30" w14:textId="77777777" w:rsidR="00C120CD" w:rsidRPr="00D541E8" w:rsidRDefault="00C120CD" w:rsidP="002C71AA">
            <w:pPr>
              <w:shd w:val="clear" w:color="auto" w:fill="FFFFFF" w:themeFill="background1"/>
              <w:spacing w:after="0"/>
            </w:pPr>
          </w:p>
        </w:tc>
      </w:tr>
      <w:tr w:rsidR="00C120CD" w:rsidRPr="00D541E8" w14:paraId="630DA1D6" w14:textId="77777777" w:rsidTr="00C120CD">
        <w:trPr>
          <w:trHeight w:val="577"/>
        </w:trPr>
        <w:tc>
          <w:tcPr>
            <w:tcW w:w="2521" w:type="dxa"/>
            <w:gridSpan w:val="3"/>
            <w:tcBorders>
              <w:top w:val="single" w:sz="8" w:space="0" w:color="221F1F"/>
              <w:left w:val="nil"/>
              <w:bottom w:val="single" w:sz="8" w:space="0" w:color="221F1F"/>
              <w:right w:val="single" w:sz="8" w:space="0" w:color="221F1F"/>
            </w:tcBorders>
            <w:hideMark/>
          </w:tcPr>
          <w:p w14:paraId="480162F6" w14:textId="77777777" w:rsidR="00C120CD" w:rsidRPr="00D541E8" w:rsidRDefault="00C120CD" w:rsidP="002C71AA">
            <w:pPr>
              <w:shd w:val="clear" w:color="auto" w:fill="FFFFFF" w:themeFill="background1"/>
            </w:pPr>
            <w:r w:rsidRPr="00D541E8">
              <w:t>TODAY’S DATE</w:t>
            </w:r>
          </w:p>
          <w:p w14:paraId="783E5C98" w14:textId="1AA54633" w:rsidR="00C120CD" w:rsidRPr="00D541E8" w:rsidRDefault="00C120CD" w:rsidP="002C71AA">
            <w:pPr>
              <w:shd w:val="clear" w:color="auto" w:fill="FFFFFF" w:themeFill="background1"/>
            </w:pPr>
            <w:r w:rsidRPr="00D541E8">
              <w:t xml:space="preserve">Mo. </w:t>
            </w:r>
            <w:r w:rsidRPr="00D541E8">
              <w:tab/>
              <w:t xml:space="preserve">Day </w:t>
            </w:r>
            <w:r w:rsidRPr="00D541E8">
              <w:tab/>
              <w:t>Year</w:t>
            </w:r>
            <w:r w:rsidR="009C63E8" w:rsidRPr="00D541E8">
              <w:t xml:space="preserve"> </w:t>
            </w:r>
            <w:r w:rsidRPr="00D541E8">
              <w:tab/>
            </w:r>
          </w:p>
        </w:tc>
        <w:tc>
          <w:tcPr>
            <w:tcW w:w="2531" w:type="dxa"/>
            <w:gridSpan w:val="2"/>
            <w:tcBorders>
              <w:top w:val="single" w:sz="8" w:space="0" w:color="221F1F"/>
              <w:left w:val="single" w:sz="8" w:space="0" w:color="221F1F"/>
              <w:bottom w:val="single" w:sz="8" w:space="0" w:color="221F1F"/>
              <w:right w:val="single" w:sz="8" w:space="0" w:color="221F1F"/>
            </w:tcBorders>
            <w:hideMark/>
          </w:tcPr>
          <w:p w14:paraId="0B731C46" w14:textId="77777777" w:rsidR="00C120CD" w:rsidRPr="00D541E8" w:rsidRDefault="00C120CD" w:rsidP="002C71AA">
            <w:pPr>
              <w:shd w:val="clear" w:color="auto" w:fill="FFFFFF" w:themeFill="background1"/>
            </w:pPr>
            <w:r w:rsidRPr="00D541E8">
              <w:t>CHILD’S BIRTHDATE</w:t>
            </w:r>
          </w:p>
          <w:p w14:paraId="5A105004" w14:textId="24EF5820" w:rsidR="00C120CD" w:rsidRPr="00D541E8" w:rsidRDefault="00C120CD" w:rsidP="002C71AA">
            <w:pPr>
              <w:shd w:val="clear" w:color="auto" w:fill="FFFFFF" w:themeFill="background1"/>
            </w:pPr>
            <w:r w:rsidRPr="00D541E8">
              <w:t xml:space="preserve">Mo. </w:t>
            </w:r>
            <w:r w:rsidRPr="00D541E8">
              <w:tab/>
              <w:t xml:space="preserve">Day </w:t>
            </w:r>
            <w:r w:rsidRPr="00D541E8">
              <w:tab/>
              <w:t>Year</w:t>
            </w:r>
            <w:r w:rsidR="009C63E8" w:rsidRPr="00D541E8">
              <w:t xml:space="preserve"> </w:t>
            </w:r>
            <w:r w:rsidRPr="00D541E8">
              <w:tab/>
            </w:r>
          </w:p>
        </w:tc>
        <w:tc>
          <w:tcPr>
            <w:tcW w:w="6168" w:type="dxa"/>
            <w:gridSpan w:val="2"/>
            <w:vMerge/>
            <w:tcBorders>
              <w:top w:val="single" w:sz="8" w:space="0" w:color="221F1F"/>
              <w:left w:val="single" w:sz="8" w:space="0" w:color="221F1F"/>
              <w:bottom w:val="single" w:sz="8" w:space="0" w:color="221F1F"/>
              <w:right w:val="single" w:sz="8" w:space="0" w:color="221F1F"/>
            </w:tcBorders>
            <w:vAlign w:val="center"/>
            <w:hideMark/>
          </w:tcPr>
          <w:p w14:paraId="3EDA9833" w14:textId="77777777" w:rsidR="00C120CD" w:rsidRPr="00D541E8" w:rsidRDefault="00C120CD" w:rsidP="002C71AA">
            <w:pPr>
              <w:shd w:val="clear" w:color="auto" w:fill="FFFFFF" w:themeFill="background1"/>
              <w:spacing w:after="0"/>
            </w:pPr>
          </w:p>
        </w:tc>
      </w:tr>
      <w:tr w:rsidR="00C120CD" w:rsidRPr="00D541E8" w14:paraId="00CCB0D0" w14:textId="77777777" w:rsidTr="00C120CD">
        <w:trPr>
          <w:trHeight w:val="1367"/>
        </w:trPr>
        <w:tc>
          <w:tcPr>
            <w:tcW w:w="2048" w:type="dxa"/>
            <w:gridSpan w:val="2"/>
            <w:tcBorders>
              <w:top w:val="single" w:sz="8" w:space="0" w:color="221F1F"/>
              <w:left w:val="nil"/>
              <w:bottom w:val="single" w:sz="8" w:space="0" w:color="221F1F"/>
              <w:right w:val="single" w:sz="8" w:space="0" w:color="221F1F"/>
            </w:tcBorders>
          </w:tcPr>
          <w:p w14:paraId="1D066942" w14:textId="77777777" w:rsidR="00C120CD" w:rsidRPr="00D541E8" w:rsidRDefault="00C120CD" w:rsidP="002C71AA">
            <w:pPr>
              <w:shd w:val="clear" w:color="auto" w:fill="FFFFFF" w:themeFill="background1"/>
            </w:pPr>
            <w:r w:rsidRPr="00D541E8">
              <w:t>GRADE IN</w:t>
            </w:r>
          </w:p>
          <w:p w14:paraId="1A00CCA4" w14:textId="6A121999" w:rsidR="00C120CD" w:rsidRPr="00D541E8" w:rsidRDefault="00C120CD" w:rsidP="002C71AA">
            <w:pPr>
              <w:shd w:val="clear" w:color="auto" w:fill="FFFFFF" w:themeFill="background1"/>
            </w:pPr>
            <w:r w:rsidRPr="00D541E8">
              <w:t>SCHOOL</w:t>
            </w:r>
            <w:r w:rsidR="009C63E8" w:rsidRPr="00D541E8">
              <w:t xml:space="preserve"> </w:t>
            </w:r>
            <w:r w:rsidRPr="00D541E8">
              <w:tab/>
            </w:r>
          </w:p>
          <w:p w14:paraId="2BB763E1" w14:textId="77777777" w:rsidR="00C120CD" w:rsidRPr="00D541E8" w:rsidRDefault="00C120CD" w:rsidP="002C71AA">
            <w:pPr>
              <w:shd w:val="clear" w:color="auto" w:fill="FFFFFF" w:themeFill="background1"/>
            </w:pPr>
          </w:p>
          <w:p w14:paraId="357F8056" w14:textId="77777777" w:rsidR="00C120CD" w:rsidRPr="00D541E8" w:rsidRDefault="00C120CD" w:rsidP="002C71AA">
            <w:pPr>
              <w:shd w:val="clear" w:color="auto" w:fill="FFFFFF" w:themeFill="background1"/>
            </w:pPr>
            <w:r w:rsidRPr="00D541E8">
              <w:t>NOT ATTENDING SCHOOL</w:t>
            </w:r>
          </w:p>
        </w:tc>
        <w:tc>
          <w:tcPr>
            <w:tcW w:w="3004" w:type="dxa"/>
            <w:gridSpan w:val="3"/>
            <w:tcBorders>
              <w:top w:val="single" w:sz="8" w:space="0" w:color="221F1F"/>
              <w:left w:val="single" w:sz="8" w:space="0" w:color="221F1F"/>
              <w:bottom w:val="single" w:sz="8" w:space="0" w:color="221F1F"/>
              <w:right w:val="single" w:sz="8" w:space="0" w:color="221F1F"/>
            </w:tcBorders>
            <w:hideMark/>
          </w:tcPr>
          <w:p w14:paraId="776B35A9" w14:textId="77777777" w:rsidR="00C120CD" w:rsidRPr="00D541E8" w:rsidRDefault="00C120CD" w:rsidP="002C71AA">
            <w:pPr>
              <w:shd w:val="clear" w:color="auto" w:fill="FFFFFF" w:themeFill="background1"/>
            </w:pPr>
            <w:r w:rsidRPr="00D541E8">
              <w:t>Please fill out this form to reflect your view of the child’s behavior even if other people might not agree. Feel free to print additional comments beside each item and in the space provided on page</w:t>
            </w:r>
          </w:p>
          <w:p w14:paraId="66F68D1A" w14:textId="77777777" w:rsidR="00C120CD" w:rsidRPr="00D541E8" w:rsidRDefault="00C120CD" w:rsidP="002C71AA">
            <w:pPr>
              <w:shd w:val="clear" w:color="auto" w:fill="FFFFFF" w:themeFill="background1"/>
            </w:pPr>
            <w:r w:rsidRPr="00D541E8">
              <w:t>2. Be sure to answer all items.</w:t>
            </w:r>
          </w:p>
        </w:tc>
        <w:tc>
          <w:tcPr>
            <w:tcW w:w="6168" w:type="dxa"/>
            <w:gridSpan w:val="2"/>
            <w:vMerge/>
            <w:tcBorders>
              <w:top w:val="single" w:sz="8" w:space="0" w:color="221F1F"/>
              <w:left w:val="single" w:sz="8" w:space="0" w:color="221F1F"/>
              <w:bottom w:val="single" w:sz="8" w:space="0" w:color="221F1F"/>
              <w:right w:val="single" w:sz="8" w:space="0" w:color="221F1F"/>
            </w:tcBorders>
            <w:vAlign w:val="center"/>
            <w:hideMark/>
          </w:tcPr>
          <w:p w14:paraId="1B901044" w14:textId="77777777" w:rsidR="00C120CD" w:rsidRPr="00D541E8" w:rsidRDefault="00C120CD" w:rsidP="002C71AA">
            <w:pPr>
              <w:shd w:val="clear" w:color="auto" w:fill="FFFFFF" w:themeFill="background1"/>
              <w:spacing w:after="0"/>
            </w:pPr>
          </w:p>
        </w:tc>
      </w:tr>
    </w:tbl>
    <w:p w14:paraId="47A7C034" w14:textId="45B00C22"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321" behindDoc="1" locked="0" layoutInCell="1" allowOverlap="1" wp14:anchorId="1756077C" wp14:editId="5457C1BB">
                <wp:simplePos x="0" y="0"/>
                <wp:positionH relativeFrom="page">
                  <wp:posOffset>4645660</wp:posOffset>
                </wp:positionH>
                <wp:positionV relativeFrom="paragraph">
                  <wp:posOffset>-744855</wp:posOffset>
                </wp:positionV>
                <wp:extent cx="109220" cy="107315"/>
                <wp:effectExtent l="0" t="0" r="5080" b="6985"/>
                <wp:wrapNone/>
                <wp:docPr id="620" name="Group 620"/>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621" name="Freeform 661"/>
                        <wps:cNvSpPr>
                          <a:spLocks/>
                        </wps:cNvSpPr>
                        <wps:spPr bwMode="auto">
                          <a:xfrm>
                            <a:off x="11" y="-1"/>
                            <a:ext cx="160" cy="160"/>
                          </a:xfrm>
                          <a:custGeom>
                            <a:avLst/>
                            <a:gdLst>
                              <a:gd name="T0" fmla="+- 0 7487 7327"/>
                              <a:gd name="T1" fmla="*/ T0 w 160"/>
                              <a:gd name="T2" fmla="+- 0 -1173 -1173"/>
                              <a:gd name="T3" fmla="*/ -1173 h 160"/>
                              <a:gd name="T4" fmla="+- 0 7327 7327"/>
                              <a:gd name="T5" fmla="*/ T4 w 160"/>
                              <a:gd name="T6" fmla="+- 0 -1173 -1173"/>
                              <a:gd name="T7" fmla="*/ -1173 h 160"/>
                              <a:gd name="T8" fmla="+- 0 7327 7327"/>
                              <a:gd name="T9" fmla="*/ T8 w 160"/>
                              <a:gd name="T10" fmla="+- 0 -1154 -1173"/>
                              <a:gd name="T11" fmla="*/ -1154 h 160"/>
                              <a:gd name="T12" fmla="+- 0 7327 7327"/>
                              <a:gd name="T13" fmla="*/ T12 w 160"/>
                              <a:gd name="T14" fmla="+- 0 -1013 -1173"/>
                              <a:gd name="T15" fmla="*/ -1013 h 160"/>
                              <a:gd name="T16" fmla="+- 0 7487 7327"/>
                              <a:gd name="T17" fmla="*/ T16 w 160"/>
                              <a:gd name="T18" fmla="+- 0 -1013 -1173"/>
                              <a:gd name="T19" fmla="*/ -1013 h 160"/>
                              <a:gd name="T20" fmla="+- 0 7487 7327"/>
                              <a:gd name="T21" fmla="*/ T20 w 160"/>
                              <a:gd name="T22" fmla="+- 0 -1154 -1173"/>
                              <a:gd name="T23" fmla="*/ -1154 h 160"/>
                              <a:gd name="T24" fmla="+- 0 7487 7327"/>
                              <a:gd name="T25" fmla="*/ T24 w 160"/>
                              <a:gd name="T26" fmla="+- 0 -1173 -1173"/>
                              <a:gd name="T27" fmla="*/ -1173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3" name="Rectangle 623"/>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 name="Rectangle 624"/>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5130E58">
              <v:group id="Group 620" style="position:absolute;margin-left:365.8pt;margin-top:-58.65pt;width:8.6pt;height:8.45pt;z-index:-251658151;mso-position-horizontal-relative:page" coordsize="166,163" coordorigin="5,-1" o:spid="_x0000_s1026" w14:anchorId="292E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">
                <v:shape id="Freeform 661"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">
                  <v:path arrowok="t" o:connecttype="custom" o:connectlocs="160,-1173;0,-1173;0,-1154;0,-1013;160,-1013;160,-1154;160,-1173" o:connectangles="0,0,0,0,0,0,0"/>
                </v:shape>
                <v:rect id="Rectangle 623"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">
                  <v:path arrowok="t"/>
                </v:rect>
                <v:rect id="Rectangle 624"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22" behindDoc="1" locked="0" layoutInCell="1" allowOverlap="1" wp14:anchorId="5A69DADD" wp14:editId="64217526">
                <wp:simplePos x="0" y="0"/>
                <wp:positionH relativeFrom="page">
                  <wp:posOffset>5310505</wp:posOffset>
                </wp:positionH>
                <wp:positionV relativeFrom="paragraph">
                  <wp:posOffset>-744855</wp:posOffset>
                </wp:positionV>
                <wp:extent cx="109220" cy="107315"/>
                <wp:effectExtent l="0" t="0" r="5080" b="6985"/>
                <wp:wrapNone/>
                <wp:docPr id="614" name="Group 614"/>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616" name="Freeform 657"/>
                        <wps:cNvSpPr>
                          <a:spLocks/>
                        </wps:cNvSpPr>
                        <wps:spPr bwMode="auto">
                          <a:xfrm>
                            <a:off x="11" y="-1"/>
                            <a:ext cx="160" cy="160"/>
                          </a:xfrm>
                          <a:custGeom>
                            <a:avLst/>
                            <a:gdLst>
                              <a:gd name="T0" fmla="+- 0 8534 8374"/>
                              <a:gd name="T1" fmla="*/ T0 w 160"/>
                              <a:gd name="T2" fmla="+- 0 -1173 -1173"/>
                              <a:gd name="T3" fmla="*/ -1173 h 160"/>
                              <a:gd name="T4" fmla="+- 0 8374 8374"/>
                              <a:gd name="T5" fmla="*/ T4 w 160"/>
                              <a:gd name="T6" fmla="+- 0 -1173 -1173"/>
                              <a:gd name="T7" fmla="*/ -1173 h 160"/>
                              <a:gd name="T8" fmla="+- 0 8374 8374"/>
                              <a:gd name="T9" fmla="*/ T8 w 160"/>
                              <a:gd name="T10" fmla="+- 0 -1154 -1173"/>
                              <a:gd name="T11" fmla="*/ -1154 h 160"/>
                              <a:gd name="T12" fmla="+- 0 8374 8374"/>
                              <a:gd name="T13" fmla="*/ T12 w 160"/>
                              <a:gd name="T14" fmla="+- 0 -1013 -1173"/>
                              <a:gd name="T15" fmla="*/ -1013 h 160"/>
                              <a:gd name="T16" fmla="+- 0 8534 8374"/>
                              <a:gd name="T17" fmla="*/ T16 w 160"/>
                              <a:gd name="T18" fmla="+- 0 -1013 -1173"/>
                              <a:gd name="T19" fmla="*/ -1013 h 160"/>
                              <a:gd name="T20" fmla="+- 0 8534 8374"/>
                              <a:gd name="T21" fmla="*/ T20 w 160"/>
                              <a:gd name="T22" fmla="+- 0 -1154 -1173"/>
                              <a:gd name="T23" fmla="*/ -1154 h 160"/>
                              <a:gd name="T24" fmla="+- 0 8534 8374"/>
                              <a:gd name="T25" fmla="*/ T24 w 160"/>
                              <a:gd name="T26" fmla="+- 0 -1173 -1173"/>
                              <a:gd name="T27" fmla="*/ -1173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Rectangle 617"/>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9" name="Rectangle 619"/>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7C12003">
              <v:group id="Group 614" style="position:absolute;margin-left:418.15pt;margin-top:-58.65pt;width:8.6pt;height:8.45pt;z-index:-251658150;mso-position-horizontal-relative:page" coordsize="166,163" coordorigin="5,-1" o:spid="_x0000_s1026" w14:anchorId="41695F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">
                <v:shape id="Freeform 657"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">
                  <v:path arrowok="t" o:connecttype="custom" o:connectlocs="160,-1173;0,-1173;0,-1154;0,-1013;160,-1013;160,-1154;160,-1173" o:connectangles="0,0,0,0,0,0,0"/>
                </v:shape>
                <v:rect id="Rectangle 617"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">
                  <v:path arrowok="t"/>
                </v:rect>
                <v:rect id="Rectangle 619"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323" behindDoc="1" locked="0" layoutInCell="1" allowOverlap="1" wp14:anchorId="29FE40AE" wp14:editId="25C2B4CB">
                <wp:simplePos x="0" y="0"/>
                <wp:positionH relativeFrom="page">
                  <wp:posOffset>3981450</wp:posOffset>
                </wp:positionH>
                <wp:positionV relativeFrom="paragraph">
                  <wp:posOffset>-369570</wp:posOffset>
                </wp:positionV>
                <wp:extent cx="109220" cy="107315"/>
                <wp:effectExtent l="0" t="0" r="5080" b="6985"/>
                <wp:wrapNone/>
                <wp:docPr id="609" name="Group 609"/>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610" name="Freeform 653"/>
                        <wps:cNvSpPr>
                          <a:spLocks/>
                        </wps:cNvSpPr>
                        <wps:spPr bwMode="auto">
                          <a:xfrm>
                            <a:off x="11" y="-1"/>
                            <a:ext cx="160" cy="160"/>
                          </a:xfrm>
                          <a:custGeom>
                            <a:avLst/>
                            <a:gdLst>
                              <a:gd name="T0" fmla="+- 0 6441 6281"/>
                              <a:gd name="T1" fmla="*/ T0 w 160"/>
                              <a:gd name="T2" fmla="+- 0 -582 -582"/>
                              <a:gd name="T3" fmla="*/ -582 h 160"/>
                              <a:gd name="T4" fmla="+- 0 6281 6281"/>
                              <a:gd name="T5" fmla="*/ T4 w 160"/>
                              <a:gd name="T6" fmla="+- 0 -582 -582"/>
                              <a:gd name="T7" fmla="*/ -582 h 160"/>
                              <a:gd name="T8" fmla="+- 0 6281 6281"/>
                              <a:gd name="T9" fmla="*/ T8 w 160"/>
                              <a:gd name="T10" fmla="+- 0 -563 -582"/>
                              <a:gd name="T11" fmla="*/ -563 h 160"/>
                              <a:gd name="T12" fmla="+- 0 6281 6281"/>
                              <a:gd name="T13" fmla="*/ T12 w 160"/>
                              <a:gd name="T14" fmla="+- 0 -422 -582"/>
                              <a:gd name="T15" fmla="*/ -422 h 160"/>
                              <a:gd name="T16" fmla="+- 0 6441 6281"/>
                              <a:gd name="T17" fmla="*/ T16 w 160"/>
                              <a:gd name="T18" fmla="+- 0 -422 -582"/>
                              <a:gd name="T19" fmla="*/ -422 h 160"/>
                              <a:gd name="T20" fmla="+- 0 6441 6281"/>
                              <a:gd name="T21" fmla="*/ T20 w 160"/>
                              <a:gd name="T22" fmla="+- 0 -563 -582"/>
                              <a:gd name="T23" fmla="*/ -563 h 160"/>
                              <a:gd name="T24" fmla="+- 0 6441 6281"/>
                              <a:gd name="T25" fmla="*/ T24 w 160"/>
                              <a:gd name="T26" fmla="+- 0 -582 -582"/>
                              <a:gd name="T27" fmla="*/ -58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1" name="Rectangle 611"/>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 name="Rectangle 613"/>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4EC34E3">
              <v:group id="Group 609" style="position:absolute;margin-left:313.5pt;margin-top:-29.1pt;width:8.6pt;height:8.45pt;z-index:-251658149;mso-position-horizontal-relative:page" coordsize="166,163" coordorigin="5,-1" o:spid="_x0000_s1026" w14:anchorId="2AB4AD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">
                <v:shape id="Freeform 653"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">
                  <v:path arrowok="t" o:connecttype="custom" o:connectlocs="160,-582;0,-582;0,-563;0,-422;160,-422;160,-563;160,-582" o:connectangles="0,0,0,0,0,0,0"/>
                </v:shape>
                <v:rect id="Rectangle 611"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">
                  <v:path arrowok="t"/>
                </v:rect>
                <v:rect id="Rectangle 613"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24" behindDoc="1" locked="0" layoutInCell="1" allowOverlap="1" wp14:anchorId="1A04185F" wp14:editId="57A8DAD9">
                <wp:simplePos x="0" y="0"/>
                <wp:positionH relativeFrom="page">
                  <wp:posOffset>4981575</wp:posOffset>
                </wp:positionH>
                <wp:positionV relativeFrom="paragraph">
                  <wp:posOffset>-363220</wp:posOffset>
                </wp:positionV>
                <wp:extent cx="109220" cy="107315"/>
                <wp:effectExtent l="0" t="0" r="5080" b="6985"/>
                <wp:wrapNone/>
                <wp:docPr id="603" name="Group 603"/>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605" name="Freeform 649"/>
                        <wps:cNvSpPr>
                          <a:spLocks/>
                        </wps:cNvSpPr>
                        <wps:spPr bwMode="auto">
                          <a:xfrm>
                            <a:off x="11" y="-1"/>
                            <a:ext cx="160" cy="160"/>
                          </a:xfrm>
                          <a:custGeom>
                            <a:avLst/>
                            <a:gdLst>
                              <a:gd name="T0" fmla="+- 0 8016 7856"/>
                              <a:gd name="T1" fmla="*/ T0 w 160"/>
                              <a:gd name="T2" fmla="+- 0 -572 -572"/>
                              <a:gd name="T3" fmla="*/ -572 h 160"/>
                              <a:gd name="T4" fmla="+- 0 7856 7856"/>
                              <a:gd name="T5" fmla="*/ T4 w 160"/>
                              <a:gd name="T6" fmla="+- 0 -572 -572"/>
                              <a:gd name="T7" fmla="*/ -572 h 160"/>
                              <a:gd name="T8" fmla="+- 0 7856 7856"/>
                              <a:gd name="T9" fmla="*/ T8 w 160"/>
                              <a:gd name="T10" fmla="+- 0 -553 -572"/>
                              <a:gd name="T11" fmla="*/ -553 h 160"/>
                              <a:gd name="T12" fmla="+- 0 7856 7856"/>
                              <a:gd name="T13" fmla="*/ T12 w 160"/>
                              <a:gd name="T14" fmla="+- 0 -412 -572"/>
                              <a:gd name="T15" fmla="*/ -412 h 160"/>
                              <a:gd name="T16" fmla="+- 0 8016 7856"/>
                              <a:gd name="T17" fmla="*/ T16 w 160"/>
                              <a:gd name="T18" fmla="+- 0 -412 -572"/>
                              <a:gd name="T19" fmla="*/ -412 h 160"/>
                              <a:gd name="T20" fmla="+- 0 8016 7856"/>
                              <a:gd name="T21" fmla="*/ T20 w 160"/>
                              <a:gd name="T22" fmla="+- 0 -553 -572"/>
                              <a:gd name="T23" fmla="*/ -553 h 160"/>
                              <a:gd name="T24" fmla="+- 0 8016 7856"/>
                              <a:gd name="T25" fmla="*/ T24 w 160"/>
                              <a:gd name="T26" fmla="+- 0 -572 -572"/>
                              <a:gd name="T27" fmla="*/ -57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6" name="Rectangle 606"/>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 name="Rectangle 607"/>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7CD13A9">
              <v:group id="Group 603" style="position:absolute;margin-left:392.25pt;margin-top:-28.6pt;width:8.6pt;height:8.45pt;z-index:-251658148;mso-position-horizontal-relative:page" coordsize="166,163" coordorigin="5,-1" o:spid="_x0000_s1026" w14:anchorId="35F1AD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">
                <v:shape id="Freeform 649"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">
                  <v:path arrowok="t" o:connecttype="custom" o:connectlocs="160,-572;0,-572;0,-553;0,-412;160,-412;160,-553;160,-572" o:connectangles="0,0,0,0,0,0,0"/>
                </v:shape>
                <v:rect id="Rectangle 606"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">
                  <v:path arrowok="t"/>
                </v:rect>
                <v:rect id="Rectangle 607"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25" behindDoc="1" locked="0" layoutInCell="1" allowOverlap="1" wp14:anchorId="2A27C117" wp14:editId="3F8370A9">
                <wp:simplePos x="0" y="0"/>
                <wp:positionH relativeFrom="page">
                  <wp:posOffset>5817235</wp:posOffset>
                </wp:positionH>
                <wp:positionV relativeFrom="paragraph">
                  <wp:posOffset>-363220</wp:posOffset>
                </wp:positionV>
                <wp:extent cx="109220" cy="107315"/>
                <wp:effectExtent l="0" t="0" r="5080" b="6985"/>
                <wp:wrapNone/>
                <wp:docPr id="598" name="Group 598"/>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599" name="Freeform 645"/>
                        <wps:cNvSpPr>
                          <a:spLocks/>
                        </wps:cNvSpPr>
                        <wps:spPr bwMode="auto">
                          <a:xfrm>
                            <a:off x="11" y="-1"/>
                            <a:ext cx="160" cy="160"/>
                          </a:xfrm>
                          <a:custGeom>
                            <a:avLst/>
                            <a:gdLst>
                              <a:gd name="T0" fmla="+- 0 9332 9172"/>
                              <a:gd name="T1" fmla="*/ T0 w 160"/>
                              <a:gd name="T2" fmla="+- 0 -572 -572"/>
                              <a:gd name="T3" fmla="*/ -572 h 160"/>
                              <a:gd name="T4" fmla="+- 0 9172 9172"/>
                              <a:gd name="T5" fmla="*/ T4 w 160"/>
                              <a:gd name="T6" fmla="+- 0 -572 -572"/>
                              <a:gd name="T7" fmla="*/ -572 h 160"/>
                              <a:gd name="T8" fmla="+- 0 9172 9172"/>
                              <a:gd name="T9" fmla="*/ T8 w 160"/>
                              <a:gd name="T10" fmla="+- 0 -553 -572"/>
                              <a:gd name="T11" fmla="*/ -553 h 160"/>
                              <a:gd name="T12" fmla="+- 0 9172 9172"/>
                              <a:gd name="T13" fmla="*/ T12 w 160"/>
                              <a:gd name="T14" fmla="+- 0 -412 -572"/>
                              <a:gd name="T15" fmla="*/ -412 h 160"/>
                              <a:gd name="T16" fmla="+- 0 9332 9172"/>
                              <a:gd name="T17" fmla="*/ T16 w 160"/>
                              <a:gd name="T18" fmla="+- 0 -412 -572"/>
                              <a:gd name="T19" fmla="*/ -412 h 160"/>
                              <a:gd name="T20" fmla="+- 0 9332 9172"/>
                              <a:gd name="T21" fmla="*/ T20 w 160"/>
                              <a:gd name="T22" fmla="+- 0 -553 -572"/>
                              <a:gd name="T23" fmla="*/ -553 h 160"/>
                              <a:gd name="T24" fmla="+- 0 9332 9172"/>
                              <a:gd name="T25" fmla="*/ T24 w 160"/>
                              <a:gd name="T26" fmla="+- 0 -572 -572"/>
                              <a:gd name="T27" fmla="*/ -57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Rectangle 601"/>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 name="Rectangle 602"/>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97EEEA7">
              <v:group id="Group 598" style="position:absolute;margin-left:458.05pt;margin-top:-28.6pt;width:8.6pt;height:8.45pt;z-index:-251658147;mso-position-horizontal-relative:page" coordsize="166,163" coordorigin="5,-1" o:spid="_x0000_s1026" w14:anchorId="309C6D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">
                <v:shape id="Freeform 645"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">
                  <v:path arrowok="t" o:connecttype="custom" o:connectlocs="160,-572;0,-572;0,-553;0,-412;160,-412;160,-553;160,-572" o:connectangles="0,0,0,0,0,0,0"/>
                </v:shape>
                <v:rect id="Rectangle 601"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">
                  <v:path arrowok="t"/>
                </v:rect>
                <v:rect id="Rectangle 602"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326" behindDoc="1" locked="0" layoutInCell="1" allowOverlap="1" wp14:anchorId="52275B42" wp14:editId="56A9572B">
                <wp:simplePos x="0" y="0"/>
                <wp:positionH relativeFrom="page">
                  <wp:posOffset>1645285</wp:posOffset>
                </wp:positionH>
                <wp:positionV relativeFrom="paragraph">
                  <wp:posOffset>-248920</wp:posOffset>
                </wp:positionV>
                <wp:extent cx="109220" cy="107315"/>
                <wp:effectExtent l="0" t="0" r="5080" b="6985"/>
                <wp:wrapNone/>
                <wp:docPr id="638" name="Group 638"/>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594" name="Freeform 641"/>
                        <wps:cNvSpPr>
                          <a:spLocks/>
                        </wps:cNvSpPr>
                        <wps:spPr bwMode="auto">
                          <a:xfrm>
                            <a:off x="11" y="-1"/>
                            <a:ext cx="160" cy="160"/>
                          </a:xfrm>
                          <a:custGeom>
                            <a:avLst/>
                            <a:gdLst>
                              <a:gd name="T0" fmla="+- 0 2762 2602"/>
                              <a:gd name="T1" fmla="*/ T0 w 160"/>
                              <a:gd name="T2" fmla="+- 0 -392 -392"/>
                              <a:gd name="T3" fmla="*/ -392 h 160"/>
                              <a:gd name="T4" fmla="+- 0 2602 2602"/>
                              <a:gd name="T5" fmla="*/ T4 w 160"/>
                              <a:gd name="T6" fmla="+- 0 -392 -392"/>
                              <a:gd name="T7" fmla="*/ -392 h 160"/>
                              <a:gd name="T8" fmla="+- 0 2602 2602"/>
                              <a:gd name="T9" fmla="*/ T8 w 160"/>
                              <a:gd name="T10" fmla="+- 0 -373 -392"/>
                              <a:gd name="T11" fmla="*/ -373 h 160"/>
                              <a:gd name="T12" fmla="+- 0 2602 2602"/>
                              <a:gd name="T13" fmla="*/ T12 w 160"/>
                              <a:gd name="T14" fmla="+- 0 -232 -392"/>
                              <a:gd name="T15" fmla="*/ -232 h 160"/>
                              <a:gd name="T16" fmla="+- 0 2762 2602"/>
                              <a:gd name="T17" fmla="*/ T16 w 160"/>
                              <a:gd name="T18" fmla="+- 0 -232 -392"/>
                              <a:gd name="T19" fmla="*/ -232 h 160"/>
                              <a:gd name="T20" fmla="+- 0 2762 2602"/>
                              <a:gd name="T21" fmla="*/ T20 w 160"/>
                              <a:gd name="T22" fmla="+- 0 -373 -392"/>
                              <a:gd name="T23" fmla="*/ -373 h 160"/>
                              <a:gd name="T24" fmla="+- 0 2762 2602"/>
                              <a:gd name="T25" fmla="*/ T24 w 160"/>
                              <a:gd name="T26" fmla="+- 0 -392 -392"/>
                              <a:gd name="T27" fmla="*/ -39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5" name="Rectangle 595"/>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7" name="Rectangle 597"/>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DCCDD54">
              <v:group id="Group 638" style="position:absolute;margin-left:129.55pt;margin-top:-19.6pt;width:8.6pt;height:8.45pt;z-index:-251658146;mso-position-horizontal-relative:page" coordsize="166,163" coordorigin="5,-1" o:spid="_x0000_s1026" w14:anchorId="0FE3C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">
                <v:shape id="Freeform 641"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">
                  <v:path arrowok="t" o:connecttype="custom" o:connectlocs="160,-392;0,-392;0,-373;0,-232;160,-232;160,-373;160,-392" o:connectangles="0,0,0,0,0,0,0"/>
                </v:shape>
                <v:rect id="Rectangle 595"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">
                  <v:path arrowok="t"/>
                </v:rect>
                <v:rect id="Rectangle 597"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27" behindDoc="1" locked="0" layoutInCell="1" allowOverlap="1" wp14:anchorId="4AE4CCE4" wp14:editId="674DF039">
                <wp:simplePos x="0" y="0"/>
                <wp:positionH relativeFrom="page">
                  <wp:posOffset>3981450</wp:posOffset>
                </wp:positionH>
                <wp:positionV relativeFrom="paragraph">
                  <wp:posOffset>-185420</wp:posOffset>
                </wp:positionV>
                <wp:extent cx="109220" cy="107315"/>
                <wp:effectExtent l="0" t="0" r="5080" b="6985"/>
                <wp:wrapNone/>
                <wp:docPr id="634" name="Group 634"/>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590" name="Freeform 637"/>
                        <wps:cNvSpPr>
                          <a:spLocks/>
                        </wps:cNvSpPr>
                        <wps:spPr bwMode="auto">
                          <a:xfrm>
                            <a:off x="11" y="-1"/>
                            <a:ext cx="160" cy="160"/>
                          </a:xfrm>
                          <a:custGeom>
                            <a:avLst/>
                            <a:gdLst>
                              <a:gd name="T0" fmla="+- 0 6441 6281"/>
                              <a:gd name="T1" fmla="*/ T0 w 160"/>
                              <a:gd name="T2" fmla="+- 0 -292 -292"/>
                              <a:gd name="T3" fmla="*/ -292 h 160"/>
                              <a:gd name="T4" fmla="+- 0 6281 6281"/>
                              <a:gd name="T5" fmla="*/ T4 w 160"/>
                              <a:gd name="T6" fmla="+- 0 -292 -292"/>
                              <a:gd name="T7" fmla="*/ -292 h 160"/>
                              <a:gd name="T8" fmla="+- 0 6281 6281"/>
                              <a:gd name="T9" fmla="*/ T8 w 160"/>
                              <a:gd name="T10" fmla="+- 0 -273 -292"/>
                              <a:gd name="T11" fmla="*/ -273 h 160"/>
                              <a:gd name="T12" fmla="+- 0 6281 6281"/>
                              <a:gd name="T13" fmla="*/ T12 w 160"/>
                              <a:gd name="T14" fmla="+- 0 -132 -292"/>
                              <a:gd name="T15" fmla="*/ -132 h 160"/>
                              <a:gd name="T16" fmla="+- 0 6441 6281"/>
                              <a:gd name="T17" fmla="*/ T16 w 160"/>
                              <a:gd name="T18" fmla="+- 0 -132 -292"/>
                              <a:gd name="T19" fmla="*/ -132 h 160"/>
                              <a:gd name="T20" fmla="+- 0 6441 6281"/>
                              <a:gd name="T21" fmla="*/ T20 w 160"/>
                              <a:gd name="T22" fmla="+- 0 -273 -292"/>
                              <a:gd name="T23" fmla="*/ -273 h 160"/>
                              <a:gd name="T24" fmla="+- 0 6441 6281"/>
                              <a:gd name="T25" fmla="*/ T24 w 160"/>
                              <a:gd name="T26" fmla="+- 0 -292 -292"/>
                              <a:gd name="T27" fmla="*/ -29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1" name="Rectangle 591"/>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 name="Rectangle 593"/>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DC8D4E4">
              <v:group id="Group 634" style="position:absolute;margin-left:313.5pt;margin-top:-14.6pt;width:8.6pt;height:8.45pt;z-index:-251658145;mso-position-horizontal-relative:page" coordsize="166,163" coordorigin="5,-1" o:spid="_x0000_s1026" w14:anchorId="3C03BE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">
                <v:shape id="Freeform 637"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">
                  <v:path arrowok="t" o:connecttype="custom" o:connectlocs="160,-292;0,-292;0,-273;0,-132;160,-132;160,-273;160,-292" o:connectangles="0,0,0,0,0,0,0"/>
                </v:shape>
                <v:rect id="Rectangle 591"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">
                  <v:path arrowok="t"/>
                </v:rect>
                <v:rect id="Rectangle 593"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28" behindDoc="1" locked="0" layoutInCell="1" allowOverlap="1" wp14:anchorId="46951F78" wp14:editId="63778AA2">
                <wp:simplePos x="0" y="0"/>
                <wp:positionH relativeFrom="page">
                  <wp:posOffset>4981575</wp:posOffset>
                </wp:positionH>
                <wp:positionV relativeFrom="paragraph">
                  <wp:posOffset>-191770</wp:posOffset>
                </wp:positionV>
                <wp:extent cx="109220" cy="107315"/>
                <wp:effectExtent l="0" t="0" r="5080" b="6985"/>
                <wp:wrapNone/>
                <wp:docPr id="630" name="Group 630"/>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586" name="Freeform 633"/>
                        <wps:cNvSpPr>
                          <a:spLocks/>
                        </wps:cNvSpPr>
                        <wps:spPr bwMode="auto">
                          <a:xfrm>
                            <a:off x="11" y="-1"/>
                            <a:ext cx="160" cy="160"/>
                          </a:xfrm>
                          <a:custGeom>
                            <a:avLst/>
                            <a:gdLst>
                              <a:gd name="T0" fmla="+- 0 8016 7856"/>
                              <a:gd name="T1" fmla="*/ T0 w 160"/>
                              <a:gd name="T2" fmla="+- 0 -302 -302"/>
                              <a:gd name="T3" fmla="*/ -302 h 160"/>
                              <a:gd name="T4" fmla="+- 0 7856 7856"/>
                              <a:gd name="T5" fmla="*/ T4 w 160"/>
                              <a:gd name="T6" fmla="+- 0 -302 -302"/>
                              <a:gd name="T7" fmla="*/ -302 h 160"/>
                              <a:gd name="T8" fmla="+- 0 7856 7856"/>
                              <a:gd name="T9" fmla="*/ T8 w 160"/>
                              <a:gd name="T10" fmla="+- 0 -283 -302"/>
                              <a:gd name="T11" fmla="*/ -283 h 160"/>
                              <a:gd name="T12" fmla="+- 0 7856 7856"/>
                              <a:gd name="T13" fmla="*/ T12 w 160"/>
                              <a:gd name="T14" fmla="+- 0 -142 -302"/>
                              <a:gd name="T15" fmla="*/ -142 h 160"/>
                              <a:gd name="T16" fmla="+- 0 8016 7856"/>
                              <a:gd name="T17" fmla="*/ T16 w 160"/>
                              <a:gd name="T18" fmla="+- 0 -142 -302"/>
                              <a:gd name="T19" fmla="*/ -142 h 160"/>
                              <a:gd name="T20" fmla="+- 0 8016 7856"/>
                              <a:gd name="T21" fmla="*/ T20 w 160"/>
                              <a:gd name="T22" fmla="+- 0 -283 -302"/>
                              <a:gd name="T23" fmla="*/ -283 h 160"/>
                              <a:gd name="T24" fmla="+- 0 8016 7856"/>
                              <a:gd name="T25" fmla="*/ T24 w 160"/>
                              <a:gd name="T26" fmla="+- 0 -302 -302"/>
                              <a:gd name="T27" fmla="*/ -30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 name="Rectangle 587"/>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 name="Rectangle 589"/>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6045E85">
              <v:group id="Group 630" style="position:absolute;margin-left:392.25pt;margin-top:-15.1pt;width:8.6pt;height:8.45pt;z-index:-251658144;mso-position-horizontal-relative:page" coordsize="166,163" coordorigin="5,-1" o:spid="_x0000_s1026" w14:anchorId="0FC52A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">
                <v:shape id="Freeform 633"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">
                  <v:path arrowok="t" o:connecttype="custom" o:connectlocs="160,-302;0,-302;0,-283;0,-142;160,-142;160,-283;160,-302" o:connectangles="0,0,0,0,0,0,0"/>
                </v:shape>
                <v:rect id="Rectangle 587"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">
                  <v:path arrowok="t"/>
                </v:rect>
                <v:rect id="Rectangle 589"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329" behindDoc="1" locked="0" layoutInCell="1" allowOverlap="1" wp14:anchorId="61E513DC" wp14:editId="5AE88CEB">
                <wp:simplePos x="0" y="0"/>
                <wp:positionH relativeFrom="page">
                  <wp:posOffset>5817235</wp:posOffset>
                </wp:positionH>
                <wp:positionV relativeFrom="paragraph">
                  <wp:posOffset>-185420</wp:posOffset>
                </wp:positionV>
                <wp:extent cx="109220" cy="107315"/>
                <wp:effectExtent l="0" t="0" r="5080" b="6985"/>
                <wp:wrapNone/>
                <wp:docPr id="626" name="Group 626"/>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582" name="Freeform 629"/>
                        <wps:cNvSpPr>
                          <a:spLocks/>
                        </wps:cNvSpPr>
                        <wps:spPr bwMode="auto">
                          <a:xfrm>
                            <a:off x="11" y="-1"/>
                            <a:ext cx="160" cy="160"/>
                          </a:xfrm>
                          <a:custGeom>
                            <a:avLst/>
                            <a:gdLst>
                              <a:gd name="T0" fmla="+- 0 9332 9172"/>
                              <a:gd name="T1" fmla="*/ T0 w 160"/>
                              <a:gd name="T2" fmla="+- 0 -292 -292"/>
                              <a:gd name="T3" fmla="*/ -292 h 160"/>
                              <a:gd name="T4" fmla="+- 0 9172 9172"/>
                              <a:gd name="T5" fmla="*/ T4 w 160"/>
                              <a:gd name="T6" fmla="+- 0 -292 -292"/>
                              <a:gd name="T7" fmla="*/ -292 h 160"/>
                              <a:gd name="T8" fmla="+- 0 9172 9172"/>
                              <a:gd name="T9" fmla="*/ T8 w 160"/>
                              <a:gd name="T10" fmla="+- 0 -273 -292"/>
                              <a:gd name="T11" fmla="*/ -273 h 160"/>
                              <a:gd name="T12" fmla="+- 0 9172 9172"/>
                              <a:gd name="T13" fmla="*/ T12 w 160"/>
                              <a:gd name="T14" fmla="+- 0 -132 -292"/>
                              <a:gd name="T15" fmla="*/ -132 h 160"/>
                              <a:gd name="T16" fmla="+- 0 9332 9172"/>
                              <a:gd name="T17" fmla="*/ T16 w 160"/>
                              <a:gd name="T18" fmla="+- 0 -132 -292"/>
                              <a:gd name="T19" fmla="*/ -132 h 160"/>
                              <a:gd name="T20" fmla="+- 0 9332 9172"/>
                              <a:gd name="T21" fmla="*/ T20 w 160"/>
                              <a:gd name="T22" fmla="+- 0 -273 -292"/>
                              <a:gd name="T23" fmla="*/ -273 h 160"/>
                              <a:gd name="T24" fmla="+- 0 9332 9172"/>
                              <a:gd name="T25" fmla="*/ T24 w 160"/>
                              <a:gd name="T26" fmla="+- 0 -292 -292"/>
                              <a:gd name="T27" fmla="*/ -29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3" name="Rectangle 583"/>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5" name="Rectangle 585"/>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E8C8DDD">
              <v:group id="Group 626" style="position:absolute;margin-left:458.05pt;margin-top:-14.6pt;width:8.6pt;height:8.45pt;z-index:-251658143;mso-position-horizontal-relative:page" coordsize="166,163" coordorigin="5,-1" o:spid="_x0000_s1026" w14:anchorId="69FEB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">
                <v:shape id="Freeform 629"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">
                  <v:path arrowok="t" o:connecttype="custom" o:connectlocs="160,-292;0,-292;0,-273;0,-132;160,-132;160,-273;160,-292" o:connectangles="0,0,0,0,0,0,0"/>
                </v:shape>
                <v:rect id="Rectangle 583"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">
                  <v:path arrowok="t"/>
                </v:rect>
                <v:rect id="Rectangle 585"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30" behindDoc="1" locked="0" layoutInCell="1" allowOverlap="1" wp14:anchorId="2C37D3E3" wp14:editId="67E2A489">
                <wp:simplePos x="0" y="0"/>
                <wp:positionH relativeFrom="page">
                  <wp:posOffset>6111875</wp:posOffset>
                </wp:positionH>
                <wp:positionV relativeFrom="paragraph">
                  <wp:posOffset>-748665</wp:posOffset>
                </wp:positionV>
                <wp:extent cx="107315" cy="104140"/>
                <wp:effectExtent l="0" t="0" r="6985" b="10160"/>
                <wp:wrapNone/>
                <wp:docPr id="622" name="Group 622"/>
                <wp:cNvGraphicFramePr/>
                <a:graphic xmlns:a="http://schemas.openxmlformats.org/drawingml/2006/main">
                  <a:graphicData uri="http://schemas.microsoft.com/office/word/2010/wordprocessingGroup">
                    <wpg:wgp>
                      <wpg:cNvGrpSpPr/>
                      <wpg:grpSpPr bwMode="auto">
                        <a:xfrm>
                          <a:off x="0" y="0"/>
                          <a:ext cx="107315" cy="104140"/>
                          <a:chOff x="5" y="-1"/>
                          <a:chExt cx="164" cy="159"/>
                        </a:xfrm>
                      </wpg:grpSpPr>
                      <wps:wsp>
                        <wps:cNvPr id="578" name="Rectangle 578"/>
                        <wps:cNvSpPr>
                          <a:spLocks/>
                        </wps:cNvSpPr>
                        <wps:spPr bwMode="auto">
                          <a:xfrm>
                            <a:off x="11" y="-1"/>
                            <a:ext cx="158"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 name="Rectangle 579"/>
                        <wps:cNvSpPr>
                          <a:spLocks/>
                        </wps:cNvSpPr>
                        <wps:spPr bwMode="auto">
                          <a:xfrm>
                            <a:off x="5" y="15"/>
                            <a:ext cx="147" cy="1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1" name="Rectangle 581"/>
                        <wps:cNvSpPr>
                          <a:spLocks/>
                        </wps:cNvSpPr>
                        <wps:spPr bwMode="auto">
                          <a:xfrm>
                            <a:off x="5" y="15"/>
                            <a:ext cx="147" cy="143"/>
                          </a:xfrm>
                          <a:prstGeom prst="rect">
                            <a:avLst/>
                          </a:prstGeom>
                          <a:noFill/>
                          <a:ln w="6398">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19BF69A">
              <v:group id="Group 622" style="position:absolute;margin-left:481.25pt;margin-top:-58.95pt;width:8.45pt;height:8.2pt;z-index:-251658142;mso-position-horizontal-relative:page" coordsize="164,159" coordorigin="5,-1" o:spid="_x0000_s1026" w14:anchorId="610F42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">
                <v:rect id="Rectangle 578" style="position:absolute;left:11;top:-1;width:158;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">
                  <v:path arrowok="t"/>
                </v:rect>
                <v:rect id="Rectangle 579" style="position:absolute;left:5;top:15;width:147;height:143;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">
                  <v:path arrowok="t"/>
                </v:rect>
                <v:rect id="Rectangle 581" style="position:absolute;left:5;top:15;width:147;height:143;visibility:visible;mso-wrap-style:square;v-text-anchor:top" o:spid="_x0000_s1029" filled="f" strokecolor="#221f1f" strokeweight=".17772m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">
                  <v:path arrowok="t"/>
                </v:rect>
                <w10:wrap anchorx="page"/>
              </v:group>
            </w:pict>
          </mc:Fallback>
        </mc:AlternateContent>
      </w:r>
      <w:r w:rsidRPr="00D541E8">
        <w:t>Please list the sports your child most likes</w:t>
      </w:r>
      <w:r w:rsidRPr="00D541E8">
        <w:tab/>
        <w:t>Compared to others of the same</w:t>
      </w:r>
      <w:r w:rsidRPr="00D541E8">
        <w:tab/>
        <w:t>Compared to others of the to take part in. For example: swimming,</w:t>
      </w:r>
      <w:r w:rsidRPr="00D541E8">
        <w:tab/>
        <w:t>age, about how much time does</w:t>
      </w:r>
      <w:r w:rsidRPr="00D541E8">
        <w:tab/>
        <w:t>same age, how well does baseball, skating, skate boarding, bike</w:t>
      </w:r>
      <w:r w:rsidRPr="00D541E8">
        <w:tab/>
        <w:t>he/she spend in each?</w:t>
      </w:r>
      <w:r w:rsidRPr="00D541E8">
        <w:tab/>
        <w:t>he/she do each one? riding, fishing, etc.</w:t>
      </w:r>
    </w:p>
    <w:p w14:paraId="09855DEA" w14:textId="77777777" w:rsidR="00C120CD" w:rsidRPr="00D541E8" w:rsidRDefault="00C120CD" w:rsidP="002C71AA">
      <w:pPr>
        <w:shd w:val="clear" w:color="auto" w:fill="FFFFFF" w:themeFill="background1"/>
        <w:spacing w:after="0"/>
        <w:sectPr w:rsidR="00C120CD" w:rsidRPr="00D541E8">
          <w:headerReference w:type="default" r:id="rId42"/>
          <w:pgSz w:w="12240" w:h="15840"/>
          <w:pgMar w:top="980" w:right="780" w:bottom="280" w:left="940" w:header="720" w:footer="720" w:gutter="0"/>
          <w:cols w:space="720"/>
        </w:sectPr>
      </w:pPr>
    </w:p>
    <w:p w14:paraId="5C70A2D6" w14:textId="77777777" w:rsidR="00C120CD" w:rsidRPr="00D541E8" w:rsidRDefault="00C120CD" w:rsidP="002C71AA">
      <w:pPr>
        <w:shd w:val="clear" w:color="auto" w:fill="FFFFFF" w:themeFill="background1"/>
      </w:pPr>
    </w:p>
    <w:p w14:paraId="6823DADC" w14:textId="1F2FF6CF"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411" behindDoc="0" locked="0" layoutInCell="1" allowOverlap="1" wp14:anchorId="74C873B1" wp14:editId="20C77714">
                <wp:simplePos x="0" y="0"/>
                <wp:positionH relativeFrom="page">
                  <wp:posOffset>1028700</wp:posOffset>
                </wp:positionH>
                <wp:positionV relativeFrom="paragraph">
                  <wp:posOffset>-3810</wp:posOffset>
                </wp:positionV>
                <wp:extent cx="109220" cy="106680"/>
                <wp:effectExtent l="0" t="0" r="5080" b="7620"/>
                <wp:wrapNone/>
                <wp:docPr id="618" name="Group 618"/>
                <wp:cNvGraphicFramePr/>
                <a:graphic xmlns:a="http://schemas.openxmlformats.org/drawingml/2006/main">
                  <a:graphicData uri="http://schemas.microsoft.com/office/word/2010/wordprocessingGroup">
                    <wpg:wgp>
                      <wpg:cNvGrpSpPr/>
                      <wpg:grpSpPr bwMode="auto">
                        <a:xfrm>
                          <a:off x="0" y="0"/>
                          <a:ext cx="109220" cy="106680"/>
                          <a:chOff x="5" y="0"/>
                          <a:chExt cx="166" cy="162"/>
                        </a:xfrm>
                      </wpg:grpSpPr>
                      <wps:wsp>
                        <wps:cNvPr id="575" name="Freeform 621"/>
                        <wps:cNvSpPr>
                          <a:spLocks/>
                        </wps:cNvSpPr>
                        <wps:spPr bwMode="auto">
                          <a:xfrm>
                            <a:off x="11" y="0"/>
                            <a:ext cx="160" cy="160"/>
                          </a:xfrm>
                          <a:custGeom>
                            <a:avLst/>
                            <a:gdLst>
                              <a:gd name="T0" fmla="+- 0 1791 1631"/>
                              <a:gd name="T1" fmla="*/ T0 w 160"/>
                              <a:gd name="T2" fmla="+- 0 -6 -6"/>
                              <a:gd name="T3" fmla="*/ -6 h 160"/>
                              <a:gd name="T4" fmla="+- 0 1631 1631"/>
                              <a:gd name="T5" fmla="*/ T4 w 160"/>
                              <a:gd name="T6" fmla="+- 0 -6 -6"/>
                              <a:gd name="T7" fmla="*/ -6 h 160"/>
                              <a:gd name="T8" fmla="+- 0 1631 1631"/>
                              <a:gd name="T9" fmla="*/ T8 w 160"/>
                              <a:gd name="T10" fmla="+- 0 12 -6"/>
                              <a:gd name="T11" fmla="*/ 12 h 160"/>
                              <a:gd name="T12" fmla="+- 0 1631 1631"/>
                              <a:gd name="T13" fmla="*/ T12 w 160"/>
                              <a:gd name="T14" fmla="+- 0 154 -6"/>
                              <a:gd name="T15" fmla="*/ 154 h 160"/>
                              <a:gd name="T16" fmla="+- 0 1791 1631"/>
                              <a:gd name="T17" fmla="*/ T16 w 160"/>
                              <a:gd name="T18" fmla="+- 0 154 -6"/>
                              <a:gd name="T19" fmla="*/ 154 h 160"/>
                              <a:gd name="T20" fmla="+- 0 1791 1631"/>
                              <a:gd name="T21" fmla="*/ T20 w 160"/>
                              <a:gd name="T22" fmla="+- 0 12 -6"/>
                              <a:gd name="T23" fmla="*/ 12 h 160"/>
                              <a:gd name="T24" fmla="+- 0 1791 1631"/>
                              <a:gd name="T25" fmla="*/ T24 w 160"/>
                              <a:gd name="T26" fmla="+- 0 -6 -6"/>
                              <a:gd name="T27" fmla="*/ -6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8"/>
                                </a:lnTo>
                                <a:lnTo>
                                  <a:pt x="0" y="160"/>
                                </a:lnTo>
                                <a:lnTo>
                                  <a:pt x="160" y="160"/>
                                </a:lnTo>
                                <a:lnTo>
                                  <a:pt x="160" y="18"/>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6" name="Rectangle 576"/>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 name="Rectangle 577"/>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8F8CF43">
              <v:group id="Group 618" style="position:absolute;margin-left:81pt;margin-top:-.3pt;width:8.6pt;height:8.4pt;z-index:251658419;mso-position-horizontal-relative:page" coordsize="166,162" coordorigin="5" o:spid="_x0000_s1026" w14:anchorId="5C4341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">
                <v:shape id="Freeform 621" style="position:absolute;left:11;width:160;height:160;visibility:visible;mso-wrap-style:square;v-text-anchor:top" coordsize="160,160" o:spid="_x0000_s1027" fillcolor="#221f1f" stroked="f" path="m160,l,,,18,,160r160,l160,18,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">
                  <v:path arrowok="t" o:connecttype="custom" o:connectlocs="160,-6;0,-6;0,12;0,154;160,154;160,12;160,-6" o:connectangles="0,0,0,0,0,0,0"/>
                </v:shape>
                <v:rect id="Rectangle 576"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">
                  <v:path arrowok="t"/>
                </v:rect>
                <v:rect id="Rectangle 577"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">
                  <v:path arrowok="t"/>
                </v:rect>
                <w10:wrap anchorx="page"/>
              </v:group>
            </w:pict>
          </mc:Fallback>
        </mc:AlternateContent>
      </w:r>
      <w:r w:rsidRPr="00D541E8">
        <w:t>None</w:t>
      </w:r>
    </w:p>
    <w:p w14:paraId="42901213" w14:textId="129DF504"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407" behindDoc="0" locked="0" layoutInCell="1" allowOverlap="1" wp14:anchorId="490B5166" wp14:editId="6E0D630E">
                <wp:simplePos x="0" y="0"/>
                <wp:positionH relativeFrom="page">
                  <wp:posOffset>1168400</wp:posOffset>
                </wp:positionH>
                <wp:positionV relativeFrom="paragraph">
                  <wp:posOffset>176530</wp:posOffset>
                </wp:positionV>
                <wp:extent cx="1508125" cy="13335"/>
                <wp:effectExtent l="0" t="0" r="0" b="0"/>
                <wp:wrapNone/>
                <wp:docPr id="615" name="Group 615"/>
                <wp:cNvGraphicFramePr/>
                <a:graphic xmlns:a="http://schemas.openxmlformats.org/drawingml/2006/main">
                  <a:graphicData uri="http://schemas.microsoft.com/office/word/2010/wordprocessingGroup">
                    <wpg:wgp>
                      <wpg:cNvGrpSpPr/>
                      <wpg:grpSpPr bwMode="auto">
                        <a:xfrm>
                          <a:off x="0" y="0"/>
                          <a:ext cx="1508125" cy="13335"/>
                          <a:chOff x="0" y="4"/>
                          <a:chExt cx="2375" cy="11"/>
                        </a:xfrm>
                      </wpg:grpSpPr>
                      <wps:wsp>
                        <wps:cNvPr id="573" name="Line 617"/>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574" name="Line 616"/>
                        <wps:cNvCnPr>
                          <a:cxnSpLocks/>
                        </wps:cNvCnPr>
                        <wps:spPr bwMode="auto">
                          <a:xfrm>
                            <a:off x="0" y="15"/>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6ADF058">
              <v:group id="Group 615" style="position:absolute;margin-left:92pt;margin-top:13.9pt;width:118.75pt;height:1.05pt;z-index:251658415;mso-position-horizontal-relative:page" coordsize="2375,11" coordorigin=",4" o:spid="_x0000_s1026" w14:anchorId="551848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">
                <v:line id="Line 617"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">
                  <o:lock v:ext="edit" shapetype="f"/>
                </v:line>
                <v:line id="Line 616" style="position:absolute;visibility:visible;mso-wrap-style:square" o:spid="_x0000_s1028" strokecolor="#211e1f" strokeweight=".18875mm" o:connectortype="straight" from="0,15" to="2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">
                  <o:lock v:ext="edit" shapetype="f"/>
                </v:line>
                <w10:wrap anchorx="page"/>
              </v:group>
            </w:pict>
          </mc:Fallback>
        </mc:AlternateContent>
      </w:r>
      <w:r w:rsidRPr="00D541E8">
        <w:t>a.</w:t>
      </w:r>
    </w:p>
    <w:p w14:paraId="2C1228D0" w14:textId="2B1758BA"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281" behindDoc="1" locked="0" layoutInCell="1" allowOverlap="1" wp14:anchorId="523E98E2" wp14:editId="2A2D68B9">
                <wp:simplePos x="0" y="0"/>
                <wp:positionH relativeFrom="page">
                  <wp:posOffset>1168400</wp:posOffset>
                </wp:positionH>
                <wp:positionV relativeFrom="paragraph">
                  <wp:posOffset>175895</wp:posOffset>
                </wp:positionV>
                <wp:extent cx="1508125" cy="13335"/>
                <wp:effectExtent l="0" t="0" r="0" b="0"/>
                <wp:wrapNone/>
                <wp:docPr id="612" name="Group 612"/>
                <wp:cNvGraphicFramePr/>
                <a:graphic xmlns:a="http://schemas.openxmlformats.org/drawingml/2006/main">
                  <a:graphicData uri="http://schemas.microsoft.com/office/word/2010/wordprocessingGroup">
                    <wpg:wgp>
                      <wpg:cNvGrpSpPr/>
                      <wpg:grpSpPr bwMode="auto">
                        <a:xfrm>
                          <a:off x="0" y="0"/>
                          <a:ext cx="1508125" cy="13335"/>
                          <a:chOff x="0" y="5"/>
                          <a:chExt cx="2375" cy="11"/>
                        </a:xfrm>
                      </wpg:grpSpPr>
                      <wps:wsp>
                        <wps:cNvPr id="571" name="Line 614"/>
                        <wps:cNvCnPr>
                          <a:cxnSpLocks/>
                        </wps:cNvCnPr>
                        <wps:spPr bwMode="auto">
                          <a:xfrm>
                            <a:off x="2374" y="5"/>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572" name="Line 613"/>
                        <wps:cNvCnPr>
                          <a:cxnSpLocks/>
                        </wps:cNvCnPr>
                        <wps:spPr bwMode="auto">
                          <a:xfrm>
                            <a:off x="0" y="16"/>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5B8C317">
              <v:group id="Group 612" style="position:absolute;margin-left:92pt;margin-top:13.85pt;width:118.75pt;height:1.05pt;z-index:-251658191;mso-position-horizontal-relative:page" coordsize="2375,11" coordorigin=",5" o:spid="_x0000_s1026" w14:anchorId="4732F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">
                <v:line id="Line 614" style="position:absolute;visibility:visible;mso-wrap-style:square" o:spid="_x0000_s1027" strokecolor="#221f1f" strokeweight=".14994mm" o:connectortype="straight" from="2374,5" to="2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">
                  <o:lock v:ext="edit" shapetype="f"/>
                </v:line>
                <v:line id="Line 613" style="position:absolute;visibility:visible;mso-wrap-style:square" o:spid="_x0000_s1028" strokecolor="#211e1f" strokeweight=".18875mm" o:connectortype="straight" from="0,16" to="23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">
                  <o:lock v:ext="edit" shapetype="f"/>
                </v:line>
                <w10:wrap anchorx="page"/>
              </v:group>
            </w:pict>
          </mc:Fallback>
        </mc:AlternateContent>
      </w:r>
      <w:r w:rsidRPr="00D541E8">
        <w:rPr>
          <w:noProof/>
        </w:rPr>
        <mc:AlternateContent>
          <mc:Choice Requires="wpg">
            <w:drawing>
              <wp:anchor distT="0" distB="0" distL="114300" distR="114300" simplePos="0" relativeHeight="251658285" behindDoc="1" locked="0" layoutInCell="1" allowOverlap="1" wp14:anchorId="467C0658" wp14:editId="78535048">
                <wp:simplePos x="0" y="0"/>
                <wp:positionH relativeFrom="page">
                  <wp:posOffset>3316605</wp:posOffset>
                </wp:positionH>
                <wp:positionV relativeFrom="paragraph">
                  <wp:posOffset>267335</wp:posOffset>
                </wp:positionV>
                <wp:extent cx="107315" cy="105410"/>
                <wp:effectExtent l="0" t="0" r="6985" b="8890"/>
                <wp:wrapNone/>
                <wp:docPr id="608" name="Group 608"/>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568" name="Rectangle 568"/>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 name="Rectangle 569"/>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 name="Rectangle 57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94D4CA0">
              <v:group id="Group 608" style="position:absolute;margin-left:261.15pt;margin-top:21.05pt;width:8.45pt;height:8.3pt;z-index:-251658187;mso-position-horizontal-relative:page" coordsize="163,160" coordorigin="5,-1" o:spid="_x0000_s1026" w14:anchorId="7A0584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">
                <v:rect id="Rectangle 568"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">
                  <v:path arrowok="t"/>
                </v:rect>
                <v:rect id="Rectangle 569"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">
                  <v:path arrowok="t"/>
                </v:rect>
                <v:rect id="Rectangle 57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">
                  <v:path arrowok="t"/>
                </v:rect>
                <w10:wrap anchorx="page"/>
              </v:group>
            </w:pict>
          </mc:Fallback>
        </mc:AlternateContent>
      </w:r>
      <w:r w:rsidRPr="00D541E8">
        <w:rPr>
          <w:noProof/>
        </w:rPr>
        <mc:AlternateContent>
          <mc:Choice Requires="wpg">
            <w:drawing>
              <wp:anchor distT="0" distB="0" distL="114300" distR="114300" simplePos="0" relativeHeight="251658286" behindDoc="1" locked="0" layoutInCell="1" allowOverlap="1" wp14:anchorId="1F0C3B8E" wp14:editId="3A399C9E">
                <wp:simplePos x="0" y="0"/>
                <wp:positionH relativeFrom="page">
                  <wp:posOffset>4813300</wp:posOffset>
                </wp:positionH>
                <wp:positionV relativeFrom="paragraph">
                  <wp:posOffset>267335</wp:posOffset>
                </wp:positionV>
                <wp:extent cx="109220" cy="105410"/>
                <wp:effectExtent l="0" t="0" r="5080" b="8890"/>
                <wp:wrapNone/>
                <wp:docPr id="604" name="Group 604"/>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565" name="Rectangle 565"/>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6" name="Rectangle 56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 name="Rectangle 567"/>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5182735">
              <v:group id="Group 604" style="position:absolute;margin-left:379pt;margin-top:21.05pt;width:8.6pt;height:8.3pt;z-index:-251658186;mso-position-horizontal-relative:page" coordsize="166,160" coordorigin="5,-1" o:spid="_x0000_s1026" w14:anchorId="0C0F6F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">
                <v:rect id="Rectangle 565"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">
                  <v:path arrowok="t"/>
                </v:rect>
                <v:rect id="Rectangle 56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">
                  <v:path arrowok="t"/>
                </v:rect>
                <v:rect id="Rectangle 567"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287" behindDoc="1" locked="0" layoutInCell="1" allowOverlap="1" wp14:anchorId="33558B68" wp14:editId="12E2691B">
                <wp:simplePos x="0" y="0"/>
                <wp:positionH relativeFrom="page">
                  <wp:posOffset>3832860</wp:posOffset>
                </wp:positionH>
                <wp:positionV relativeFrom="paragraph">
                  <wp:posOffset>267335</wp:posOffset>
                </wp:positionV>
                <wp:extent cx="106680" cy="105410"/>
                <wp:effectExtent l="0" t="0" r="7620" b="8890"/>
                <wp:wrapNone/>
                <wp:docPr id="600" name="Group 600"/>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562" name="Rectangle 562"/>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 name="Rectangle 563"/>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 name="Rectangle 56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57FC7D5">
              <v:group id="Group 600" style="position:absolute;margin-left:301.8pt;margin-top:21.05pt;width:8.4pt;height:8.3pt;z-index:-251658185;mso-position-horizontal-relative:page" coordsize="162,160" coordorigin="5,-1" o:spid="_x0000_s1026" w14:anchorId="41AF6D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">
                <v:rect id="Rectangle 562"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">
                  <v:path arrowok="t"/>
                </v:rect>
                <v:rect id="Rectangle 563"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">
                  <v:path arrowok="t"/>
                </v:rect>
                <v:rect id="Rectangle 56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288" behindDoc="1" locked="0" layoutInCell="1" allowOverlap="1" wp14:anchorId="73D1DFEE" wp14:editId="7C7A1C68">
                <wp:simplePos x="0" y="0"/>
                <wp:positionH relativeFrom="page">
                  <wp:posOffset>4338320</wp:posOffset>
                </wp:positionH>
                <wp:positionV relativeFrom="paragraph">
                  <wp:posOffset>267335</wp:posOffset>
                </wp:positionV>
                <wp:extent cx="109220" cy="105410"/>
                <wp:effectExtent l="0" t="0" r="5080" b="8890"/>
                <wp:wrapNone/>
                <wp:docPr id="596" name="Group 596"/>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558" name="Rectangle 558"/>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 name="Rectangle 559"/>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 name="Rectangle 561"/>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B30EFC4">
              <v:group id="Group 596" style="position:absolute;margin-left:341.6pt;margin-top:21.05pt;width:8.6pt;height:8.3pt;z-index:-251658184;mso-position-horizontal-relative:page" coordsize="166,160" coordorigin="5,-1" o:spid="_x0000_s1026" w14:anchorId="15C2B3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">
                <v:rect id="Rectangle 558"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">
                  <v:path arrowok="t"/>
                </v:rect>
                <v:rect id="Rectangle 559"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">
                  <v:path arrowok="t"/>
                </v:rect>
                <v:rect id="Rectangle 561"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289" behindDoc="1" locked="0" layoutInCell="1" allowOverlap="1" wp14:anchorId="5588B4C8" wp14:editId="7D74F744">
                <wp:simplePos x="0" y="0"/>
                <wp:positionH relativeFrom="page">
                  <wp:posOffset>5464810</wp:posOffset>
                </wp:positionH>
                <wp:positionV relativeFrom="paragraph">
                  <wp:posOffset>267335</wp:posOffset>
                </wp:positionV>
                <wp:extent cx="107315" cy="105410"/>
                <wp:effectExtent l="0" t="0" r="6985" b="8890"/>
                <wp:wrapNone/>
                <wp:docPr id="592" name="Group 592"/>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554" name="Rectangle 554"/>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 name="Rectangle 555"/>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 name="Rectangle 557"/>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42E64F5">
              <v:group id="Group 592" style="position:absolute;margin-left:430.3pt;margin-top:21.05pt;width:8.45pt;height:8.3pt;z-index:-251658183;mso-position-horizontal-relative:page" coordsize="163,160" coordorigin="5,-1" o:spid="_x0000_s1026" w14:anchorId="66140A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">
                <v:rect id="Rectangle 554"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">
                  <v:path arrowok="t"/>
                </v:rect>
                <v:rect id="Rectangle 555"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">
                  <v:path arrowok="t"/>
                </v:rect>
                <v:rect id="Rectangle 557"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290" behindDoc="1" locked="0" layoutInCell="1" allowOverlap="1" wp14:anchorId="788C384A" wp14:editId="1A67F11C">
                <wp:simplePos x="0" y="0"/>
                <wp:positionH relativeFrom="page">
                  <wp:posOffset>6961505</wp:posOffset>
                </wp:positionH>
                <wp:positionV relativeFrom="paragraph">
                  <wp:posOffset>267335</wp:posOffset>
                </wp:positionV>
                <wp:extent cx="109220" cy="105410"/>
                <wp:effectExtent l="0" t="0" r="5080" b="8890"/>
                <wp:wrapNone/>
                <wp:docPr id="588" name="Group 588"/>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550" name="Rectangle 550"/>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 name="Rectangle 551"/>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3" name="Rectangle 553"/>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1DAC385">
              <v:group id="Group 588" style="position:absolute;margin-left:548.15pt;margin-top:21.05pt;width:8.6pt;height:8.3pt;z-index:-251658182;mso-position-horizontal-relative:page" coordsize="166,160" coordorigin="5,-1" o:spid="_x0000_s1026" w14:anchorId="540B1C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">
                <v:rect id="Rectangle 550"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">
                  <v:path arrowok="t"/>
                </v:rect>
                <v:rect id="Rectangle 551"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">
                  <v:path arrowok="t"/>
                </v:rect>
                <v:rect id="Rectangle 553"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291" behindDoc="1" locked="0" layoutInCell="1" allowOverlap="1" wp14:anchorId="365874B5" wp14:editId="6E23A325">
                <wp:simplePos x="0" y="0"/>
                <wp:positionH relativeFrom="page">
                  <wp:posOffset>5981065</wp:posOffset>
                </wp:positionH>
                <wp:positionV relativeFrom="paragraph">
                  <wp:posOffset>267335</wp:posOffset>
                </wp:positionV>
                <wp:extent cx="107315" cy="105410"/>
                <wp:effectExtent l="0" t="0" r="6985" b="8890"/>
                <wp:wrapNone/>
                <wp:docPr id="584" name="Group 584"/>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546" name="Rectangle 546"/>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 name="Rectangle 54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9" name="Rectangle 54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52F7685">
              <v:group id="Group 584" style="position:absolute;margin-left:470.95pt;margin-top:21.05pt;width:8.45pt;height:8.3pt;z-index:-251658181;mso-position-horizontal-relative:page" coordsize="163,160" coordorigin="5,-1" o:spid="_x0000_s1026" w14:anchorId="6F0BA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">
                <v:rect id="Rectangle 546"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">
                  <v:path arrowok="t"/>
                </v:rect>
                <v:rect id="Rectangle 54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">
                  <v:path arrowok="t"/>
                </v:rect>
                <v:rect id="Rectangle 54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292" behindDoc="1" locked="0" layoutInCell="1" allowOverlap="1" wp14:anchorId="7A82071C" wp14:editId="24B9633F">
                <wp:simplePos x="0" y="0"/>
                <wp:positionH relativeFrom="page">
                  <wp:posOffset>6486525</wp:posOffset>
                </wp:positionH>
                <wp:positionV relativeFrom="paragraph">
                  <wp:posOffset>267335</wp:posOffset>
                </wp:positionV>
                <wp:extent cx="108585" cy="105410"/>
                <wp:effectExtent l="0" t="0" r="5715" b="8890"/>
                <wp:wrapNone/>
                <wp:docPr id="580" name="Group 580"/>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543" name="Rectangle 543"/>
                        <wps:cNvSpPr>
                          <a:spLocks/>
                        </wps:cNvSpPr>
                        <wps:spPr bwMode="auto">
                          <a:xfrm>
                            <a:off x="11" y="-1"/>
                            <a:ext cx="159"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 name="Rectangle 54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 name="Rectangle 54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5A07870">
              <v:group id="Group 580" style="position:absolute;margin-left:510.75pt;margin-top:21.05pt;width:8.55pt;height:8.3pt;z-index:-251658180;mso-position-horizontal-relative:page" coordsize="165,160" coordorigin="5,-1" o:spid="_x0000_s1026" w14:anchorId="3B5371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">
                <v:rect id="Rectangle 543" style="position:absolute;left:11;top:-1;width:159;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">
                  <v:path arrowok="t"/>
                </v:rect>
                <v:rect id="Rectangle 54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">
                  <v:path arrowok="t"/>
                </v:rect>
                <v:rect id="Rectangle 54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">
                  <v:path arrowok="t"/>
                </v:rect>
                <w10:wrap anchorx="page"/>
              </v:group>
            </w:pict>
          </mc:Fallback>
        </mc:AlternateContent>
      </w:r>
      <w:r w:rsidRPr="00D541E8">
        <w:t>b.</w:t>
      </w:r>
    </w:p>
    <w:p w14:paraId="4FB47918" w14:textId="25018631" w:rsidR="00C120CD" w:rsidRPr="00D541E8" w:rsidRDefault="00C120CD" w:rsidP="002C71AA">
      <w:pPr>
        <w:shd w:val="clear" w:color="auto" w:fill="FFFFFF" w:themeFill="background1"/>
      </w:pPr>
      <w:r w:rsidRPr="00D541E8">
        <w:br w:type="column"/>
        <w:t>Less Than</w:t>
      </w:r>
      <w:r w:rsidRPr="00D541E8">
        <w:tab/>
        <w:t>More Than</w:t>
      </w:r>
      <w:r w:rsidR="009C63E8" w:rsidRPr="00D541E8">
        <w:t xml:space="preserve">  </w:t>
      </w:r>
      <w:r w:rsidRPr="00D541E8">
        <w:t>Don’t</w:t>
      </w:r>
    </w:p>
    <w:p w14:paraId="59967D23" w14:textId="77777777" w:rsidR="00C120CD" w:rsidRPr="00D541E8" w:rsidRDefault="00C120CD" w:rsidP="002C71AA">
      <w:pPr>
        <w:shd w:val="clear" w:color="auto" w:fill="FFFFFF" w:themeFill="background1"/>
      </w:pPr>
      <w:r w:rsidRPr="00D541E8">
        <w:t>Average</w:t>
      </w:r>
      <w:r w:rsidRPr="00D541E8">
        <w:tab/>
        <w:t>Average</w:t>
      </w:r>
      <w:r w:rsidRPr="00D541E8">
        <w:tab/>
        <w:t>Average</w:t>
      </w:r>
      <w:r w:rsidRPr="00D541E8">
        <w:tab/>
        <w:t>Know</w:t>
      </w:r>
    </w:p>
    <w:p w14:paraId="7D4B855F" w14:textId="77777777" w:rsidR="00C120CD" w:rsidRPr="00D541E8" w:rsidRDefault="00C120CD" w:rsidP="002C71AA">
      <w:pPr>
        <w:shd w:val="clear" w:color="auto" w:fill="FFFFFF" w:themeFill="background1"/>
      </w:pPr>
    </w:p>
    <w:p w14:paraId="55488FA9" w14:textId="17D71AC9" w:rsidR="00C120CD" w:rsidRPr="00D541E8" w:rsidRDefault="00C120CD" w:rsidP="002C71AA">
      <w:pPr>
        <w:shd w:val="clear" w:color="auto" w:fill="FFFFFF" w:themeFill="background1"/>
      </w:pPr>
      <w:r w:rsidRPr="00D541E8">
        <w:rPr>
          <w:noProof/>
        </w:rPr>
        <mc:AlternateContent>
          <mc:Choice Requires="wpg">
            <w:drawing>
              <wp:inline distT="0" distB="0" distL="0" distR="0" wp14:anchorId="6957C8B0" wp14:editId="198ED6E7">
                <wp:extent cx="107315" cy="106045"/>
                <wp:effectExtent l="9525" t="0" r="0" b="8255"/>
                <wp:docPr id="539"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0" y="0"/>
                          <a:chExt cx="169" cy="167"/>
                        </a:xfrm>
                      </wpg:grpSpPr>
                      <wps:wsp>
                        <wps:cNvPr id="540" name="Rectangle 579"/>
                        <wps:cNvSpPr>
                          <a:spLocks/>
                        </wps:cNvSpPr>
                        <wps:spPr bwMode="auto">
                          <a:xfrm>
                            <a:off x="8"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1" name="Rectangle 578"/>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 name="Rectangle 577"/>
                        <wps:cNvSpPr>
                          <a:spLocks/>
                        </wps:cNvSpPr>
                        <wps:spPr bwMode="auto">
                          <a:xfrm>
                            <a:off x="5" y="17"/>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0F5BB057">
              <v:group id="Group 539" style="width:8.45pt;height:8.35pt;mso-position-horizontal-relative:char;mso-position-vertical-relative:line" coordsize="169,167" o:spid="_x0000_s1026" w14:anchorId="2BD33A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">
                <v:rect id="Rectangle 579" style="position:absolute;left:8;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">
                  <v:path arrowok="t"/>
                </v:rect>
                <v:rect id="Rectangle 578"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">
                  <v:path arrowok="t"/>
                </v:rect>
                <v:rect id="Rectangle 577"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">
                  <v:path arrowok="t"/>
                </v:rect>
                <w10:anchorlock/>
              </v:group>
            </w:pict>
          </mc:Fallback>
        </mc:AlternateContent>
      </w:r>
      <w:r w:rsidRPr="00D541E8">
        <w:tab/>
      </w:r>
      <w:r w:rsidRPr="00D541E8">
        <w:rPr>
          <w:noProof/>
        </w:rPr>
        <mc:AlternateContent>
          <mc:Choice Requires="wpg">
            <w:drawing>
              <wp:inline distT="0" distB="0" distL="0" distR="0" wp14:anchorId="67BAEA2B" wp14:editId="4DDAB2F3">
                <wp:extent cx="106680" cy="105410"/>
                <wp:effectExtent l="9525" t="0" r="0" b="8890"/>
                <wp:docPr id="5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 cy="105410"/>
                          <a:chOff x="0" y="0"/>
                          <a:chExt cx="168" cy="166"/>
                        </a:xfrm>
                      </wpg:grpSpPr>
                      <wps:wsp>
                        <wps:cNvPr id="536" name="Rectangle 575"/>
                        <wps:cNvSpPr>
                          <a:spLocks/>
                        </wps:cNvSpPr>
                        <wps:spPr bwMode="auto">
                          <a:xfrm>
                            <a:off x="7"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 name="Rectangle 57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 name="Rectangle 573"/>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07BB43AD">
              <v:group id="Group 535" style="width:8.4pt;height:8.3pt;mso-position-horizontal-relative:char;mso-position-vertical-relative:line" coordsize="168,166" o:spid="_x0000_s1026" w14:anchorId="71572A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">
                <v:rect id="Rectangle 575" style="position:absolute;left:7;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">
                  <v:path arrowok="t"/>
                </v:rect>
                <v:rect id="Rectangle 574"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">
                  <v:path arrowok="t"/>
                </v:rect>
                <v:rect id="Rectangle 573"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">
                  <v:path arrowok="t"/>
                </v:rect>
                <w10:anchorlock/>
              </v:group>
            </w:pict>
          </mc:Fallback>
        </mc:AlternateContent>
      </w:r>
      <w:r w:rsidRPr="00D541E8">
        <w:tab/>
      </w:r>
      <w:r w:rsidRPr="00D541E8">
        <w:rPr>
          <w:noProof/>
        </w:rPr>
        <mc:AlternateContent>
          <mc:Choice Requires="wpg">
            <w:drawing>
              <wp:inline distT="0" distB="0" distL="0" distR="0" wp14:anchorId="08B6527C" wp14:editId="44F93A92">
                <wp:extent cx="109220" cy="105410"/>
                <wp:effectExtent l="9525" t="0" r="0" b="8890"/>
                <wp:docPr id="531"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532" name="Rectangle 571"/>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3" name="Rectangle 57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4" name="Rectangle 569"/>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7D616732">
              <v:group id="Group 531" style="width:8.6pt;height:8.3pt;mso-position-horizontal-relative:char;mso-position-vertical-relative:line" coordsize="172,166" o:spid="_x0000_s1026" w14:anchorId="56A63C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">
                <v:rect id="Rectangle 571"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">
                  <v:path arrowok="t"/>
                </v:rect>
                <v:rect id="Rectangle 570"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">
                  <v:path arrowok="t"/>
                </v:rect>
                <v:rect id="Rectangle 569"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">
                  <v:path arrowok="t"/>
                </v:rect>
                <w10:anchorlock/>
              </v:group>
            </w:pict>
          </mc:Fallback>
        </mc:AlternateContent>
      </w:r>
      <w:r w:rsidRPr="00D541E8">
        <w:tab/>
      </w:r>
      <w:r w:rsidRPr="00D541E8">
        <w:rPr>
          <w:noProof/>
        </w:rPr>
        <mc:AlternateContent>
          <mc:Choice Requires="wpg">
            <w:drawing>
              <wp:inline distT="0" distB="0" distL="0" distR="0" wp14:anchorId="558710E0" wp14:editId="34706E2A">
                <wp:extent cx="109220" cy="105410"/>
                <wp:effectExtent l="9525" t="0" r="0" b="8890"/>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527" name="Rectangle 567"/>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 name="Rectangle 566"/>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0" name="Rectangle 565"/>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243C312E">
              <v:group id="Group 526" style="width:8.6pt;height:8.3pt;mso-position-horizontal-relative:char;mso-position-vertical-relative:line" coordsize="172,166" o:spid="_x0000_s1026" w14:anchorId="156950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">
                <v:rect id="Rectangle 567"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">
                  <v:path arrowok="t"/>
                </v:rect>
                <v:rect id="Rectangle 566"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">
                  <v:path arrowok="t"/>
                </v:rect>
                <v:rect id="Rectangle 565"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">
                  <v:path arrowok="t"/>
                </v:rect>
                <w10:anchorlock/>
              </v:group>
            </w:pict>
          </mc:Fallback>
        </mc:AlternateContent>
      </w:r>
    </w:p>
    <w:p w14:paraId="5BBC33DD" w14:textId="1E545A6E" w:rsidR="00C120CD" w:rsidRPr="00D541E8" w:rsidRDefault="00C120CD" w:rsidP="002C71AA">
      <w:pPr>
        <w:shd w:val="clear" w:color="auto" w:fill="FFFFFF" w:themeFill="background1"/>
      </w:pPr>
      <w:r w:rsidRPr="00D541E8">
        <w:rPr>
          <w:noProof/>
        </w:rPr>
        <mc:AlternateContent>
          <mc:Choice Requires="wpg">
            <w:drawing>
              <wp:anchor distT="0" distB="0" distL="0" distR="0" simplePos="0" relativeHeight="251658365" behindDoc="1" locked="0" layoutInCell="1" allowOverlap="1" wp14:anchorId="399F3333" wp14:editId="073F3156">
                <wp:simplePos x="0" y="0"/>
                <wp:positionH relativeFrom="page">
                  <wp:posOffset>3316605</wp:posOffset>
                </wp:positionH>
                <wp:positionV relativeFrom="paragraph">
                  <wp:posOffset>130810</wp:posOffset>
                </wp:positionV>
                <wp:extent cx="108585" cy="105410"/>
                <wp:effectExtent l="0" t="0" r="5715" b="8890"/>
                <wp:wrapTopAndBottom/>
                <wp:docPr id="560" name="Group 560"/>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522" name="Rectangle 522"/>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 name="Rectangle 523"/>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 name="Rectangle 52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18193F9">
              <v:group id="Group 560" style="position:absolute;margin-left:261.15pt;margin-top:10.3pt;width:8.55pt;height:8.3pt;z-index:-251658107;mso-wrap-distance-left:0;mso-wrap-distance-right:0;mso-position-horizontal-relative:page" coordsize="165,160" coordorigin="5,-1" o:spid="_x0000_s1026" w14:anchorId="50D80A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">
                <v:rect id="Rectangle 522"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">
                  <v:path arrowok="t"/>
                </v:rect>
                <v:rect id="Rectangle 523"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">
                  <v:path arrowok="t"/>
                </v:rect>
                <v:rect id="Rectangle 52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">
                  <v:path arrowok="t"/>
                </v:rect>
                <w10:wrap type="topAndBottom" anchorx="page"/>
              </v:group>
            </w:pict>
          </mc:Fallback>
        </mc:AlternateContent>
      </w:r>
      <w:r w:rsidRPr="00D541E8">
        <w:rPr>
          <w:noProof/>
        </w:rPr>
        <mc:AlternateContent>
          <mc:Choice Requires="wpg">
            <w:drawing>
              <wp:anchor distT="0" distB="0" distL="0" distR="0" simplePos="0" relativeHeight="251658367" behindDoc="1" locked="0" layoutInCell="1" allowOverlap="1" wp14:anchorId="2B7BEC7E" wp14:editId="2A80C5C3">
                <wp:simplePos x="0" y="0"/>
                <wp:positionH relativeFrom="page">
                  <wp:posOffset>4338320</wp:posOffset>
                </wp:positionH>
                <wp:positionV relativeFrom="paragraph">
                  <wp:posOffset>127000</wp:posOffset>
                </wp:positionV>
                <wp:extent cx="109220" cy="105410"/>
                <wp:effectExtent l="0" t="0" r="5080" b="8890"/>
                <wp:wrapTopAndBottom/>
                <wp:docPr id="552" name="Group 552"/>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518" name="Rectangle 518"/>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 name="Rectangle 519"/>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1" name="Rectangle 521"/>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64F6FB5">
              <v:group id="Group 552" style="position:absolute;margin-left:341.6pt;margin-top:10pt;width:8.6pt;height:8.3pt;z-index:-251658105;mso-wrap-distance-left:0;mso-wrap-distance-right:0;mso-position-horizontal-relative:page" coordsize="166,160" coordorigin="5,-1" o:spid="_x0000_s1026" w14:anchorId="0D6A83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">
                <v:rect id="Rectangle 518"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">
                  <v:path arrowok="t"/>
                </v:rect>
                <v:rect id="Rectangle 519"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">
                  <v:path arrowok="t"/>
                </v:rect>
                <v:rect id="Rectangle 521"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">
                  <v:path arrowok="t"/>
                </v:rect>
                <w10:wrap type="topAndBottom" anchorx="page"/>
              </v:group>
            </w:pict>
          </mc:Fallback>
        </mc:AlternateContent>
      </w:r>
      <w:r w:rsidRPr="00D541E8">
        <w:rPr>
          <w:noProof/>
        </w:rPr>
        <mc:AlternateContent>
          <mc:Choice Requires="wpg">
            <w:drawing>
              <wp:anchor distT="0" distB="0" distL="0" distR="0" simplePos="0" relativeHeight="251658368" behindDoc="1" locked="0" layoutInCell="1" allowOverlap="1" wp14:anchorId="4C2C63C2" wp14:editId="498A343C">
                <wp:simplePos x="0" y="0"/>
                <wp:positionH relativeFrom="page">
                  <wp:posOffset>4813300</wp:posOffset>
                </wp:positionH>
                <wp:positionV relativeFrom="paragraph">
                  <wp:posOffset>127000</wp:posOffset>
                </wp:positionV>
                <wp:extent cx="110490" cy="105410"/>
                <wp:effectExtent l="0" t="0" r="3810" b="8890"/>
                <wp:wrapTopAndBottom/>
                <wp:docPr id="548" name="Group 548"/>
                <wp:cNvGraphicFramePr/>
                <a:graphic xmlns:a="http://schemas.openxmlformats.org/drawingml/2006/main">
                  <a:graphicData uri="http://schemas.microsoft.com/office/word/2010/wordprocessingGroup">
                    <wpg:wgp>
                      <wpg:cNvGrpSpPr/>
                      <wpg:grpSpPr bwMode="auto">
                        <a:xfrm>
                          <a:off x="0" y="0"/>
                          <a:ext cx="110490" cy="105410"/>
                          <a:chOff x="5" y="-1"/>
                          <a:chExt cx="168" cy="160"/>
                        </a:xfrm>
                      </wpg:grpSpPr>
                      <wps:wsp>
                        <wps:cNvPr id="514" name="Rectangle 514"/>
                        <wps:cNvSpPr>
                          <a:spLocks/>
                        </wps:cNvSpPr>
                        <wps:spPr bwMode="auto">
                          <a:xfrm>
                            <a:off x="13"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5" name="Rectangle 515"/>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 name="Rectangle 517"/>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A715688">
              <v:group id="Group 548" style="position:absolute;margin-left:379pt;margin-top:10pt;width:8.7pt;height:8.3pt;z-index:-251658104;mso-wrap-distance-left:0;mso-wrap-distance-right:0;mso-position-horizontal-relative:page" coordsize="168,160" coordorigin="5,-1" o:spid="_x0000_s1026" w14:anchorId="3BD3A0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">
                <v:rect id="Rectangle 514" style="position:absolute;left:13;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">
                  <v:path arrowok="t"/>
                </v:rect>
                <v:rect id="Rectangle 515"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">
                  <v:path arrowok="t"/>
                </v:rect>
                <v:rect id="Rectangle 517"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">
                  <v:path arrowok="t"/>
                </v:rect>
                <w10:wrap type="topAndBottom" anchorx="page"/>
              </v:group>
            </w:pict>
          </mc:Fallback>
        </mc:AlternateContent>
      </w:r>
      <w:r w:rsidRPr="00D541E8">
        <w:rPr>
          <w:noProof/>
        </w:rPr>
        <mc:AlternateContent>
          <mc:Choice Requires="wpg">
            <w:drawing>
              <wp:anchor distT="0" distB="0" distL="0" distR="0" simplePos="0" relativeHeight="251658366" behindDoc="1" locked="0" layoutInCell="1" allowOverlap="1" wp14:anchorId="5DFBD5FA" wp14:editId="201DA05F">
                <wp:simplePos x="0" y="0"/>
                <wp:positionH relativeFrom="page">
                  <wp:posOffset>3832860</wp:posOffset>
                </wp:positionH>
                <wp:positionV relativeFrom="paragraph">
                  <wp:posOffset>128905</wp:posOffset>
                </wp:positionV>
                <wp:extent cx="106680" cy="103505"/>
                <wp:effectExtent l="0" t="0" r="7620" b="10795"/>
                <wp:wrapTopAndBottom/>
                <wp:docPr id="556" name="Group 556"/>
                <wp:cNvGraphicFramePr/>
                <a:graphic xmlns:a="http://schemas.openxmlformats.org/drawingml/2006/main">
                  <a:graphicData uri="http://schemas.microsoft.com/office/word/2010/wordprocessingGroup">
                    <wpg:wgp>
                      <wpg:cNvGrpSpPr/>
                      <wpg:grpSpPr bwMode="auto">
                        <a:xfrm>
                          <a:off x="0" y="0"/>
                          <a:ext cx="106680" cy="103505"/>
                          <a:chOff x="5" y="-1"/>
                          <a:chExt cx="162" cy="160"/>
                        </a:xfrm>
                      </wpg:grpSpPr>
                      <wps:wsp>
                        <wps:cNvPr id="511" name="Rectangle 511"/>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2" name="Rectangle 512"/>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 name="Rectangle 513"/>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33214E5">
              <v:group id="Group 556" style="position:absolute;margin-left:301.8pt;margin-top:10.15pt;width:8.4pt;height:8.15pt;z-index:-251658106;mso-wrap-distance-left:0;mso-wrap-distance-right:0;mso-position-horizontal-relative:page" coordsize="162,160" coordorigin="5,-1" o:spid="_x0000_s1026" w14:anchorId="68BD4C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">
                <v:rect id="Rectangle 511"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">
                  <v:path arrowok="t"/>
                </v:rect>
                <v:rect id="Rectangle 512"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">
                  <v:path arrowok="t"/>
                </v:rect>
                <v:rect id="Rectangle 513"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">
                  <v:path arrowok="t"/>
                </v:rect>
                <w10:wrap type="topAndBottom" anchorx="page"/>
              </v:group>
            </w:pict>
          </mc:Fallback>
        </mc:AlternateContent>
      </w:r>
    </w:p>
    <w:p w14:paraId="5E1E8D95" w14:textId="77777777" w:rsidR="00C120CD" w:rsidRPr="00D541E8" w:rsidRDefault="00C120CD" w:rsidP="002C71AA">
      <w:pPr>
        <w:shd w:val="clear" w:color="auto" w:fill="FFFFFF" w:themeFill="background1"/>
      </w:pPr>
      <w:r w:rsidRPr="00D541E8">
        <w:br w:type="column"/>
        <w:t>Below</w:t>
      </w:r>
      <w:r w:rsidRPr="00D541E8">
        <w:tab/>
        <w:t>Above</w:t>
      </w:r>
      <w:r w:rsidRPr="00D541E8">
        <w:tab/>
        <w:t>Don’t</w:t>
      </w:r>
    </w:p>
    <w:p w14:paraId="552A8756" w14:textId="77777777" w:rsidR="00C120CD" w:rsidRPr="00D541E8" w:rsidRDefault="00C120CD" w:rsidP="002C71AA">
      <w:pPr>
        <w:shd w:val="clear" w:color="auto" w:fill="FFFFFF" w:themeFill="background1"/>
      </w:pPr>
      <w:r w:rsidRPr="00D541E8">
        <w:t>Average</w:t>
      </w:r>
      <w:r w:rsidRPr="00D541E8">
        <w:tab/>
        <w:t>Average</w:t>
      </w:r>
      <w:r w:rsidRPr="00D541E8">
        <w:tab/>
        <w:t>Average</w:t>
      </w:r>
      <w:r w:rsidRPr="00D541E8">
        <w:tab/>
        <w:t>Know</w:t>
      </w:r>
    </w:p>
    <w:p w14:paraId="5B96D1E5" w14:textId="77777777" w:rsidR="00C120CD" w:rsidRPr="00D541E8" w:rsidRDefault="00C120CD" w:rsidP="002C71AA">
      <w:pPr>
        <w:shd w:val="clear" w:color="auto" w:fill="FFFFFF" w:themeFill="background1"/>
      </w:pPr>
    </w:p>
    <w:p w14:paraId="43FF2E5C" w14:textId="6B9FBBD9" w:rsidR="00C120CD" w:rsidRPr="00D541E8" w:rsidRDefault="00C120CD" w:rsidP="002C71AA">
      <w:pPr>
        <w:shd w:val="clear" w:color="auto" w:fill="FFFFFF" w:themeFill="background1"/>
      </w:pPr>
      <w:r w:rsidRPr="00D541E8">
        <w:rPr>
          <w:noProof/>
        </w:rPr>
        <mc:AlternateContent>
          <mc:Choice Requires="wpg">
            <w:drawing>
              <wp:inline distT="0" distB="0" distL="0" distR="0" wp14:anchorId="214CC31F" wp14:editId="3E4802C9">
                <wp:extent cx="107315" cy="106045"/>
                <wp:effectExtent l="9525" t="0" r="0" b="8255"/>
                <wp:docPr id="505" name="Group 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0" y="0"/>
                          <a:chExt cx="169" cy="167"/>
                        </a:xfrm>
                      </wpg:grpSpPr>
                      <wps:wsp>
                        <wps:cNvPr id="506" name="Rectangle 547"/>
                        <wps:cNvSpPr>
                          <a:spLocks/>
                        </wps:cNvSpPr>
                        <wps:spPr bwMode="auto">
                          <a:xfrm>
                            <a:off x="8"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8" name="Rectangle 546"/>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 name="Rectangle 545"/>
                        <wps:cNvSpPr>
                          <a:spLocks/>
                        </wps:cNvSpPr>
                        <wps:spPr bwMode="auto">
                          <a:xfrm>
                            <a:off x="5" y="17"/>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161F23E6">
              <v:group id="Group 505" style="width:8.45pt;height:8.35pt;mso-position-horizontal-relative:char;mso-position-vertical-relative:line" coordsize="169,167" o:spid="_x0000_s1026" w14:anchorId="2175D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">
                <v:rect id="Rectangle 547" style="position:absolute;left:8;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">
                  <v:path arrowok="t"/>
                </v:rect>
                <v:rect id="Rectangle 546"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">
                  <v:path arrowok="t"/>
                </v:rect>
                <v:rect id="Rectangle 545"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">
                  <v:path arrowok="t"/>
                </v:rect>
                <w10:anchorlock/>
              </v:group>
            </w:pict>
          </mc:Fallback>
        </mc:AlternateContent>
      </w:r>
      <w:r w:rsidRPr="00D541E8">
        <w:tab/>
      </w:r>
      <w:r w:rsidRPr="00D541E8">
        <w:rPr>
          <w:noProof/>
        </w:rPr>
        <mc:AlternateContent>
          <mc:Choice Requires="wpg">
            <w:drawing>
              <wp:inline distT="0" distB="0" distL="0" distR="0" wp14:anchorId="18E633F0" wp14:editId="6498A4F3">
                <wp:extent cx="107315" cy="105410"/>
                <wp:effectExtent l="9525" t="0" r="0" b="8890"/>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501" name="Rectangle 543"/>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 name="Rectangle 542"/>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4" name="Rectangle 541"/>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5D3E39CC">
              <v:group id="Group 500" style="width:8.45pt;height:8.3pt;mso-position-horizontal-relative:char;mso-position-vertical-relative:line" coordsize="169,166" o:spid="_x0000_s1026" w14:anchorId="47F208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">
                <v:rect id="Rectangle 543"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">
                  <v:path arrowok="t"/>
                </v:rect>
                <v:rect id="Rectangle 542"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">
                  <v:path arrowok="t"/>
                </v:rect>
                <v:rect id="Rectangle 541"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">
                  <v:path arrowok="t"/>
                </v:rect>
                <w10:anchorlock/>
              </v:group>
            </w:pict>
          </mc:Fallback>
        </mc:AlternateContent>
      </w:r>
      <w:r w:rsidRPr="00D541E8">
        <w:tab/>
      </w:r>
      <w:r w:rsidRPr="00D541E8">
        <w:rPr>
          <w:noProof/>
        </w:rPr>
        <mc:AlternateContent>
          <mc:Choice Requires="wpg">
            <w:drawing>
              <wp:inline distT="0" distB="0" distL="0" distR="0" wp14:anchorId="52633017" wp14:editId="1C7997B9">
                <wp:extent cx="108585" cy="105410"/>
                <wp:effectExtent l="9525" t="0" r="0" b="8890"/>
                <wp:docPr id="494" name="Group 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496" name="Rectangle 539"/>
                        <wps:cNvSpPr>
                          <a:spLocks/>
                        </wps:cNvSpPr>
                        <wps:spPr bwMode="auto">
                          <a:xfrm>
                            <a:off x="11" y="0"/>
                            <a:ext cx="159"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Rectangle 538"/>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Rectangle 537"/>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7478E536">
              <v:group id="Group 494" style="width:8.55pt;height:8.3pt;mso-position-horizontal-relative:char;mso-position-vertical-relative:line" coordsize="171,166" o:spid="_x0000_s1026" w14:anchorId="7765AD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">
                <v:rect id="Rectangle 539" style="position:absolute;left:11;width:159;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">
                  <v:path arrowok="t"/>
                </v:rect>
                <v:rect id="Rectangle 538"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">
                  <v:path arrowok="t"/>
                </v:rect>
                <v:rect id="Rectangle 537"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">
                  <v:path arrowok="t"/>
                </v:rect>
                <w10:anchorlock/>
              </v:group>
            </w:pict>
          </mc:Fallback>
        </mc:AlternateContent>
      </w:r>
      <w:r w:rsidRPr="00D541E8">
        <w:tab/>
      </w:r>
      <w:r w:rsidRPr="00D541E8">
        <w:rPr>
          <w:noProof/>
        </w:rPr>
        <mc:AlternateContent>
          <mc:Choice Requires="wpg">
            <w:drawing>
              <wp:inline distT="0" distB="0" distL="0" distR="0" wp14:anchorId="4238BB25" wp14:editId="674D5A11">
                <wp:extent cx="109220" cy="105410"/>
                <wp:effectExtent l="9525" t="0" r="0" b="8890"/>
                <wp:docPr id="489" name="Group 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490" name="Rectangle 535"/>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Rectangle 53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Rectangle 533"/>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186E0D46">
              <v:group id="Group 489" style="width:8.6pt;height:8.3pt;mso-position-horizontal-relative:char;mso-position-vertical-relative:line" coordsize="172,166" o:spid="_x0000_s1026" w14:anchorId="61CDAC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">
                <v:rect id="Rectangle 535"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">
                  <v:path arrowok="t"/>
                </v:rect>
                <v:rect id="Rectangle 534"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">
                  <v:path arrowok="t"/>
                </v:rect>
                <v:rect id="Rectangle 533"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">
                  <v:path arrowok="t"/>
                </v:rect>
                <w10:anchorlock/>
              </v:group>
            </w:pict>
          </mc:Fallback>
        </mc:AlternateContent>
      </w:r>
    </w:p>
    <w:p w14:paraId="2FA2560A" w14:textId="7E747B35" w:rsidR="00C120CD" w:rsidRPr="00D541E8" w:rsidRDefault="00C120CD" w:rsidP="002C71AA">
      <w:pPr>
        <w:shd w:val="clear" w:color="auto" w:fill="FFFFFF" w:themeFill="background1"/>
      </w:pPr>
      <w:r w:rsidRPr="00D541E8">
        <w:rPr>
          <w:noProof/>
        </w:rPr>
        <mc:AlternateContent>
          <mc:Choice Requires="wpg">
            <w:drawing>
              <wp:anchor distT="0" distB="0" distL="0" distR="0" simplePos="0" relativeHeight="251658369" behindDoc="1" locked="0" layoutInCell="1" allowOverlap="1" wp14:anchorId="15705DA6" wp14:editId="2D826549">
                <wp:simplePos x="0" y="0"/>
                <wp:positionH relativeFrom="page">
                  <wp:posOffset>5464810</wp:posOffset>
                </wp:positionH>
                <wp:positionV relativeFrom="paragraph">
                  <wp:posOffset>130810</wp:posOffset>
                </wp:positionV>
                <wp:extent cx="108585" cy="105410"/>
                <wp:effectExtent l="0" t="0" r="5715" b="8890"/>
                <wp:wrapTopAndBottom/>
                <wp:docPr id="528" name="Group 528"/>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485" name="Rectangle 485"/>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Rectangle 48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 name="Rectangle 48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232CB3F">
              <v:group id="Group 528" style="position:absolute;margin-left:430.3pt;margin-top:10.3pt;width:8.55pt;height:8.3pt;z-index:-251658103;mso-wrap-distance-left:0;mso-wrap-distance-right:0;mso-position-horizontal-relative:page" coordsize="165,160" coordorigin="5,-1" o:spid="_x0000_s1026" w14:anchorId="0E0476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">
                <v:rect id="Rectangle 485"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">
                  <v:path arrowok="t"/>
                </v:rect>
                <v:rect id="Rectangle 48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">
                  <v:path arrowok="t"/>
                </v:rect>
                <v:rect id="Rectangle 48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">
                  <v:path arrowok="t"/>
                </v:rect>
                <w10:wrap type="topAndBottom" anchorx="page"/>
              </v:group>
            </w:pict>
          </mc:Fallback>
        </mc:AlternateContent>
      </w:r>
      <w:r w:rsidRPr="00D541E8">
        <w:rPr>
          <w:noProof/>
        </w:rPr>
        <mc:AlternateContent>
          <mc:Choice Requires="wpg">
            <w:drawing>
              <wp:anchor distT="0" distB="0" distL="0" distR="0" simplePos="0" relativeHeight="251658371" behindDoc="1" locked="0" layoutInCell="1" allowOverlap="1" wp14:anchorId="12C56FAA" wp14:editId="688C5F5A">
                <wp:simplePos x="0" y="0"/>
                <wp:positionH relativeFrom="page">
                  <wp:posOffset>6486525</wp:posOffset>
                </wp:positionH>
                <wp:positionV relativeFrom="paragraph">
                  <wp:posOffset>127000</wp:posOffset>
                </wp:positionV>
                <wp:extent cx="108585" cy="105410"/>
                <wp:effectExtent l="0" t="0" r="5715" b="8890"/>
                <wp:wrapTopAndBottom/>
                <wp:docPr id="520" name="Group 520"/>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481" name="Rectangle 481"/>
                        <wps:cNvSpPr>
                          <a:spLocks/>
                        </wps:cNvSpPr>
                        <wps:spPr bwMode="auto">
                          <a:xfrm>
                            <a:off x="11" y="-1"/>
                            <a:ext cx="159"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Rectangle 48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 name="Rectangle 48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28ED1F7">
              <v:group id="Group 520" style="position:absolute;margin-left:510.75pt;margin-top:10pt;width:8.55pt;height:8.3pt;z-index:-251658101;mso-wrap-distance-left:0;mso-wrap-distance-right:0;mso-position-horizontal-relative:page" coordsize="165,160" coordorigin="5,-1" o:spid="_x0000_s1026" w14:anchorId="1D20AE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">
                <v:rect id="Rectangle 481" style="position:absolute;left:11;top:-1;width:159;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">
                  <v:path arrowok="t"/>
                </v:rect>
                <v:rect id="Rectangle 48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">
                  <v:path arrowok="t"/>
                </v:rect>
                <v:rect id="Rectangle 48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">
                  <v:path arrowok="t"/>
                </v:rect>
                <w10:wrap type="topAndBottom" anchorx="page"/>
              </v:group>
            </w:pict>
          </mc:Fallback>
        </mc:AlternateContent>
      </w:r>
      <w:r w:rsidRPr="00D541E8">
        <w:rPr>
          <w:noProof/>
        </w:rPr>
        <mc:AlternateContent>
          <mc:Choice Requires="wpg">
            <w:drawing>
              <wp:anchor distT="0" distB="0" distL="0" distR="0" simplePos="0" relativeHeight="251658372" behindDoc="1" locked="0" layoutInCell="1" allowOverlap="1" wp14:anchorId="3B5995BD" wp14:editId="4F42B5D9">
                <wp:simplePos x="0" y="0"/>
                <wp:positionH relativeFrom="page">
                  <wp:posOffset>6961505</wp:posOffset>
                </wp:positionH>
                <wp:positionV relativeFrom="paragraph">
                  <wp:posOffset>127000</wp:posOffset>
                </wp:positionV>
                <wp:extent cx="111125" cy="105410"/>
                <wp:effectExtent l="0" t="0" r="3175" b="8890"/>
                <wp:wrapTopAndBottom/>
                <wp:docPr id="516" name="Group 516"/>
                <wp:cNvGraphicFramePr/>
                <a:graphic xmlns:a="http://schemas.openxmlformats.org/drawingml/2006/main">
                  <a:graphicData uri="http://schemas.microsoft.com/office/word/2010/wordprocessingGroup">
                    <wpg:wgp>
                      <wpg:cNvGrpSpPr/>
                      <wpg:grpSpPr bwMode="auto">
                        <a:xfrm>
                          <a:off x="0" y="0"/>
                          <a:ext cx="111125" cy="105410"/>
                          <a:chOff x="5" y="-1"/>
                          <a:chExt cx="169" cy="160"/>
                        </a:xfrm>
                      </wpg:grpSpPr>
                      <wps:wsp>
                        <wps:cNvPr id="477" name="Rectangle 477"/>
                        <wps:cNvSpPr>
                          <a:spLocks/>
                        </wps:cNvSpPr>
                        <wps:spPr bwMode="auto">
                          <a:xfrm>
                            <a:off x="14"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Rectangle 47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Rectangle 48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F5B752A">
              <v:group id="Group 516" style="position:absolute;margin-left:548.15pt;margin-top:10pt;width:8.75pt;height:8.3pt;z-index:-251658100;mso-wrap-distance-left:0;mso-wrap-distance-right:0;mso-position-horizontal-relative:page" coordsize="169,160" coordorigin="5,-1" o:spid="_x0000_s1026" w14:anchorId="46F0D3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">
                <v:rect id="Rectangle 477" style="position:absolute;left:14;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">
                  <v:path arrowok="t"/>
                </v:rect>
                <v:rect id="Rectangle 47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">
                  <v:path arrowok="t"/>
                </v:rect>
                <v:rect id="Rectangle 48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">
                  <v:path arrowok="t"/>
                </v:rect>
                <w10:wrap type="topAndBottom" anchorx="page"/>
              </v:group>
            </w:pict>
          </mc:Fallback>
        </mc:AlternateContent>
      </w:r>
      <w:r w:rsidRPr="00D541E8">
        <w:rPr>
          <w:noProof/>
        </w:rPr>
        <mc:AlternateContent>
          <mc:Choice Requires="wpg">
            <w:drawing>
              <wp:anchor distT="0" distB="0" distL="0" distR="0" simplePos="0" relativeHeight="251658370" behindDoc="1" locked="0" layoutInCell="1" allowOverlap="1" wp14:anchorId="76D24A59" wp14:editId="4F1D4384">
                <wp:simplePos x="0" y="0"/>
                <wp:positionH relativeFrom="page">
                  <wp:posOffset>5981065</wp:posOffset>
                </wp:positionH>
                <wp:positionV relativeFrom="paragraph">
                  <wp:posOffset>128905</wp:posOffset>
                </wp:positionV>
                <wp:extent cx="107315" cy="103505"/>
                <wp:effectExtent l="0" t="0" r="6985" b="10795"/>
                <wp:wrapTopAndBottom/>
                <wp:docPr id="524" name="Group 524"/>
                <wp:cNvGraphicFramePr/>
                <a:graphic xmlns:a="http://schemas.openxmlformats.org/drawingml/2006/main">
                  <a:graphicData uri="http://schemas.microsoft.com/office/word/2010/wordprocessingGroup">
                    <wpg:wgp>
                      <wpg:cNvGrpSpPr/>
                      <wpg:grpSpPr bwMode="auto">
                        <a:xfrm>
                          <a:off x="0" y="0"/>
                          <a:ext cx="107315" cy="103505"/>
                          <a:chOff x="5" y="-1"/>
                          <a:chExt cx="163" cy="160"/>
                        </a:xfrm>
                      </wpg:grpSpPr>
                      <wps:wsp>
                        <wps:cNvPr id="472" name="Rectangle 472"/>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Rectangle 473"/>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Rectangle 476"/>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4137E8F">
              <v:group id="Group 524" style="position:absolute;margin-left:470.95pt;margin-top:10.15pt;width:8.45pt;height:8.15pt;z-index:-251658102;mso-wrap-distance-left:0;mso-wrap-distance-right:0;mso-position-horizontal-relative:page" coordsize="163,160" coordorigin="5,-1" o:spid="_x0000_s1026" w14:anchorId="1C2865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">
                <v:rect id="Rectangle 472"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">
                  <v:path arrowok="t"/>
                </v:rect>
                <v:rect id="Rectangle 473"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">
                  <v:path arrowok="t"/>
                </v:rect>
                <v:rect id="Rectangle 476"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">
                  <v:path arrowok="t"/>
                </v:rect>
                <w10:wrap type="topAndBottom" anchorx="page"/>
              </v:group>
            </w:pict>
          </mc:Fallback>
        </mc:AlternateContent>
      </w:r>
    </w:p>
    <w:p w14:paraId="01CB9694" w14:textId="77777777" w:rsidR="00C120CD" w:rsidRPr="00D541E8" w:rsidRDefault="00C120CD" w:rsidP="002C71AA">
      <w:pPr>
        <w:shd w:val="clear" w:color="auto" w:fill="FFFFFF" w:themeFill="background1"/>
        <w:spacing w:after="0"/>
        <w:sectPr w:rsidR="00C120CD" w:rsidRPr="00D541E8">
          <w:headerReference w:type="default" r:id="rId43"/>
          <w:type w:val="continuous"/>
          <w:pgSz w:w="12240" w:h="15840"/>
          <w:pgMar w:top="980" w:right="780" w:bottom="280" w:left="940" w:header="720" w:footer="720" w:gutter="0"/>
          <w:cols w:num="3" w:space="720" w:equalWidth="0">
            <w:col w:w="1485" w:space="0"/>
            <w:col w:w="3538" w:space="40"/>
            <w:col w:w="3560"/>
          </w:cols>
        </w:sectPr>
      </w:pPr>
    </w:p>
    <w:p w14:paraId="7A5C502D" w14:textId="162127F0" w:rsidR="00C120CD" w:rsidRPr="00D541E8" w:rsidRDefault="00C120CD" w:rsidP="002C71AA">
      <w:pPr>
        <w:shd w:val="clear" w:color="auto" w:fill="FFFFFF" w:themeFill="background1"/>
      </w:pPr>
      <w:r w:rsidRPr="00D541E8">
        <w:t>c.</w:t>
      </w:r>
      <w:r w:rsidR="009C63E8" w:rsidRPr="00D541E8">
        <w:t xml:space="preserve"> </w:t>
      </w:r>
      <w:r w:rsidRPr="00D541E8">
        <w:t xml:space="preserve"> </w:t>
      </w:r>
      <w:r w:rsidRPr="00D541E8">
        <w:tab/>
      </w:r>
    </w:p>
    <w:p w14:paraId="427CD931" w14:textId="72A51006" w:rsidR="00C120CD" w:rsidRPr="00D541E8" w:rsidRDefault="00C120CD" w:rsidP="002C71AA">
      <w:pPr>
        <w:shd w:val="clear" w:color="auto" w:fill="FFFFFF" w:themeFill="background1"/>
      </w:pPr>
      <w:r w:rsidRPr="00D541E8">
        <w:rPr>
          <w:noProof/>
        </w:rPr>
        <mc:AlternateContent>
          <mc:Choice Requires="wpg">
            <w:drawing>
              <wp:inline distT="0" distB="0" distL="0" distR="0" wp14:anchorId="7C7B3E9A" wp14:editId="130CF1CD">
                <wp:extent cx="6400800" cy="12700"/>
                <wp:effectExtent l="9525" t="0" r="9525" b="6350"/>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12700"/>
                          <a:chOff x="0" y="0"/>
                          <a:chExt cx="10080" cy="20"/>
                        </a:xfrm>
                      </wpg:grpSpPr>
                      <wps:wsp>
                        <wps:cNvPr id="470" name="Line 515"/>
                        <wps:cNvCnPr>
                          <a:cxnSpLocks/>
                        </wps:cNvCnPr>
                        <wps:spPr bwMode="auto">
                          <a:xfrm>
                            <a:off x="0" y="10"/>
                            <a:ext cx="10080" cy="0"/>
                          </a:xfrm>
                          <a:prstGeom prst="line">
                            <a:avLst/>
                          </a:prstGeom>
                          <a:noFill/>
                          <a:ln w="12573">
                            <a:solidFill>
                              <a:srgbClr val="221F1F"/>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6170B9A6">
              <v:group id="Group 469" style="width:7in;height:1pt;mso-position-horizontal-relative:char;mso-position-vertical-relative:line" coordsize="10080,20" o:spid="_x0000_s1026" w14:anchorId="358CA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">
                <v:line id="Line 515" style="position:absolute;visibility:visible;mso-wrap-style:square" o:spid="_x0000_s1027" strokecolor="#221f1f" strokeweight=".99pt" o:connectortype="straight" from="0,10" to="100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">
                  <o:lock v:ext="edit" shapetype="f"/>
                </v:line>
                <w10:anchorlock/>
              </v:group>
            </w:pict>
          </mc:Fallback>
        </mc:AlternateContent>
      </w:r>
    </w:p>
    <w:p w14:paraId="4AA50D88" w14:textId="77777777" w:rsidR="00C120CD" w:rsidRPr="00D541E8" w:rsidRDefault="00C120CD" w:rsidP="002C71AA">
      <w:pPr>
        <w:shd w:val="clear" w:color="auto" w:fill="FFFFFF" w:themeFill="background1"/>
      </w:pPr>
      <w:r w:rsidRPr="00D541E8">
        <w:t>Please list your child’s favorite hobbies,</w:t>
      </w:r>
      <w:r w:rsidRPr="00D541E8">
        <w:tab/>
        <w:t>Compared to others of the same</w:t>
      </w:r>
      <w:r w:rsidRPr="00D541E8">
        <w:tab/>
        <w:t>Compared to others of the same</w:t>
      </w:r>
    </w:p>
    <w:p w14:paraId="3905075A" w14:textId="77777777" w:rsidR="00C120CD" w:rsidRPr="00D541E8" w:rsidRDefault="00C120CD" w:rsidP="002C71AA">
      <w:pPr>
        <w:shd w:val="clear" w:color="auto" w:fill="FFFFFF" w:themeFill="background1"/>
        <w:spacing w:after="0"/>
        <w:sectPr w:rsidR="00C120CD" w:rsidRPr="00D541E8">
          <w:headerReference w:type="default" r:id="rId44"/>
          <w:type w:val="continuous"/>
          <w:pgSz w:w="12240" w:h="15840"/>
          <w:pgMar w:top="980" w:right="780" w:bottom="280" w:left="940" w:header="720" w:footer="720" w:gutter="0"/>
          <w:cols w:space="720"/>
        </w:sectPr>
      </w:pPr>
    </w:p>
    <w:p w14:paraId="10F7E595" w14:textId="77777777" w:rsidR="00C120CD" w:rsidRPr="00D541E8" w:rsidRDefault="00C120CD" w:rsidP="002C71AA">
      <w:pPr>
        <w:shd w:val="clear" w:color="auto" w:fill="FFFFFF" w:themeFill="background1"/>
      </w:pPr>
      <w:r w:rsidRPr="00D541E8">
        <w:t>activities, and games, other than sports. For example: video games, dolls, reading, piano, crafts, cars, computers, singing, etc. (Do not include listening to radio, TV, or other media.)</w:t>
      </w:r>
    </w:p>
    <w:p w14:paraId="112F4F76" w14:textId="77777777" w:rsidR="00C120CD" w:rsidRPr="00D541E8" w:rsidRDefault="00C120CD" w:rsidP="002C71AA">
      <w:pPr>
        <w:shd w:val="clear" w:color="auto" w:fill="FFFFFF" w:themeFill="background1"/>
      </w:pPr>
    </w:p>
    <w:p w14:paraId="5F081C89" w14:textId="56B6D276"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293" behindDoc="1" locked="0" layoutInCell="1" allowOverlap="1" wp14:anchorId="1F1D86F8" wp14:editId="5638A8F6">
                <wp:simplePos x="0" y="0"/>
                <wp:positionH relativeFrom="page">
                  <wp:posOffset>1028700</wp:posOffset>
                </wp:positionH>
                <wp:positionV relativeFrom="paragraph">
                  <wp:posOffset>1270</wp:posOffset>
                </wp:positionV>
                <wp:extent cx="109220" cy="107315"/>
                <wp:effectExtent l="0" t="0" r="5080" b="6985"/>
                <wp:wrapNone/>
                <wp:docPr id="510" name="Group 510"/>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465" name="Freeform 513"/>
                        <wps:cNvSpPr>
                          <a:spLocks/>
                        </wps:cNvSpPr>
                        <wps:spPr bwMode="auto">
                          <a:xfrm>
                            <a:off x="11" y="-1"/>
                            <a:ext cx="160" cy="160"/>
                          </a:xfrm>
                          <a:custGeom>
                            <a:avLst/>
                            <a:gdLst>
                              <a:gd name="T0" fmla="+- 0 1791 1631"/>
                              <a:gd name="T1" fmla="*/ T0 w 160"/>
                              <a:gd name="T2" fmla="+- 0 2 2"/>
                              <a:gd name="T3" fmla="*/ 2 h 160"/>
                              <a:gd name="T4" fmla="+- 0 1631 1631"/>
                              <a:gd name="T5" fmla="*/ T4 w 160"/>
                              <a:gd name="T6" fmla="+- 0 2 2"/>
                              <a:gd name="T7" fmla="*/ 2 h 160"/>
                              <a:gd name="T8" fmla="+- 0 1631 1631"/>
                              <a:gd name="T9" fmla="*/ T8 w 160"/>
                              <a:gd name="T10" fmla="+- 0 21 2"/>
                              <a:gd name="T11" fmla="*/ 21 h 160"/>
                              <a:gd name="T12" fmla="+- 0 1631 1631"/>
                              <a:gd name="T13" fmla="*/ T12 w 160"/>
                              <a:gd name="T14" fmla="+- 0 162 2"/>
                              <a:gd name="T15" fmla="*/ 162 h 160"/>
                              <a:gd name="T16" fmla="+- 0 1791 1631"/>
                              <a:gd name="T17" fmla="*/ T16 w 160"/>
                              <a:gd name="T18" fmla="+- 0 162 2"/>
                              <a:gd name="T19" fmla="*/ 162 h 160"/>
                              <a:gd name="T20" fmla="+- 0 1791 1631"/>
                              <a:gd name="T21" fmla="*/ T20 w 160"/>
                              <a:gd name="T22" fmla="+- 0 21 2"/>
                              <a:gd name="T23" fmla="*/ 21 h 160"/>
                              <a:gd name="T24" fmla="+- 0 1791 1631"/>
                              <a:gd name="T25" fmla="*/ T24 w 160"/>
                              <a:gd name="T26" fmla="+- 0 2 2"/>
                              <a:gd name="T27" fmla="*/ 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Rectangle 466"/>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Rectangle 468"/>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6C709BA">
              <v:group id="Group 510" style="position:absolute;margin-left:81pt;margin-top:.1pt;width:8.6pt;height:8.45pt;z-index:-251658179;mso-position-horizontal-relative:page" coordsize="166,163" coordorigin="5,-1" o:spid="_x0000_s1026" w14:anchorId="7F5230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">
                <v:shape id="Freeform 513"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">
                  <v:path arrowok="t" o:connecttype="custom" o:connectlocs="160,2;0,2;0,21;0,162;160,162;160,21;160,2" o:connectangles="0,0,0,0,0,0,0"/>
                </v:shape>
                <v:rect id="Rectangle 466"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">
                  <v:path arrowok="t"/>
                </v:rect>
                <v:rect id="Rectangle 468"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">
                  <v:path arrowok="t"/>
                </v:rect>
                <w10:wrap anchorx="page"/>
              </v:group>
            </w:pict>
          </mc:Fallback>
        </mc:AlternateContent>
      </w:r>
      <w:r w:rsidRPr="00D541E8">
        <w:t>None</w:t>
      </w:r>
    </w:p>
    <w:p w14:paraId="553B9639" w14:textId="77777777" w:rsidR="00C120CD" w:rsidRPr="00D541E8" w:rsidRDefault="00C120CD" w:rsidP="002C71AA">
      <w:pPr>
        <w:shd w:val="clear" w:color="auto" w:fill="FFFFFF" w:themeFill="background1"/>
      </w:pPr>
      <w:r w:rsidRPr="00D541E8">
        <w:br w:type="column"/>
        <w:t>age, about how much time does</w:t>
      </w:r>
      <w:r w:rsidRPr="00D541E8">
        <w:tab/>
        <w:t>age, how well does he/she do he/she spend in each?</w:t>
      </w:r>
      <w:r w:rsidRPr="00D541E8">
        <w:tab/>
        <w:t>each one?</w:t>
      </w:r>
    </w:p>
    <w:p w14:paraId="69FEFC78" w14:textId="77777777" w:rsidR="00C120CD" w:rsidRPr="00D541E8" w:rsidRDefault="00C120CD" w:rsidP="002C71AA">
      <w:pPr>
        <w:shd w:val="clear" w:color="auto" w:fill="FFFFFF" w:themeFill="background1"/>
        <w:spacing w:after="0"/>
        <w:sectPr w:rsidR="00C120CD" w:rsidRPr="00D541E8">
          <w:headerReference w:type="default" r:id="rId45"/>
          <w:type w:val="continuous"/>
          <w:pgSz w:w="12240" w:h="15840"/>
          <w:pgMar w:top="980" w:right="780" w:bottom="280" w:left="940" w:header="720" w:footer="720" w:gutter="0"/>
          <w:cols w:num="2" w:space="720" w:equalWidth="0">
            <w:col w:w="1485" w:space="577"/>
            <w:col w:w="3538"/>
          </w:cols>
        </w:sectPr>
      </w:pPr>
    </w:p>
    <w:p w14:paraId="762879C8" w14:textId="0319A087"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282" behindDoc="1" locked="0" layoutInCell="1" allowOverlap="1" wp14:anchorId="4ACF96A9" wp14:editId="6BA06398">
                <wp:simplePos x="0" y="0"/>
                <wp:positionH relativeFrom="page">
                  <wp:posOffset>1168400</wp:posOffset>
                </wp:positionH>
                <wp:positionV relativeFrom="paragraph">
                  <wp:posOffset>176530</wp:posOffset>
                </wp:positionV>
                <wp:extent cx="1508125" cy="13335"/>
                <wp:effectExtent l="0" t="0" r="0" b="0"/>
                <wp:wrapNone/>
                <wp:docPr id="507" name="Group 507"/>
                <wp:cNvGraphicFramePr/>
                <a:graphic xmlns:a="http://schemas.openxmlformats.org/drawingml/2006/main">
                  <a:graphicData uri="http://schemas.microsoft.com/office/word/2010/wordprocessingGroup">
                    <wpg:wgp>
                      <wpg:cNvGrpSpPr/>
                      <wpg:grpSpPr bwMode="auto">
                        <a:xfrm>
                          <a:off x="0" y="0"/>
                          <a:ext cx="1508125" cy="13335"/>
                          <a:chOff x="0" y="4"/>
                          <a:chExt cx="2375" cy="11"/>
                        </a:xfrm>
                      </wpg:grpSpPr>
                      <wps:wsp>
                        <wps:cNvPr id="462" name="Line 509"/>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464" name="Line 508"/>
                        <wps:cNvCnPr>
                          <a:cxnSpLocks/>
                        </wps:cNvCnPr>
                        <wps:spPr bwMode="auto">
                          <a:xfrm>
                            <a:off x="0" y="15"/>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475A207">
              <v:group id="Group 507" style="position:absolute;margin-left:92pt;margin-top:13.9pt;width:118.75pt;height:1.05pt;z-index:-251658190;mso-position-horizontal-relative:page" coordsize="2375,11" coordorigin=",4" o:spid="_x0000_s1026" w14:anchorId="026712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">
                <v:line id="Line 509"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">
                  <o:lock v:ext="edit" shapetype="f"/>
                </v:line>
                <v:line id="Line 508" style="position:absolute;visibility:visible;mso-wrap-style:square" o:spid="_x0000_s1028" strokecolor="#211e1f" strokeweight=".18875mm" o:connectortype="straight" from="0,15" to="2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">
                  <o:lock v:ext="edit" shapetype="f"/>
                </v:line>
                <w10:wrap anchorx="page"/>
              </v:group>
            </w:pict>
          </mc:Fallback>
        </mc:AlternateContent>
      </w:r>
      <w:r w:rsidRPr="00D541E8">
        <w:rPr>
          <w:noProof/>
        </w:rPr>
        <mc:AlternateContent>
          <mc:Choice Requires="wpg">
            <w:drawing>
              <wp:anchor distT="0" distB="0" distL="114300" distR="114300" simplePos="0" relativeHeight="251658294" behindDoc="1" locked="0" layoutInCell="1" allowOverlap="1" wp14:anchorId="18D39E93" wp14:editId="199B149C">
                <wp:simplePos x="0" y="0"/>
                <wp:positionH relativeFrom="page">
                  <wp:posOffset>3314700</wp:posOffset>
                </wp:positionH>
                <wp:positionV relativeFrom="paragraph">
                  <wp:posOffset>-1270</wp:posOffset>
                </wp:positionV>
                <wp:extent cx="107315" cy="106045"/>
                <wp:effectExtent l="0" t="0" r="6985" b="8255"/>
                <wp:wrapNone/>
                <wp:docPr id="503" name="Group 503"/>
                <wp:cNvGraphicFramePr/>
                <a:graphic xmlns:a="http://schemas.openxmlformats.org/drawingml/2006/main">
                  <a:graphicData uri="http://schemas.microsoft.com/office/word/2010/wordprocessingGroup">
                    <wpg:wgp>
                      <wpg:cNvGrpSpPr/>
                      <wpg:grpSpPr bwMode="auto">
                        <a:xfrm>
                          <a:off x="0" y="0"/>
                          <a:ext cx="107315" cy="106045"/>
                          <a:chOff x="5" y="-1"/>
                          <a:chExt cx="163" cy="161"/>
                        </a:xfrm>
                      </wpg:grpSpPr>
                      <wps:wsp>
                        <wps:cNvPr id="458" name="Rectangle 458"/>
                        <wps:cNvSpPr>
                          <a:spLocks/>
                        </wps:cNvSpPr>
                        <wps:spPr bwMode="auto">
                          <a:xfrm>
                            <a:off x="8" y="-1"/>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46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461"/>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E7321C4">
              <v:group id="Group 503" style="position:absolute;margin-left:261pt;margin-top:-.1pt;width:8.45pt;height:8.35pt;z-index:-251658178;mso-position-horizontal-relative:page" coordsize="163,161" coordorigin="5,-1" o:spid="_x0000_s1026" w14:anchorId="7976FE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">
                <v:rect id="Rectangle 458" style="position:absolute;left:8;top:-1;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">
                  <v:path arrowok="t"/>
                </v:rect>
                <v:rect id="Rectangle 460"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">
                  <v:path arrowok="t"/>
                </v:rect>
                <v:rect id="Rectangle 461"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296" behindDoc="1" locked="0" layoutInCell="1" allowOverlap="1" wp14:anchorId="09772454" wp14:editId="66A9E6D9">
                <wp:simplePos x="0" y="0"/>
                <wp:positionH relativeFrom="page">
                  <wp:posOffset>4813300</wp:posOffset>
                </wp:positionH>
                <wp:positionV relativeFrom="paragraph">
                  <wp:posOffset>2540</wp:posOffset>
                </wp:positionV>
                <wp:extent cx="109220" cy="105410"/>
                <wp:effectExtent l="0" t="0" r="5080" b="8890"/>
                <wp:wrapNone/>
                <wp:docPr id="499" name="Group 499"/>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454" name="Rectangle 454"/>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45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457"/>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62332A0">
              <v:group id="Group 499" style="position:absolute;margin-left:379pt;margin-top:.2pt;width:8.6pt;height:8.3pt;z-index:-251658176;mso-position-horizontal-relative:page" coordsize="166,160" coordorigin="5,-1" o:spid="_x0000_s1026" w14:anchorId="3BB426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">
                <v:rect id="Rectangle 454"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">
                  <v:path arrowok="t"/>
                </v:rect>
                <v:rect id="Rectangle 45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">
                  <v:path arrowok="t"/>
                </v:rect>
                <v:rect id="Rectangle 457"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">
                  <v:path arrowok="t"/>
                </v:rect>
                <w10:wrap anchorx="page"/>
              </v:group>
            </w:pict>
          </mc:Fallback>
        </mc:AlternateContent>
      </w:r>
      <w:r w:rsidRPr="00D541E8">
        <w:rPr>
          <w:noProof/>
        </w:rPr>
        <mc:AlternateContent>
          <mc:Choice Requires="wpg">
            <w:drawing>
              <wp:anchor distT="0" distB="0" distL="114300" distR="114300" simplePos="0" relativeHeight="251658298" behindDoc="1" locked="0" layoutInCell="1" allowOverlap="1" wp14:anchorId="3AB96376" wp14:editId="311F8C98">
                <wp:simplePos x="0" y="0"/>
                <wp:positionH relativeFrom="page">
                  <wp:posOffset>3832860</wp:posOffset>
                </wp:positionH>
                <wp:positionV relativeFrom="paragraph">
                  <wp:posOffset>2540</wp:posOffset>
                </wp:positionV>
                <wp:extent cx="106680" cy="105410"/>
                <wp:effectExtent l="0" t="0" r="7620" b="8890"/>
                <wp:wrapNone/>
                <wp:docPr id="495" name="Group 495"/>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450" name="Rectangle 450"/>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45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453"/>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43D769C">
              <v:group id="Group 495" style="position:absolute;margin-left:301.8pt;margin-top:.2pt;width:8.4pt;height:8.3pt;z-index:-251658174;mso-position-horizontal-relative:page" coordsize="162,160" coordorigin="5,-1" o:spid="_x0000_s1026" w14:anchorId="30E87A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">
                <v:rect id="Rectangle 450"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">
                  <v:path arrowok="t"/>
                </v:rect>
                <v:rect id="Rectangle 45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">
                  <v:path arrowok="t"/>
                </v:rect>
                <v:rect id="Rectangle 453"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00" behindDoc="1" locked="0" layoutInCell="1" allowOverlap="1" wp14:anchorId="75298180" wp14:editId="01811B47">
                <wp:simplePos x="0" y="0"/>
                <wp:positionH relativeFrom="page">
                  <wp:posOffset>4338320</wp:posOffset>
                </wp:positionH>
                <wp:positionV relativeFrom="paragraph">
                  <wp:posOffset>2540</wp:posOffset>
                </wp:positionV>
                <wp:extent cx="109220" cy="105410"/>
                <wp:effectExtent l="0" t="0" r="5080" b="8890"/>
                <wp:wrapNone/>
                <wp:docPr id="491" name="Group 491"/>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446" name="Rectangle 446"/>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 name="Rectangle 44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9" name="Rectangle 44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9CBA3D8">
              <v:group id="Group 491" style="position:absolute;margin-left:341.6pt;margin-top:.2pt;width:8.6pt;height:8.3pt;z-index:-251658172;mso-position-horizontal-relative:page" coordsize="166,160" coordorigin="5,-1" o:spid="_x0000_s1026" w14:anchorId="0DA6FF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">
                <v:rect id="Rectangle 446"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">
                  <v:path arrowok="t"/>
                </v:rect>
                <v:rect id="Rectangle 44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">
                  <v:path arrowok="t"/>
                </v:rect>
                <v:rect id="Rectangle 44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06" behindDoc="1" locked="0" layoutInCell="1" allowOverlap="1" wp14:anchorId="545A1152" wp14:editId="463C9571">
                <wp:simplePos x="0" y="0"/>
                <wp:positionH relativeFrom="page">
                  <wp:posOffset>5472430</wp:posOffset>
                </wp:positionH>
                <wp:positionV relativeFrom="paragraph">
                  <wp:posOffset>-1270</wp:posOffset>
                </wp:positionV>
                <wp:extent cx="107315" cy="106045"/>
                <wp:effectExtent l="0" t="0" r="6985" b="8255"/>
                <wp:wrapNone/>
                <wp:docPr id="487" name="Group 487"/>
                <wp:cNvGraphicFramePr/>
                <a:graphic xmlns:a="http://schemas.openxmlformats.org/drawingml/2006/main">
                  <a:graphicData uri="http://schemas.microsoft.com/office/word/2010/wordprocessingGroup">
                    <wpg:wgp>
                      <wpg:cNvGrpSpPr/>
                      <wpg:grpSpPr bwMode="auto">
                        <a:xfrm>
                          <a:off x="0" y="0"/>
                          <a:ext cx="107315" cy="106045"/>
                          <a:chOff x="5" y="-1"/>
                          <a:chExt cx="163" cy="161"/>
                        </a:xfrm>
                      </wpg:grpSpPr>
                      <wps:wsp>
                        <wps:cNvPr id="442" name="Rectangle 442"/>
                        <wps:cNvSpPr>
                          <a:spLocks/>
                        </wps:cNvSpPr>
                        <wps:spPr bwMode="auto">
                          <a:xfrm>
                            <a:off x="8" y="-1"/>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44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445"/>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E26D051">
              <v:group id="Group 487" style="position:absolute;margin-left:430.9pt;margin-top:-.1pt;width:8.45pt;height:8.35pt;z-index:-251658166;mso-position-horizontal-relative:page" coordsize="163,161" coordorigin="5,-1" o:spid="_x0000_s1026" w14:anchorId="6DF83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">
                <v:rect id="Rectangle 442" style="position:absolute;left:8;top:-1;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">
                  <v:path arrowok="t"/>
                </v:rect>
                <v:rect id="Rectangle 444"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">
                  <v:path arrowok="t"/>
                </v:rect>
                <v:rect id="Rectangle 445"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08" behindDoc="1" locked="0" layoutInCell="1" allowOverlap="1" wp14:anchorId="1E576084" wp14:editId="4795CF4B">
                <wp:simplePos x="0" y="0"/>
                <wp:positionH relativeFrom="page">
                  <wp:posOffset>6971030</wp:posOffset>
                </wp:positionH>
                <wp:positionV relativeFrom="paragraph">
                  <wp:posOffset>2540</wp:posOffset>
                </wp:positionV>
                <wp:extent cx="109220" cy="105410"/>
                <wp:effectExtent l="0" t="0" r="5080" b="8890"/>
                <wp:wrapNone/>
                <wp:docPr id="483" name="Group 483"/>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437" name="Rectangle 437"/>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44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441"/>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EAFA1D2">
              <v:group id="Group 483" style="position:absolute;margin-left:548.9pt;margin-top:.2pt;width:8.6pt;height:8.3pt;z-index:-251658164;mso-position-horizontal-relative:page" coordsize="166,160" coordorigin="5,-1" o:spid="_x0000_s1026" w14:anchorId="4F0B9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">
                <v:rect id="Rectangle 437"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">
                  <v:path arrowok="t"/>
                </v:rect>
                <v:rect id="Rectangle 44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">
                  <v:path arrowok="t"/>
                </v:rect>
                <v:rect id="Rectangle 441"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310" behindDoc="1" locked="0" layoutInCell="1" allowOverlap="1" wp14:anchorId="191E66BF" wp14:editId="710F2998">
                <wp:simplePos x="0" y="0"/>
                <wp:positionH relativeFrom="page">
                  <wp:posOffset>5990590</wp:posOffset>
                </wp:positionH>
                <wp:positionV relativeFrom="paragraph">
                  <wp:posOffset>2540</wp:posOffset>
                </wp:positionV>
                <wp:extent cx="107315" cy="105410"/>
                <wp:effectExtent l="0" t="0" r="6985" b="8890"/>
                <wp:wrapNone/>
                <wp:docPr id="479" name="Group 479"/>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433" name="Rectangle 433"/>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43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436"/>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3114C0C">
              <v:group id="Group 479" style="position:absolute;margin-left:471.7pt;margin-top:.2pt;width:8.45pt;height:8.3pt;z-index:-251658162;mso-position-horizontal-relative:page" coordsize="163,160" coordorigin="5,-1" o:spid="_x0000_s1026" w14:anchorId="47994F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">
                <v:rect id="Rectangle 433"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">
                  <v:path arrowok="t"/>
                </v:rect>
                <v:rect id="Rectangle 43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">
                  <v:path arrowok="t"/>
                </v:rect>
                <v:rect id="Rectangle 436"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12" behindDoc="1" locked="0" layoutInCell="1" allowOverlap="1" wp14:anchorId="3E58691B" wp14:editId="7EFD25EA">
                <wp:simplePos x="0" y="0"/>
                <wp:positionH relativeFrom="page">
                  <wp:posOffset>6496050</wp:posOffset>
                </wp:positionH>
                <wp:positionV relativeFrom="paragraph">
                  <wp:posOffset>2540</wp:posOffset>
                </wp:positionV>
                <wp:extent cx="109220" cy="105410"/>
                <wp:effectExtent l="0" t="0" r="5080" b="8890"/>
                <wp:wrapNone/>
                <wp:docPr id="475" name="Group 475"/>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429" name="Rectangle 429"/>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43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432"/>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210E7F9">
              <v:group id="Group 475" style="position:absolute;margin-left:511.5pt;margin-top:.2pt;width:8.6pt;height:8.3pt;z-index:-251658160;mso-position-horizontal-relative:page" coordsize="166,160" coordorigin="5,-1" o:spid="_x0000_s1026" w14:anchorId="17FF85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">
                <v:rect id="Rectangle 429"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">
                  <v:path arrowok="t"/>
                </v:rect>
                <v:rect id="Rectangle 43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">
                  <v:path arrowok="t"/>
                </v:rect>
                <v:rect id="Rectangle 432"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">
                  <v:path arrowok="t"/>
                </v:rect>
                <w10:wrap anchorx="page"/>
              </v:group>
            </w:pict>
          </mc:Fallback>
        </mc:AlternateContent>
      </w:r>
      <w:r w:rsidRPr="00D541E8">
        <w:rPr>
          <w:noProof/>
        </w:rPr>
        <mc:AlternateContent>
          <mc:Choice Requires="wps">
            <w:drawing>
              <wp:anchor distT="0" distB="0" distL="114300" distR="114300" simplePos="0" relativeHeight="251658428" behindDoc="0" locked="0" layoutInCell="1" allowOverlap="1" wp14:anchorId="60C501BB" wp14:editId="16F3636A">
                <wp:simplePos x="0" y="0"/>
                <wp:positionH relativeFrom="page">
                  <wp:posOffset>3152775</wp:posOffset>
                </wp:positionH>
                <wp:positionV relativeFrom="paragraph">
                  <wp:posOffset>-268605</wp:posOffset>
                </wp:positionV>
                <wp:extent cx="3999865" cy="406400"/>
                <wp:effectExtent l="0" t="0" r="635" b="1270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99865"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553"/>
                              <w:gridCol w:w="895"/>
                              <w:gridCol w:w="737"/>
                              <w:gridCol w:w="941"/>
                              <w:gridCol w:w="1613"/>
                              <w:gridCol w:w="560"/>
                            </w:tblGrid>
                            <w:tr w:rsidR="0061330C" w14:paraId="2BFCD871" w14:textId="77777777">
                              <w:trPr>
                                <w:trHeight w:val="208"/>
                              </w:trPr>
                              <w:tc>
                                <w:tcPr>
                                  <w:tcW w:w="1553" w:type="dxa"/>
                                  <w:hideMark/>
                                </w:tcPr>
                                <w:p w14:paraId="25D51556" w14:textId="77777777" w:rsidR="0061330C" w:rsidRDefault="0061330C">
                                  <w:pPr>
                                    <w:pStyle w:val="TableParagraph"/>
                                    <w:spacing w:before="44" w:line="143" w:lineRule="exact"/>
                                    <w:ind w:left="50"/>
                                    <w:rPr>
                                      <w:b/>
                                      <w:sz w:val="14"/>
                                    </w:rPr>
                                  </w:pPr>
                                  <w:r>
                                    <w:rPr>
                                      <w:b/>
                                      <w:color w:val="221F1F"/>
                                      <w:sz w:val="14"/>
                                    </w:rPr>
                                    <w:t>Less Than</w:t>
                                  </w:r>
                                </w:p>
                              </w:tc>
                              <w:tc>
                                <w:tcPr>
                                  <w:tcW w:w="895" w:type="dxa"/>
                                  <w:hideMark/>
                                </w:tcPr>
                                <w:p w14:paraId="7AA0407B" w14:textId="77777777" w:rsidR="0061330C" w:rsidRDefault="0061330C">
                                  <w:pPr>
                                    <w:pStyle w:val="TableParagraph"/>
                                    <w:spacing w:before="44" w:line="143" w:lineRule="exact"/>
                                    <w:ind w:left="83" w:right="64"/>
                                    <w:jc w:val="center"/>
                                    <w:rPr>
                                      <w:b/>
                                      <w:sz w:val="14"/>
                                    </w:rPr>
                                  </w:pPr>
                                  <w:r>
                                    <w:rPr>
                                      <w:b/>
                                      <w:color w:val="221F1F"/>
                                      <w:sz w:val="14"/>
                                    </w:rPr>
                                    <w:t>More Than</w:t>
                                  </w:r>
                                </w:p>
                              </w:tc>
                              <w:tc>
                                <w:tcPr>
                                  <w:tcW w:w="737" w:type="dxa"/>
                                  <w:hideMark/>
                                </w:tcPr>
                                <w:p w14:paraId="70D6B062" w14:textId="77777777" w:rsidR="0061330C" w:rsidRDefault="0061330C">
                                  <w:pPr>
                                    <w:pStyle w:val="TableParagraph"/>
                                    <w:spacing w:before="44" w:line="143" w:lineRule="exact"/>
                                    <w:ind w:left="96"/>
                                    <w:rPr>
                                      <w:b/>
                                      <w:sz w:val="14"/>
                                    </w:rPr>
                                  </w:pPr>
                                  <w:r>
                                    <w:rPr>
                                      <w:b/>
                                      <w:color w:val="221F1F"/>
                                      <w:sz w:val="14"/>
                                    </w:rPr>
                                    <w:t>Don’t</w:t>
                                  </w:r>
                                </w:p>
                              </w:tc>
                              <w:tc>
                                <w:tcPr>
                                  <w:tcW w:w="941" w:type="dxa"/>
                                  <w:hideMark/>
                                </w:tcPr>
                                <w:p w14:paraId="7739899F" w14:textId="77777777" w:rsidR="0061330C" w:rsidRDefault="0061330C">
                                  <w:pPr>
                                    <w:pStyle w:val="TableParagraph"/>
                                    <w:spacing w:before="44" w:line="143" w:lineRule="exact"/>
                                    <w:ind w:left="238" w:right="104"/>
                                    <w:jc w:val="center"/>
                                    <w:rPr>
                                      <w:b/>
                                      <w:sz w:val="14"/>
                                    </w:rPr>
                                  </w:pPr>
                                  <w:r>
                                    <w:rPr>
                                      <w:b/>
                                      <w:color w:val="221F1F"/>
                                      <w:sz w:val="14"/>
                                    </w:rPr>
                                    <w:t>Below</w:t>
                                  </w:r>
                                </w:p>
                              </w:tc>
                              <w:tc>
                                <w:tcPr>
                                  <w:tcW w:w="1613" w:type="dxa"/>
                                  <w:hideMark/>
                                </w:tcPr>
                                <w:p w14:paraId="756199DC" w14:textId="77777777" w:rsidR="0061330C" w:rsidRDefault="0061330C">
                                  <w:pPr>
                                    <w:pStyle w:val="TableParagraph"/>
                                    <w:spacing w:before="44" w:line="143" w:lineRule="exact"/>
                                    <w:ind w:right="207"/>
                                    <w:jc w:val="right"/>
                                    <w:rPr>
                                      <w:b/>
                                      <w:sz w:val="14"/>
                                    </w:rPr>
                                  </w:pPr>
                                  <w:r>
                                    <w:rPr>
                                      <w:b/>
                                      <w:color w:val="221F1F"/>
                                      <w:w w:val="90"/>
                                      <w:sz w:val="14"/>
                                    </w:rPr>
                                    <w:t>Above</w:t>
                                  </w:r>
                                </w:p>
                              </w:tc>
                              <w:tc>
                                <w:tcPr>
                                  <w:tcW w:w="560" w:type="dxa"/>
                                  <w:hideMark/>
                                </w:tcPr>
                                <w:p w14:paraId="3C588BED" w14:textId="77777777" w:rsidR="0061330C" w:rsidRDefault="0061330C">
                                  <w:pPr>
                                    <w:pStyle w:val="TableParagraph"/>
                                    <w:spacing w:before="44" w:line="143" w:lineRule="exact"/>
                                    <w:ind w:left="109" w:right="23"/>
                                    <w:jc w:val="center"/>
                                    <w:rPr>
                                      <w:b/>
                                      <w:sz w:val="14"/>
                                    </w:rPr>
                                  </w:pPr>
                                  <w:r>
                                    <w:rPr>
                                      <w:b/>
                                      <w:color w:val="221F1F"/>
                                      <w:sz w:val="14"/>
                                    </w:rPr>
                                    <w:t>Don’t</w:t>
                                  </w:r>
                                </w:p>
                              </w:tc>
                            </w:tr>
                            <w:tr w:rsidR="0061330C" w14:paraId="4E2FD5C8" w14:textId="77777777">
                              <w:trPr>
                                <w:trHeight w:val="431"/>
                              </w:trPr>
                              <w:tc>
                                <w:tcPr>
                                  <w:tcW w:w="1553" w:type="dxa"/>
                                  <w:hideMark/>
                                </w:tcPr>
                                <w:p w14:paraId="1E083C9F" w14:textId="77777777" w:rsidR="0061330C" w:rsidRDefault="0061330C">
                                  <w:pPr>
                                    <w:pStyle w:val="TableParagraph"/>
                                    <w:tabs>
                                      <w:tab w:val="left" w:pos="928"/>
                                    </w:tabs>
                                    <w:spacing w:before="0" w:line="158" w:lineRule="exact"/>
                                    <w:ind w:left="117"/>
                                    <w:rPr>
                                      <w:b/>
                                      <w:sz w:val="14"/>
                                    </w:rPr>
                                  </w:pPr>
                                  <w:r>
                                    <w:rPr>
                                      <w:b/>
                                      <w:color w:val="221F1F"/>
                                      <w:spacing w:val="-3"/>
                                      <w:sz w:val="14"/>
                                    </w:rPr>
                                    <w:t>Average</w:t>
                                  </w:r>
                                  <w:r>
                                    <w:rPr>
                                      <w:b/>
                                      <w:color w:val="221F1F"/>
                                      <w:spacing w:val="-3"/>
                                      <w:sz w:val="14"/>
                                    </w:rPr>
                                    <w:tab/>
                                  </w:r>
                                  <w:r>
                                    <w:rPr>
                                      <w:b/>
                                      <w:color w:val="221F1F"/>
                                      <w:sz w:val="14"/>
                                    </w:rPr>
                                    <w:t>Average</w:t>
                                  </w:r>
                                </w:p>
                              </w:tc>
                              <w:tc>
                                <w:tcPr>
                                  <w:tcW w:w="895" w:type="dxa"/>
                                  <w:hideMark/>
                                </w:tcPr>
                                <w:p w14:paraId="3D0A63DF" w14:textId="77777777" w:rsidR="0061330C" w:rsidRDefault="0061330C">
                                  <w:pPr>
                                    <w:pStyle w:val="TableParagraph"/>
                                    <w:spacing w:before="0" w:line="158" w:lineRule="exact"/>
                                    <w:ind w:left="71" w:right="64"/>
                                    <w:jc w:val="center"/>
                                    <w:rPr>
                                      <w:b/>
                                      <w:sz w:val="14"/>
                                    </w:rPr>
                                  </w:pPr>
                                  <w:r>
                                    <w:rPr>
                                      <w:b/>
                                      <w:color w:val="221F1F"/>
                                      <w:sz w:val="14"/>
                                    </w:rPr>
                                    <w:t>Average</w:t>
                                  </w:r>
                                </w:p>
                              </w:tc>
                              <w:tc>
                                <w:tcPr>
                                  <w:tcW w:w="737" w:type="dxa"/>
                                  <w:hideMark/>
                                </w:tcPr>
                                <w:p w14:paraId="52A6401F" w14:textId="77777777" w:rsidR="0061330C" w:rsidRDefault="0061330C">
                                  <w:pPr>
                                    <w:pStyle w:val="TableParagraph"/>
                                    <w:spacing w:before="0" w:line="158" w:lineRule="exact"/>
                                    <w:ind w:left="91"/>
                                    <w:rPr>
                                      <w:b/>
                                      <w:sz w:val="14"/>
                                    </w:rPr>
                                  </w:pPr>
                                  <w:r>
                                    <w:rPr>
                                      <w:b/>
                                      <w:color w:val="221F1F"/>
                                      <w:sz w:val="14"/>
                                    </w:rPr>
                                    <w:t>Know</w:t>
                                  </w:r>
                                </w:p>
                              </w:tc>
                              <w:tc>
                                <w:tcPr>
                                  <w:tcW w:w="941" w:type="dxa"/>
                                  <w:hideMark/>
                                </w:tcPr>
                                <w:p w14:paraId="4EF6C47F" w14:textId="77777777" w:rsidR="0061330C" w:rsidRDefault="0061330C">
                                  <w:pPr>
                                    <w:pStyle w:val="TableParagraph"/>
                                    <w:spacing w:before="0" w:line="158" w:lineRule="exact"/>
                                    <w:ind w:left="238" w:right="109"/>
                                    <w:jc w:val="center"/>
                                    <w:rPr>
                                      <w:b/>
                                      <w:sz w:val="14"/>
                                    </w:rPr>
                                  </w:pPr>
                                  <w:r>
                                    <w:rPr>
                                      <w:b/>
                                      <w:color w:val="221F1F"/>
                                      <w:sz w:val="14"/>
                                    </w:rPr>
                                    <w:t>Average</w:t>
                                  </w:r>
                                </w:p>
                              </w:tc>
                              <w:tc>
                                <w:tcPr>
                                  <w:tcW w:w="1613" w:type="dxa"/>
                                  <w:hideMark/>
                                </w:tcPr>
                                <w:p w14:paraId="6BDD10CE" w14:textId="77777777" w:rsidR="0061330C" w:rsidRDefault="0061330C">
                                  <w:pPr>
                                    <w:pStyle w:val="TableParagraph"/>
                                    <w:tabs>
                                      <w:tab w:val="left" w:pos="811"/>
                                    </w:tabs>
                                    <w:spacing w:before="0" w:line="158" w:lineRule="exact"/>
                                    <w:ind w:right="132"/>
                                    <w:jc w:val="right"/>
                                    <w:rPr>
                                      <w:b/>
                                      <w:sz w:val="14"/>
                                    </w:rPr>
                                  </w:pPr>
                                  <w:r>
                                    <w:rPr>
                                      <w:b/>
                                      <w:color w:val="221F1F"/>
                                      <w:sz w:val="14"/>
                                    </w:rPr>
                                    <w:t>Average</w:t>
                                  </w:r>
                                  <w:r>
                                    <w:rPr>
                                      <w:b/>
                                      <w:color w:val="221F1F"/>
                                      <w:sz w:val="14"/>
                                    </w:rPr>
                                    <w:tab/>
                                  </w:r>
                                  <w:r>
                                    <w:rPr>
                                      <w:b/>
                                      <w:color w:val="221F1F"/>
                                      <w:spacing w:val="-3"/>
                                      <w:w w:val="95"/>
                                      <w:sz w:val="14"/>
                                    </w:rPr>
                                    <w:t>Average</w:t>
                                  </w:r>
                                </w:p>
                              </w:tc>
                              <w:tc>
                                <w:tcPr>
                                  <w:tcW w:w="560" w:type="dxa"/>
                                  <w:hideMark/>
                                </w:tcPr>
                                <w:p w14:paraId="1ADA926B" w14:textId="77777777" w:rsidR="0061330C" w:rsidRDefault="0061330C">
                                  <w:pPr>
                                    <w:pStyle w:val="TableParagraph"/>
                                    <w:spacing w:before="0" w:line="158" w:lineRule="exact"/>
                                    <w:ind w:left="109" w:right="28"/>
                                    <w:jc w:val="center"/>
                                    <w:rPr>
                                      <w:b/>
                                      <w:sz w:val="14"/>
                                    </w:rPr>
                                  </w:pPr>
                                  <w:r>
                                    <w:rPr>
                                      <w:b/>
                                      <w:color w:val="221F1F"/>
                                      <w:sz w:val="14"/>
                                    </w:rPr>
                                    <w:t>Know</w:t>
                                  </w:r>
                                </w:p>
                              </w:tc>
                            </w:tr>
                          </w:tbl>
                          <w:p w14:paraId="1C293B5E" w14:textId="77777777" w:rsidR="0061330C" w:rsidRDefault="0061330C" w:rsidP="00C120CD">
                            <w:pPr>
                              <w:pStyle w:val="BodyText"/>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501BB" id="Text Box 474" o:spid="_x0000_s1102" type="#_x0000_t202" style="position:absolute;margin-left:248.25pt;margin-top:-21.15pt;width:314.95pt;height:32pt;z-index:2516584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" filled="f" stroked="f">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553"/>
                        <w:gridCol w:w="895"/>
                        <w:gridCol w:w="737"/>
                        <w:gridCol w:w="941"/>
                        <w:gridCol w:w="1613"/>
                        <w:gridCol w:w="560"/>
                      </w:tblGrid>
                      <w:tr w:rsidR="0061330C" w14:paraId="2BFCD871" w14:textId="77777777">
                        <w:trPr>
                          <w:trHeight w:val="208"/>
                        </w:trPr>
                        <w:tc>
                          <w:tcPr>
                            <w:tcW w:w="1553" w:type="dxa"/>
                            <w:hideMark/>
                          </w:tcPr>
                          <w:p w14:paraId="25D51556" w14:textId="77777777" w:rsidR="0061330C" w:rsidRDefault="0061330C">
                            <w:pPr>
                              <w:pStyle w:val="TableParagraph"/>
                              <w:spacing w:before="44" w:line="143" w:lineRule="exact"/>
                              <w:ind w:left="50"/>
                              <w:rPr>
                                <w:b/>
                                <w:sz w:val="14"/>
                              </w:rPr>
                            </w:pPr>
                            <w:r>
                              <w:rPr>
                                <w:b/>
                                <w:color w:val="221F1F"/>
                                <w:sz w:val="14"/>
                              </w:rPr>
                              <w:t>Less Than</w:t>
                            </w:r>
                          </w:p>
                        </w:tc>
                        <w:tc>
                          <w:tcPr>
                            <w:tcW w:w="895" w:type="dxa"/>
                            <w:hideMark/>
                          </w:tcPr>
                          <w:p w14:paraId="7AA0407B" w14:textId="77777777" w:rsidR="0061330C" w:rsidRDefault="0061330C">
                            <w:pPr>
                              <w:pStyle w:val="TableParagraph"/>
                              <w:spacing w:before="44" w:line="143" w:lineRule="exact"/>
                              <w:ind w:left="83" w:right="64"/>
                              <w:jc w:val="center"/>
                              <w:rPr>
                                <w:b/>
                                <w:sz w:val="14"/>
                              </w:rPr>
                            </w:pPr>
                            <w:r>
                              <w:rPr>
                                <w:b/>
                                <w:color w:val="221F1F"/>
                                <w:sz w:val="14"/>
                              </w:rPr>
                              <w:t>More Than</w:t>
                            </w:r>
                          </w:p>
                        </w:tc>
                        <w:tc>
                          <w:tcPr>
                            <w:tcW w:w="737" w:type="dxa"/>
                            <w:hideMark/>
                          </w:tcPr>
                          <w:p w14:paraId="70D6B062" w14:textId="77777777" w:rsidR="0061330C" w:rsidRDefault="0061330C">
                            <w:pPr>
                              <w:pStyle w:val="TableParagraph"/>
                              <w:spacing w:before="44" w:line="143" w:lineRule="exact"/>
                              <w:ind w:left="96"/>
                              <w:rPr>
                                <w:b/>
                                <w:sz w:val="14"/>
                              </w:rPr>
                            </w:pPr>
                            <w:r>
                              <w:rPr>
                                <w:b/>
                                <w:color w:val="221F1F"/>
                                <w:sz w:val="14"/>
                              </w:rPr>
                              <w:t>Don’t</w:t>
                            </w:r>
                          </w:p>
                        </w:tc>
                        <w:tc>
                          <w:tcPr>
                            <w:tcW w:w="941" w:type="dxa"/>
                            <w:hideMark/>
                          </w:tcPr>
                          <w:p w14:paraId="7739899F" w14:textId="77777777" w:rsidR="0061330C" w:rsidRDefault="0061330C">
                            <w:pPr>
                              <w:pStyle w:val="TableParagraph"/>
                              <w:spacing w:before="44" w:line="143" w:lineRule="exact"/>
                              <w:ind w:left="238" w:right="104"/>
                              <w:jc w:val="center"/>
                              <w:rPr>
                                <w:b/>
                                <w:sz w:val="14"/>
                              </w:rPr>
                            </w:pPr>
                            <w:r>
                              <w:rPr>
                                <w:b/>
                                <w:color w:val="221F1F"/>
                                <w:sz w:val="14"/>
                              </w:rPr>
                              <w:t>Below</w:t>
                            </w:r>
                          </w:p>
                        </w:tc>
                        <w:tc>
                          <w:tcPr>
                            <w:tcW w:w="1613" w:type="dxa"/>
                            <w:hideMark/>
                          </w:tcPr>
                          <w:p w14:paraId="756199DC" w14:textId="77777777" w:rsidR="0061330C" w:rsidRDefault="0061330C">
                            <w:pPr>
                              <w:pStyle w:val="TableParagraph"/>
                              <w:spacing w:before="44" w:line="143" w:lineRule="exact"/>
                              <w:ind w:right="207"/>
                              <w:jc w:val="right"/>
                              <w:rPr>
                                <w:b/>
                                <w:sz w:val="14"/>
                              </w:rPr>
                            </w:pPr>
                            <w:r>
                              <w:rPr>
                                <w:b/>
                                <w:color w:val="221F1F"/>
                                <w:w w:val="90"/>
                                <w:sz w:val="14"/>
                              </w:rPr>
                              <w:t>Above</w:t>
                            </w:r>
                          </w:p>
                        </w:tc>
                        <w:tc>
                          <w:tcPr>
                            <w:tcW w:w="560" w:type="dxa"/>
                            <w:hideMark/>
                          </w:tcPr>
                          <w:p w14:paraId="3C588BED" w14:textId="77777777" w:rsidR="0061330C" w:rsidRDefault="0061330C">
                            <w:pPr>
                              <w:pStyle w:val="TableParagraph"/>
                              <w:spacing w:before="44" w:line="143" w:lineRule="exact"/>
                              <w:ind w:left="109" w:right="23"/>
                              <w:jc w:val="center"/>
                              <w:rPr>
                                <w:b/>
                                <w:sz w:val="14"/>
                              </w:rPr>
                            </w:pPr>
                            <w:r>
                              <w:rPr>
                                <w:b/>
                                <w:color w:val="221F1F"/>
                                <w:sz w:val="14"/>
                              </w:rPr>
                              <w:t>Don’t</w:t>
                            </w:r>
                          </w:p>
                        </w:tc>
                      </w:tr>
                      <w:tr w:rsidR="0061330C" w14:paraId="4E2FD5C8" w14:textId="77777777">
                        <w:trPr>
                          <w:trHeight w:val="431"/>
                        </w:trPr>
                        <w:tc>
                          <w:tcPr>
                            <w:tcW w:w="1553" w:type="dxa"/>
                            <w:hideMark/>
                          </w:tcPr>
                          <w:p w14:paraId="1E083C9F" w14:textId="77777777" w:rsidR="0061330C" w:rsidRDefault="0061330C">
                            <w:pPr>
                              <w:pStyle w:val="TableParagraph"/>
                              <w:tabs>
                                <w:tab w:val="left" w:pos="928"/>
                              </w:tabs>
                              <w:spacing w:before="0" w:line="158" w:lineRule="exact"/>
                              <w:ind w:left="117"/>
                              <w:rPr>
                                <w:b/>
                                <w:sz w:val="14"/>
                              </w:rPr>
                            </w:pPr>
                            <w:r>
                              <w:rPr>
                                <w:b/>
                                <w:color w:val="221F1F"/>
                                <w:spacing w:val="-3"/>
                                <w:sz w:val="14"/>
                              </w:rPr>
                              <w:t>Average</w:t>
                            </w:r>
                            <w:r>
                              <w:rPr>
                                <w:b/>
                                <w:color w:val="221F1F"/>
                                <w:spacing w:val="-3"/>
                                <w:sz w:val="14"/>
                              </w:rPr>
                              <w:tab/>
                            </w:r>
                            <w:r>
                              <w:rPr>
                                <w:b/>
                                <w:color w:val="221F1F"/>
                                <w:sz w:val="14"/>
                              </w:rPr>
                              <w:t>Average</w:t>
                            </w:r>
                          </w:p>
                        </w:tc>
                        <w:tc>
                          <w:tcPr>
                            <w:tcW w:w="895" w:type="dxa"/>
                            <w:hideMark/>
                          </w:tcPr>
                          <w:p w14:paraId="3D0A63DF" w14:textId="77777777" w:rsidR="0061330C" w:rsidRDefault="0061330C">
                            <w:pPr>
                              <w:pStyle w:val="TableParagraph"/>
                              <w:spacing w:before="0" w:line="158" w:lineRule="exact"/>
                              <w:ind w:left="71" w:right="64"/>
                              <w:jc w:val="center"/>
                              <w:rPr>
                                <w:b/>
                                <w:sz w:val="14"/>
                              </w:rPr>
                            </w:pPr>
                            <w:r>
                              <w:rPr>
                                <w:b/>
                                <w:color w:val="221F1F"/>
                                <w:sz w:val="14"/>
                              </w:rPr>
                              <w:t>Average</w:t>
                            </w:r>
                          </w:p>
                        </w:tc>
                        <w:tc>
                          <w:tcPr>
                            <w:tcW w:w="737" w:type="dxa"/>
                            <w:hideMark/>
                          </w:tcPr>
                          <w:p w14:paraId="52A6401F" w14:textId="77777777" w:rsidR="0061330C" w:rsidRDefault="0061330C">
                            <w:pPr>
                              <w:pStyle w:val="TableParagraph"/>
                              <w:spacing w:before="0" w:line="158" w:lineRule="exact"/>
                              <w:ind w:left="91"/>
                              <w:rPr>
                                <w:b/>
                                <w:sz w:val="14"/>
                              </w:rPr>
                            </w:pPr>
                            <w:r>
                              <w:rPr>
                                <w:b/>
                                <w:color w:val="221F1F"/>
                                <w:sz w:val="14"/>
                              </w:rPr>
                              <w:t>Know</w:t>
                            </w:r>
                          </w:p>
                        </w:tc>
                        <w:tc>
                          <w:tcPr>
                            <w:tcW w:w="941" w:type="dxa"/>
                            <w:hideMark/>
                          </w:tcPr>
                          <w:p w14:paraId="4EF6C47F" w14:textId="77777777" w:rsidR="0061330C" w:rsidRDefault="0061330C">
                            <w:pPr>
                              <w:pStyle w:val="TableParagraph"/>
                              <w:spacing w:before="0" w:line="158" w:lineRule="exact"/>
                              <w:ind w:left="238" w:right="109"/>
                              <w:jc w:val="center"/>
                              <w:rPr>
                                <w:b/>
                                <w:sz w:val="14"/>
                              </w:rPr>
                            </w:pPr>
                            <w:r>
                              <w:rPr>
                                <w:b/>
                                <w:color w:val="221F1F"/>
                                <w:sz w:val="14"/>
                              </w:rPr>
                              <w:t>Average</w:t>
                            </w:r>
                          </w:p>
                        </w:tc>
                        <w:tc>
                          <w:tcPr>
                            <w:tcW w:w="1613" w:type="dxa"/>
                            <w:hideMark/>
                          </w:tcPr>
                          <w:p w14:paraId="6BDD10CE" w14:textId="77777777" w:rsidR="0061330C" w:rsidRDefault="0061330C">
                            <w:pPr>
                              <w:pStyle w:val="TableParagraph"/>
                              <w:tabs>
                                <w:tab w:val="left" w:pos="811"/>
                              </w:tabs>
                              <w:spacing w:before="0" w:line="158" w:lineRule="exact"/>
                              <w:ind w:right="132"/>
                              <w:jc w:val="right"/>
                              <w:rPr>
                                <w:b/>
                                <w:sz w:val="14"/>
                              </w:rPr>
                            </w:pPr>
                            <w:r>
                              <w:rPr>
                                <w:b/>
                                <w:color w:val="221F1F"/>
                                <w:sz w:val="14"/>
                              </w:rPr>
                              <w:t>Average</w:t>
                            </w:r>
                            <w:r>
                              <w:rPr>
                                <w:b/>
                                <w:color w:val="221F1F"/>
                                <w:sz w:val="14"/>
                              </w:rPr>
                              <w:tab/>
                            </w:r>
                            <w:r>
                              <w:rPr>
                                <w:b/>
                                <w:color w:val="221F1F"/>
                                <w:spacing w:val="-3"/>
                                <w:w w:val="95"/>
                                <w:sz w:val="14"/>
                              </w:rPr>
                              <w:t>Average</w:t>
                            </w:r>
                          </w:p>
                        </w:tc>
                        <w:tc>
                          <w:tcPr>
                            <w:tcW w:w="560" w:type="dxa"/>
                            <w:hideMark/>
                          </w:tcPr>
                          <w:p w14:paraId="1ADA926B" w14:textId="77777777" w:rsidR="0061330C" w:rsidRDefault="0061330C">
                            <w:pPr>
                              <w:pStyle w:val="TableParagraph"/>
                              <w:spacing w:before="0" w:line="158" w:lineRule="exact"/>
                              <w:ind w:left="109" w:right="28"/>
                              <w:jc w:val="center"/>
                              <w:rPr>
                                <w:b/>
                                <w:sz w:val="14"/>
                              </w:rPr>
                            </w:pPr>
                            <w:r>
                              <w:rPr>
                                <w:b/>
                                <w:color w:val="221F1F"/>
                                <w:sz w:val="14"/>
                              </w:rPr>
                              <w:t>Know</w:t>
                            </w:r>
                          </w:p>
                        </w:tc>
                      </w:tr>
                    </w:tbl>
                    <w:p w14:paraId="1C293B5E" w14:textId="77777777" w:rsidR="0061330C" w:rsidRDefault="0061330C" w:rsidP="00C120CD">
                      <w:pPr>
                        <w:pStyle w:val="BodyText"/>
                      </w:pPr>
                    </w:p>
                  </w:txbxContent>
                </v:textbox>
                <w10:wrap anchorx="page"/>
              </v:shape>
            </w:pict>
          </mc:Fallback>
        </mc:AlternateContent>
      </w:r>
      <w:r w:rsidRPr="00D541E8">
        <w:t>a.</w:t>
      </w:r>
    </w:p>
    <w:p w14:paraId="09D4E6F8" w14:textId="6B644911"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283" behindDoc="1" locked="0" layoutInCell="1" allowOverlap="1" wp14:anchorId="00E0435F" wp14:editId="004B7F6E">
                <wp:simplePos x="0" y="0"/>
                <wp:positionH relativeFrom="page">
                  <wp:posOffset>1168400</wp:posOffset>
                </wp:positionH>
                <wp:positionV relativeFrom="paragraph">
                  <wp:posOffset>176530</wp:posOffset>
                </wp:positionV>
                <wp:extent cx="1508125" cy="13335"/>
                <wp:effectExtent l="0" t="0" r="0" b="0"/>
                <wp:wrapNone/>
                <wp:docPr id="471" name="Group 471"/>
                <wp:cNvGraphicFramePr/>
                <a:graphic xmlns:a="http://schemas.openxmlformats.org/drawingml/2006/main">
                  <a:graphicData uri="http://schemas.microsoft.com/office/word/2010/wordprocessingGroup">
                    <wpg:wgp>
                      <wpg:cNvGrpSpPr/>
                      <wpg:grpSpPr bwMode="auto">
                        <a:xfrm>
                          <a:off x="0" y="0"/>
                          <a:ext cx="1508125" cy="13335"/>
                          <a:chOff x="0" y="4"/>
                          <a:chExt cx="2375" cy="11"/>
                        </a:xfrm>
                      </wpg:grpSpPr>
                      <wps:wsp>
                        <wps:cNvPr id="426" name="Line 473"/>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428" name="Line 472"/>
                        <wps:cNvCnPr>
                          <a:cxnSpLocks/>
                        </wps:cNvCnPr>
                        <wps:spPr bwMode="auto">
                          <a:xfrm>
                            <a:off x="0" y="15"/>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E547EF0">
              <v:group id="Group 471" style="position:absolute;margin-left:92pt;margin-top:13.9pt;width:118.75pt;height:1.05pt;z-index:-251658189;mso-position-horizontal-relative:page" coordsize="2375,11" coordorigin=",4" o:spid="_x0000_s1026" w14:anchorId="7599F2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">
                <v:line id="Line 473"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">
                  <o:lock v:ext="edit" shapetype="f"/>
                </v:line>
                <v:line id="Line 472" style="position:absolute;visibility:visible;mso-wrap-style:square" o:spid="_x0000_s1028" strokecolor="#211e1f" strokeweight=".18875mm" o:connectortype="straight" from="0,15" to="2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">
                  <o:lock v:ext="edit" shapetype="f"/>
                </v:line>
                <w10:wrap anchorx="page"/>
              </v:group>
            </w:pict>
          </mc:Fallback>
        </mc:AlternateContent>
      </w:r>
      <w:r w:rsidRPr="00D541E8">
        <w:rPr>
          <w:noProof/>
        </w:rPr>
        <mc:AlternateContent>
          <mc:Choice Requires="wpg">
            <w:drawing>
              <wp:anchor distT="0" distB="0" distL="114300" distR="114300" simplePos="0" relativeHeight="251658295" behindDoc="1" locked="0" layoutInCell="1" allowOverlap="1" wp14:anchorId="36853E39" wp14:editId="008B7E96">
                <wp:simplePos x="0" y="0"/>
                <wp:positionH relativeFrom="page">
                  <wp:posOffset>3316605</wp:posOffset>
                </wp:positionH>
                <wp:positionV relativeFrom="paragraph">
                  <wp:posOffset>48895</wp:posOffset>
                </wp:positionV>
                <wp:extent cx="108585" cy="105410"/>
                <wp:effectExtent l="0" t="0" r="5715" b="8890"/>
                <wp:wrapNone/>
                <wp:docPr id="467" name="Group 467"/>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422" name="Rectangle 422"/>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42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42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C5D0FFB">
              <v:group id="Group 467" style="position:absolute;margin-left:261.15pt;margin-top:3.85pt;width:8.55pt;height:8.3pt;z-index:-251658177;mso-position-horizontal-relative:page" coordsize="165,160" coordorigin="5,-1" o:spid="_x0000_s1026" w14:anchorId="4E91C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">
                <v:rect id="Rectangle 422"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">
                  <v:path arrowok="t"/>
                </v:rect>
                <v:rect id="Rectangle 42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">
                  <v:path arrowok="t"/>
                </v:rect>
                <v:rect id="Rectangle 42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297" behindDoc="1" locked="0" layoutInCell="1" allowOverlap="1" wp14:anchorId="30B0D8B7" wp14:editId="43A235F4">
                <wp:simplePos x="0" y="0"/>
                <wp:positionH relativeFrom="page">
                  <wp:posOffset>4813300</wp:posOffset>
                </wp:positionH>
                <wp:positionV relativeFrom="paragraph">
                  <wp:posOffset>45085</wp:posOffset>
                </wp:positionV>
                <wp:extent cx="110490" cy="105410"/>
                <wp:effectExtent l="0" t="0" r="3810" b="8890"/>
                <wp:wrapNone/>
                <wp:docPr id="463" name="Group 463"/>
                <wp:cNvGraphicFramePr/>
                <a:graphic xmlns:a="http://schemas.openxmlformats.org/drawingml/2006/main">
                  <a:graphicData uri="http://schemas.microsoft.com/office/word/2010/wordprocessingGroup">
                    <wpg:wgp>
                      <wpg:cNvGrpSpPr/>
                      <wpg:grpSpPr bwMode="auto">
                        <a:xfrm>
                          <a:off x="0" y="0"/>
                          <a:ext cx="110490" cy="105410"/>
                          <a:chOff x="5" y="-1"/>
                          <a:chExt cx="168" cy="160"/>
                        </a:xfrm>
                      </wpg:grpSpPr>
                      <wps:wsp>
                        <wps:cNvPr id="418" name="Rectangle 418"/>
                        <wps:cNvSpPr>
                          <a:spLocks/>
                        </wps:cNvSpPr>
                        <wps:spPr bwMode="auto">
                          <a:xfrm>
                            <a:off x="13"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42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421"/>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19D8568">
              <v:group id="Group 463" style="position:absolute;margin-left:379pt;margin-top:3.55pt;width:8.7pt;height:8.3pt;z-index:-251658175;mso-position-horizontal-relative:page" coordsize="168,160" coordorigin="5,-1" o:spid="_x0000_s1026" w14:anchorId="1B0484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">
                <v:rect id="Rectangle 418" style="position:absolute;left:13;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">
                  <v:path arrowok="t"/>
                </v:rect>
                <v:rect id="Rectangle 42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">
                  <v:path arrowok="t"/>
                </v:rect>
                <v:rect id="Rectangle 421"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299" behindDoc="1" locked="0" layoutInCell="1" allowOverlap="1" wp14:anchorId="0B76B8C7" wp14:editId="56AF75BC">
                <wp:simplePos x="0" y="0"/>
                <wp:positionH relativeFrom="page">
                  <wp:posOffset>3832860</wp:posOffset>
                </wp:positionH>
                <wp:positionV relativeFrom="paragraph">
                  <wp:posOffset>46990</wp:posOffset>
                </wp:positionV>
                <wp:extent cx="106680" cy="103505"/>
                <wp:effectExtent l="0" t="0" r="7620" b="10795"/>
                <wp:wrapNone/>
                <wp:docPr id="459" name="Group 459"/>
                <wp:cNvGraphicFramePr/>
                <a:graphic xmlns:a="http://schemas.openxmlformats.org/drawingml/2006/main">
                  <a:graphicData uri="http://schemas.microsoft.com/office/word/2010/wordprocessingGroup">
                    <wpg:wgp>
                      <wpg:cNvGrpSpPr/>
                      <wpg:grpSpPr bwMode="auto">
                        <a:xfrm>
                          <a:off x="0" y="0"/>
                          <a:ext cx="106680" cy="103505"/>
                          <a:chOff x="5" y="-1"/>
                          <a:chExt cx="162" cy="160"/>
                        </a:xfrm>
                      </wpg:grpSpPr>
                      <wps:wsp>
                        <wps:cNvPr id="414" name="Rectangle 414"/>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Rectangle 416"/>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417"/>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D150EF0">
              <v:group id="Group 459" style="position:absolute;margin-left:301.8pt;margin-top:3.7pt;width:8.4pt;height:8.15pt;z-index:-251658173;mso-position-horizontal-relative:page" coordsize="162,160" coordorigin="5,-1" o:spid="_x0000_s1026" w14:anchorId="60910E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">
                <v:rect id="Rectangle 414"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">
                  <v:path arrowok="t"/>
                </v:rect>
                <v:rect id="Rectangle 416"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">
                  <v:path arrowok="t"/>
                </v:rect>
                <v:rect id="Rectangle 417"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01" behindDoc="1" locked="0" layoutInCell="1" allowOverlap="1" wp14:anchorId="649B6B07" wp14:editId="66AF160C">
                <wp:simplePos x="0" y="0"/>
                <wp:positionH relativeFrom="page">
                  <wp:posOffset>4338320</wp:posOffset>
                </wp:positionH>
                <wp:positionV relativeFrom="paragraph">
                  <wp:posOffset>45085</wp:posOffset>
                </wp:positionV>
                <wp:extent cx="109220" cy="105410"/>
                <wp:effectExtent l="0" t="0" r="5080" b="8890"/>
                <wp:wrapNone/>
                <wp:docPr id="455" name="Group 455"/>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410" name="Rectangle 410"/>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 name="Rectangle 41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413"/>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8B4DD75">
              <v:group id="Group 455" style="position:absolute;margin-left:341.6pt;margin-top:3.55pt;width:8.6pt;height:8.3pt;z-index:-251658171;mso-position-horizontal-relative:page" coordsize="166,160" coordorigin="5,-1" o:spid="_x0000_s1026" w14:anchorId="3481ED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">
                <v:rect id="Rectangle 410"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">
                  <v:path arrowok="t"/>
                </v:rect>
                <v:rect id="Rectangle 41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">
                  <v:path arrowok="t"/>
                </v:rect>
                <v:rect id="Rectangle 413"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07" behindDoc="1" locked="0" layoutInCell="1" allowOverlap="1" wp14:anchorId="3965E959" wp14:editId="79E0127A">
                <wp:simplePos x="0" y="0"/>
                <wp:positionH relativeFrom="page">
                  <wp:posOffset>5474335</wp:posOffset>
                </wp:positionH>
                <wp:positionV relativeFrom="paragraph">
                  <wp:posOffset>48895</wp:posOffset>
                </wp:positionV>
                <wp:extent cx="108585" cy="105410"/>
                <wp:effectExtent l="0" t="0" r="5715" b="8890"/>
                <wp:wrapNone/>
                <wp:docPr id="451" name="Group 451"/>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406" name="Rectangle 406"/>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8" name="Rectangle 40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 name="Rectangle 40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6EFD1DB">
              <v:group id="Group 451" style="position:absolute;margin-left:431.05pt;margin-top:3.85pt;width:8.55pt;height:8.3pt;z-index:-251658165;mso-position-horizontal-relative:page" coordsize="165,160" coordorigin="5,-1" o:spid="_x0000_s1026" w14:anchorId="709B3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">
                <v:rect id="Rectangle 406"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">
                  <v:path arrowok="t"/>
                </v:rect>
                <v:rect id="Rectangle 40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">
                  <v:path arrowok="t"/>
                </v:rect>
                <v:rect id="Rectangle 40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09" behindDoc="1" locked="0" layoutInCell="1" allowOverlap="1" wp14:anchorId="15B5D433" wp14:editId="698076D8">
                <wp:simplePos x="0" y="0"/>
                <wp:positionH relativeFrom="page">
                  <wp:posOffset>6971030</wp:posOffset>
                </wp:positionH>
                <wp:positionV relativeFrom="paragraph">
                  <wp:posOffset>45085</wp:posOffset>
                </wp:positionV>
                <wp:extent cx="111125" cy="105410"/>
                <wp:effectExtent l="0" t="0" r="3175" b="8890"/>
                <wp:wrapNone/>
                <wp:docPr id="447" name="Group 447"/>
                <wp:cNvGraphicFramePr/>
                <a:graphic xmlns:a="http://schemas.openxmlformats.org/drawingml/2006/main">
                  <a:graphicData uri="http://schemas.microsoft.com/office/word/2010/wordprocessingGroup">
                    <wpg:wgp>
                      <wpg:cNvGrpSpPr/>
                      <wpg:grpSpPr bwMode="auto">
                        <a:xfrm>
                          <a:off x="0" y="0"/>
                          <a:ext cx="111125" cy="105410"/>
                          <a:chOff x="5" y="-1"/>
                          <a:chExt cx="169" cy="160"/>
                        </a:xfrm>
                      </wpg:grpSpPr>
                      <wps:wsp>
                        <wps:cNvPr id="402" name="Rectangle 402"/>
                        <wps:cNvSpPr>
                          <a:spLocks/>
                        </wps:cNvSpPr>
                        <wps:spPr bwMode="auto">
                          <a:xfrm>
                            <a:off x="14"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 name="Rectangle 40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 name="Rectangle 40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5B75E01">
              <v:group id="Group 447" style="position:absolute;margin-left:548.9pt;margin-top:3.55pt;width:8.75pt;height:8.3pt;z-index:-251658163;mso-position-horizontal-relative:page" coordsize="169,160" coordorigin="5,-1" o:spid="_x0000_s1026" w14:anchorId="29BB2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">
                <v:rect id="Rectangle 402" style="position:absolute;left:14;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">
                  <v:path arrowok="t"/>
                </v:rect>
                <v:rect id="Rectangle 40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">
                  <v:path arrowok="t"/>
                </v:rect>
                <v:rect id="Rectangle 40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11" behindDoc="1" locked="0" layoutInCell="1" allowOverlap="1" wp14:anchorId="7B9A6C56" wp14:editId="4692FDBE">
                <wp:simplePos x="0" y="0"/>
                <wp:positionH relativeFrom="page">
                  <wp:posOffset>5990590</wp:posOffset>
                </wp:positionH>
                <wp:positionV relativeFrom="paragraph">
                  <wp:posOffset>46990</wp:posOffset>
                </wp:positionV>
                <wp:extent cx="107315" cy="103505"/>
                <wp:effectExtent l="0" t="0" r="6985" b="10795"/>
                <wp:wrapNone/>
                <wp:docPr id="443" name="Group 443"/>
                <wp:cNvGraphicFramePr/>
                <a:graphic xmlns:a="http://schemas.openxmlformats.org/drawingml/2006/main">
                  <a:graphicData uri="http://schemas.microsoft.com/office/word/2010/wordprocessingGroup">
                    <wpg:wgp>
                      <wpg:cNvGrpSpPr/>
                      <wpg:grpSpPr bwMode="auto">
                        <a:xfrm>
                          <a:off x="0" y="0"/>
                          <a:ext cx="107315" cy="103505"/>
                          <a:chOff x="5" y="-1"/>
                          <a:chExt cx="163" cy="160"/>
                        </a:xfrm>
                      </wpg:grpSpPr>
                      <wps:wsp>
                        <wps:cNvPr id="397" name="Rectangle 397"/>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 name="Rectangle 400"/>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 name="Rectangle 401"/>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005DC56">
              <v:group id="Group 443" style="position:absolute;margin-left:471.7pt;margin-top:3.7pt;width:8.45pt;height:8.15pt;z-index:-251658161;mso-position-horizontal-relative:page" coordsize="163,160" coordorigin="5,-1" o:spid="_x0000_s1026" w14:anchorId="33C22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">
                <v:rect id="Rectangle 397"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">
                  <v:path arrowok="t"/>
                </v:rect>
                <v:rect id="Rectangle 400"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">
                  <v:path arrowok="t"/>
                </v:rect>
                <v:rect id="Rectangle 401"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313" behindDoc="1" locked="0" layoutInCell="1" allowOverlap="1" wp14:anchorId="6E3B07D7" wp14:editId="76DBD71F">
                <wp:simplePos x="0" y="0"/>
                <wp:positionH relativeFrom="page">
                  <wp:posOffset>6496050</wp:posOffset>
                </wp:positionH>
                <wp:positionV relativeFrom="paragraph">
                  <wp:posOffset>45085</wp:posOffset>
                </wp:positionV>
                <wp:extent cx="109220" cy="105410"/>
                <wp:effectExtent l="0" t="0" r="5080" b="8890"/>
                <wp:wrapNone/>
                <wp:docPr id="439" name="Group 439"/>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393" name="Rectangle 393"/>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 name="Rectangle 39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 name="Rectangle 396"/>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78ACDB0">
              <v:group id="Group 439" style="position:absolute;margin-left:511.5pt;margin-top:3.55pt;width:8.6pt;height:8.3pt;z-index:-251658159;mso-position-horizontal-relative:page" coordsize="166,160" coordorigin="5,-1" o:spid="_x0000_s1026" w14:anchorId="79278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">
                <v:rect id="Rectangle 393"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">
                  <v:path arrowok="t"/>
                </v:rect>
                <v:rect id="Rectangle 39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">
                  <v:path arrowok="t"/>
                </v:rect>
                <v:rect id="Rectangle 396"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">
                  <v:path arrowok="t"/>
                </v:rect>
                <w10:wrap anchorx="page"/>
              </v:group>
            </w:pict>
          </mc:Fallback>
        </mc:AlternateContent>
      </w:r>
      <w:r w:rsidRPr="00D541E8">
        <w:t>b.</w:t>
      </w:r>
    </w:p>
    <w:p w14:paraId="47AD6E91" w14:textId="07BDA0CA" w:rsidR="00C120CD" w:rsidRPr="00D541E8" w:rsidRDefault="00C120CD" w:rsidP="002C71AA">
      <w:pPr>
        <w:shd w:val="clear" w:color="auto" w:fill="FFFFFF" w:themeFill="background1"/>
      </w:pPr>
      <w:r w:rsidRPr="00D541E8">
        <w:rPr>
          <w:noProof/>
        </w:rPr>
        <mc:AlternateContent>
          <mc:Choice Requires="wps">
            <w:drawing>
              <wp:anchor distT="0" distB="0" distL="0" distR="0" simplePos="0" relativeHeight="251658373" behindDoc="1" locked="0" layoutInCell="1" allowOverlap="1" wp14:anchorId="69A8B2D2" wp14:editId="11B5D51E">
                <wp:simplePos x="0" y="0"/>
                <wp:positionH relativeFrom="page">
                  <wp:posOffset>694690</wp:posOffset>
                </wp:positionH>
                <wp:positionV relativeFrom="paragraph">
                  <wp:posOffset>255270</wp:posOffset>
                </wp:positionV>
                <wp:extent cx="6400800" cy="1270"/>
                <wp:effectExtent l="0" t="0" r="0" b="0"/>
                <wp:wrapTopAndBottom/>
                <wp:docPr id="438" name="Freeform: Shape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390E27B">
              <v:shape id="Freeform: Shape 438" style="position:absolute;margin-left:54.7pt;margin-top:20.1pt;width:7in;height:.1pt;z-index:-25165809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" w14:anchorId="565AC838">
                <v:path arrowok="t" o:connecttype="custom" o:connectlocs="0,0;6400800,0" o:connectangles="0,0"/>
                <w10:wrap type="topAndBottom" anchorx="page"/>
              </v:shape>
            </w:pict>
          </mc:Fallback>
        </mc:AlternateContent>
      </w:r>
      <w:r w:rsidRPr="00D541E8">
        <w:rPr>
          <w:noProof/>
        </w:rPr>
        <mc:AlternateContent>
          <mc:Choice Requires="wpg">
            <w:drawing>
              <wp:anchor distT="0" distB="0" distL="114300" distR="114300" simplePos="0" relativeHeight="251658408" behindDoc="0" locked="0" layoutInCell="1" allowOverlap="1" wp14:anchorId="07E11BE7" wp14:editId="2B34D245">
                <wp:simplePos x="0" y="0"/>
                <wp:positionH relativeFrom="page">
                  <wp:posOffset>1168400</wp:posOffset>
                </wp:positionH>
                <wp:positionV relativeFrom="paragraph">
                  <wp:posOffset>177165</wp:posOffset>
                </wp:positionV>
                <wp:extent cx="1508125" cy="13335"/>
                <wp:effectExtent l="0" t="0" r="0" b="0"/>
                <wp:wrapNone/>
                <wp:docPr id="435" name="Group 435"/>
                <wp:cNvGraphicFramePr/>
                <a:graphic xmlns:a="http://schemas.openxmlformats.org/drawingml/2006/main">
                  <a:graphicData uri="http://schemas.microsoft.com/office/word/2010/wordprocessingGroup">
                    <wpg:wgp>
                      <wpg:cNvGrpSpPr/>
                      <wpg:grpSpPr bwMode="auto">
                        <a:xfrm>
                          <a:off x="0" y="0"/>
                          <a:ext cx="1508125" cy="13335"/>
                          <a:chOff x="0" y="4"/>
                          <a:chExt cx="2375" cy="11"/>
                        </a:xfrm>
                      </wpg:grpSpPr>
                      <wps:wsp>
                        <wps:cNvPr id="390" name="Line 437"/>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392" name="Line 436"/>
                        <wps:cNvCnPr>
                          <a:cxnSpLocks/>
                        </wps:cNvCnPr>
                        <wps:spPr bwMode="auto">
                          <a:xfrm>
                            <a:off x="0" y="15"/>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7FD5AAE">
              <v:group id="Group 435" style="position:absolute;margin-left:92pt;margin-top:13.95pt;width:118.75pt;height:1.05pt;z-index:251658416;mso-position-horizontal-relative:page" coordsize="2375,11" coordorigin=",4" o:spid="_x0000_s1026" w14:anchorId="05F7C7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">
                <v:line id="Line 437"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">
                  <o:lock v:ext="edit" shapetype="f"/>
                </v:line>
                <v:line id="Line 436" style="position:absolute;visibility:visible;mso-wrap-style:square" o:spid="_x0000_s1028" strokecolor="#211e1f" strokeweight=".18875mm" o:connectortype="straight" from="0,15" to="2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">
                  <o:lock v:ext="edit" shapetype="f"/>
                </v:line>
                <w10:wrap anchorx="page"/>
              </v:group>
            </w:pict>
          </mc:Fallback>
        </mc:AlternateContent>
      </w:r>
      <w:r w:rsidRPr="00D541E8">
        <w:rPr>
          <w:noProof/>
        </w:rPr>
        <mc:AlternateContent>
          <mc:Choice Requires="wpg">
            <w:drawing>
              <wp:anchor distT="0" distB="0" distL="114300" distR="114300" simplePos="0" relativeHeight="251658302" behindDoc="1" locked="0" layoutInCell="1" allowOverlap="1" wp14:anchorId="61F818D3" wp14:editId="5C4E04A2">
                <wp:simplePos x="0" y="0"/>
                <wp:positionH relativeFrom="page">
                  <wp:posOffset>3316605</wp:posOffset>
                </wp:positionH>
                <wp:positionV relativeFrom="paragraph">
                  <wp:posOffset>89535</wp:posOffset>
                </wp:positionV>
                <wp:extent cx="107315" cy="105410"/>
                <wp:effectExtent l="0" t="0" r="6985" b="8890"/>
                <wp:wrapNone/>
                <wp:docPr id="431" name="Group 431"/>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386" name="Rectangle 386"/>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 name="Rectangle 38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 name="Rectangle 38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77D6D9E">
              <v:group id="Group 431" style="position:absolute;margin-left:261.15pt;margin-top:7.05pt;width:8.45pt;height:8.3pt;z-index:-251658170;mso-position-horizontal-relative:page" coordsize="163,160" coordorigin="5,-1" o:spid="_x0000_s1026" w14:anchorId="63AD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">
                <v:rect id="Rectangle 386"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">
                  <v:path arrowok="t"/>
                </v:rect>
                <v:rect id="Rectangle 38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">
                  <v:path arrowok="t"/>
                </v:rect>
                <v:rect id="Rectangle 38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303" behindDoc="1" locked="0" layoutInCell="1" allowOverlap="1" wp14:anchorId="05DD416E" wp14:editId="3DC84D0E">
                <wp:simplePos x="0" y="0"/>
                <wp:positionH relativeFrom="page">
                  <wp:posOffset>4813300</wp:posOffset>
                </wp:positionH>
                <wp:positionV relativeFrom="paragraph">
                  <wp:posOffset>89535</wp:posOffset>
                </wp:positionV>
                <wp:extent cx="109220" cy="105410"/>
                <wp:effectExtent l="0" t="0" r="5080" b="8890"/>
                <wp:wrapNone/>
                <wp:docPr id="427" name="Group 427"/>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97215" name="Rectangle 97215"/>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 name="Rectangle 38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 name="Rectangle 38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3577E5C">
              <v:group id="Group 427" style="position:absolute;margin-left:379pt;margin-top:7.05pt;width:8.6pt;height:8.3pt;z-index:-251658169;mso-position-horizontal-relative:page" coordsize="166,160" coordorigin="5,-1" o:spid="_x0000_s1026" w14:anchorId="3A4CB5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">
                <v:rect id="Rectangle 97215"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">
                  <v:path arrowok="t"/>
                </v:rect>
                <v:rect id="Rectangle 38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">
                  <v:path arrowok="t"/>
                </v:rect>
                <v:rect id="Rectangle 38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04" behindDoc="1" locked="0" layoutInCell="1" allowOverlap="1" wp14:anchorId="1423C638" wp14:editId="587E6AE5">
                <wp:simplePos x="0" y="0"/>
                <wp:positionH relativeFrom="page">
                  <wp:posOffset>3832860</wp:posOffset>
                </wp:positionH>
                <wp:positionV relativeFrom="paragraph">
                  <wp:posOffset>89535</wp:posOffset>
                </wp:positionV>
                <wp:extent cx="106680" cy="105410"/>
                <wp:effectExtent l="0" t="0" r="7620" b="8890"/>
                <wp:wrapNone/>
                <wp:docPr id="423" name="Group 423"/>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97211" name="Rectangle 97211"/>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12" name="Rectangle 9721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14" name="Rectangle 9721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2D249A0">
              <v:group id="Group 423" style="position:absolute;margin-left:301.8pt;margin-top:7.05pt;width:8.4pt;height:8.3pt;z-index:-251658168;mso-position-horizontal-relative:page" coordsize="162,160" coordorigin="5,-1" o:spid="_x0000_s1026" w14:anchorId="516EA8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">
                <v:rect id="Rectangle 97211"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">
                  <v:path arrowok="t"/>
                </v:rect>
                <v:rect id="Rectangle 9721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">
                  <v:path arrowok="t"/>
                </v:rect>
                <v:rect id="Rectangle 9721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">
                  <v:path arrowok="t"/>
                </v:rect>
                <w10:wrap anchorx="page"/>
              </v:group>
            </w:pict>
          </mc:Fallback>
        </mc:AlternateContent>
      </w:r>
      <w:r w:rsidRPr="00D541E8">
        <w:rPr>
          <w:noProof/>
        </w:rPr>
        <mc:AlternateContent>
          <mc:Choice Requires="wpg">
            <w:drawing>
              <wp:anchor distT="0" distB="0" distL="114300" distR="114300" simplePos="0" relativeHeight="251658305" behindDoc="1" locked="0" layoutInCell="1" allowOverlap="1" wp14:anchorId="3B782118" wp14:editId="30AA19F7">
                <wp:simplePos x="0" y="0"/>
                <wp:positionH relativeFrom="page">
                  <wp:posOffset>4338320</wp:posOffset>
                </wp:positionH>
                <wp:positionV relativeFrom="paragraph">
                  <wp:posOffset>89535</wp:posOffset>
                </wp:positionV>
                <wp:extent cx="109220" cy="105410"/>
                <wp:effectExtent l="0" t="0" r="5080" b="8890"/>
                <wp:wrapNone/>
                <wp:docPr id="419" name="Group 419"/>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97207" name="Rectangle 97207"/>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8" name="Rectangle 9720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10" name="Rectangle 9721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86D69F6">
              <v:group id="Group 419" style="position:absolute;margin-left:341.6pt;margin-top:7.05pt;width:8.6pt;height:8.3pt;z-index:-251658167;mso-position-horizontal-relative:page" coordsize="166,160" coordorigin="5,-1" o:spid="_x0000_s1026" w14:anchorId="2E36F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">
                <v:rect id="Rectangle 97207"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">
                  <v:path arrowok="t"/>
                </v:rect>
                <v:rect id="Rectangle 9720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">
                  <v:path arrowok="t"/>
                </v:rect>
                <v:rect id="Rectangle 9721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">
                  <v:path arrowok="t"/>
                </v:rect>
                <w10:wrap anchorx="page"/>
              </v:group>
            </w:pict>
          </mc:Fallback>
        </mc:AlternateContent>
      </w:r>
      <w:r w:rsidRPr="00D541E8">
        <w:rPr>
          <w:noProof/>
        </w:rPr>
        <mc:AlternateContent>
          <mc:Choice Requires="wpg">
            <w:drawing>
              <wp:anchor distT="0" distB="0" distL="114300" distR="114300" simplePos="0" relativeHeight="251658314" behindDoc="1" locked="0" layoutInCell="1" allowOverlap="1" wp14:anchorId="0A9A6BE4" wp14:editId="59F9583D">
                <wp:simplePos x="0" y="0"/>
                <wp:positionH relativeFrom="page">
                  <wp:posOffset>5474335</wp:posOffset>
                </wp:positionH>
                <wp:positionV relativeFrom="paragraph">
                  <wp:posOffset>89535</wp:posOffset>
                </wp:positionV>
                <wp:extent cx="107315" cy="105410"/>
                <wp:effectExtent l="0" t="0" r="6985" b="8890"/>
                <wp:wrapNone/>
                <wp:docPr id="415" name="Group 415"/>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97203" name="Rectangle 97203"/>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4" name="Rectangle 9720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6" name="Rectangle 97206"/>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45DBCCD">
              <v:group id="Group 415" style="position:absolute;margin-left:431.05pt;margin-top:7.05pt;width:8.45pt;height:8.3pt;z-index:-251658158;mso-position-horizontal-relative:page" coordsize="163,160" coordorigin="5,-1" o:spid="_x0000_s1026" w14:anchorId="23E0AC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">
                <v:rect id="Rectangle 97203"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">
                  <v:path arrowok="t"/>
                </v:rect>
                <v:rect id="Rectangle 9720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">
                  <v:path arrowok="t"/>
                </v:rect>
                <v:rect id="Rectangle 97206"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">
                  <v:path arrowok="t"/>
                </v:rect>
                <w10:wrap anchorx="page"/>
              </v:group>
            </w:pict>
          </mc:Fallback>
        </mc:AlternateContent>
      </w:r>
      <w:r w:rsidRPr="00D541E8">
        <w:rPr>
          <w:noProof/>
        </w:rPr>
        <mc:AlternateContent>
          <mc:Choice Requires="wpg">
            <w:drawing>
              <wp:anchor distT="0" distB="0" distL="114300" distR="114300" simplePos="0" relativeHeight="251658315" behindDoc="1" locked="0" layoutInCell="1" allowOverlap="1" wp14:anchorId="6129B8F5" wp14:editId="10D23432">
                <wp:simplePos x="0" y="0"/>
                <wp:positionH relativeFrom="page">
                  <wp:posOffset>6971030</wp:posOffset>
                </wp:positionH>
                <wp:positionV relativeFrom="paragraph">
                  <wp:posOffset>89535</wp:posOffset>
                </wp:positionV>
                <wp:extent cx="109220" cy="105410"/>
                <wp:effectExtent l="0" t="0" r="5080" b="8890"/>
                <wp:wrapNone/>
                <wp:docPr id="411" name="Group 411"/>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97199" name="Rectangle 97199"/>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0" name="Rectangle 9720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2" name="Rectangle 97202"/>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47FEA0D">
              <v:group id="Group 411" style="position:absolute;margin-left:548.9pt;margin-top:7.05pt;width:8.6pt;height:8.3pt;z-index:-251658157;mso-position-horizontal-relative:page" coordsize="166,160" coordorigin="5,-1" o:spid="_x0000_s1026" w14:anchorId="3FF62F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">
                <v:rect id="Rectangle 97199"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">
                  <v:path arrowok="t"/>
                </v:rect>
                <v:rect id="Rectangle 9720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">
                  <v:path arrowok="t"/>
                </v:rect>
                <v:rect id="Rectangle 97202"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">
                  <v:path arrowok="t"/>
                </v:rect>
                <w10:wrap anchorx="page"/>
              </v:group>
            </w:pict>
          </mc:Fallback>
        </mc:AlternateContent>
      </w:r>
      <w:r w:rsidRPr="00D541E8">
        <w:rPr>
          <w:noProof/>
        </w:rPr>
        <mc:AlternateContent>
          <mc:Choice Requires="wpg">
            <w:drawing>
              <wp:anchor distT="0" distB="0" distL="114300" distR="114300" simplePos="0" relativeHeight="251658316" behindDoc="1" locked="0" layoutInCell="1" allowOverlap="1" wp14:anchorId="18A97283" wp14:editId="037E9AAC">
                <wp:simplePos x="0" y="0"/>
                <wp:positionH relativeFrom="page">
                  <wp:posOffset>5990590</wp:posOffset>
                </wp:positionH>
                <wp:positionV relativeFrom="paragraph">
                  <wp:posOffset>89535</wp:posOffset>
                </wp:positionV>
                <wp:extent cx="107315" cy="105410"/>
                <wp:effectExtent l="0" t="0" r="6985" b="8890"/>
                <wp:wrapNone/>
                <wp:docPr id="407" name="Group 407"/>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97195" name="Rectangle 97195"/>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6" name="Rectangle 9719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8" name="Rectangle 9719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E3FE312">
              <v:group id="Group 407" style="position:absolute;margin-left:471.7pt;margin-top:7.05pt;width:8.45pt;height:8.3pt;z-index:-251658156;mso-position-horizontal-relative:page" coordsize="163,160" coordorigin="5,-1" o:spid="_x0000_s1026" w14:anchorId="2A787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">
                <v:rect id="Rectangle 97195"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">
                  <v:path arrowok="t"/>
                </v:rect>
                <v:rect id="Rectangle 9719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">
                  <v:path arrowok="t"/>
                </v:rect>
                <v:rect id="Rectangle 9719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">
                  <v:path arrowok="t"/>
                </v:rect>
                <w10:wrap anchorx="page"/>
              </v:group>
            </w:pict>
          </mc:Fallback>
        </mc:AlternateContent>
      </w:r>
      <w:r w:rsidRPr="00D541E8">
        <w:rPr>
          <w:noProof/>
        </w:rPr>
        <mc:AlternateContent>
          <mc:Choice Requires="wpg">
            <w:drawing>
              <wp:anchor distT="0" distB="0" distL="114300" distR="114300" simplePos="0" relativeHeight="251658317" behindDoc="1" locked="0" layoutInCell="1" allowOverlap="1" wp14:anchorId="379AC775" wp14:editId="4C4B071B">
                <wp:simplePos x="0" y="0"/>
                <wp:positionH relativeFrom="page">
                  <wp:posOffset>6496050</wp:posOffset>
                </wp:positionH>
                <wp:positionV relativeFrom="paragraph">
                  <wp:posOffset>89535</wp:posOffset>
                </wp:positionV>
                <wp:extent cx="109220" cy="105410"/>
                <wp:effectExtent l="0" t="0" r="5080" b="8890"/>
                <wp:wrapNone/>
                <wp:docPr id="403" name="Group 403"/>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97191" name="Rectangle 97191"/>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2" name="Rectangle 9719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4" name="Rectangle 9719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385F7D8">
              <v:group id="Group 403" style="position:absolute;margin-left:511.5pt;margin-top:7.05pt;width:8.6pt;height:8.3pt;z-index:-251658155;mso-position-horizontal-relative:page" coordsize="166,160" coordorigin="5,-1" o:spid="_x0000_s1026" w14:anchorId="16DC28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">
                <v:rect id="Rectangle 97191"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">
                  <v:path arrowok="t"/>
                </v:rect>
                <v:rect id="Rectangle 9719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">
                  <v:path arrowok="t"/>
                </v:rect>
                <v:rect id="Rectangle 9719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">
                  <v:path arrowok="t"/>
                </v:rect>
                <w10:wrap anchorx="page"/>
              </v:group>
            </w:pict>
          </mc:Fallback>
        </mc:AlternateContent>
      </w:r>
      <w:r w:rsidRPr="00D541E8">
        <w:t>c.</w:t>
      </w:r>
    </w:p>
    <w:p w14:paraId="63778C89" w14:textId="77777777" w:rsidR="00C120CD" w:rsidRPr="00D541E8" w:rsidRDefault="00C120CD" w:rsidP="002C71AA">
      <w:pPr>
        <w:shd w:val="clear" w:color="auto" w:fill="FFFFFF" w:themeFill="background1"/>
      </w:pPr>
      <w:r w:rsidRPr="00D541E8">
        <w:t>Please list any organizations, clubs, teams,</w:t>
      </w:r>
      <w:r w:rsidRPr="00D541E8">
        <w:tab/>
        <w:t>Compared to others of the same or groups your child belongs to.</w:t>
      </w:r>
      <w:r w:rsidRPr="00D541E8">
        <w:tab/>
        <w:t>age, how active is he/she in each?</w:t>
      </w:r>
    </w:p>
    <w:p w14:paraId="7C575821" w14:textId="77777777" w:rsidR="00C120CD" w:rsidRPr="00D541E8" w:rsidRDefault="00C120CD" w:rsidP="002C71AA">
      <w:pPr>
        <w:shd w:val="clear" w:color="auto" w:fill="FFFFFF" w:themeFill="background1"/>
      </w:pPr>
    </w:p>
    <w:p w14:paraId="3DDCED90" w14:textId="4B7F9792"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412" behindDoc="0" locked="0" layoutInCell="1" allowOverlap="1" wp14:anchorId="47E2B25D" wp14:editId="01D7B677">
                <wp:simplePos x="0" y="0"/>
                <wp:positionH relativeFrom="page">
                  <wp:posOffset>1028700</wp:posOffset>
                </wp:positionH>
                <wp:positionV relativeFrom="paragraph">
                  <wp:posOffset>11430</wp:posOffset>
                </wp:positionV>
                <wp:extent cx="109220" cy="107315"/>
                <wp:effectExtent l="0" t="0" r="5080" b="6985"/>
                <wp:wrapNone/>
                <wp:docPr id="399" name="Group 399"/>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97187" name="Freeform 402"/>
                        <wps:cNvSpPr>
                          <a:spLocks/>
                        </wps:cNvSpPr>
                        <wps:spPr bwMode="auto">
                          <a:xfrm>
                            <a:off x="11" y="-1"/>
                            <a:ext cx="160" cy="160"/>
                          </a:xfrm>
                          <a:custGeom>
                            <a:avLst/>
                            <a:gdLst>
                              <a:gd name="T0" fmla="+- 0 1791 1631"/>
                              <a:gd name="T1" fmla="*/ T0 w 160"/>
                              <a:gd name="T2" fmla="+- 0 18 18"/>
                              <a:gd name="T3" fmla="*/ 18 h 160"/>
                              <a:gd name="T4" fmla="+- 0 1631 1631"/>
                              <a:gd name="T5" fmla="*/ T4 w 160"/>
                              <a:gd name="T6" fmla="+- 0 18 18"/>
                              <a:gd name="T7" fmla="*/ 18 h 160"/>
                              <a:gd name="T8" fmla="+- 0 1631 1631"/>
                              <a:gd name="T9" fmla="*/ T8 w 160"/>
                              <a:gd name="T10" fmla="+- 0 37 18"/>
                              <a:gd name="T11" fmla="*/ 37 h 160"/>
                              <a:gd name="T12" fmla="+- 0 1631 1631"/>
                              <a:gd name="T13" fmla="*/ T12 w 160"/>
                              <a:gd name="T14" fmla="+- 0 178 18"/>
                              <a:gd name="T15" fmla="*/ 178 h 160"/>
                              <a:gd name="T16" fmla="+- 0 1791 1631"/>
                              <a:gd name="T17" fmla="*/ T16 w 160"/>
                              <a:gd name="T18" fmla="+- 0 178 18"/>
                              <a:gd name="T19" fmla="*/ 178 h 160"/>
                              <a:gd name="T20" fmla="+- 0 1791 1631"/>
                              <a:gd name="T21" fmla="*/ T20 w 160"/>
                              <a:gd name="T22" fmla="+- 0 37 18"/>
                              <a:gd name="T23" fmla="*/ 37 h 160"/>
                              <a:gd name="T24" fmla="+- 0 1791 1631"/>
                              <a:gd name="T25" fmla="*/ T24 w 160"/>
                              <a:gd name="T26" fmla="+- 0 18 18"/>
                              <a:gd name="T27" fmla="*/ 18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188" name="Rectangle 97188"/>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0" name="Rectangle 97190"/>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6BE7AA9">
              <v:group id="Group 399" style="position:absolute;margin-left:81pt;margin-top:.9pt;width:8.6pt;height:8.45pt;z-index:251658420;mso-position-horizontal-relative:page" coordsize="166,163" coordorigin="5,-1" o:spid="_x0000_s1026" w14:anchorId="1762C8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">
                <v:shape id="Freeform 402"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">
                  <v:path arrowok="t" o:connecttype="custom" o:connectlocs="160,18;0,18;0,37;0,178;160,178;160,37;160,18" o:connectangles="0,0,0,0,0,0,0"/>
                </v:shape>
                <v:rect id="Rectangle 97188"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">
                  <v:path arrowok="t"/>
                </v:rect>
                <v:rect id="Rectangle 97190"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">
                  <v:path arrowok="t"/>
                </v:rect>
                <w10:wrap anchorx="page"/>
              </v:group>
            </w:pict>
          </mc:Fallback>
        </mc:AlternateContent>
      </w:r>
      <w:r w:rsidRPr="00D541E8">
        <w:rPr>
          <w:noProof/>
        </w:rPr>
        <mc:AlternateContent>
          <mc:Choice Requires="wps">
            <w:drawing>
              <wp:anchor distT="0" distB="0" distL="114300" distR="114300" simplePos="0" relativeHeight="251658427" behindDoc="0" locked="0" layoutInCell="1" allowOverlap="1" wp14:anchorId="5EE171F9" wp14:editId="22CBE925">
                <wp:simplePos x="0" y="0"/>
                <wp:positionH relativeFrom="page">
                  <wp:posOffset>3113405</wp:posOffset>
                </wp:positionH>
                <wp:positionV relativeFrom="paragraph">
                  <wp:posOffset>-29210</wp:posOffset>
                </wp:positionV>
                <wp:extent cx="1991995" cy="207010"/>
                <wp:effectExtent l="0" t="0" r="8255" b="2540"/>
                <wp:wrapNone/>
                <wp:docPr id="398" name="Text 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9199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780"/>
                              <w:gridCol w:w="872"/>
                              <w:gridCol w:w="745"/>
                              <w:gridCol w:w="742"/>
                            </w:tblGrid>
                            <w:tr w:rsidR="0061330C" w14:paraId="4B0D1A2A" w14:textId="77777777">
                              <w:trPr>
                                <w:trHeight w:val="162"/>
                              </w:trPr>
                              <w:tc>
                                <w:tcPr>
                                  <w:tcW w:w="780" w:type="dxa"/>
                                  <w:hideMark/>
                                </w:tcPr>
                                <w:p w14:paraId="7ED52D1B" w14:textId="77777777" w:rsidR="0061330C" w:rsidRDefault="0061330C">
                                  <w:pPr>
                                    <w:pStyle w:val="TableParagraph"/>
                                    <w:spacing w:before="0" w:line="143" w:lineRule="exact"/>
                                    <w:ind w:left="173" w:right="143"/>
                                    <w:jc w:val="center"/>
                                    <w:rPr>
                                      <w:b/>
                                      <w:sz w:val="14"/>
                                    </w:rPr>
                                  </w:pPr>
                                  <w:r>
                                    <w:rPr>
                                      <w:b/>
                                      <w:color w:val="221F1F"/>
                                      <w:sz w:val="14"/>
                                    </w:rPr>
                                    <w:t>Less</w:t>
                                  </w:r>
                                </w:p>
                              </w:tc>
                              <w:tc>
                                <w:tcPr>
                                  <w:tcW w:w="872" w:type="dxa"/>
                                </w:tcPr>
                                <w:p w14:paraId="53305A85" w14:textId="77777777" w:rsidR="0061330C" w:rsidRDefault="0061330C">
                                  <w:pPr>
                                    <w:pStyle w:val="TableParagraph"/>
                                    <w:spacing w:before="0" w:line="256" w:lineRule="auto"/>
                                    <w:rPr>
                                      <w:rFonts w:ascii="Times New Roman"/>
                                      <w:sz w:val="10"/>
                                    </w:rPr>
                                  </w:pPr>
                                </w:p>
                              </w:tc>
                              <w:tc>
                                <w:tcPr>
                                  <w:tcW w:w="745" w:type="dxa"/>
                                  <w:hideMark/>
                                </w:tcPr>
                                <w:p w14:paraId="010D87F2" w14:textId="77777777" w:rsidR="0061330C" w:rsidRDefault="0061330C">
                                  <w:pPr>
                                    <w:pStyle w:val="TableParagraph"/>
                                    <w:spacing w:before="0" w:line="143" w:lineRule="exact"/>
                                    <w:ind w:left="142" w:right="135"/>
                                    <w:jc w:val="center"/>
                                    <w:rPr>
                                      <w:b/>
                                      <w:sz w:val="14"/>
                                    </w:rPr>
                                  </w:pPr>
                                  <w:r>
                                    <w:rPr>
                                      <w:b/>
                                      <w:color w:val="221F1F"/>
                                      <w:sz w:val="14"/>
                                    </w:rPr>
                                    <w:t>More</w:t>
                                  </w:r>
                                </w:p>
                              </w:tc>
                              <w:tc>
                                <w:tcPr>
                                  <w:tcW w:w="742" w:type="dxa"/>
                                  <w:hideMark/>
                                </w:tcPr>
                                <w:p w14:paraId="7F250A67" w14:textId="77777777" w:rsidR="0061330C" w:rsidRDefault="0061330C">
                                  <w:pPr>
                                    <w:pStyle w:val="TableParagraph"/>
                                    <w:spacing w:before="0" w:line="143" w:lineRule="exact"/>
                                    <w:ind w:left="172"/>
                                    <w:rPr>
                                      <w:b/>
                                      <w:sz w:val="14"/>
                                    </w:rPr>
                                  </w:pPr>
                                  <w:r>
                                    <w:rPr>
                                      <w:b/>
                                      <w:color w:val="221F1F"/>
                                      <w:sz w:val="14"/>
                                    </w:rPr>
                                    <w:t>Don’t</w:t>
                                  </w:r>
                                </w:p>
                              </w:tc>
                            </w:tr>
                            <w:tr w:rsidR="0061330C" w14:paraId="0B643ABC" w14:textId="77777777">
                              <w:trPr>
                                <w:trHeight w:val="162"/>
                              </w:trPr>
                              <w:tc>
                                <w:tcPr>
                                  <w:tcW w:w="780" w:type="dxa"/>
                                  <w:hideMark/>
                                </w:tcPr>
                                <w:p w14:paraId="50B18F4E" w14:textId="77777777" w:rsidR="0061330C" w:rsidRDefault="0061330C">
                                  <w:pPr>
                                    <w:pStyle w:val="TableParagraph"/>
                                    <w:spacing w:before="2" w:line="141" w:lineRule="exact"/>
                                    <w:ind w:left="176" w:right="143"/>
                                    <w:jc w:val="center"/>
                                    <w:rPr>
                                      <w:b/>
                                      <w:sz w:val="14"/>
                                    </w:rPr>
                                  </w:pPr>
                                  <w:r>
                                    <w:rPr>
                                      <w:b/>
                                      <w:color w:val="221F1F"/>
                                      <w:sz w:val="14"/>
                                    </w:rPr>
                                    <w:t>Active</w:t>
                                  </w:r>
                                </w:p>
                              </w:tc>
                              <w:tc>
                                <w:tcPr>
                                  <w:tcW w:w="872" w:type="dxa"/>
                                  <w:hideMark/>
                                </w:tcPr>
                                <w:p w14:paraId="46D37934" w14:textId="77777777" w:rsidR="0061330C" w:rsidRDefault="0061330C">
                                  <w:pPr>
                                    <w:pStyle w:val="TableParagraph"/>
                                    <w:spacing w:before="2" w:line="141" w:lineRule="exact"/>
                                    <w:ind w:left="166"/>
                                    <w:rPr>
                                      <w:b/>
                                      <w:sz w:val="14"/>
                                    </w:rPr>
                                  </w:pPr>
                                  <w:r>
                                    <w:rPr>
                                      <w:b/>
                                      <w:color w:val="221F1F"/>
                                      <w:sz w:val="14"/>
                                    </w:rPr>
                                    <w:t>Average</w:t>
                                  </w:r>
                                </w:p>
                              </w:tc>
                              <w:tc>
                                <w:tcPr>
                                  <w:tcW w:w="745" w:type="dxa"/>
                                  <w:hideMark/>
                                </w:tcPr>
                                <w:p w14:paraId="39DD9FE0" w14:textId="77777777" w:rsidR="0061330C" w:rsidRDefault="0061330C">
                                  <w:pPr>
                                    <w:pStyle w:val="TableParagraph"/>
                                    <w:spacing w:before="2" w:line="141" w:lineRule="exact"/>
                                    <w:ind w:left="142" w:right="142"/>
                                    <w:jc w:val="center"/>
                                    <w:rPr>
                                      <w:b/>
                                      <w:sz w:val="14"/>
                                    </w:rPr>
                                  </w:pPr>
                                  <w:r>
                                    <w:rPr>
                                      <w:b/>
                                      <w:color w:val="221F1F"/>
                                      <w:sz w:val="14"/>
                                    </w:rPr>
                                    <w:t>Active</w:t>
                                  </w:r>
                                </w:p>
                              </w:tc>
                              <w:tc>
                                <w:tcPr>
                                  <w:tcW w:w="742" w:type="dxa"/>
                                  <w:hideMark/>
                                </w:tcPr>
                                <w:p w14:paraId="064B2201" w14:textId="77777777" w:rsidR="0061330C" w:rsidRDefault="0061330C">
                                  <w:pPr>
                                    <w:pStyle w:val="TableParagraph"/>
                                    <w:spacing w:before="2" w:line="141" w:lineRule="exact"/>
                                    <w:ind w:left="162"/>
                                    <w:rPr>
                                      <w:b/>
                                      <w:sz w:val="14"/>
                                    </w:rPr>
                                  </w:pPr>
                                  <w:r>
                                    <w:rPr>
                                      <w:b/>
                                      <w:color w:val="221F1F"/>
                                      <w:sz w:val="14"/>
                                    </w:rPr>
                                    <w:t>Know</w:t>
                                  </w:r>
                                </w:p>
                              </w:tc>
                            </w:tr>
                          </w:tbl>
                          <w:p w14:paraId="1F2E04E2" w14:textId="77777777" w:rsidR="0061330C" w:rsidRDefault="0061330C" w:rsidP="00C120CD">
                            <w:pPr>
                              <w:pStyle w:val="BodyText"/>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171F9" id="Text Box 398" o:spid="_x0000_s1103" type="#_x0000_t202" style="position:absolute;margin-left:245.15pt;margin-top:-2.3pt;width:156.85pt;height:16.3pt;z-index:25165842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" filled="f" stroked="f">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780"/>
                        <w:gridCol w:w="872"/>
                        <w:gridCol w:w="745"/>
                        <w:gridCol w:w="742"/>
                      </w:tblGrid>
                      <w:tr w:rsidR="0061330C" w14:paraId="4B0D1A2A" w14:textId="77777777">
                        <w:trPr>
                          <w:trHeight w:val="162"/>
                        </w:trPr>
                        <w:tc>
                          <w:tcPr>
                            <w:tcW w:w="780" w:type="dxa"/>
                            <w:hideMark/>
                          </w:tcPr>
                          <w:p w14:paraId="7ED52D1B" w14:textId="77777777" w:rsidR="0061330C" w:rsidRDefault="0061330C">
                            <w:pPr>
                              <w:pStyle w:val="TableParagraph"/>
                              <w:spacing w:before="0" w:line="143" w:lineRule="exact"/>
                              <w:ind w:left="173" w:right="143"/>
                              <w:jc w:val="center"/>
                              <w:rPr>
                                <w:b/>
                                <w:sz w:val="14"/>
                              </w:rPr>
                            </w:pPr>
                            <w:r>
                              <w:rPr>
                                <w:b/>
                                <w:color w:val="221F1F"/>
                                <w:sz w:val="14"/>
                              </w:rPr>
                              <w:t>Less</w:t>
                            </w:r>
                          </w:p>
                        </w:tc>
                        <w:tc>
                          <w:tcPr>
                            <w:tcW w:w="872" w:type="dxa"/>
                          </w:tcPr>
                          <w:p w14:paraId="53305A85" w14:textId="77777777" w:rsidR="0061330C" w:rsidRDefault="0061330C">
                            <w:pPr>
                              <w:pStyle w:val="TableParagraph"/>
                              <w:spacing w:before="0" w:line="256" w:lineRule="auto"/>
                              <w:rPr>
                                <w:rFonts w:ascii="Times New Roman"/>
                                <w:sz w:val="10"/>
                              </w:rPr>
                            </w:pPr>
                          </w:p>
                        </w:tc>
                        <w:tc>
                          <w:tcPr>
                            <w:tcW w:w="745" w:type="dxa"/>
                            <w:hideMark/>
                          </w:tcPr>
                          <w:p w14:paraId="010D87F2" w14:textId="77777777" w:rsidR="0061330C" w:rsidRDefault="0061330C">
                            <w:pPr>
                              <w:pStyle w:val="TableParagraph"/>
                              <w:spacing w:before="0" w:line="143" w:lineRule="exact"/>
                              <w:ind w:left="142" w:right="135"/>
                              <w:jc w:val="center"/>
                              <w:rPr>
                                <w:b/>
                                <w:sz w:val="14"/>
                              </w:rPr>
                            </w:pPr>
                            <w:r>
                              <w:rPr>
                                <w:b/>
                                <w:color w:val="221F1F"/>
                                <w:sz w:val="14"/>
                              </w:rPr>
                              <w:t>More</w:t>
                            </w:r>
                          </w:p>
                        </w:tc>
                        <w:tc>
                          <w:tcPr>
                            <w:tcW w:w="742" w:type="dxa"/>
                            <w:hideMark/>
                          </w:tcPr>
                          <w:p w14:paraId="7F250A67" w14:textId="77777777" w:rsidR="0061330C" w:rsidRDefault="0061330C">
                            <w:pPr>
                              <w:pStyle w:val="TableParagraph"/>
                              <w:spacing w:before="0" w:line="143" w:lineRule="exact"/>
                              <w:ind w:left="172"/>
                              <w:rPr>
                                <w:b/>
                                <w:sz w:val="14"/>
                              </w:rPr>
                            </w:pPr>
                            <w:r>
                              <w:rPr>
                                <w:b/>
                                <w:color w:val="221F1F"/>
                                <w:sz w:val="14"/>
                              </w:rPr>
                              <w:t>Don’t</w:t>
                            </w:r>
                          </w:p>
                        </w:tc>
                      </w:tr>
                      <w:tr w:rsidR="0061330C" w14:paraId="0B643ABC" w14:textId="77777777">
                        <w:trPr>
                          <w:trHeight w:val="162"/>
                        </w:trPr>
                        <w:tc>
                          <w:tcPr>
                            <w:tcW w:w="780" w:type="dxa"/>
                            <w:hideMark/>
                          </w:tcPr>
                          <w:p w14:paraId="50B18F4E" w14:textId="77777777" w:rsidR="0061330C" w:rsidRDefault="0061330C">
                            <w:pPr>
                              <w:pStyle w:val="TableParagraph"/>
                              <w:spacing w:before="2" w:line="141" w:lineRule="exact"/>
                              <w:ind w:left="176" w:right="143"/>
                              <w:jc w:val="center"/>
                              <w:rPr>
                                <w:b/>
                                <w:sz w:val="14"/>
                              </w:rPr>
                            </w:pPr>
                            <w:r>
                              <w:rPr>
                                <w:b/>
                                <w:color w:val="221F1F"/>
                                <w:sz w:val="14"/>
                              </w:rPr>
                              <w:t>Active</w:t>
                            </w:r>
                          </w:p>
                        </w:tc>
                        <w:tc>
                          <w:tcPr>
                            <w:tcW w:w="872" w:type="dxa"/>
                            <w:hideMark/>
                          </w:tcPr>
                          <w:p w14:paraId="46D37934" w14:textId="77777777" w:rsidR="0061330C" w:rsidRDefault="0061330C">
                            <w:pPr>
                              <w:pStyle w:val="TableParagraph"/>
                              <w:spacing w:before="2" w:line="141" w:lineRule="exact"/>
                              <w:ind w:left="166"/>
                              <w:rPr>
                                <w:b/>
                                <w:sz w:val="14"/>
                              </w:rPr>
                            </w:pPr>
                            <w:r>
                              <w:rPr>
                                <w:b/>
                                <w:color w:val="221F1F"/>
                                <w:sz w:val="14"/>
                              </w:rPr>
                              <w:t>Average</w:t>
                            </w:r>
                          </w:p>
                        </w:tc>
                        <w:tc>
                          <w:tcPr>
                            <w:tcW w:w="745" w:type="dxa"/>
                            <w:hideMark/>
                          </w:tcPr>
                          <w:p w14:paraId="39DD9FE0" w14:textId="77777777" w:rsidR="0061330C" w:rsidRDefault="0061330C">
                            <w:pPr>
                              <w:pStyle w:val="TableParagraph"/>
                              <w:spacing w:before="2" w:line="141" w:lineRule="exact"/>
                              <w:ind w:left="142" w:right="142"/>
                              <w:jc w:val="center"/>
                              <w:rPr>
                                <w:b/>
                                <w:sz w:val="14"/>
                              </w:rPr>
                            </w:pPr>
                            <w:r>
                              <w:rPr>
                                <w:b/>
                                <w:color w:val="221F1F"/>
                                <w:sz w:val="14"/>
                              </w:rPr>
                              <w:t>Active</w:t>
                            </w:r>
                          </w:p>
                        </w:tc>
                        <w:tc>
                          <w:tcPr>
                            <w:tcW w:w="742" w:type="dxa"/>
                            <w:hideMark/>
                          </w:tcPr>
                          <w:p w14:paraId="064B2201" w14:textId="77777777" w:rsidR="0061330C" w:rsidRDefault="0061330C">
                            <w:pPr>
                              <w:pStyle w:val="TableParagraph"/>
                              <w:spacing w:before="2" w:line="141" w:lineRule="exact"/>
                              <w:ind w:left="162"/>
                              <w:rPr>
                                <w:b/>
                                <w:sz w:val="14"/>
                              </w:rPr>
                            </w:pPr>
                            <w:r>
                              <w:rPr>
                                <w:b/>
                                <w:color w:val="221F1F"/>
                                <w:sz w:val="14"/>
                              </w:rPr>
                              <w:t>Know</w:t>
                            </w:r>
                          </w:p>
                        </w:tc>
                      </w:tr>
                    </w:tbl>
                    <w:p w14:paraId="1F2E04E2" w14:textId="77777777" w:rsidR="0061330C" w:rsidRDefault="0061330C" w:rsidP="00C120CD">
                      <w:pPr>
                        <w:pStyle w:val="BodyText"/>
                      </w:pPr>
                    </w:p>
                  </w:txbxContent>
                </v:textbox>
                <w10:wrap anchorx="page"/>
              </v:shape>
            </w:pict>
          </mc:Fallback>
        </mc:AlternateContent>
      </w:r>
      <w:r w:rsidRPr="00D541E8">
        <w:t>None</w:t>
      </w:r>
    </w:p>
    <w:p w14:paraId="5F9285A7" w14:textId="03D9D429"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284" behindDoc="1" locked="0" layoutInCell="1" allowOverlap="1" wp14:anchorId="09DE55A5" wp14:editId="5B987BFF">
                <wp:simplePos x="0" y="0"/>
                <wp:positionH relativeFrom="page">
                  <wp:posOffset>1168400</wp:posOffset>
                </wp:positionH>
                <wp:positionV relativeFrom="paragraph">
                  <wp:posOffset>387985</wp:posOffset>
                </wp:positionV>
                <wp:extent cx="1508125" cy="13970"/>
                <wp:effectExtent l="0" t="0" r="0" b="0"/>
                <wp:wrapNone/>
                <wp:docPr id="395" name="Group 395"/>
                <wp:cNvGraphicFramePr/>
                <a:graphic xmlns:a="http://schemas.openxmlformats.org/drawingml/2006/main">
                  <a:graphicData uri="http://schemas.microsoft.com/office/word/2010/wordprocessingGroup">
                    <wpg:wgp>
                      <wpg:cNvGrpSpPr/>
                      <wpg:grpSpPr bwMode="auto">
                        <a:xfrm>
                          <a:off x="0" y="0"/>
                          <a:ext cx="1508125" cy="13970"/>
                          <a:chOff x="0" y="4"/>
                          <a:chExt cx="2375" cy="12"/>
                        </a:xfrm>
                      </wpg:grpSpPr>
                      <wps:wsp>
                        <wps:cNvPr id="97184" name="Line 397"/>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97186" name="Line 396"/>
                        <wps:cNvCnPr>
                          <a:cxnSpLocks/>
                        </wps:cNvCnPr>
                        <wps:spPr bwMode="auto">
                          <a:xfrm>
                            <a:off x="0" y="16"/>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16C4946">
              <v:group id="Group 395" style="position:absolute;margin-left:92pt;margin-top:30.55pt;width:118.75pt;height:1.1pt;z-index:-251658188;mso-position-horizontal-relative:page" coordsize="2375,12" coordorigin=",4" o:spid="_x0000_s1026" w14:anchorId="133992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">
                <v:line id="Line 397"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">
                  <o:lock v:ext="edit" shapetype="f"/>
                </v:line>
                <v:line id="Line 396" style="position:absolute;visibility:visible;mso-wrap-style:square" o:spid="_x0000_s1028" strokecolor="#211e1f" strokeweight=".18875mm" o:connectortype="straight" from="0,16" to="23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">
                  <o:lock v:ext="edit" shapetype="f"/>
                </v:line>
                <w10:wrap anchorx="page"/>
              </v:group>
            </w:pict>
          </mc:Fallback>
        </mc:AlternateContent>
      </w:r>
      <w:r w:rsidRPr="00D541E8">
        <w:rPr>
          <w:noProof/>
        </w:rPr>
        <mc:AlternateContent>
          <mc:Choice Requires="wpg">
            <w:drawing>
              <wp:anchor distT="0" distB="0" distL="114300" distR="114300" simplePos="0" relativeHeight="251658413" behindDoc="0" locked="0" layoutInCell="1" allowOverlap="1" wp14:anchorId="31885BE8" wp14:editId="08B4F888">
                <wp:simplePos x="0" y="0"/>
                <wp:positionH relativeFrom="page">
                  <wp:posOffset>3314700</wp:posOffset>
                </wp:positionH>
                <wp:positionV relativeFrom="paragraph">
                  <wp:posOffset>100965</wp:posOffset>
                </wp:positionV>
                <wp:extent cx="107315" cy="106045"/>
                <wp:effectExtent l="0" t="0" r="6985" b="8255"/>
                <wp:wrapNone/>
                <wp:docPr id="391" name="Group 391"/>
                <wp:cNvGraphicFramePr/>
                <a:graphic xmlns:a="http://schemas.openxmlformats.org/drawingml/2006/main">
                  <a:graphicData uri="http://schemas.microsoft.com/office/word/2010/wordprocessingGroup">
                    <wpg:wgp>
                      <wpg:cNvGrpSpPr/>
                      <wpg:grpSpPr bwMode="auto">
                        <a:xfrm>
                          <a:off x="0" y="0"/>
                          <a:ext cx="107315" cy="106045"/>
                          <a:chOff x="5" y="-1"/>
                          <a:chExt cx="163" cy="161"/>
                        </a:xfrm>
                      </wpg:grpSpPr>
                      <wps:wsp>
                        <wps:cNvPr id="97180" name="Rectangle 97180"/>
                        <wps:cNvSpPr>
                          <a:spLocks/>
                        </wps:cNvSpPr>
                        <wps:spPr bwMode="auto">
                          <a:xfrm>
                            <a:off x="8" y="-1"/>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82" name="Rectangle 97182"/>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83" name="Rectangle 97183"/>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9C0361E">
              <v:group id="Group 391" style="position:absolute;margin-left:261pt;margin-top:7.95pt;width:8.45pt;height:8.35pt;z-index:251658421;mso-position-horizontal-relative:page" coordsize="163,161" coordorigin="5,-1" o:spid="_x0000_s1026" w14:anchorId="23E6CC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">
                <v:rect id="Rectangle 97180" style="position:absolute;left:8;top:-1;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">
                  <v:path arrowok="t"/>
                </v:rect>
                <v:rect id="Rectangle 97182"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">
                  <v:path arrowok="t"/>
                </v:rect>
                <v:rect id="Rectangle 97183"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">
                  <v:path arrowok="t"/>
                </v:rect>
                <w10:wrap anchorx="page"/>
              </v:group>
            </w:pict>
          </mc:Fallback>
        </mc:AlternateContent>
      </w:r>
      <w:r w:rsidRPr="00D541E8">
        <w:rPr>
          <w:noProof/>
        </w:rPr>
        <mc:AlternateContent>
          <mc:Choice Requires="wpg">
            <w:drawing>
              <wp:anchor distT="0" distB="0" distL="114300" distR="114300" simplePos="0" relativeHeight="251658414" behindDoc="0" locked="0" layoutInCell="1" allowOverlap="1" wp14:anchorId="573A9943" wp14:editId="33BCA65F">
                <wp:simplePos x="0" y="0"/>
                <wp:positionH relativeFrom="page">
                  <wp:posOffset>3316605</wp:posOffset>
                </wp:positionH>
                <wp:positionV relativeFrom="paragraph">
                  <wp:posOffset>340995</wp:posOffset>
                </wp:positionV>
                <wp:extent cx="108585" cy="105410"/>
                <wp:effectExtent l="0" t="0" r="5715" b="8890"/>
                <wp:wrapNone/>
                <wp:docPr id="387" name="Group 387"/>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97176" name="Rectangle 97176"/>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8" name="Rectangle 9717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9" name="Rectangle 9717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D675B3A">
              <v:group id="Group 387" style="position:absolute;margin-left:261.15pt;margin-top:26.85pt;width:8.55pt;height:8.3pt;z-index:251658422;mso-position-horizontal-relative:page" coordsize="165,160" coordorigin="5,-1" o:spid="_x0000_s1026" w14:anchorId="52DBA4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">
                <v:rect id="Rectangle 97176"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">
                  <v:path arrowok="t"/>
                </v:rect>
                <v:rect id="Rectangle 9717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">
                  <v:path arrowok="t"/>
                </v:rect>
                <v:rect id="Rectangle 9717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">
                  <v:path arrowok="t"/>
                </v:rect>
                <w10:wrap anchorx="page"/>
              </v:group>
            </w:pict>
          </mc:Fallback>
        </mc:AlternateContent>
      </w:r>
      <w:r w:rsidRPr="00D541E8">
        <w:rPr>
          <w:noProof/>
        </w:rPr>
        <mc:AlternateContent>
          <mc:Choice Requires="wpg">
            <w:drawing>
              <wp:anchor distT="0" distB="0" distL="114300" distR="114300" simplePos="0" relativeHeight="251658415" behindDoc="0" locked="0" layoutInCell="1" allowOverlap="1" wp14:anchorId="7E169234" wp14:editId="22E2C73B">
                <wp:simplePos x="0" y="0"/>
                <wp:positionH relativeFrom="page">
                  <wp:posOffset>4813300</wp:posOffset>
                </wp:positionH>
                <wp:positionV relativeFrom="paragraph">
                  <wp:posOffset>104775</wp:posOffset>
                </wp:positionV>
                <wp:extent cx="109220" cy="105410"/>
                <wp:effectExtent l="0" t="0" r="5080" b="8890"/>
                <wp:wrapNone/>
                <wp:docPr id="97171" name="Group 97171"/>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97172" name="Rectangle 97172"/>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4" name="Rectangle 9717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5" name="Rectangle 9717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D65217E">
              <v:group id="Group 97171" style="position:absolute;margin-left:379pt;margin-top:8.25pt;width:8.6pt;height:8.3pt;z-index:251658423;mso-position-horizontal-relative:page" coordsize="166,160" coordorigin="5,-1" o:spid="_x0000_s1026" w14:anchorId="4367B4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">
                <v:rect id="Rectangle 97172"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">
                  <v:path arrowok="t"/>
                </v:rect>
                <v:rect id="Rectangle 9717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">
                  <v:path arrowok="t"/>
                </v:rect>
                <v:rect id="Rectangle 9717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">
                  <v:path arrowok="t"/>
                </v:rect>
                <w10:wrap anchorx="page"/>
              </v:group>
            </w:pict>
          </mc:Fallback>
        </mc:AlternateContent>
      </w:r>
      <w:r w:rsidRPr="00D541E8">
        <w:rPr>
          <w:noProof/>
        </w:rPr>
        <mc:AlternateContent>
          <mc:Choice Requires="wpg">
            <w:drawing>
              <wp:anchor distT="0" distB="0" distL="114300" distR="114300" simplePos="0" relativeHeight="251658416" behindDoc="0" locked="0" layoutInCell="1" allowOverlap="1" wp14:anchorId="42F3C030" wp14:editId="7892B53C">
                <wp:simplePos x="0" y="0"/>
                <wp:positionH relativeFrom="page">
                  <wp:posOffset>4813300</wp:posOffset>
                </wp:positionH>
                <wp:positionV relativeFrom="paragraph">
                  <wp:posOffset>337185</wp:posOffset>
                </wp:positionV>
                <wp:extent cx="110490" cy="105410"/>
                <wp:effectExtent l="0" t="0" r="3810" b="8890"/>
                <wp:wrapNone/>
                <wp:docPr id="97166" name="Group 97166"/>
                <wp:cNvGraphicFramePr/>
                <a:graphic xmlns:a="http://schemas.openxmlformats.org/drawingml/2006/main">
                  <a:graphicData uri="http://schemas.microsoft.com/office/word/2010/wordprocessingGroup">
                    <wpg:wgp>
                      <wpg:cNvGrpSpPr/>
                      <wpg:grpSpPr bwMode="auto">
                        <a:xfrm>
                          <a:off x="0" y="0"/>
                          <a:ext cx="110490" cy="105410"/>
                          <a:chOff x="5" y="-1"/>
                          <a:chExt cx="168" cy="160"/>
                        </a:xfrm>
                      </wpg:grpSpPr>
                      <wps:wsp>
                        <wps:cNvPr id="97167" name="Rectangle 97167"/>
                        <wps:cNvSpPr>
                          <a:spLocks/>
                        </wps:cNvSpPr>
                        <wps:spPr bwMode="auto">
                          <a:xfrm>
                            <a:off x="13" y="-1"/>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8" name="Rectangle 9716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0" name="Rectangle 9717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6BC54C0">
              <v:group id="Group 97166" style="position:absolute;margin-left:379pt;margin-top:26.55pt;width:8.7pt;height:8.3pt;z-index:251658424;mso-position-horizontal-relative:page" coordsize="168,160" coordorigin="5,-1" o:spid="_x0000_s1026" w14:anchorId="4B41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">
                <v:rect id="Rectangle 97167" style="position:absolute;left:13;top:-1;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">
                  <v:path arrowok="t"/>
                </v:rect>
                <v:rect id="Rectangle 9716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">
                  <v:path arrowok="t"/>
                </v:rect>
                <v:rect id="Rectangle 9717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">
                  <v:path arrowok="t"/>
                </v:rect>
                <w10:wrap anchorx="page"/>
              </v:group>
            </w:pict>
          </mc:Fallback>
        </mc:AlternateContent>
      </w:r>
      <w:r w:rsidRPr="00D541E8">
        <w:rPr>
          <w:noProof/>
        </w:rPr>
        <mc:AlternateContent>
          <mc:Choice Requires="wpg">
            <w:drawing>
              <wp:anchor distT="0" distB="0" distL="114300" distR="114300" simplePos="0" relativeHeight="251658417" behindDoc="0" locked="0" layoutInCell="1" allowOverlap="1" wp14:anchorId="1C20CF7A" wp14:editId="159CF2B5">
                <wp:simplePos x="0" y="0"/>
                <wp:positionH relativeFrom="page">
                  <wp:posOffset>3832860</wp:posOffset>
                </wp:positionH>
                <wp:positionV relativeFrom="paragraph">
                  <wp:posOffset>104775</wp:posOffset>
                </wp:positionV>
                <wp:extent cx="106680" cy="105410"/>
                <wp:effectExtent l="0" t="0" r="7620" b="8890"/>
                <wp:wrapNone/>
                <wp:docPr id="97160" name="Group 97160"/>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97162" name="Rectangle 97162"/>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3" name="Rectangle 97163"/>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4" name="Rectangle 9716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F7D45D0">
              <v:group id="Group 97160" style="position:absolute;margin-left:301.8pt;margin-top:8.25pt;width:8.4pt;height:8.3pt;z-index:251658425;mso-position-horizontal-relative:page" coordsize="162,160" coordorigin="5,-1" o:spid="_x0000_s1026" w14:anchorId="04F9C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">
                <v:rect id="Rectangle 97162"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">
                  <v:path arrowok="t"/>
                </v:rect>
                <v:rect id="Rectangle 97163"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">
                  <v:path arrowok="t"/>
                </v:rect>
                <v:rect id="Rectangle 9716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">
                  <v:path arrowok="t"/>
                </v:rect>
                <w10:wrap anchorx="page"/>
              </v:group>
            </w:pict>
          </mc:Fallback>
        </mc:AlternateContent>
      </w:r>
      <w:r w:rsidRPr="00D541E8">
        <w:rPr>
          <w:noProof/>
        </w:rPr>
        <mc:AlternateContent>
          <mc:Choice Requires="wpg">
            <w:drawing>
              <wp:anchor distT="0" distB="0" distL="114300" distR="114300" simplePos="0" relativeHeight="251658418" behindDoc="0" locked="0" layoutInCell="1" allowOverlap="1" wp14:anchorId="31C42D39" wp14:editId="7AA700D9">
                <wp:simplePos x="0" y="0"/>
                <wp:positionH relativeFrom="page">
                  <wp:posOffset>3832860</wp:posOffset>
                </wp:positionH>
                <wp:positionV relativeFrom="paragraph">
                  <wp:posOffset>339090</wp:posOffset>
                </wp:positionV>
                <wp:extent cx="106680" cy="103505"/>
                <wp:effectExtent l="0" t="0" r="7620" b="10795"/>
                <wp:wrapNone/>
                <wp:docPr id="97155" name="Group 97155"/>
                <wp:cNvGraphicFramePr/>
                <a:graphic xmlns:a="http://schemas.openxmlformats.org/drawingml/2006/main">
                  <a:graphicData uri="http://schemas.microsoft.com/office/word/2010/wordprocessingGroup">
                    <wpg:wgp>
                      <wpg:cNvGrpSpPr/>
                      <wpg:grpSpPr bwMode="auto">
                        <a:xfrm>
                          <a:off x="0" y="0"/>
                          <a:ext cx="106680" cy="103505"/>
                          <a:chOff x="5" y="-1"/>
                          <a:chExt cx="162" cy="160"/>
                        </a:xfrm>
                      </wpg:grpSpPr>
                      <wps:wsp>
                        <wps:cNvPr id="97157" name="Rectangle 97157"/>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8" name="Rectangle 97158"/>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9" name="Rectangle 97159"/>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B1E39BA">
              <v:group id="Group 97155" style="position:absolute;margin-left:301.8pt;margin-top:26.7pt;width:8.4pt;height:8.15pt;z-index:251658426;mso-position-horizontal-relative:page" coordsize="162,160" coordorigin="5,-1" o:spid="_x0000_s1026" w14:anchorId="00C90E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">
                <v:rect id="Rectangle 97157"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">
                  <v:path arrowok="t"/>
                </v:rect>
                <v:rect id="Rectangle 97158"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">
                  <v:path arrowok="t"/>
                </v:rect>
                <v:rect id="Rectangle 97159"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">
                  <v:path arrowok="t"/>
                </v:rect>
                <w10:wrap anchorx="page"/>
              </v:group>
            </w:pict>
          </mc:Fallback>
        </mc:AlternateContent>
      </w:r>
      <w:r w:rsidRPr="00D541E8">
        <w:rPr>
          <w:noProof/>
        </w:rPr>
        <mc:AlternateContent>
          <mc:Choice Requires="wpg">
            <w:drawing>
              <wp:anchor distT="0" distB="0" distL="114300" distR="114300" simplePos="0" relativeHeight="251658419" behindDoc="0" locked="0" layoutInCell="1" allowOverlap="1" wp14:anchorId="4E07BC7F" wp14:editId="5E5FB312">
                <wp:simplePos x="0" y="0"/>
                <wp:positionH relativeFrom="page">
                  <wp:posOffset>4338320</wp:posOffset>
                </wp:positionH>
                <wp:positionV relativeFrom="paragraph">
                  <wp:posOffset>104775</wp:posOffset>
                </wp:positionV>
                <wp:extent cx="109220" cy="105410"/>
                <wp:effectExtent l="0" t="0" r="5080" b="8890"/>
                <wp:wrapNone/>
                <wp:docPr id="318" name="Group 318"/>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319" name="Rectangle 319"/>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3" name="Rectangle 97153"/>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4" name="Rectangle 9715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DEF9FD4">
              <v:group id="Group 318" style="position:absolute;margin-left:341.6pt;margin-top:8.25pt;width:8.6pt;height:8.3pt;z-index:251658427;mso-position-horizontal-relative:page" coordsize="166,160" coordorigin="5,-1" o:spid="_x0000_s1026" w14:anchorId="5C350B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">
                <v:rect id="Rectangle 319"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">
                  <v:path arrowok="t"/>
                </v:rect>
                <v:rect id="Rectangle 97153"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">
                  <v:path arrowok="t"/>
                </v:rect>
                <v:rect id="Rectangle 9715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">
                  <v:path arrowok="t"/>
                </v:rect>
                <w10:wrap anchorx="page"/>
              </v:group>
            </w:pict>
          </mc:Fallback>
        </mc:AlternateContent>
      </w:r>
      <w:r w:rsidRPr="00D541E8">
        <w:rPr>
          <w:noProof/>
        </w:rPr>
        <mc:AlternateContent>
          <mc:Choice Requires="wpg">
            <w:drawing>
              <wp:anchor distT="0" distB="0" distL="114300" distR="114300" simplePos="0" relativeHeight="251658420" behindDoc="0" locked="0" layoutInCell="1" allowOverlap="1" wp14:anchorId="19D73758" wp14:editId="54A888AB">
                <wp:simplePos x="0" y="0"/>
                <wp:positionH relativeFrom="page">
                  <wp:posOffset>4338320</wp:posOffset>
                </wp:positionH>
                <wp:positionV relativeFrom="paragraph">
                  <wp:posOffset>337185</wp:posOffset>
                </wp:positionV>
                <wp:extent cx="109220" cy="105410"/>
                <wp:effectExtent l="0" t="0" r="5080" b="8890"/>
                <wp:wrapNone/>
                <wp:docPr id="314" name="Group 314"/>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315" name="Rectangle 315"/>
                        <wps:cNvSpPr>
                          <a:spLocks/>
                        </wps:cNvSpPr>
                        <wps:spPr bwMode="auto">
                          <a:xfrm>
                            <a:off x="11" y="-1"/>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 name="Rectangle 31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 name="Rectangle 317"/>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F3A96E1">
              <v:group id="Group 314" style="position:absolute;margin-left:341.6pt;margin-top:26.55pt;width:8.6pt;height:8.3pt;z-index:251658428;mso-position-horizontal-relative:page" coordsize="166,160" coordorigin="5,-1" o:spid="_x0000_s1026" w14:anchorId="37C76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">
                <v:rect id="Rectangle 315" style="position:absolute;left:11;top:-1;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">
                  <v:path arrowok="t"/>
                </v:rect>
                <v:rect id="Rectangle 31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">
                  <v:path arrowok="t"/>
                </v:rect>
                <v:rect id="Rectangle 317"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">
                  <v:path arrowok="t"/>
                </v:rect>
                <w10:wrap anchorx="page"/>
              </v:group>
            </w:pict>
          </mc:Fallback>
        </mc:AlternateContent>
      </w:r>
      <w:r w:rsidRPr="00D541E8">
        <w:t xml:space="preserve"> </w:t>
      </w:r>
      <w:r w:rsidRPr="00D541E8">
        <w:tab/>
        <w:t xml:space="preserve"> b.</w:t>
      </w:r>
    </w:p>
    <w:p w14:paraId="131E376E" w14:textId="25DB776A"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409" behindDoc="0" locked="0" layoutInCell="1" allowOverlap="1" wp14:anchorId="7072F153" wp14:editId="655FC37D">
                <wp:simplePos x="0" y="0"/>
                <wp:positionH relativeFrom="page">
                  <wp:posOffset>1168400</wp:posOffset>
                </wp:positionH>
                <wp:positionV relativeFrom="paragraph">
                  <wp:posOffset>113665</wp:posOffset>
                </wp:positionV>
                <wp:extent cx="1508125" cy="13335"/>
                <wp:effectExtent l="0" t="0" r="0" b="0"/>
                <wp:wrapNone/>
                <wp:docPr id="310" name="Group 310"/>
                <wp:cNvGraphicFramePr/>
                <a:graphic xmlns:a="http://schemas.openxmlformats.org/drawingml/2006/main">
                  <a:graphicData uri="http://schemas.microsoft.com/office/word/2010/wordprocessingGroup">
                    <wpg:wgp>
                      <wpg:cNvGrpSpPr/>
                      <wpg:grpSpPr bwMode="auto">
                        <a:xfrm>
                          <a:off x="0" y="0"/>
                          <a:ext cx="1508125" cy="13335"/>
                          <a:chOff x="0" y="5"/>
                          <a:chExt cx="2375" cy="11"/>
                        </a:xfrm>
                      </wpg:grpSpPr>
                      <wps:wsp>
                        <wps:cNvPr id="311" name="Line 362"/>
                        <wps:cNvCnPr>
                          <a:cxnSpLocks/>
                        </wps:cNvCnPr>
                        <wps:spPr bwMode="auto">
                          <a:xfrm>
                            <a:off x="2374" y="5"/>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313" name="Line 361"/>
                        <wps:cNvCnPr>
                          <a:cxnSpLocks/>
                        </wps:cNvCnPr>
                        <wps:spPr bwMode="auto">
                          <a:xfrm>
                            <a:off x="0" y="16"/>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58C8F5B">
              <v:group id="Group 310" style="position:absolute;margin-left:92pt;margin-top:8.95pt;width:118.75pt;height:1.05pt;z-index:251658417;mso-position-horizontal-relative:page" coordsize="2375,11" coordorigin=",5" o:spid="_x0000_s1026" w14:anchorId="47BF0A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">
                <v:line id="Line 362" style="position:absolute;visibility:visible;mso-wrap-style:square" o:spid="_x0000_s1027" strokecolor="#221f1f" strokeweight=".14994mm" o:connectortype="straight" from="2374,5" to="2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">
                  <o:lock v:ext="edit" shapetype="f"/>
                </v:line>
                <v:line id="Line 361" style="position:absolute;visibility:visible;mso-wrap-style:square" o:spid="_x0000_s1028" strokecolor="#211e1f" strokeweight=".18875mm" o:connectortype="straight" from="0,16" to="23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">
                  <o:lock v:ext="edit" shapetype="f"/>
                </v:line>
                <w10:wrap anchorx="page"/>
              </v:group>
            </w:pict>
          </mc:Fallback>
        </mc:AlternateContent>
      </w:r>
      <w:r w:rsidRPr="00D541E8">
        <w:rPr>
          <w:noProof/>
        </w:rPr>
        <mc:AlternateContent>
          <mc:Choice Requires="wpg">
            <w:drawing>
              <wp:anchor distT="0" distB="0" distL="114300" distR="114300" simplePos="0" relativeHeight="251658421" behindDoc="0" locked="0" layoutInCell="1" allowOverlap="1" wp14:anchorId="04A0EC80" wp14:editId="17DF490F">
                <wp:simplePos x="0" y="0"/>
                <wp:positionH relativeFrom="page">
                  <wp:posOffset>3316605</wp:posOffset>
                </wp:positionH>
                <wp:positionV relativeFrom="paragraph">
                  <wp:posOffset>85090</wp:posOffset>
                </wp:positionV>
                <wp:extent cx="107315" cy="105410"/>
                <wp:effectExtent l="0" t="0" r="6985" b="8890"/>
                <wp:wrapNone/>
                <wp:docPr id="305" name="Group 305"/>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306" name="Rectangle 306"/>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 name="Rectangle 30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 name="Rectangle 30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E7047EC">
              <v:group id="Group 305" style="position:absolute;margin-left:261.15pt;margin-top:6.7pt;width:8.45pt;height:8.3pt;z-index:251658429;mso-position-horizontal-relative:page" coordsize="163,160" coordorigin="5,-1" o:spid="_x0000_s1026" w14:anchorId="5FCBC9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">
                <v:rect id="Rectangle 306"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">
                  <v:path arrowok="t"/>
                </v:rect>
                <v:rect id="Rectangle 30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">
                  <v:path arrowok="t"/>
                </v:rect>
                <v:rect id="Rectangle 30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422" behindDoc="0" locked="0" layoutInCell="1" allowOverlap="1" wp14:anchorId="2C9D9AFB" wp14:editId="197E1F31">
                <wp:simplePos x="0" y="0"/>
                <wp:positionH relativeFrom="page">
                  <wp:posOffset>4813300</wp:posOffset>
                </wp:positionH>
                <wp:positionV relativeFrom="paragraph">
                  <wp:posOffset>85090</wp:posOffset>
                </wp:positionV>
                <wp:extent cx="109220" cy="105410"/>
                <wp:effectExtent l="0" t="0" r="5080" b="8890"/>
                <wp:wrapNone/>
                <wp:docPr id="299" name="Group 299"/>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301" name="Rectangle 301"/>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30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303"/>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43E87BC">
              <v:group id="Group 299" style="position:absolute;margin-left:379pt;margin-top:6.7pt;width:8.6pt;height:8.3pt;z-index:251658430;mso-position-horizontal-relative:page" coordsize="166,160" coordorigin="5,-1" o:spid="_x0000_s1026" w14:anchorId="5E0B6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">
                <v:rect id="Rectangle 301"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">
                  <v:path arrowok="t"/>
                </v:rect>
                <v:rect id="Rectangle 30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">
                  <v:path arrowok="t"/>
                </v:rect>
                <v:rect id="Rectangle 303"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423" behindDoc="0" locked="0" layoutInCell="1" allowOverlap="1" wp14:anchorId="354F56AB" wp14:editId="7B8A8E0F">
                <wp:simplePos x="0" y="0"/>
                <wp:positionH relativeFrom="page">
                  <wp:posOffset>3832860</wp:posOffset>
                </wp:positionH>
                <wp:positionV relativeFrom="paragraph">
                  <wp:posOffset>85090</wp:posOffset>
                </wp:positionV>
                <wp:extent cx="106680" cy="105410"/>
                <wp:effectExtent l="0" t="0" r="7620" b="8890"/>
                <wp:wrapNone/>
                <wp:docPr id="294" name="Group 294"/>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295" name="Rectangle 295"/>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29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29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DD475BB">
              <v:group id="Group 294" style="position:absolute;margin-left:301.8pt;margin-top:6.7pt;width:8.4pt;height:8.3pt;z-index:251658431;mso-position-horizontal-relative:page" coordsize="162,160" coordorigin="5,-1" o:spid="_x0000_s1026" w14:anchorId="566E5B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">
                <v:rect id="Rectangle 295"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">
                  <v:path arrowok="t"/>
                </v:rect>
                <v:rect id="Rectangle 29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">
                  <v:path arrowok="t"/>
                </v:rect>
                <v:rect id="Rectangle 29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">
                  <v:path arrowok="t"/>
                </v:rect>
                <w10:wrap anchorx="page"/>
              </v:group>
            </w:pict>
          </mc:Fallback>
        </mc:AlternateContent>
      </w:r>
      <w:r w:rsidRPr="00D541E8">
        <w:rPr>
          <w:noProof/>
        </w:rPr>
        <mc:AlternateContent>
          <mc:Choice Requires="wpg">
            <w:drawing>
              <wp:anchor distT="0" distB="0" distL="114300" distR="114300" simplePos="0" relativeHeight="251658424" behindDoc="0" locked="0" layoutInCell="1" allowOverlap="1" wp14:anchorId="3FBC9C89" wp14:editId="69D30A08">
                <wp:simplePos x="0" y="0"/>
                <wp:positionH relativeFrom="page">
                  <wp:posOffset>4338320</wp:posOffset>
                </wp:positionH>
                <wp:positionV relativeFrom="paragraph">
                  <wp:posOffset>85090</wp:posOffset>
                </wp:positionV>
                <wp:extent cx="109220" cy="105410"/>
                <wp:effectExtent l="0" t="0" r="5080" b="8890"/>
                <wp:wrapNone/>
                <wp:docPr id="289" name="Group 289"/>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290" name="Rectangle 290"/>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291"/>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293"/>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4DD95F5">
              <v:group id="Group 289" style="position:absolute;margin-left:341.6pt;margin-top:6.7pt;width:8.6pt;height:8.3pt;z-index:251658432;mso-position-horizontal-relative:page" coordsize="166,160" coordorigin="5,-1" o:spid="_x0000_s1026" w14:anchorId="41A2F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">
                <v:rect id="Rectangle 290"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">
                  <v:path arrowok="t"/>
                </v:rect>
                <v:rect id="Rectangle 291"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">
                  <v:path arrowok="t"/>
                </v:rect>
                <v:rect id="Rectangle 293"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">
                  <v:path arrowok="t"/>
                </v:rect>
                <w10:wrap anchorx="page"/>
              </v:group>
            </w:pict>
          </mc:Fallback>
        </mc:AlternateContent>
      </w:r>
      <w:r w:rsidRPr="00D541E8">
        <w:t>c.</w:t>
      </w:r>
    </w:p>
    <w:p w14:paraId="09412FAF" w14:textId="3427F351" w:rsidR="00C120CD" w:rsidRPr="00D541E8" w:rsidRDefault="00C120CD" w:rsidP="002C71AA">
      <w:pPr>
        <w:shd w:val="clear" w:color="auto" w:fill="FFFFFF" w:themeFill="background1"/>
      </w:pPr>
      <w:r w:rsidRPr="00D541E8">
        <w:rPr>
          <w:noProof/>
        </w:rPr>
        <mc:AlternateContent>
          <mc:Choice Requires="wps">
            <w:drawing>
              <wp:anchor distT="0" distB="0" distL="0" distR="0" simplePos="0" relativeHeight="251658374" behindDoc="1" locked="0" layoutInCell="1" allowOverlap="1" wp14:anchorId="41CE195F" wp14:editId="2B7149C6">
                <wp:simplePos x="0" y="0"/>
                <wp:positionH relativeFrom="page">
                  <wp:posOffset>694690</wp:posOffset>
                </wp:positionH>
                <wp:positionV relativeFrom="paragraph">
                  <wp:posOffset>127635</wp:posOffset>
                </wp:positionV>
                <wp:extent cx="6400800" cy="1270"/>
                <wp:effectExtent l="0" t="0" r="0" b="0"/>
                <wp:wrapTopAndBottom/>
                <wp:docPr id="287" name="Freeform: Shape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9C213EB">
              <v:shape id="Freeform: Shape 287" style="position:absolute;margin-left:54.7pt;margin-top:10.05pt;width:7in;height:.1pt;z-index:-25165809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" w14:anchorId="2DB0CBCD">
                <v:path arrowok="t" o:connecttype="custom" o:connectlocs="0,0;6400800,0" o:connectangles="0,0"/>
                <w10:wrap type="topAndBottom" anchorx="page"/>
              </v:shape>
            </w:pict>
          </mc:Fallback>
        </mc:AlternateContent>
      </w:r>
    </w:p>
    <w:p w14:paraId="24CF134F" w14:textId="77777777" w:rsidR="00C120CD" w:rsidRPr="00D541E8" w:rsidRDefault="00C120CD" w:rsidP="002C71AA">
      <w:pPr>
        <w:shd w:val="clear" w:color="auto" w:fill="FFFFFF" w:themeFill="background1"/>
      </w:pPr>
      <w:r w:rsidRPr="00D541E8">
        <w:t>Please list any jobs or chores your child has.</w:t>
      </w:r>
      <w:r w:rsidRPr="00D541E8">
        <w:tab/>
        <w:t>Compared to others of the same</w:t>
      </w:r>
    </w:p>
    <w:p w14:paraId="37248329" w14:textId="77777777" w:rsidR="00C120CD" w:rsidRPr="00D541E8" w:rsidRDefault="00C120CD" w:rsidP="002C71AA">
      <w:pPr>
        <w:shd w:val="clear" w:color="auto" w:fill="FFFFFF" w:themeFill="background1"/>
        <w:spacing w:after="0"/>
        <w:sectPr w:rsidR="00C120CD" w:rsidRPr="00D541E8">
          <w:headerReference w:type="default" r:id="rId46"/>
          <w:type w:val="continuous"/>
          <w:pgSz w:w="12240" w:h="15840"/>
          <w:pgMar w:top="980" w:right="780" w:bottom="280" w:left="940" w:header="720" w:footer="720" w:gutter="0"/>
          <w:cols w:space="720"/>
        </w:sectPr>
      </w:pPr>
    </w:p>
    <w:p w14:paraId="0EC87DFC" w14:textId="77777777" w:rsidR="00C120CD" w:rsidRPr="00D541E8" w:rsidRDefault="00C120CD" w:rsidP="002C71AA">
      <w:pPr>
        <w:shd w:val="clear" w:color="auto" w:fill="FFFFFF" w:themeFill="background1"/>
      </w:pPr>
      <w:r w:rsidRPr="00D541E8">
        <w:t>For example: doing dishes, babysitting, making bed, working in store, etc. (Include both paid and unpaid jobs and chores.)</w:t>
      </w:r>
    </w:p>
    <w:p w14:paraId="3C95E7F7" w14:textId="6CCB4C67"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426" behindDoc="0" locked="0" layoutInCell="1" allowOverlap="1" wp14:anchorId="1AB0370B" wp14:editId="4670B48C">
                <wp:simplePos x="0" y="0"/>
                <wp:positionH relativeFrom="page">
                  <wp:posOffset>1028700</wp:posOffset>
                </wp:positionH>
                <wp:positionV relativeFrom="paragraph">
                  <wp:posOffset>96520</wp:posOffset>
                </wp:positionV>
                <wp:extent cx="109220" cy="107315"/>
                <wp:effectExtent l="0" t="0" r="5080" b="6985"/>
                <wp:wrapNone/>
                <wp:docPr id="282" name="Group 282"/>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283" name="Freeform 342"/>
                        <wps:cNvSpPr>
                          <a:spLocks/>
                        </wps:cNvSpPr>
                        <wps:spPr bwMode="auto">
                          <a:xfrm>
                            <a:off x="11" y="-1"/>
                            <a:ext cx="160" cy="160"/>
                          </a:xfrm>
                          <a:custGeom>
                            <a:avLst/>
                            <a:gdLst>
                              <a:gd name="T0" fmla="+- 0 1791 1631"/>
                              <a:gd name="T1" fmla="*/ T0 w 160"/>
                              <a:gd name="T2" fmla="+- 0 152 152"/>
                              <a:gd name="T3" fmla="*/ 152 h 160"/>
                              <a:gd name="T4" fmla="+- 0 1631 1631"/>
                              <a:gd name="T5" fmla="*/ T4 w 160"/>
                              <a:gd name="T6" fmla="+- 0 152 152"/>
                              <a:gd name="T7" fmla="*/ 152 h 160"/>
                              <a:gd name="T8" fmla="+- 0 1631 1631"/>
                              <a:gd name="T9" fmla="*/ T8 w 160"/>
                              <a:gd name="T10" fmla="+- 0 171 152"/>
                              <a:gd name="T11" fmla="*/ 171 h 160"/>
                              <a:gd name="T12" fmla="+- 0 1631 1631"/>
                              <a:gd name="T13" fmla="*/ T12 w 160"/>
                              <a:gd name="T14" fmla="+- 0 312 152"/>
                              <a:gd name="T15" fmla="*/ 312 h 160"/>
                              <a:gd name="T16" fmla="+- 0 1791 1631"/>
                              <a:gd name="T17" fmla="*/ T16 w 160"/>
                              <a:gd name="T18" fmla="+- 0 312 152"/>
                              <a:gd name="T19" fmla="*/ 312 h 160"/>
                              <a:gd name="T20" fmla="+- 0 1791 1631"/>
                              <a:gd name="T21" fmla="*/ T20 w 160"/>
                              <a:gd name="T22" fmla="+- 0 171 152"/>
                              <a:gd name="T23" fmla="*/ 171 h 160"/>
                              <a:gd name="T24" fmla="+- 0 1791 1631"/>
                              <a:gd name="T25" fmla="*/ T24 w 160"/>
                              <a:gd name="T26" fmla="+- 0 152 152"/>
                              <a:gd name="T27" fmla="*/ 15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 name="Rectangle 285"/>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 name="Rectangle 286"/>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BA0B464">
              <v:group id="Group 282" style="position:absolute;margin-left:81pt;margin-top:7.6pt;width:8.6pt;height:8.45pt;z-index:251658434;mso-position-horizontal-relative:page" coordsize="166,163" coordorigin="5,-1" o:spid="_x0000_s1026" w14:anchorId="50305A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">
                <v:shape id="Freeform 342"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">
                  <v:path arrowok="t" o:connecttype="custom" o:connectlocs="160,152;0,152;0,171;0,312;160,312;160,171;160,152" o:connectangles="0,0,0,0,0,0,0"/>
                </v:shape>
                <v:rect id="Rectangle 285"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">
                  <v:path arrowok="t"/>
                </v:rect>
                <v:rect id="Rectangle 286"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">
                  <v:path arrowok="t"/>
                </v:rect>
                <w10:wrap anchorx="page"/>
              </v:group>
            </w:pict>
          </mc:Fallback>
        </mc:AlternateContent>
      </w:r>
      <w:r w:rsidRPr="00D541E8">
        <w:t>None</w:t>
      </w:r>
    </w:p>
    <w:p w14:paraId="5DF0CA24" w14:textId="373ACCCF"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318" behindDoc="1" locked="0" layoutInCell="1" allowOverlap="1" wp14:anchorId="753C5930" wp14:editId="4ADA63FD">
                <wp:simplePos x="0" y="0"/>
                <wp:positionH relativeFrom="page">
                  <wp:posOffset>1168400</wp:posOffset>
                </wp:positionH>
                <wp:positionV relativeFrom="paragraph">
                  <wp:posOffset>387985</wp:posOffset>
                </wp:positionV>
                <wp:extent cx="1508125" cy="13335"/>
                <wp:effectExtent l="0" t="0" r="0" b="0"/>
                <wp:wrapNone/>
                <wp:docPr id="278" name="Group 278"/>
                <wp:cNvGraphicFramePr/>
                <a:graphic xmlns:a="http://schemas.openxmlformats.org/drawingml/2006/main">
                  <a:graphicData uri="http://schemas.microsoft.com/office/word/2010/wordprocessingGroup">
                    <wpg:wgp>
                      <wpg:cNvGrpSpPr/>
                      <wpg:grpSpPr bwMode="auto">
                        <a:xfrm>
                          <a:off x="0" y="0"/>
                          <a:ext cx="1508125" cy="13335"/>
                          <a:chOff x="0" y="4"/>
                          <a:chExt cx="2375" cy="11"/>
                        </a:xfrm>
                      </wpg:grpSpPr>
                      <wps:wsp>
                        <wps:cNvPr id="279" name="Line 338"/>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281" name="Line 337"/>
                        <wps:cNvCnPr>
                          <a:cxnSpLocks/>
                        </wps:cNvCnPr>
                        <wps:spPr bwMode="auto">
                          <a:xfrm>
                            <a:off x="0" y="15"/>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763D646">
              <v:group id="Group 278" style="position:absolute;margin-left:92pt;margin-top:30.55pt;width:118.75pt;height:1.05pt;z-index:-251658154;mso-position-horizontal-relative:page" coordsize="2375,11" coordorigin=",4" o:spid="_x0000_s1026" w14:anchorId="4357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">
                <v:line id="Line 338"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">
                  <o:lock v:ext="edit" shapetype="f"/>
                </v:line>
                <v:line id="Line 337" style="position:absolute;visibility:visible;mso-wrap-style:square" o:spid="_x0000_s1028" strokecolor="#211e1f" strokeweight=".18875mm" o:connectortype="straight" from="0,15" to="2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">
                  <o:lock v:ext="edit" shapetype="f"/>
                </v:line>
                <w10:wrap anchorx="page"/>
              </v:group>
            </w:pict>
          </mc:Fallback>
        </mc:AlternateContent>
      </w:r>
      <w:r w:rsidRPr="00D541E8">
        <w:t xml:space="preserve"> </w:t>
      </w:r>
      <w:r w:rsidRPr="00D541E8">
        <w:tab/>
        <w:t xml:space="preserve"> b.</w:t>
      </w:r>
    </w:p>
    <w:p w14:paraId="7987B7FE" w14:textId="281C3FB8" w:rsidR="00C120CD" w:rsidRPr="00D541E8" w:rsidRDefault="00C120CD" w:rsidP="002C71AA">
      <w:pPr>
        <w:shd w:val="clear" w:color="auto" w:fill="FFFFFF" w:themeFill="background1"/>
      </w:pPr>
      <w:r w:rsidRPr="00D541E8">
        <w:rPr>
          <w:noProof/>
        </w:rPr>
        <mc:AlternateContent>
          <mc:Choice Requires="wps">
            <w:drawing>
              <wp:anchor distT="0" distB="0" distL="114300" distR="114300" simplePos="0" relativeHeight="251658410" behindDoc="0" locked="0" layoutInCell="1" allowOverlap="1" wp14:anchorId="27368F7C" wp14:editId="131BAF2E">
                <wp:simplePos x="0" y="0"/>
                <wp:positionH relativeFrom="page">
                  <wp:posOffset>671195</wp:posOffset>
                </wp:positionH>
                <wp:positionV relativeFrom="paragraph">
                  <wp:posOffset>226060</wp:posOffset>
                </wp:positionV>
                <wp:extent cx="6429375" cy="0"/>
                <wp:effectExtent l="0" t="0" r="0" b="0"/>
                <wp:wrapNone/>
                <wp:docPr id="277" name="Straight Connector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29375" cy="0"/>
                        </a:xfrm>
                        <a:prstGeom prst="line">
                          <a:avLst/>
                        </a:prstGeom>
                        <a:noFill/>
                        <a:ln w="12573">
                          <a:solidFill>
                            <a:srgbClr val="221F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FB92FD0">
              <v:line id="Straight Connector 277" style="position:absolute;z-index:25165841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221f1f" strokeweight=".99pt" from="52.85pt,17.8pt" to="559.1pt,17.8pt" w14:anchorId="16C833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">
                <o:lock v:ext="edit" shapetype="f"/>
                <w10:wrap anchorx="page"/>
              </v:line>
            </w:pict>
          </mc:Fallback>
        </mc:AlternateContent>
      </w:r>
      <w:r w:rsidRPr="00D541E8">
        <w:rPr>
          <w:noProof/>
        </w:rPr>
        <mc:AlternateContent>
          <mc:Choice Requires="wpg">
            <w:drawing>
              <wp:anchor distT="0" distB="0" distL="114300" distR="114300" simplePos="0" relativeHeight="251658425" behindDoc="0" locked="0" layoutInCell="1" allowOverlap="1" wp14:anchorId="732B4410" wp14:editId="73197ABD">
                <wp:simplePos x="0" y="0"/>
                <wp:positionH relativeFrom="page">
                  <wp:posOffset>1168400</wp:posOffset>
                </wp:positionH>
                <wp:positionV relativeFrom="paragraph">
                  <wp:posOffset>109855</wp:posOffset>
                </wp:positionV>
                <wp:extent cx="1508125" cy="13335"/>
                <wp:effectExtent l="0" t="0" r="0" b="0"/>
                <wp:wrapNone/>
                <wp:docPr id="272" name="Group 272"/>
                <wp:cNvGraphicFramePr/>
                <a:graphic xmlns:a="http://schemas.openxmlformats.org/drawingml/2006/main">
                  <a:graphicData uri="http://schemas.microsoft.com/office/word/2010/wordprocessingGroup">
                    <wpg:wgp>
                      <wpg:cNvGrpSpPr/>
                      <wpg:grpSpPr bwMode="auto">
                        <a:xfrm>
                          <a:off x="0" y="0"/>
                          <a:ext cx="1508125" cy="13335"/>
                          <a:chOff x="0" y="5"/>
                          <a:chExt cx="2375" cy="11"/>
                        </a:xfrm>
                      </wpg:grpSpPr>
                      <wps:wsp>
                        <wps:cNvPr id="273" name="Line 334"/>
                        <wps:cNvCnPr>
                          <a:cxnSpLocks/>
                        </wps:cNvCnPr>
                        <wps:spPr bwMode="auto">
                          <a:xfrm>
                            <a:off x="2374" y="5"/>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274" name="Line 333"/>
                        <wps:cNvCnPr>
                          <a:cxnSpLocks/>
                        </wps:cNvCnPr>
                        <wps:spPr bwMode="auto">
                          <a:xfrm>
                            <a:off x="0" y="16"/>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B42F963">
              <v:group id="Group 272" style="position:absolute;margin-left:92pt;margin-top:8.65pt;width:118.75pt;height:1.05pt;z-index:251658433;mso-position-horizontal-relative:page" coordsize="2375,11" coordorigin=",5" o:spid="_x0000_s1026" w14:anchorId="65BDCB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">
                <v:line id="Line 334" style="position:absolute;visibility:visible;mso-wrap-style:square" o:spid="_x0000_s1027" strokecolor="#221f1f" strokeweight=".14994mm" o:connectortype="straight" from="2374,5" to="2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">
                  <o:lock v:ext="edit" shapetype="f"/>
                </v:line>
                <v:line id="Line 333" style="position:absolute;visibility:visible;mso-wrap-style:square" o:spid="_x0000_s1028" strokecolor="#211e1f" strokeweight=".18875mm" o:connectortype="straight" from="0,16" to="23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">
                  <o:lock v:ext="edit" shapetype="f"/>
                </v:line>
                <w10:wrap anchorx="page"/>
              </v:group>
            </w:pict>
          </mc:Fallback>
        </mc:AlternateContent>
      </w:r>
      <w:r w:rsidRPr="00D541E8">
        <w:t>c.</w:t>
      </w:r>
    </w:p>
    <w:p w14:paraId="66AA8135" w14:textId="77777777" w:rsidR="00C120CD" w:rsidRPr="00D541E8" w:rsidRDefault="00C120CD" w:rsidP="002C71AA">
      <w:pPr>
        <w:shd w:val="clear" w:color="auto" w:fill="FFFFFF" w:themeFill="background1"/>
      </w:pPr>
      <w:r w:rsidRPr="00D541E8">
        <w:br w:type="column"/>
        <w:t>age, how well does he/she carry them out?</w:t>
      </w:r>
    </w:p>
    <w:p w14:paraId="362BCADC" w14:textId="77777777" w:rsidR="00C120CD" w:rsidRPr="00D541E8" w:rsidRDefault="00C120CD" w:rsidP="002C71AA">
      <w:pPr>
        <w:shd w:val="clear" w:color="auto" w:fill="FFFFFF" w:themeFill="background1"/>
      </w:pPr>
    </w:p>
    <w:tbl>
      <w:tblPr>
        <w:tblW w:w="0" w:type="auto"/>
        <w:tblInd w:w="-179" w:type="dxa"/>
        <w:tblLayout w:type="fixed"/>
        <w:tblCellMar>
          <w:left w:w="0" w:type="dxa"/>
          <w:right w:w="0" w:type="dxa"/>
        </w:tblCellMar>
        <w:tblLook w:val="01E0" w:firstRow="1" w:lastRow="1" w:firstColumn="1" w:lastColumn="1" w:noHBand="0" w:noVBand="0"/>
      </w:tblPr>
      <w:tblGrid>
        <w:gridCol w:w="873"/>
        <w:gridCol w:w="810"/>
        <w:gridCol w:w="803"/>
        <w:gridCol w:w="710"/>
      </w:tblGrid>
      <w:tr w:rsidR="00C120CD" w:rsidRPr="00D541E8" w14:paraId="24E177D0" w14:textId="77777777" w:rsidTr="00C120CD">
        <w:trPr>
          <w:trHeight w:val="159"/>
        </w:trPr>
        <w:tc>
          <w:tcPr>
            <w:tcW w:w="873" w:type="dxa"/>
            <w:hideMark/>
          </w:tcPr>
          <w:p w14:paraId="49123662" w14:textId="77777777" w:rsidR="00C120CD" w:rsidRPr="00D541E8" w:rsidRDefault="00C120CD" w:rsidP="002C71AA">
            <w:pPr>
              <w:shd w:val="clear" w:color="auto" w:fill="FFFFFF" w:themeFill="background1"/>
            </w:pPr>
            <w:r w:rsidRPr="00D541E8">
              <w:t>Below</w:t>
            </w:r>
          </w:p>
        </w:tc>
        <w:tc>
          <w:tcPr>
            <w:tcW w:w="810" w:type="dxa"/>
          </w:tcPr>
          <w:p w14:paraId="5ABD2CFC" w14:textId="77777777" w:rsidR="00C120CD" w:rsidRPr="00D541E8" w:rsidRDefault="00C120CD" w:rsidP="002C71AA">
            <w:pPr>
              <w:shd w:val="clear" w:color="auto" w:fill="FFFFFF" w:themeFill="background1"/>
            </w:pPr>
          </w:p>
        </w:tc>
        <w:tc>
          <w:tcPr>
            <w:tcW w:w="803" w:type="dxa"/>
            <w:hideMark/>
          </w:tcPr>
          <w:p w14:paraId="2673A228" w14:textId="77777777" w:rsidR="00C120CD" w:rsidRPr="00D541E8" w:rsidRDefault="00C120CD" w:rsidP="002C71AA">
            <w:pPr>
              <w:shd w:val="clear" w:color="auto" w:fill="FFFFFF" w:themeFill="background1"/>
            </w:pPr>
            <w:r w:rsidRPr="00D541E8">
              <w:t>Above</w:t>
            </w:r>
          </w:p>
        </w:tc>
        <w:tc>
          <w:tcPr>
            <w:tcW w:w="710" w:type="dxa"/>
            <w:hideMark/>
          </w:tcPr>
          <w:p w14:paraId="3D208D82" w14:textId="77777777" w:rsidR="00C120CD" w:rsidRPr="00D541E8" w:rsidRDefault="00C120CD" w:rsidP="002C71AA">
            <w:pPr>
              <w:shd w:val="clear" w:color="auto" w:fill="FFFFFF" w:themeFill="background1"/>
            </w:pPr>
            <w:r w:rsidRPr="00D541E8">
              <w:t>Don’t</w:t>
            </w:r>
          </w:p>
        </w:tc>
      </w:tr>
      <w:tr w:rsidR="00C120CD" w:rsidRPr="00D541E8" w14:paraId="086B5789" w14:textId="77777777" w:rsidTr="00C120CD">
        <w:trPr>
          <w:trHeight w:val="159"/>
        </w:trPr>
        <w:tc>
          <w:tcPr>
            <w:tcW w:w="873" w:type="dxa"/>
            <w:hideMark/>
          </w:tcPr>
          <w:p w14:paraId="78BE3A41" w14:textId="77777777" w:rsidR="00C120CD" w:rsidRPr="00D541E8" w:rsidRDefault="00C120CD" w:rsidP="002C71AA">
            <w:pPr>
              <w:shd w:val="clear" w:color="auto" w:fill="FFFFFF" w:themeFill="background1"/>
            </w:pPr>
            <w:r w:rsidRPr="00D541E8">
              <w:t>Average</w:t>
            </w:r>
          </w:p>
        </w:tc>
        <w:tc>
          <w:tcPr>
            <w:tcW w:w="810" w:type="dxa"/>
            <w:hideMark/>
          </w:tcPr>
          <w:p w14:paraId="34CDCBB2" w14:textId="77777777" w:rsidR="00C120CD" w:rsidRPr="00D541E8" w:rsidRDefault="00C120CD" w:rsidP="002C71AA">
            <w:pPr>
              <w:shd w:val="clear" w:color="auto" w:fill="FFFFFF" w:themeFill="background1"/>
            </w:pPr>
            <w:r w:rsidRPr="00D541E8">
              <w:t>Average</w:t>
            </w:r>
          </w:p>
        </w:tc>
        <w:tc>
          <w:tcPr>
            <w:tcW w:w="803" w:type="dxa"/>
            <w:hideMark/>
          </w:tcPr>
          <w:p w14:paraId="560C3DB6" w14:textId="77777777" w:rsidR="00C120CD" w:rsidRPr="00D541E8" w:rsidRDefault="00C120CD" w:rsidP="002C71AA">
            <w:pPr>
              <w:shd w:val="clear" w:color="auto" w:fill="FFFFFF" w:themeFill="background1"/>
            </w:pPr>
            <w:r w:rsidRPr="00D541E8">
              <w:t>Average</w:t>
            </w:r>
          </w:p>
        </w:tc>
        <w:tc>
          <w:tcPr>
            <w:tcW w:w="710" w:type="dxa"/>
            <w:hideMark/>
          </w:tcPr>
          <w:p w14:paraId="2EA844FD" w14:textId="77777777" w:rsidR="00C120CD" w:rsidRPr="00D541E8" w:rsidRDefault="00C120CD" w:rsidP="002C71AA">
            <w:pPr>
              <w:shd w:val="clear" w:color="auto" w:fill="FFFFFF" w:themeFill="background1"/>
            </w:pPr>
            <w:r w:rsidRPr="00D541E8">
              <w:t>Know</w:t>
            </w:r>
          </w:p>
        </w:tc>
      </w:tr>
    </w:tbl>
    <w:p w14:paraId="1909CA09" w14:textId="77777777" w:rsidR="00C120CD" w:rsidRPr="00D541E8" w:rsidRDefault="00C120CD" w:rsidP="002C71AA">
      <w:pPr>
        <w:shd w:val="clear" w:color="auto" w:fill="FFFFFF" w:themeFill="background1"/>
      </w:pPr>
    </w:p>
    <w:p w14:paraId="279875A4" w14:textId="5AFA5770" w:rsidR="00C120CD" w:rsidRPr="00D541E8" w:rsidRDefault="00C120CD" w:rsidP="002C71AA">
      <w:pPr>
        <w:shd w:val="clear" w:color="auto" w:fill="FFFFFF" w:themeFill="background1"/>
      </w:pPr>
      <w:r w:rsidRPr="00D541E8">
        <w:rPr>
          <w:noProof/>
        </w:rPr>
        <mc:AlternateContent>
          <mc:Choice Requires="wpg">
            <w:drawing>
              <wp:inline distT="0" distB="0" distL="0" distR="0" wp14:anchorId="5DDF069B" wp14:editId="0EA7EB4B">
                <wp:extent cx="107315" cy="106045"/>
                <wp:effectExtent l="9525" t="0" r="0" b="8255"/>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0" y="0"/>
                          <a:chExt cx="169" cy="167"/>
                        </a:xfrm>
                      </wpg:grpSpPr>
                      <wps:wsp>
                        <wps:cNvPr id="268" name="Rectangle 331"/>
                        <wps:cNvSpPr>
                          <a:spLocks/>
                        </wps:cNvSpPr>
                        <wps:spPr bwMode="auto">
                          <a:xfrm>
                            <a:off x="8"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 name="Rectangle 96"/>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 name="Rectangle 329"/>
                        <wps:cNvSpPr>
                          <a:spLocks/>
                        </wps:cNvSpPr>
                        <wps:spPr bwMode="auto">
                          <a:xfrm>
                            <a:off x="5" y="17"/>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1CD773F6">
              <v:group id="Group 266" style="width:8.45pt;height:8.35pt;mso-position-horizontal-relative:char;mso-position-vertical-relative:line" coordsize="169,167" o:spid="_x0000_s1026" w14:anchorId="43D49B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">
                <v:rect id="Rectangle 331" style="position:absolute;left:8;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">
                  <v:path arrowok="t"/>
                </v:rect>
                <v:rect id="Rectangle 96"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">
                  <v:path arrowok="t"/>
                </v:rect>
                <v:rect id="Rectangle 329"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">
                  <v:path arrowok="t"/>
                </v:rect>
                <w10:anchorlock/>
              </v:group>
            </w:pict>
          </mc:Fallback>
        </mc:AlternateContent>
      </w:r>
      <w:r w:rsidRPr="00D541E8">
        <w:tab/>
      </w:r>
      <w:r w:rsidRPr="00D541E8">
        <w:rPr>
          <w:noProof/>
        </w:rPr>
        <mc:AlternateContent>
          <mc:Choice Requires="wpg">
            <w:drawing>
              <wp:inline distT="0" distB="0" distL="0" distR="0" wp14:anchorId="500D5E9F" wp14:editId="57A8405A">
                <wp:extent cx="107315" cy="105410"/>
                <wp:effectExtent l="9525" t="0" r="0" b="8890"/>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262" name="Rectangle 327"/>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 name="Rectangle 10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 name="Rectangle 325"/>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7F5598D3">
              <v:group id="Group 261" style="width:8.45pt;height:8.3pt;mso-position-horizontal-relative:char;mso-position-vertical-relative:line" coordsize="169,166" o:spid="_x0000_s1026" w14:anchorId="0B88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">
                <v:rect id="Rectangle 327"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">
                  <v:path arrowok="t"/>
                </v:rect>
                <v:rect id="Rectangle 100"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">
                  <v:path arrowok="t"/>
                </v:rect>
                <v:rect id="Rectangle 325"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">
                  <v:path arrowok="t"/>
                </v:rect>
                <w10:anchorlock/>
              </v:group>
            </w:pict>
          </mc:Fallback>
        </mc:AlternateContent>
      </w:r>
      <w:r w:rsidRPr="00D541E8">
        <w:tab/>
      </w:r>
      <w:r w:rsidRPr="00D541E8">
        <w:rPr>
          <w:noProof/>
        </w:rPr>
        <mc:AlternateContent>
          <mc:Choice Requires="wpg">
            <w:drawing>
              <wp:inline distT="0" distB="0" distL="0" distR="0" wp14:anchorId="2BF3CC56" wp14:editId="0AE43801">
                <wp:extent cx="109220" cy="105410"/>
                <wp:effectExtent l="9525" t="0" r="0" b="8890"/>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256" name="Rectangle 323"/>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 name="Rectangle 11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 name="Rectangle 321"/>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3C88B0DE">
              <v:group id="Group 255" style="width:8.6pt;height:8.3pt;mso-position-horizontal-relative:char;mso-position-vertical-relative:line" coordsize="172,166" o:spid="_x0000_s1026" w14:anchorId="0EE77D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">
                <v:rect id="Rectangle 323"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">
                  <v:path arrowok="t"/>
                </v:rect>
                <v:rect id="Rectangle 114"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">
                  <v:path arrowok="t"/>
                </v:rect>
                <v:rect id="Rectangle 321"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">
                  <v:path arrowok="t"/>
                </v:rect>
                <w10:anchorlock/>
              </v:group>
            </w:pict>
          </mc:Fallback>
        </mc:AlternateContent>
      </w:r>
      <w:r w:rsidRPr="00D541E8">
        <w:tab/>
      </w:r>
      <w:r w:rsidRPr="00D541E8">
        <w:rPr>
          <w:noProof/>
        </w:rPr>
        <mc:AlternateContent>
          <mc:Choice Requires="wpg">
            <w:drawing>
              <wp:inline distT="0" distB="0" distL="0" distR="0" wp14:anchorId="42F2B929" wp14:editId="077FACD9">
                <wp:extent cx="109220" cy="105410"/>
                <wp:effectExtent l="9525" t="0" r="0" b="8890"/>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251" name="Rectangle 319"/>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 name="Rectangle 318"/>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 name="Rectangle 317"/>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5DDFD72B">
              <v:group id="Group 249" style="width:8.6pt;height:8.3pt;mso-position-horizontal-relative:char;mso-position-vertical-relative:line" coordsize="172,166" o:spid="_x0000_s1026" w14:anchorId="4C8025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">
                <v:rect id="Rectangle 319"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">
                  <v:path arrowok="t"/>
                </v:rect>
                <v:rect id="Rectangle 318"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">
                  <v:path arrowok="t"/>
                </v:rect>
                <v:rect id="Rectangle 317"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">
                  <v:path arrowok="t"/>
                </v:rect>
                <w10:anchorlock/>
              </v:group>
            </w:pict>
          </mc:Fallback>
        </mc:AlternateContent>
      </w:r>
    </w:p>
    <w:p w14:paraId="1EE5DB2A" w14:textId="3073A1FE" w:rsidR="00C120CD" w:rsidRPr="00D541E8" w:rsidRDefault="00C120CD" w:rsidP="002C71AA">
      <w:pPr>
        <w:shd w:val="clear" w:color="auto" w:fill="FFFFFF" w:themeFill="background1"/>
      </w:pPr>
      <w:r w:rsidRPr="00D541E8">
        <w:rPr>
          <w:noProof/>
        </w:rPr>
        <mc:AlternateContent>
          <mc:Choice Requires="wpg">
            <w:drawing>
              <wp:anchor distT="0" distB="0" distL="0" distR="0" simplePos="0" relativeHeight="251658375" behindDoc="1" locked="0" layoutInCell="1" allowOverlap="1" wp14:anchorId="74B64364" wp14:editId="73B63747">
                <wp:simplePos x="0" y="0"/>
                <wp:positionH relativeFrom="page">
                  <wp:posOffset>3317240</wp:posOffset>
                </wp:positionH>
                <wp:positionV relativeFrom="paragraph">
                  <wp:posOffset>124460</wp:posOffset>
                </wp:positionV>
                <wp:extent cx="109220" cy="105410"/>
                <wp:effectExtent l="0" t="0" r="5080" b="8890"/>
                <wp:wrapTopAndBottom/>
                <wp:docPr id="312" name="Group 312"/>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245" name="Rectangle 245"/>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Rectangle 24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Rectangle 24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EC9AF0C">
              <v:group id="Group 312" style="position:absolute;margin-left:261.2pt;margin-top:9.8pt;width:8.6pt;height:8.3pt;z-index:-251658097;mso-wrap-distance-left:0;mso-wrap-distance-right:0;mso-position-horizontal-relative:page" coordsize="166,160" coordorigin="5,-1" o:spid="_x0000_s1026" w14:anchorId="1FBD45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">
                <v:rect id="Rectangle 245"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">
                  <v:path arrowok="t"/>
                </v:rect>
                <v:rect id="Rectangle 24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">
                  <v:path arrowok="t"/>
                </v:rect>
                <v:rect id="Rectangle 24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">
                  <v:path arrowok="t"/>
                </v:rect>
                <w10:wrap type="topAndBottom" anchorx="page"/>
              </v:group>
            </w:pict>
          </mc:Fallback>
        </mc:AlternateContent>
      </w:r>
      <w:r w:rsidRPr="00D541E8">
        <w:rPr>
          <w:noProof/>
        </w:rPr>
        <mc:AlternateContent>
          <mc:Choice Requires="wpg">
            <w:drawing>
              <wp:anchor distT="0" distB="0" distL="0" distR="0" simplePos="0" relativeHeight="251658379" behindDoc="1" locked="0" layoutInCell="1" allowOverlap="1" wp14:anchorId="0F4449F1" wp14:editId="613D3188">
                <wp:simplePos x="0" y="0"/>
                <wp:positionH relativeFrom="page">
                  <wp:posOffset>3317240</wp:posOffset>
                </wp:positionH>
                <wp:positionV relativeFrom="paragraph">
                  <wp:posOffset>345440</wp:posOffset>
                </wp:positionV>
                <wp:extent cx="107950" cy="105410"/>
                <wp:effectExtent l="0" t="0" r="6350" b="8890"/>
                <wp:wrapTopAndBottom/>
                <wp:docPr id="296" name="Group 296"/>
                <wp:cNvGraphicFramePr/>
                <a:graphic xmlns:a="http://schemas.openxmlformats.org/drawingml/2006/main">
                  <a:graphicData uri="http://schemas.microsoft.com/office/word/2010/wordprocessingGroup">
                    <wpg:wgp>
                      <wpg:cNvGrpSpPr/>
                      <wpg:grpSpPr bwMode="auto">
                        <a:xfrm>
                          <a:off x="0" y="0"/>
                          <a:ext cx="107950" cy="105410"/>
                          <a:chOff x="5" y="-1"/>
                          <a:chExt cx="164" cy="160"/>
                        </a:xfrm>
                      </wpg:grpSpPr>
                      <wps:wsp>
                        <wps:cNvPr id="241" name="Rectangle 241"/>
                        <wps:cNvSpPr>
                          <a:spLocks/>
                        </wps:cNvSpPr>
                        <wps:spPr bwMode="auto">
                          <a:xfrm>
                            <a:off x="9"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 name="Rectangle 243"/>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Rectangle 24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CF83468">
              <v:group id="Group 296" style="position:absolute;margin-left:261.2pt;margin-top:27.2pt;width:8.5pt;height:8.3pt;z-index:-251658093;mso-wrap-distance-left:0;mso-wrap-distance-right:0;mso-position-horizontal-relative:page" coordsize="164,160" coordorigin="5,-1" o:spid="_x0000_s1026" w14:anchorId="1E96A4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">
                <v:rect id="Rectangle 241" style="position:absolute;left:9;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">
                  <v:path arrowok="t"/>
                </v:rect>
                <v:rect id="Rectangle 243"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">
                  <v:path arrowok="t"/>
                </v:rect>
                <v:rect id="Rectangle 24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">
                  <v:path arrowok="t"/>
                </v:rect>
                <w10:wrap type="topAndBottom" anchorx="page"/>
              </v:group>
            </w:pict>
          </mc:Fallback>
        </mc:AlternateContent>
      </w:r>
      <w:r w:rsidRPr="00D541E8">
        <w:rPr>
          <w:noProof/>
        </w:rPr>
        <mc:AlternateContent>
          <mc:Choice Requires="wpg">
            <w:drawing>
              <wp:anchor distT="0" distB="0" distL="0" distR="0" simplePos="0" relativeHeight="251658377" behindDoc="1" locked="0" layoutInCell="1" allowOverlap="1" wp14:anchorId="49D56AB5" wp14:editId="782C84DF">
                <wp:simplePos x="0" y="0"/>
                <wp:positionH relativeFrom="page">
                  <wp:posOffset>4338955</wp:posOffset>
                </wp:positionH>
                <wp:positionV relativeFrom="paragraph">
                  <wp:posOffset>120650</wp:posOffset>
                </wp:positionV>
                <wp:extent cx="108585" cy="105410"/>
                <wp:effectExtent l="0" t="0" r="5715" b="8890"/>
                <wp:wrapTopAndBottom/>
                <wp:docPr id="304" name="Group 304"/>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237" name="Rectangle 237"/>
                        <wps:cNvSpPr>
                          <a:spLocks/>
                        </wps:cNvSpPr>
                        <wps:spPr bwMode="auto">
                          <a:xfrm>
                            <a:off x="10" y="-1"/>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Rectangle 239"/>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Rectangle 24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B1BA368">
              <v:group id="Group 304" style="position:absolute;margin-left:341.65pt;margin-top:9.5pt;width:8.55pt;height:8.3pt;z-index:-251658095;mso-wrap-distance-left:0;mso-wrap-distance-right:0;mso-position-horizontal-relative:page" coordsize="165,160" coordorigin="5,-1" o:spid="_x0000_s1026" w14:anchorId="33E9D2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">
                <v:rect id="Rectangle 237" style="position:absolute;left:10;top:-1;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">
                  <v:path arrowok="t"/>
                </v:rect>
                <v:rect id="Rectangle 239"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">
                  <v:path arrowok="t"/>
                </v:rect>
                <v:rect id="Rectangle 24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">
                  <v:path arrowok="t"/>
                </v:rect>
                <w10:wrap type="topAndBottom" anchorx="page"/>
              </v:group>
            </w:pict>
          </mc:Fallback>
        </mc:AlternateContent>
      </w:r>
      <w:r w:rsidRPr="00D541E8">
        <w:rPr>
          <w:noProof/>
        </w:rPr>
        <mc:AlternateContent>
          <mc:Choice Requires="wpg">
            <w:drawing>
              <wp:anchor distT="0" distB="0" distL="0" distR="0" simplePos="0" relativeHeight="251658381" behindDoc="1" locked="0" layoutInCell="1" allowOverlap="1" wp14:anchorId="1B6B7886" wp14:editId="764C1F4B">
                <wp:simplePos x="0" y="0"/>
                <wp:positionH relativeFrom="page">
                  <wp:posOffset>4338955</wp:posOffset>
                </wp:positionH>
                <wp:positionV relativeFrom="paragraph">
                  <wp:posOffset>345440</wp:posOffset>
                </wp:positionV>
                <wp:extent cx="108585" cy="105410"/>
                <wp:effectExtent l="0" t="0" r="5715" b="8890"/>
                <wp:wrapTopAndBottom/>
                <wp:docPr id="288" name="Group 288"/>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233" name="Rectangle 233"/>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 name="Rectangle 235"/>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 name="Rectangle 236"/>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350E8FF">
              <v:group id="Group 288" style="position:absolute;margin-left:341.65pt;margin-top:27.2pt;width:8.55pt;height:8.3pt;z-index:-251658091;mso-wrap-distance-left:0;mso-wrap-distance-right:0;mso-position-horizontal-relative:page" coordsize="165,160" coordorigin="5,-1" o:spid="_x0000_s1026" w14:anchorId="1F851F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">
                <v:rect id="Rectangle 233"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">
                  <v:path arrowok="t"/>
                </v:rect>
                <v:rect id="Rectangle 235"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">
                  <v:path arrowok="t"/>
                </v:rect>
                <v:rect id="Rectangle 236"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">
                  <v:path arrowok="t"/>
                </v:rect>
                <w10:wrap type="topAndBottom" anchorx="page"/>
              </v:group>
            </w:pict>
          </mc:Fallback>
        </mc:AlternateContent>
      </w:r>
      <w:r w:rsidRPr="00D541E8">
        <w:rPr>
          <w:noProof/>
        </w:rPr>
        <mc:AlternateContent>
          <mc:Choice Requires="wpg">
            <w:drawing>
              <wp:anchor distT="0" distB="0" distL="0" distR="0" simplePos="0" relativeHeight="251658378" behindDoc="1" locked="0" layoutInCell="1" allowOverlap="1" wp14:anchorId="04FB6D32" wp14:editId="762FAD27">
                <wp:simplePos x="0" y="0"/>
                <wp:positionH relativeFrom="page">
                  <wp:posOffset>4813935</wp:posOffset>
                </wp:positionH>
                <wp:positionV relativeFrom="paragraph">
                  <wp:posOffset>120650</wp:posOffset>
                </wp:positionV>
                <wp:extent cx="110490" cy="105410"/>
                <wp:effectExtent l="0" t="0" r="3810" b="8890"/>
                <wp:wrapTopAndBottom/>
                <wp:docPr id="300" name="Group 300"/>
                <wp:cNvGraphicFramePr/>
                <a:graphic xmlns:a="http://schemas.openxmlformats.org/drawingml/2006/main">
                  <a:graphicData uri="http://schemas.microsoft.com/office/word/2010/wordprocessingGroup">
                    <wpg:wgp>
                      <wpg:cNvGrpSpPr/>
                      <wpg:grpSpPr bwMode="auto">
                        <a:xfrm>
                          <a:off x="0" y="0"/>
                          <a:ext cx="110490" cy="105410"/>
                          <a:chOff x="5" y="-1"/>
                          <a:chExt cx="168" cy="160"/>
                        </a:xfrm>
                      </wpg:grpSpPr>
                      <wps:wsp>
                        <wps:cNvPr id="229" name="Rectangle 229"/>
                        <wps:cNvSpPr>
                          <a:spLocks/>
                        </wps:cNvSpPr>
                        <wps:spPr bwMode="auto">
                          <a:xfrm>
                            <a:off x="13" y="-1"/>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 name="Rectangle 231"/>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Rectangle 232"/>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BD00CA5">
              <v:group id="Group 300" style="position:absolute;margin-left:379.05pt;margin-top:9.5pt;width:8.7pt;height:8.3pt;z-index:-251658094;mso-wrap-distance-left:0;mso-wrap-distance-right:0;mso-position-horizontal-relative:page" coordsize="168,160" coordorigin="5,-1" o:spid="_x0000_s1026" w14:anchorId="2CE6D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">
                <v:rect id="Rectangle 229" style="position:absolute;left:13;top:-1;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">
                  <v:path arrowok="t"/>
                </v:rect>
                <v:rect id="Rectangle 231"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">
                  <v:path arrowok="t"/>
                </v:rect>
                <v:rect id="Rectangle 232"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">
                  <v:path arrowok="t"/>
                </v:rect>
                <w10:wrap type="topAndBottom" anchorx="page"/>
              </v:group>
            </w:pict>
          </mc:Fallback>
        </mc:AlternateContent>
      </w:r>
      <w:r w:rsidRPr="00D541E8">
        <w:rPr>
          <w:noProof/>
        </w:rPr>
        <mc:AlternateContent>
          <mc:Choice Requires="wpg">
            <w:drawing>
              <wp:anchor distT="0" distB="0" distL="0" distR="0" simplePos="0" relativeHeight="251658382" behindDoc="1" locked="0" layoutInCell="1" allowOverlap="1" wp14:anchorId="3C98D9B3" wp14:editId="4B10F538">
                <wp:simplePos x="0" y="0"/>
                <wp:positionH relativeFrom="page">
                  <wp:posOffset>4813935</wp:posOffset>
                </wp:positionH>
                <wp:positionV relativeFrom="paragraph">
                  <wp:posOffset>345440</wp:posOffset>
                </wp:positionV>
                <wp:extent cx="108585" cy="105410"/>
                <wp:effectExtent l="0" t="0" r="5715" b="8890"/>
                <wp:wrapTopAndBottom/>
                <wp:docPr id="284" name="Group 284"/>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225" name="Rectangle 225"/>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 name="Rectangle 22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Rectangle 22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56DE70B">
              <v:group id="Group 284" style="position:absolute;margin-left:379.05pt;margin-top:27.2pt;width:8.55pt;height:8.3pt;z-index:-251658090;mso-wrap-distance-left:0;mso-wrap-distance-right:0;mso-position-horizontal-relative:page" coordsize="165,160" coordorigin="5,-1" o:spid="_x0000_s1026" w14:anchorId="515666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">
                <v:rect id="Rectangle 225"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">
                  <v:path arrowok="t"/>
                </v:rect>
                <v:rect id="Rectangle 22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">
                  <v:path arrowok="t"/>
                </v:rect>
                <v:rect id="Rectangle 22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">
                  <v:path arrowok="t"/>
                </v:rect>
                <w10:wrap type="topAndBottom" anchorx="page"/>
              </v:group>
            </w:pict>
          </mc:Fallback>
        </mc:AlternateContent>
      </w:r>
      <w:r w:rsidRPr="00D541E8">
        <w:rPr>
          <w:noProof/>
        </w:rPr>
        <mc:AlternateContent>
          <mc:Choice Requires="wpg">
            <w:drawing>
              <wp:anchor distT="0" distB="0" distL="0" distR="0" simplePos="0" relativeHeight="251658376" behindDoc="1" locked="0" layoutInCell="1" allowOverlap="1" wp14:anchorId="4EE48D41" wp14:editId="128BB16B">
                <wp:simplePos x="0" y="0"/>
                <wp:positionH relativeFrom="page">
                  <wp:posOffset>3833495</wp:posOffset>
                </wp:positionH>
                <wp:positionV relativeFrom="paragraph">
                  <wp:posOffset>122555</wp:posOffset>
                </wp:positionV>
                <wp:extent cx="107315" cy="103505"/>
                <wp:effectExtent l="0" t="0" r="6985" b="10795"/>
                <wp:wrapTopAndBottom/>
                <wp:docPr id="308" name="Group 308"/>
                <wp:cNvGraphicFramePr/>
                <a:graphic xmlns:a="http://schemas.openxmlformats.org/drawingml/2006/main">
                  <a:graphicData uri="http://schemas.microsoft.com/office/word/2010/wordprocessingGroup">
                    <wpg:wgp>
                      <wpg:cNvGrpSpPr/>
                      <wpg:grpSpPr bwMode="auto">
                        <a:xfrm>
                          <a:off x="0" y="0"/>
                          <a:ext cx="107315" cy="103505"/>
                          <a:chOff x="5" y="-1"/>
                          <a:chExt cx="163" cy="160"/>
                        </a:xfrm>
                      </wpg:grpSpPr>
                      <wps:wsp>
                        <wps:cNvPr id="221" name="Rectangle 221"/>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 name="Rectangle 223"/>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 name="Rectangle 224"/>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9A6E644">
              <v:group id="Group 308" style="position:absolute;margin-left:301.85pt;margin-top:9.65pt;width:8.45pt;height:8.15pt;z-index:-251658096;mso-wrap-distance-left:0;mso-wrap-distance-right:0;mso-position-horizontal-relative:page" coordsize="163,160" coordorigin="5,-1" o:spid="_x0000_s1026" w14:anchorId="7AF6D6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">
                <v:rect id="Rectangle 221"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">
                  <v:path arrowok="t"/>
                </v:rect>
                <v:rect id="Rectangle 223"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">
                  <v:path arrowok="t"/>
                </v:rect>
                <v:rect id="Rectangle 224"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">
                  <v:path arrowok="t"/>
                </v:rect>
                <w10:wrap type="topAndBottom" anchorx="page"/>
              </v:group>
            </w:pict>
          </mc:Fallback>
        </mc:AlternateContent>
      </w:r>
      <w:r w:rsidRPr="00D541E8">
        <w:rPr>
          <w:noProof/>
        </w:rPr>
        <mc:AlternateContent>
          <mc:Choice Requires="wpg">
            <w:drawing>
              <wp:anchor distT="0" distB="0" distL="0" distR="0" simplePos="0" relativeHeight="251658380" behindDoc="1" locked="0" layoutInCell="1" allowOverlap="1" wp14:anchorId="310BDFAA" wp14:editId="35F7DA79">
                <wp:simplePos x="0" y="0"/>
                <wp:positionH relativeFrom="page">
                  <wp:posOffset>3833495</wp:posOffset>
                </wp:positionH>
                <wp:positionV relativeFrom="paragraph">
                  <wp:posOffset>345440</wp:posOffset>
                </wp:positionV>
                <wp:extent cx="107315" cy="105410"/>
                <wp:effectExtent l="0" t="0" r="6985" b="8890"/>
                <wp:wrapTopAndBottom/>
                <wp:docPr id="292" name="Group 292"/>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217" name="Rectangle 217"/>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 name="Rectangle 219"/>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 name="Rectangle 22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06FBEBF">
              <v:group id="Group 292" style="position:absolute;margin-left:301.85pt;margin-top:27.2pt;width:8.45pt;height:8.3pt;z-index:-251658092;mso-wrap-distance-left:0;mso-wrap-distance-right:0;mso-position-horizontal-relative:page" coordsize="163,160" coordorigin="5,-1" o:spid="_x0000_s1026" w14:anchorId="49A5EE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">
                <v:rect id="Rectangle 217"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">
                  <v:path arrowok="t"/>
                </v:rect>
                <v:rect id="Rectangle 219"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">
                  <v:path arrowok="t"/>
                </v:rect>
                <v:rect id="Rectangle 22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">
                  <v:path arrowok="t"/>
                </v:rect>
                <w10:wrap type="topAndBottom" anchorx="page"/>
              </v:group>
            </w:pict>
          </mc:Fallback>
        </mc:AlternateContent>
      </w:r>
    </w:p>
    <w:p w14:paraId="731591C7" w14:textId="77777777" w:rsidR="00C120CD" w:rsidRPr="00D541E8" w:rsidRDefault="00C120CD" w:rsidP="002C71AA">
      <w:pPr>
        <w:shd w:val="clear" w:color="auto" w:fill="FFFFFF" w:themeFill="background1"/>
      </w:pPr>
    </w:p>
    <w:p w14:paraId="1D866FFD" w14:textId="77777777" w:rsidR="00C120CD" w:rsidRPr="00D541E8" w:rsidRDefault="00C120CD" w:rsidP="002C71AA">
      <w:pPr>
        <w:shd w:val="clear" w:color="auto" w:fill="FFFFFF" w:themeFill="background1"/>
      </w:pPr>
      <w:r w:rsidRPr="00D541E8">
        <w:br w:type="column"/>
      </w:r>
    </w:p>
    <w:p w14:paraId="4982F794" w14:textId="77777777" w:rsidR="00C120CD" w:rsidRPr="00D541E8" w:rsidRDefault="00C120CD" w:rsidP="002C71AA">
      <w:pPr>
        <w:shd w:val="clear" w:color="auto" w:fill="FFFFFF" w:themeFill="background1"/>
      </w:pPr>
    </w:p>
    <w:p w14:paraId="4060CB39" w14:textId="77777777" w:rsidR="00C120CD" w:rsidRPr="00D541E8" w:rsidRDefault="00C120CD" w:rsidP="002C71AA">
      <w:pPr>
        <w:shd w:val="clear" w:color="auto" w:fill="FFFFFF" w:themeFill="background1"/>
      </w:pPr>
    </w:p>
    <w:p w14:paraId="5C61171B" w14:textId="77777777" w:rsidR="00C120CD" w:rsidRPr="00D541E8" w:rsidRDefault="00C120CD" w:rsidP="002C71AA">
      <w:pPr>
        <w:shd w:val="clear" w:color="auto" w:fill="FFFFFF" w:themeFill="background1"/>
      </w:pPr>
    </w:p>
    <w:p w14:paraId="13C05901" w14:textId="77777777" w:rsidR="00C120CD" w:rsidRPr="00D541E8" w:rsidRDefault="00C120CD" w:rsidP="002C71AA">
      <w:pPr>
        <w:shd w:val="clear" w:color="auto" w:fill="FFFFFF" w:themeFill="background1"/>
      </w:pPr>
    </w:p>
    <w:p w14:paraId="552327F2" w14:textId="77777777" w:rsidR="00C120CD" w:rsidRPr="00D541E8" w:rsidRDefault="00C120CD" w:rsidP="002C71AA">
      <w:pPr>
        <w:shd w:val="clear" w:color="auto" w:fill="FFFFFF" w:themeFill="background1"/>
      </w:pPr>
    </w:p>
    <w:p w14:paraId="40C04BAD" w14:textId="77777777" w:rsidR="00C120CD" w:rsidRPr="00D541E8" w:rsidRDefault="00C120CD" w:rsidP="002C71AA">
      <w:pPr>
        <w:shd w:val="clear" w:color="auto" w:fill="FFFFFF" w:themeFill="background1"/>
      </w:pPr>
      <w:r w:rsidRPr="00D541E8">
        <w:t>Be sure you answered all items. Then see other side.</w:t>
      </w:r>
    </w:p>
    <w:p w14:paraId="2C2400BE" w14:textId="77777777" w:rsidR="00C120CD" w:rsidRPr="00D541E8" w:rsidRDefault="00C120CD" w:rsidP="002C71AA">
      <w:pPr>
        <w:shd w:val="clear" w:color="auto" w:fill="FFFFFF" w:themeFill="background1"/>
        <w:spacing w:after="0"/>
        <w:sectPr w:rsidR="00C120CD" w:rsidRPr="00D541E8">
          <w:headerReference w:type="default" r:id="rId47"/>
          <w:type w:val="continuous"/>
          <w:pgSz w:w="12240" w:h="15840"/>
          <w:pgMar w:top="980" w:right="780" w:bottom="280" w:left="940" w:header="720" w:footer="720" w:gutter="0"/>
          <w:cols w:num="3" w:space="720" w:equalWidth="0">
            <w:col w:w="1485" w:space="1485"/>
            <w:col w:w="3538" w:space="736"/>
            <w:col w:w="3560"/>
          </w:cols>
        </w:sectPr>
      </w:pPr>
    </w:p>
    <w:p w14:paraId="7C3D4B24" w14:textId="77777777" w:rsidR="00C120CD" w:rsidRPr="00D541E8" w:rsidRDefault="00C120CD" w:rsidP="002C71AA">
      <w:pPr>
        <w:shd w:val="clear" w:color="auto" w:fill="FFFFFF" w:themeFill="background1"/>
      </w:pPr>
    </w:p>
    <w:p w14:paraId="5678A747" w14:textId="77777777" w:rsidR="00C120CD" w:rsidRPr="00D541E8" w:rsidRDefault="00C120CD" w:rsidP="002C71AA">
      <w:pPr>
        <w:shd w:val="clear" w:color="auto" w:fill="FFFFFF" w:themeFill="background1"/>
      </w:pPr>
      <w:r w:rsidRPr="00D541E8">
        <w:t>Copyright 2001 T. Achenbach ASEBA, University of Vermont</w:t>
      </w:r>
    </w:p>
    <w:p w14:paraId="6DB62ABA" w14:textId="77777777" w:rsidR="00C120CD" w:rsidRPr="00D541E8" w:rsidRDefault="00C120CD" w:rsidP="002C71AA">
      <w:pPr>
        <w:shd w:val="clear" w:color="auto" w:fill="FFFFFF" w:themeFill="background1"/>
      </w:pPr>
      <w:r w:rsidRPr="00D541E8">
        <w:br w:type="column"/>
        <w:t>UNAUTHORIZED COPYING IS ILLEGAL</w:t>
      </w:r>
      <w:r w:rsidRPr="00D541E8">
        <w:tab/>
        <w:t>07-02-18 Edition - 201</w:t>
      </w:r>
    </w:p>
    <w:p w14:paraId="00921CE8" w14:textId="77777777" w:rsidR="00C120CD" w:rsidRPr="00D541E8" w:rsidRDefault="00C120CD" w:rsidP="002C71AA">
      <w:pPr>
        <w:shd w:val="clear" w:color="auto" w:fill="FFFFFF" w:themeFill="background1"/>
        <w:spacing w:after="0"/>
        <w:sectPr w:rsidR="00C120CD" w:rsidRPr="00D541E8">
          <w:headerReference w:type="default" r:id="rId48"/>
          <w:type w:val="continuous"/>
          <w:pgSz w:w="12240" w:h="15840"/>
          <w:pgMar w:top="980" w:right="780" w:bottom="280" w:left="940" w:header="720" w:footer="720" w:gutter="0"/>
          <w:cols w:num="2" w:space="720" w:equalWidth="0">
            <w:col w:w="1485" w:space="885"/>
            <w:col w:w="3538"/>
          </w:cols>
        </w:sectPr>
      </w:pPr>
    </w:p>
    <w:p w14:paraId="006BA329" w14:textId="7C0423AC" w:rsidR="00C120CD" w:rsidRPr="00D541E8" w:rsidRDefault="00C120CD" w:rsidP="002C71AA">
      <w:pPr>
        <w:shd w:val="clear" w:color="auto" w:fill="FFFFFF" w:themeFill="background1"/>
      </w:pPr>
      <w:r w:rsidRPr="00D541E8">
        <w:rPr>
          <w:noProof/>
        </w:rPr>
        <w:drawing>
          <wp:anchor distT="0" distB="0" distL="0" distR="0" simplePos="0" relativeHeight="251658280" behindDoc="1" locked="0" layoutInCell="1" allowOverlap="1" wp14:anchorId="2F904990" wp14:editId="5BDE58DE">
            <wp:simplePos x="0" y="0"/>
            <wp:positionH relativeFrom="page">
              <wp:posOffset>715010</wp:posOffset>
            </wp:positionH>
            <wp:positionV relativeFrom="page">
              <wp:posOffset>626110</wp:posOffset>
            </wp:positionV>
            <wp:extent cx="228600" cy="274320"/>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pic:spPr>
                </pic:pic>
              </a:graphicData>
            </a:graphic>
            <wp14:sizeRelH relativeFrom="page">
              <wp14:pctWidth>0</wp14:pctWidth>
            </wp14:sizeRelH>
            <wp14:sizeRelV relativeFrom="page">
              <wp14:pctHeight>0</wp14:pctHeight>
            </wp14:sizeRelV>
          </wp:anchor>
        </w:drawing>
      </w:r>
      <w:r w:rsidRPr="00D541E8">
        <w:rPr>
          <w:noProof/>
        </w:rPr>
        <mc:AlternateContent>
          <mc:Choice Requires="wpg">
            <w:drawing>
              <wp:anchor distT="0" distB="0" distL="114300" distR="114300" simplePos="0" relativeHeight="251658319" behindDoc="1" locked="0" layoutInCell="1" allowOverlap="1" wp14:anchorId="4D62D3C2" wp14:editId="7345F1D5">
                <wp:simplePos x="0" y="0"/>
                <wp:positionH relativeFrom="page">
                  <wp:posOffset>745490</wp:posOffset>
                </wp:positionH>
                <wp:positionV relativeFrom="page">
                  <wp:posOffset>1584325</wp:posOffset>
                </wp:positionV>
                <wp:extent cx="109220" cy="107315"/>
                <wp:effectExtent l="0" t="0" r="5080" b="6985"/>
                <wp:wrapNone/>
                <wp:docPr id="280" name="Group 280"/>
                <wp:cNvGraphicFramePr/>
                <a:graphic xmlns:a="http://schemas.openxmlformats.org/drawingml/2006/main">
                  <a:graphicData uri="http://schemas.microsoft.com/office/word/2010/wordprocessingGroup">
                    <wpg:wgp>
                      <wpg:cNvGrpSpPr/>
                      <wpg:grpSpPr bwMode="auto">
                        <a:xfrm>
                          <a:off x="0" y="0"/>
                          <a:ext cx="109220" cy="107315"/>
                          <a:chOff x="5" y="0"/>
                          <a:chExt cx="166" cy="163"/>
                        </a:xfrm>
                      </wpg:grpSpPr>
                      <wps:wsp>
                        <wps:cNvPr id="212" name="Freeform 283"/>
                        <wps:cNvSpPr>
                          <a:spLocks/>
                        </wps:cNvSpPr>
                        <wps:spPr bwMode="auto">
                          <a:xfrm>
                            <a:off x="11" y="0"/>
                            <a:ext cx="160" cy="160"/>
                          </a:xfrm>
                          <a:custGeom>
                            <a:avLst/>
                            <a:gdLst>
                              <a:gd name="T0" fmla="+- 0 1345 1185"/>
                              <a:gd name="T1" fmla="*/ T0 w 160"/>
                              <a:gd name="T2" fmla="+- 0 2495 2495"/>
                              <a:gd name="T3" fmla="*/ 2495 h 160"/>
                              <a:gd name="T4" fmla="+- 0 1185 1185"/>
                              <a:gd name="T5" fmla="*/ T4 w 160"/>
                              <a:gd name="T6" fmla="+- 0 2495 2495"/>
                              <a:gd name="T7" fmla="*/ 2495 h 160"/>
                              <a:gd name="T8" fmla="+- 0 1185 1185"/>
                              <a:gd name="T9" fmla="*/ T8 w 160"/>
                              <a:gd name="T10" fmla="+- 0 2514 2495"/>
                              <a:gd name="T11" fmla="*/ 2514 h 160"/>
                              <a:gd name="T12" fmla="+- 0 1185 1185"/>
                              <a:gd name="T13" fmla="*/ T12 w 160"/>
                              <a:gd name="T14" fmla="+- 0 2655 2495"/>
                              <a:gd name="T15" fmla="*/ 2655 h 160"/>
                              <a:gd name="T16" fmla="+- 0 1345 1185"/>
                              <a:gd name="T17" fmla="*/ T16 w 160"/>
                              <a:gd name="T18" fmla="+- 0 2655 2495"/>
                              <a:gd name="T19" fmla="*/ 2655 h 160"/>
                              <a:gd name="T20" fmla="+- 0 1345 1185"/>
                              <a:gd name="T21" fmla="*/ T20 w 160"/>
                              <a:gd name="T22" fmla="+- 0 2514 2495"/>
                              <a:gd name="T23" fmla="*/ 2514 h 160"/>
                              <a:gd name="T24" fmla="+- 0 1345 1185"/>
                              <a:gd name="T25" fmla="*/ T24 w 160"/>
                              <a:gd name="T26" fmla="+- 0 2495 2495"/>
                              <a:gd name="T27" fmla="*/ 2495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 name="Rectangle 213"/>
                        <wps:cNvSpPr>
                          <a:spLocks/>
                        </wps:cNvSpPr>
                        <wps:spPr bwMode="auto">
                          <a:xfrm>
                            <a:off x="5" y="1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Rectangle 215"/>
                        <wps:cNvSpPr>
                          <a:spLocks/>
                        </wps:cNvSpPr>
                        <wps:spPr bwMode="auto">
                          <a:xfrm>
                            <a:off x="5" y="1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F8B5434">
              <v:group id="Group 280" style="position:absolute;margin-left:58.7pt;margin-top:124.75pt;width:8.6pt;height:8.45pt;z-index:-251658153;mso-position-horizontal-relative:page;mso-position-vertical-relative:page" coordsize="166,163" coordorigin="5" o:spid="_x0000_s1026" w14:anchorId="14CC2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">
                <v:shape id="Freeform 283" style="position:absolute;left:1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">
                  <v:path arrowok="t" o:connecttype="custom" o:connectlocs="160,2495;0,2495;0,2514;0,2655;160,2655;160,2514;160,2495" o:connectangles="0,0,0,0,0,0,0"/>
                </v:shape>
                <v:rect id="Rectangle 213" style="position:absolute;left:5;top:19;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">
                  <v:path arrowok="t"/>
                </v:rect>
                <v:rect id="Rectangle 215" style="position:absolute;left:5;top:19;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">
                  <v:path arrowok="t"/>
                </v:rect>
                <w10:wrap anchorx="page" anchory="page"/>
              </v:group>
            </w:pict>
          </mc:Fallback>
        </mc:AlternateContent>
      </w:r>
      <w:r w:rsidRPr="00D541E8">
        <w:rPr>
          <w:noProof/>
        </w:rPr>
        <mc:AlternateContent>
          <mc:Choice Requires="wpg">
            <w:drawing>
              <wp:anchor distT="0" distB="0" distL="114300" distR="114300" simplePos="0" relativeHeight="251658320" behindDoc="1" locked="0" layoutInCell="1" allowOverlap="1" wp14:anchorId="63628707" wp14:editId="33C56A35">
                <wp:simplePos x="0" y="0"/>
                <wp:positionH relativeFrom="page">
                  <wp:posOffset>1198880</wp:posOffset>
                </wp:positionH>
                <wp:positionV relativeFrom="page">
                  <wp:posOffset>1584325</wp:posOffset>
                </wp:positionV>
                <wp:extent cx="109220" cy="107315"/>
                <wp:effectExtent l="0" t="0" r="5080" b="6985"/>
                <wp:wrapNone/>
                <wp:docPr id="276" name="Group 276"/>
                <wp:cNvGraphicFramePr/>
                <a:graphic xmlns:a="http://schemas.openxmlformats.org/drawingml/2006/main">
                  <a:graphicData uri="http://schemas.microsoft.com/office/word/2010/wordprocessingGroup">
                    <wpg:wgp>
                      <wpg:cNvGrpSpPr/>
                      <wpg:grpSpPr bwMode="auto">
                        <a:xfrm>
                          <a:off x="0" y="0"/>
                          <a:ext cx="109220" cy="107315"/>
                          <a:chOff x="5" y="0"/>
                          <a:chExt cx="166" cy="163"/>
                        </a:xfrm>
                      </wpg:grpSpPr>
                      <wps:wsp>
                        <wps:cNvPr id="208" name="Freeform 279"/>
                        <wps:cNvSpPr>
                          <a:spLocks/>
                        </wps:cNvSpPr>
                        <wps:spPr bwMode="auto">
                          <a:xfrm>
                            <a:off x="11" y="0"/>
                            <a:ext cx="160" cy="160"/>
                          </a:xfrm>
                          <a:custGeom>
                            <a:avLst/>
                            <a:gdLst>
                              <a:gd name="T0" fmla="+- 0 2059 1899"/>
                              <a:gd name="T1" fmla="*/ T0 w 160"/>
                              <a:gd name="T2" fmla="+- 0 2495 2495"/>
                              <a:gd name="T3" fmla="*/ 2495 h 160"/>
                              <a:gd name="T4" fmla="+- 0 1899 1899"/>
                              <a:gd name="T5" fmla="*/ T4 w 160"/>
                              <a:gd name="T6" fmla="+- 0 2495 2495"/>
                              <a:gd name="T7" fmla="*/ 2495 h 160"/>
                              <a:gd name="T8" fmla="+- 0 1899 1899"/>
                              <a:gd name="T9" fmla="*/ T8 w 160"/>
                              <a:gd name="T10" fmla="+- 0 2514 2495"/>
                              <a:gd name="T11" fmla="*/ 2514 h 160"/>
                              <a:gd name="T12" fmla="+- 0 1899 1899"/>
                              <a:gd name="T13" fmla="*/ T12 w 160"/>
                              <a:gd name="T14" fmla="+- 0 2655 2495"/>
                              <a:gd name="T15" fmla="*/ 2655 h 160"/>
                              <a:gd name="T16" fmla="+- 0 2059 1899"/>
                              <a:gd name="T17" fmla="*/ T16 w 160"/>
                              <a:gd name="T18" fmla="+- 0 2655 2495"/>
                              <a:gd name="T19" fmla="*/ 2655 h 160"/>
                              <a:gd name="T20" fmla="+- 0 2059 1899"/>
                              <a:gd name="T21" fmla="*/ T20 w 160"/>
                              <a:gd name="T22" fmla="+- 0 2514 2495"/>
                              <a:gd name="T23" fmla="*/ 2514 h 160"/>
                              <a:gd name="T24" fmla="+- 0 2059 1899"/>
                              <a:gd name="T25" fmla="*/ T24 w 160"/>
                              <a:gd name="T26" fmla="+- 0 2495 2495"/>
                              <a:gd name="T27" fmla="*/ 2495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Rectangle 209"/>
                        <wps:cNvSpPr>
                          <a:spLocks/>
                        </wps:cNvSpPr>
                        <wps:spPr bwMode="auto">
                          <a:xfrm>
                            <a:off x="5" y="1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Rectangle 211"/>
                        <wps:cNvSpPr>
                          <a:spLocks/>
                        </wps:cNvSpPr>
                        <wps:spPr bwMode="auto">
                          <a:xfrm>
                            <a:off x="5" y="1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B526D50">
              <v:group id="Group 276" style="position:absolute;margin-left:94.4pt;margin-top:124.75pt;width:8.6pt;height:8.45pt;z-index:-251658152;mso-position-horizontal-relative:page;mso-position-vertical-relative:page" coordsize="166,163" coordorigin="5" o:spid="_x0000_s1026" w14:anchorId="09537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">
                <v:shape id="Freeform 279" style="position:absolute;left:1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">
                  <v:path arrowok="t" o:connecttype="custom" o:connectlocs="160,2495;0,2495;0,2514;0,2655;160,2655;160,2514;160,2495" o:connectangles="0,0,0,0,0,0,0"/>
                </v:shape>
                <v:rect id="Rectangle 209" style="position:absolute;left:5;top:19;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">
                  <v:path arrowok="t"/>
                </v:rect>
                <v:rect id="Rectangle 211" style="position:absolute;left:5;top:19;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">
                  <v:path arrowok="t"/>
                </v:rect>
                <w10:wrap anchorx="page" anchory="page"/>
              </v:group>
            </w:pict>
          </mc:Fallback>
        </mc:AlternateContent>
      </w:r>
      <w:r w:rsidRPr="00D541E8">
        <w:rPr>
          <w:noProof/>
        </w:rPr>
        <mc:AlternateContent>
          <mc:Choice Requires="wps">
            <w:drawing>
              <wp:anchor distT="0" distB="0" distL="114300" distR="114300" simplePos="0" relativeHeight="251658331" behindDoc="1" locked="0" layoutInCell="1" allowOverlap="1" wp14:anchorId="55E2F14E" wp14:editId="4D9FC46A">
                <wp:simplePos x="0" y="0"/>
                <wp:positionH relativeFrom="page">
                  <wp:posOffset>12065</wp:posOffset>
                </wp:positionH>
                <wp:positionV relativeFrom="page">
                  <wp:posOffset>4067175</wp:posOffset>
                </wp:positionV>
                <wp:extent cx="7729220" cy="1905000"/>
                <wp:effectExtent l="0" t="0" r="0" b="0"/>
                <wp:wrapNone/>
                <wp:docPr id="275"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5440974" w14:textId="77777777" w:rsidR="0061330C" w:rsidRDefault="0061330C" w:rsidP="00C120CD">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vertOverflow="clip" horzOverflow="clip"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5E2F14E" id="Text Box 275" o:spid="_x0000_s1104" type="#_x0000_t202" style="position:absolute;margin-left:.95pt;margin-top:320.25pt;width:608.6pt;height:150pt;rotation:-45;z-index:-2516581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" filled="f" stroked="f">
                <v:stroke joinstyle="round"/>
                <v:path arrowok="t"/>
                <v:textbox>
                  <w:txbxContent>
                    <w:p w14:paraId="55440974" w14:textId="77777777" w:rsidR="0061330C" w:rsidRDefault="0061330C" w:rsidP="00C120CD">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r w:rsidRPr="00D541E8">
        <w:t>1 South Prospect St., Burlington, VT 05401-3456</w:t>
      </w:r>
    </w:p>
    <w:p w14:paraId="3C5F1C2F" w14:textId="77777777" w:rsidR="00C120CD" w:rsidRPr="00D541E8" w:rsidRDefault="00C120CD" w:rsidP="002C71AA">
      <w:pPr>
        <w:shd w:val="clear" w:color="auto" w:fill="FFFFFF" w:themeFill="background1"/>
      </w:pPr>
      <w:hyperlink r:id="rId50" w:history="1">
        <w:r w:rsidRPr="00D541E8">
          <w:rPr>
            <w:rStyle w:val="Hyperlink"/>
          </w:rPr>
          <w:t>www.ASEBA.org</w:t>
        </w:r>
      </w:hyperlink>
      <w:r w:rsidRPr="00D541E8">
        <w:tab/>
        <w:t>PAGE 1</w:t>
      </w:r>
    </w:p>
    <w:p w14:paraId="27C91692" w14:textId="77777777" w:rsidR="00C120CD" w:rsidRPr="00D541E8" w:rsidRDefault="00C120CD" w:rsidP="002C71AA">
      <w:pPr>
        <w:shd w:val="clear" w:color="auto" w:fill="FFFFFF" w:themeFill="background1"/>
        <w:spacing w:after="0"/>
        <w:sectPr w:rsidR="00C120CD" w:rsidRPr="00D541E8">
          <w:headerReference w:type="default" r:id="rId51"/>
          <w:type w:val="continuous"/>
          <w:pgSz w:w="12240" w:h="15840"/>
          <w:pgMar w:top="980" w:right="780" w:bottom="280" w:left="940" w:header="720" w:footer="720" w:gutter="0"/>
          <w:cols w:space="720"/>
        </w:sectPr>
      </w:pPr>
    </w:p>
    <w:p w14:paraId="6873A1F3" w14:textId="77777777" w:rsidR="00C120CD" w:rsidRPr="00D541E8" w:rsidRDefault="00C120CD" w:rsidP="002C71AA">
      <w:pPr>
        <w:shd w:val="clear" w:color="auto" w:fill="FFFFFF" w:themeFill="background1"/>
      </w:pPr>
    </w:p>
    <w:p w14:paraId="3718C8FC" w14:textId="77777777" w:rsidR="00C120CD" w:rsidRPr="00D541E8" w:rsidRDefault="00C120CD" w:rsidP="002C71AA">
      <w:pPr>
        <w:shd w:val="clear" w:color="auto" w:fill="FFFFFF" w:themeFill="background1"/>
      </w:pPr>
      <w:r w:rsidRPr="00D541E8">
        <w:t>1. About how many close friends does your child have? (Do not include brothers &amp; sisters)</w:t>
      </w:r>
    </w:p>
    <w:p w14:paraId="4CE33FFE" w14:textId="15631BD0"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332" behindDoc="1" locked="0" layoutInCell="1" allowOverlap="1" wp14:anchorId="7E502E66" wp14:editId="5683B27C">
                <wp:simplePos x="0" y="0"/>
                <wp:positionH relativeFrom="page">
                  <wp:posOffset>3652520</wp:posOffset>
                </wp:positionH>
                <wp:positionV relativeFrom="paragraph">
                  <wp:posOffset>37465</wp:posOffset>
                </wp:positionV>
                <wp:extent cx="107950" cy="105410"/>
                <wp:effectExtent l="0" t="0" r="6350" b="8890"/>
                <wp:wrapNone/>
                <wp:docPr id="271" name="Group 271"/>
                <wp:cNvGraphicFramePr/>
                <a:graphic xmlns:a="http://schemas.openxmlformats.org/drawingml/2006/main">
                  <a:graphicData uri="http://schemas.microsoft.com/office/word/2010/wordprocessingGroup">
                    <wpg:wgp>
                      <wpg:cNvGrpSpPr/>
                      <wpg:grpSpPr bwMode="auto">
                        <a:xfrm>
                          <a:off x="0" y="0"/>
                          <a:ext cx="107950" cy="105410"/>
                          <a:chOff x="5" y="0"/>
                          <a:chExt cx="164" cy="160"/>
                        </a:xfrm>
                      </wpg:grpSpPr>
                      <wps:wsp>
                        <wps:cNvPr id="203" name="Rectangle 203"/>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 name="Rectangle 20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Rectangle 207"/>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CE835AA">
              <v:group id="Group 271" style="position:absolute;margin-left:287.6pt;margin-top:2.95pt;width:8.5pt;height:8.3pt;z-index:-251658140;mso-position-horizontal-relative:page" coordsize="164,160" coordorigin="5" o:spid="_x0000_s1026" w14:anchorId="6A3D5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">
                <v:rect id="Rectangle 203"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">
                  <v:path arrowok="t"/>
                </v:rect>
                <v:rect id="Rectangle 204"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">
                  <v:path arrowok="t"/>
                </v:rect>
                <v:rect id="Rectangle 207"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33" behindDoc="1" locked="0" layoutInCell="1" allowOverlap="1" wp14:anchorId="651102ED" wp14:editId="78F8FCFD">
                <wp:simplePos x="0" y="0"/>
                <wp:positionH relativeFrom="page">
                  <wp:posOffset>5041900</wp:posOffset>
                </wp:positionH>
                <wp:positionV relativeFrom="paragraph">
                  <wp:posOffset>37465</wp:posOffset>
                </wp:positionV>
                <wp:extent cx="109220" cy="105410"/>
                <wp:effectExtent l="0" t="0" r="5080" b="8890"/>
                <wp:wrapNone/>
                <wp:docPr id="267" name="Group 267"/>
                <wp:cNvGraphicFramePr/>
                <a:graphic xmlns:a="http://schemas.openxmlformats.org/drawingml/2006/main">
                  <a:graphicData uri="http://schemas.microsoft.com/office/word/2010/wordprocessingGroup">
                    <wpg:wgp>
                      <wpg:cNvGrpSpPr/>
                      <wpg:grpSpPr bwMode="auto">
                        <a:xfrm>
                          <a:off x="0" y="0"/>
                          <a:ext cx="109220" cy="105410"/>
                          <a:chOff x="5" y="0"/>
                          <a:chExt cx="166" cy="160"/>
                        </a:xfrm>
                      </wpg:grpSpPr>
                      <wps:wsp>
                        <wps:cNvPr id="199" name="Rectangle 199"/>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Rectangle 20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Rectangle 201"/>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29CD9DD">
              <v:group id="Group 267" style="position:absolute;margin-left:397pt;margin-top:2.95pt;width:8.6pt;height:8.3pt;z-index:-251658139;mso-position-horizontal-relative:page" coordsize="166,160" coordorigin="5" o:spid="_x0000_s1026" w14:anchorId="5B5EE3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">
                <v:rect id="Rectangle 199"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">
                  <v:path arrowok="t"/>
                </v:rect>
                <v:rect id="Rectangle 200"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">
                  <v:path arrowok="t"/>
                </v:rect>
                <v:rect id="Rectangle 201"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334" behindDoc="1" locked="0" layoutInCell="1" allowOverlap="1" wp14:anchorId="58AA324F" wp14:editId="77867382">
                <wp:simplePos x="0" y="0"/>
                <wp:positionH relativeFrom="page">
                  <wp:posOffset>4388485</wp:posOffset>
                </wp:positionH>
                <wp:positionV relativeFrom="paragraph">
                  <wp:posOffset>37465</wp:posOffset>
                </wp:positionV>
                <wp:extent cx="106680" cy="105410"/>
                <wp:effectExtent l="0" t="0" r="7620" b="8890"/>
                <wp:wrapNone/>
                <wp:docPr id="263" name="Group 263"/>
                <wp:cNvGraphicFramePr/>
                <a:graphic xmlns:a="http://schemas.openxmlformats.org/drawingml/2006/main">
                  <a:graphicData uri="http://schemas.microsoft.com/office/word/2010/wordprocessingGroup">
                    <wpg:wgp>
                      <wpg:cNvGrpSpPr/>
                      <wpg:grpSpPr bwMode="auto">
                        <a:xfrm>
                          <a:off x="0" y="0"/>
                          <a:ext cx="106680" cy="105410"/>
                          <a:chOff x="5" y="0"/>
                          <a:chExt cx="162" cy="160"/>
                        </a:xfrm>
                      </wpg:grpSpPr>
                      <wps:wsp>
                        <wps:cNvPr id="195" name="Rectangle 195"/>
                        <wps:cNvSpPr>
                          <a:spLocks/>
                        </wps:cNvSpPr>
                        <wps:spPr bwMode="auto">
                          <a:xfrm>
                            <a:off x="7"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Rectangle 196"/>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Rectangle 197"/>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4362A2E">
              <v:group id="Group 263" style="position:absolute;margin-left:345.55pt;margin-top:2.95pt;width:8.4pt;height:8.3pt;z-index:-251658138;mso-position-horizontal-relative:page" coordsize="162,160" coordorigin="5" o:spid="_x0000_s1026" w14:anchorId="427FE7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">
                <v:rect id="Rectangle 195" style="position:absolute;left:7;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">
                  <v:path arrowok="t"/>
                </v:rect>
                <v:rect id="Rectangle 196"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">
                  <v:path arrowok="t"/>
                </v:rect>
                <v:rect id="Rectangle 197"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">
                  <v:path arrowok="t"/>
                </v:rect>
                <w10:wrap anchorx="page"/>
              </v:group>
            </w:pict>
          </mc:Fallback>
        </mc:AlternateContent>
      </w:r>
      <w:r w:rsidRPr="00D541E8">
        <w:rPr>
          <w:noProof/>
        </w:rPr>
        <mc:AlternateContent>
          <mc:Choice Requires="wpg">
            <w:drawing>
              <wp:anchor distT="0" distB="0" distL="114300" distR="114300" simplePos="0" relativeHeight="251658335" behindDoc="1" locked="0" layoutInCell="1" allowOverlap="1" wp14:anchorId="1458F657" wp14:editId="24D9FFD6">
                <wp:simplePos x="0" y="0"/>
                <wp:positionH relativeFrom="page">
                  <wp:posOffset>5842000</wp:posOffset>
                </wp:positionH>
                <wp:positionV relativeFrom="paragraph">
                  <wp:posOffset>37465</wp:posOffset>
                </wp:positionV>
                <wp:extent cx="109220" cy="105410"/>
                <wp:effectExtent l="0" t="0" r="5080" b="8890"/>
                <wp:wrapNone/>
                <wp:docPr id="259" name="Group 259"/>
                <wp:cNvGraphicFramePr/>
                <a:graphic xmlns:a="http://schemas.openxmlformats.org/drawingml/2006/main">
                  <a:graphicData uri="http://schemas.microsoft.com/office/word/2010/wordprocessingGroup">
                    <wpg:wgp>
                      <wpg:cNvGrpSpPr/>
                      <wpg:grpSpPr bwMode="auto">
                        <a:xfrm>
                          <a:off x="0" y="0"/>
                          <a:ext cx="109220" cy="105410"/>
                          <a:chOff x="5" y="0"/>
                          <a:chExt cx="166" cy="160"/>
                        </a:xfrm>
                      </wpg:grpSpPr>
                      <wps:wsp>
                        <wps:cNvPr id="703" name="Rectangle 703"/>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Rectangle 192"/>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Rectangle 193"/>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FAFED72">
              <v:group id="Group 259" style="position:absolute;margin-left:460pt;margin-top:2.95pt;width:8.6pt;height:8.3pt;z-index:-251658137;mso-position-horizontal-relative:page" coordsize="166,160" coordorigin="5" o:spid="_x0000_s1026" w14:anchorId="5A8F4B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">
                <v:rect id="Rectangle 703"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">
                  <v:path arrowok="t"/>
                </v:rect>
                <v:rect id="Rectangle 192"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">
                  <v:path arrowok="t"/>
                </v:rect>
                <v:rect id="Rectangle 193"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">
                  <v:path arrowok="t"/>
                </v:rect>
                <w10:wrap anchorx="page"/>
              </v:group>
            </w:pict>
          </mc:Fallback>
        </mc:AlternateContent>
      </w:r>
      <w:r w:rsidRPr="00D541E8">
        <w:t>None</w:t>
      </w:r>
      <w:r w:rsidRPr="00D541E8">
        <w:tab/>
        <w:t>1</w:t>
      </w:r>
      <w:r w:rsidRPr="00D541E8">
        <w:tab/>
        <w:t>2 or 3</w:t>
      </w:r>
      <w:r w:rsidRPr="00D541E8">
        <w:tab/>
        <w:t>4 or more</w:t>
      </w:r>
    </w:p>
    <w:p w14:paraId="451AC1F3" w14:textId="77777777" w:rsidR="00C120CD" w:rsidRPr="00D541E8" w:rsidRDefault="00C120CD" w:rsidP="002C71AA">
      <w:pPr>
        <w:shd w:val="clear" w:color="auto" w:fill="FFFFFF" w:themeFill="background1"/>
      </w:pPr>
    </w:p>
    <w:p w14:paraId="2E8F567A" w14:textId="5EF96265" w:rsidR="00C120CD" w:rsidRPr="00D541E8" w:rsidRDefault="00C120CD" w:rsidP="002C71AA">
      <w:pPr>
        <w:shd w:val="clear" w:color="auto" w:fill="FFFFFF" w:themeFill="background1"/>
      </w:pPr>
      <w:r w:rsidRPr="00D541E8">
        <w:rPr>
          <w:noProof/>
        </w:rPr>
        <mc:AlternateContent>
          <mc:Choice Requires="wps">
            <w:drawing>
              <wp:anchor distT="0" distB="0" distL="0" distR="0" simplePos="0" relativeHeight="251658383" behindDoc="1" locked="0" layoutInCell="1" allowOverlap="1" wp14:anchorId="33EF21D3" wp14:editId="7B5DF7D3">
                <wp:simplePos x="0" y="0"/>
                <wp:positionH relativeFrom="page">
                  <wp:posOffset>694690</wp:posOffset>
                </wp:positionH>
                <wp:positionV relativeFrom="paragraph">
                  <wp:posOffset>381635</wp:posOffset>
                </wp:positionV>
                <wp:extent cx="6400800" cy="1270"/>
                <wp:effectExtent l="0" t="0" r="0" b="0"/>
                <wp:wrapTopAndBottom/>
                <wp:docPr id="258" name="Freeform: Shape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1F888B5">
              <v:shape id="Freeform: Shape 258" style="position:absolute;margin-left:54.7pt;margin-top:30.05pt;width:7in;height:.1pt;z-index:-25165808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" w14:anchorId="204ABBE1">
                <v:path arrowok="t" o:connecttype="custom" o:connectlocs="0,0;6400800,0" o:connectangles="0,0"/>
                <w10:wrap type="topAndBottom" anchorx="page"/>
              </v:shape>
            </w:pict>
          </mc:Fallback>
        </mc:AlternateContent>
      </w:r>
      <w:r w:rsidRPr="00D541E8">
        <w:rPr>
          <w:noProof/>
        </w:rPr>
        <mc:AlternateContent>
          <mc:Choice Requires="wpg">
            <w:drawing>
              <wp:anchor distT="0" distB="0" distL="114300" distR="114300" simplePos="0" relativeHeight="251658336" behindDoc="1" locked="0" layoutInCell="1" allowOverlap="1" wp14:anchorId="77F17AA9" wp14:editId="2EA6D8C8">
                <wp:simplePos x="0" y="0"/>
                <wp:positionH relativeFrom="page">
                  <wp:posOffset>3649980</wp:posOffset>
                </wp:positionH>
                <wp:positionV relativeFrom="paragraph">
                  <wp:posOffset>153670</wp:posOffset>
                </wp:positionV>
                <wp:extent cx="107315" cy="105410"/>
                <wp:effectExtent l="0" t="0" r="6985" b="8890"/>
                <wp:wrapNone/>
                <wp:docPr id="254" name="Group 254"/>
                <wp:cNvGraphicFramePr/>
                <a:graphic xmlns:a="http://schemas.openxmlformats.org/drawingml/2006/main">
                  <a:graphicData uri="http://schemas.microsoft.com/office/word/2010/wordprocessingGroup">
                    <wpg:wgp>
                      <wpg:cNvGrpSpPr/>
                      <wpg:grpSpPr bwMode="auto">
                        <a:xfrm>
                          <a:off x="0" y="0"/>
                          <a:ext cx="107315" cy="105410"/>
                          <a:chOff x="5" y="0"/>
                          <a:chExt cx="163" cy="160"/>
                        </a:xfrm>
                      </wpg:grpSpPr>
                      <wps:wsp>
                        <wps:cNvPr id="700" name="Rectangle 700"/>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 name="Rectangle 70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2" name="Rectangle 702"/>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7728C0B">
              <v:group id="Group 254" style="position:absolute;margin-left:287.4pt;margin-top:12.1pt;width:8.45pt;height:8.3pt;z-index:-251658136;mso-position-horizontal-relative:page" coordsize="163,160" coordorigin="5" o:spid="_x0000_s1026" w14:anchorId="2DE68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">
                <v:rect id="Rectangle 700"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">
                  <v:path arrowok="t"/>
                </v:rect>
                <v:rect id="Rectangle 701"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">
                  <v:path arrowok="t"/>
                </v:rect>
                <v:rect id="Rectangle 702"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37" behindDoc="1" locked="0" layoutInCell="1" allowOverlap="1" wp14:anchorId="05FB8B87" wp14:editId="53E3E573">
                <wp:simplePos x="0" y="0"/>
                <wp:positionH relativeFrom="page">
                  <wp:posOffset>5504815</wp:posOffset>
                </wp:positionH>
                <wp:positionV relativeFrom="paragraph">
                  <wp:posOffset>153670</wp:posOffset>
                </wp:positionV>
                <wp:extent cx="109220" cy="105410"/>
                <wp:effectExtent l="0" t="0" r="5080" b="8890"/>
                <wp:wrapNone/>
                <wp:docPr id="250" name="Group 250"/>
                <wp:cNvGraphicFramePr/>
                <a:graphic xmlns:a="http://schemas.openxmlformats.org/drawingml/2006/main">
                  <a:graphicData uri="http://schemas.microsoft.com/office/word/2010/wordprocessingGroup">
                    <wpg:wgp>
                      <wpg:cNvGrpSpPr/>
                      <wpg:grpSpPr bwMode="auto">
                        <a:xfrm>
                          <a:off x="0" y="0"/>
                          <a:ext cx="109220" cy="105410"/>
                          <a:chOff x="5" y="0"/>
                          <a:chExt cx="166" cy="160"/>
                        </a:xfrm>
                      </wpg:grpSpPr>
                      <wps:wsp>
                        <wps:cNvPr id="697" name="Rectangle 697"/>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 name="Rectangle 698"/>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 name="Rectangle 699"/>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A992446">
              <v:group id="Group 250" style="position:absolute;margin-left:433.45pt;margin-top:12.1pt;width:8.6pt;height:8.3pt;z-index:-251658135;mso-position-horizontal-relative:page" coordsize="166,160" coordorigin="5" o:spid="_x0000_s1026" w14:anchorId="649FF4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">
                <v:rect id="Rectangle 697"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">
                  <v:path arrowok="t"/>
                </v:rect>
                <v:rect id="Rectangle 698"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">
                  <v:path arrowok="t"/>
                </v:rect>
                <v:rect id="Rectangle 699"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38" behindDoc="1" locked="0" layoutInCell="1" allowOverlap="1" wp14:anchorId="1E245D56" wp14:editId="77F93D9A">
                <wp:simplePos x="0" y="0"/>
                <wp:positionH relativeFrom="page">
                  <wp:posOffset>4715510</wp:posOffset>
                </wp:positionH>
                <wp:positionV relativeFrom="paragraph">
                  <wp:posOffset>151765</wp:posOffset>
                </wp:positionV>
                <wp:extent cx="106680" cy="105410"/>
                <wp:effectExtent l="0" t="0" r="7620" b="8890"/>
                <wp:wrapNone/>
                <wp:docPr id="246" name="Group 246"/>
                <wp:cNvGraphicFramePr/>
                <a:graphic xmlns:a="http://schemas.openxmlformats.org/drawingml/2006/main">
                  <a:graphicData uri="http://schemas.microsoft.com/office/word/2010/wordprocessingGroup">
                    <wpg:wgp>
                      <wpg:cNvGrpSpPr/>
                      <wpg:grpSpPr bwMode="auto">
                        <a:xfrm>
                          <a:off x="0" y="0"/>
                          <a:ext cx="106680" cy="105410"/>
                          <a:chOff x="5" y="0"/>
                          <a:chExt cx="162" cy="160"/>
                        </a:xfrm>
                      </wpg:grpSpPr>
                      <wps:wsp>
                        <wps:cNvPr id="693" name="Rectangle 693"/>
                        <wps:cNvSpPr>
                          <a:spLocks/>
                        </wps:cNvSpPr>
                        <wps:spPr bwMode="auto">
                          <a:xfrm>
                            <a:off x="7"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 name="Rectangle 69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 name="Rectangle 696"/>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2163C82">
              <v:group id="Group 246" style="position:absolute;margin-left:371.3pt;margin-top:11.95pt;width:8.4pt;height:8.3pt;z-index:-251658134;mso-position-horizontal-relative:page" coordsize="162,160" coordorigin="5" o:spid="_x0000_s1026" w14:anchorId="5C7BE3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">
                <v:rect id="Rectangle 693" style="position:absolute;left:7;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">
                  <v:path arrowok="t"/>
                </v:rect>
                <v:rect id="Rectangle 694"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">
                  <v:path arrowok="t"/>
                </v:rect>
                <v:rect id="Rectangle 696"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">
                  <v:path arrowok="t"/>
                </v:rect>
                <w10:wrap anchorx="page"/>
              </v:group>
            </w:pict>
          </mc:Fallback>
        </mc:AlternateContent>
      </w:r>
      <w:r w:rsidRPr="00D541E8">
        <w:t>2. About how many times a week does your child do things with any friends outside of regular school hours? (Do not include brothers &amp; sisters)</w:t>
      </w:r>
      <w:r w:rsidRPr="00D541E8">
        <w:tab/>
        <w:t>Less than 1</w:t>
      </w:r>
      <w:r w:rsidRPr="00D541E8">
        <w:tab/>
        <w:t>1 or 2</w:t>
      </w:r>
      <w:r w:rsidRPr="00D541E8">
        <w:tab/>
        <w:t>3 or more</w:t>
      </w:r>
    </w:p>
    <w:p w14:paraId="4BF55FEF" w14:textId="77777777" w:rsidR="00C120CD" w:rsidRPr="00D541E8" w:rsidRDefault="00C120CD" w:rsidP="002C71AA">
      <w:pPr>
        <w:shd w:val="clear" w:color="auto" w:fill="FFFFFF" w:themeFill="background1"/>
      </w:pPr>
      <w:r w:rsidRPr="00D541E8">
        <w:t>Compared to others of his/her age, how well does your child:</w:t>
      </w:r>
    </w:p>
    <w:p w14:paraId="1F6E36F5" w14:textId="77777777" w:rsidR="00C120CD" w:rsidRPr="00D541E8" w:rsidRDefault="00C120CD" w:rsidP="002C71AA">
      <w:pPr>
        <w:shd w:val="clear" w:color="auto" w:fill="FFFFFF" w:themeFill="background1"/>
      </w:pPr>
      <w:r w:rsidRPr="00D541E8">
        <w:t>Worse</w:t>
      </w:r>
      <w:r w:rsidRPr="00D541E8">
        <w:tab/>
        <w:t>Average</w:t>
      </w:r>
      <w:r w:rsidRPr="00D541E8">
        <w:tab/>
        <w:t>Better</w:t>
      </w:r>
    </w:p>
    <w:p w14:paraId="623F1464" w14:textId="14110D40"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339" behindDoc="1" locked="0" layoutInCell="1" allowOverlap="1" wp14:anchorId="741D74EB" wp14:editId="77E4800B">
                <wp:simplePos x="0" y="0"/>
                <wp:positionH relativeFrom="page">
                  <wp:posOffset>3556000</wp:posOffset>
                </wp:positionH>
                <wp:positionV relativeFrom="paragraph">
                  <wp:posOffset>53975</wp:posOffset>
                </wp:positionV>
                <wp:extent cx="107315" cy="106045"/>
                <wp:effectExtent l="0" t="0" r="6985" b="8255"/>
                <wp:wrapNone/>
                <wp:docPr id="242" name="Group 242"/>
                <wp:cNvGraphicFramePr/>
                <a:graphic xmlns:a="http://schemas.openxmlformats.org/drawingml/2006/main">
                  <a:graphicData uri="http://schemas.microsoft.com/office/word/2010/wordprocessingGroup">
                    <wpg:wgp>
                      <wpg:cNvGrpSpPr/>
                      <wpg:grpSpPr bwMode="auto">
                        <a:xfrm>
                          <a:off x="0" y="0"/>
                          <a:ext cx="107315" cy="106045"/>
                          <a:chOff x="5" y="-1"/>
                          <a:chExt cx="163" cy="161"/>
                        </a:xfrm>
                      </wpg:grpSpPr>
                      <wps:wsp>
                        <wps:cNvPr id="689" name="Rectangle 689"/>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0" name="Rectangle 69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 name="Rectangle 692"/>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85036CF">
              <v:group id="Group 242" style="position:absolute;margin-left:280pt;margin-top:4.25pt;width:8.45pt;height:8.35pt;z-index:-251658133;mso-position-horizontal-relative:page" coordsize="163,161" coordorigin="5,-1" o:spid="_x0000_s1026" w14:anchorId="4B6849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">
                <v:rect id="Rectangle 689"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">
                  <v:path arrowok="t"/>
                </v:rect>
                <v:rect id="Rectangle 690"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">
                  <v:path arrowok="t"/>
                </v:rect>
                <v:rect id="Rectangle 692"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340" behindDoc="1" locked="0" layoutInCell="1" allowOverlap="1" wp14:anchorId="291B62EB" wp14:editId="62F1EBD0">
                <wp:simplePos x="0" y="0"/>
                <wp:positionH relativeFrom="page">
                  <wp:posOffset>5054600</wp:posOffset>
                </wp:positionH>
                <wp:positionV relativeFrom="paragraph">
                  <wp:posOffset>57785</wp:posOffset>
                </wp:positionV>
                <wp:extent cx="109220" cy="105410"/>
                <wp:effectExtent l="0" t="0" r="5080" b="8890"/>
                <wp:wrapNone/>
                <wp:docPr id="238" name="Group 238"/>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85" name="Rectangle 685"/>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6" name="Rectangle 68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 name="Rectangle 68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E04531F">
              <v:group id="Group 238" style="position:absolute;margin-left:398pt;margin-top:4.55pt;width:8.6pt;height:8.3pt;z-index:-251658132;mso-position-horizontal-relative:page" coordsize="166,160" coordorigin="5,-1" o:spid="_x0000_s1026" w14:anchorId="725C3F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">
                <v:rect id="Rectangle 685"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">
                  <v:path arrowok="t"/>
                </v:rect>
                <v:rect id="Rectangle 68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">
                  <v:path arrowok="t"/>
                </v:rect>
                <v:rect id="Rectangle 68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">
                  <v:path arrowok="t"/>
                </v:rect>
                <w10:wrap anchorx="page"/>
              </v:group>
            </w:pict>
          </mc:Fallback>
        </mc:AlternateContent>
      </w:r>
      <w:r w:rsidRPr="00D541E8">
        <w:rPr>
          <w:noProof/>
        </w:rPr>
        <mc:AlternateContent>
          <mc:Choice Requires="wpg">
            <w:drawing>
              <wp:anchor distT="0" distB="0" distL="114300" distR="114300" simplePos="0" relativeHeight="251658341" behindDoc="1" locked="0" layoutInCell="1" allowOverlap="1" wp14:anchorId="1AAE9B7A" wp14:editId="2ECEB52F">
                <wp:simplePos x="0" y="0"/>
                <wp:positionH relativeFrom="page">
                  <wp:posOffset>4074160</wp:posOffset>
                </wp:positionH>
                <wp:positionV relativeFrom="paragraph">
                  <wp:posOffset>57785</wp:posOffset>
                </wp:positionV>
                <wp:extent cx="106680" cy="105410"/>
                <wp:effectExtent l="0" t="0" r="7620" b="8890"/>
                <wp:wrapNone/>
                <wp:docPr id="234" name="Group 234"/>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681" name="Rectangle 681"/>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2" name="Rectangle 68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4" name="Rectangle 68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98D12C1">
              <v:group id="Group 234" style="position:absolute;margin-left:320.8pt;margin-top:4.55pt;width:8.4pt;height:8.3pt;z-index:-251658131;mso-position-horizontal-relative:page" coordsize="162,160" coordorigin="5,-1" o:spid="_x0000_s1026" w14:anchorId="2876C8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">
                <v:rect id="Rectangle 681"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">
                  <v:path arrowok="t"/>
                </v:rect>
                <v:rect id="Rectangle 68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">
                  <v:path arrowok="t"/>
                </v:rect>
                <v:rect id="Rectangle 68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42" behindDoc="1" locked="0" layoutInCell="1" allowOverlap="1" wp14:anchorId="378F6373" wp14:editId="15263517">
                <wp:simplePos x="0" y="0"/>
                <wp:positionH relativeFrom="page">
                  <wp:posOffset>4579620</wp:posOffset>
                </wp:positionH>
                <wp:positionV relativeFrom="paragraph">
                  <wp:posOffset>57785</wp:posOffset>
                </wp:positionV>
                <wp:extent cx="109220" cy="105410"/>
                <wp:effectExtent l="0" t="0" r="5080" b="8890"/>
                <wp:wrapNone/>
                <wp:docPr id="230" name="Group 230"/>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78" name="Rectangle 678"/>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9" name="Rectangle 679"/>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 name="Rectangle 68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33EE5E2">
              <v:group id="Group 230" style="position:absolute;margin-left:360.6pt;margin-top:4.55pt;width:8.6pt;height:8.3pt;z-index:-251658130;mso-position-horizontal-relative:page" coordsize="166,160" coordorigin="5,-1" o:spid="_x0000_s1026" w14:anchorId="5E3EB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">
                <v:rect id="Rectangle 678"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">
                  <v:path arrowok="t"/>
                </v:rect>
                <v:rect id="Rectangle 679"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">
                  <v:path arrowok="t"/>
                </v:rect>
                <v:rect id="Rectangle 68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">
                  <v:path arrowok="t"/>
                </v:rect>
                <w10:wrap anchorx="page"/>
              </v:group>
            </w:pict>
          </mc:Fallback>
        </mc:AlternateContent>
      </w:r>
      <w:r w:rsidRPr="00D541E8">
        <w:t>Get along with his/her brothers &amp; sisters?</w:t>
      </w:r>
      <w:r w:rsidRPr="00D541E8">
        <w:tab/>
        <w:t>Has no brothers or sisters</w:t>
      </w:r>
    </w:p>
    <w:p w14:paraId="28FE33CB" w14:textId="4B61359E"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430" behindDoc="0" locked="0" layoutInCell="1" allowOverlap="1" wp14:anchorId="12E6FB3C" wp14:editId="6E298F09">
                <wp:simplePos x="0" y="0"/>
                <wp:positionH relativeFrom="page">
                  <wp:posOffset>3556000</wp:posOffset>
                </wp:positionH>
                <wp:positionV relativeFrom="paragraph">
                  <wp:posOffset>71755</wp:posOffset>
                </wp:positionV>
                <wp:extent cx="109220" cy="105410"/>
                <wp:effectExtent l="0" t="0" r="5080" b="8890"/>
                <wp:wrapNone/>
                <wp:docPr id="226" name="Group 226"/>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75" name="Rectangle 675"/>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6" name="Rectangle 67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 name="Rectangle 677"/>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58308A0">
              <v:group id="Group 226" style="position:absolute;margin-left:280pt;margin-top:5.65pt;width:8.6pt;height:8.3pt;z-index:251658438;mso-position-horizontal-relative:page" coordsize="166,160" coordorigin="5,-1" o:spid="_x0000_s1026" w14:anchorId="6D3AD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">
                <v:rect id="Rectangle 675"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">
                  <v:path arrowok="t"/>
                </v:rect>
                <v:rect id="Rectangle 67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">
                  <v:path arrowok="t"/>
                </v:rect>
                <v:rect id="Rectangle 677"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431" behindDoc="0" locked="0" layoutInCell="1" allowOverlap="1" wp14:anchorId="4240F913" wp14:editId="092BFE65">
                <wp:simplePos x="0" y="0"/>
                <wp:positionH relativeFrom="page">
                  <wp:posOffset>4076065</wp:posOffset>
                </wp:positionH>
                <wp:positionV relativeFrom="paragraph">
                  <wp:posOffset>73660</wp:posOffset>
                </wp:positionV>
                <wp:extent cx="107315" cy="103505"/>
                <wp:effectExtent l="0" t="0" r="6985" b="10795"/>
                <wp:wrapNone/>
                <wp:docPr id="222" name="Group 222"/>
                <wp:cNvGraphicFramePr/>
                <a:graphic xmlns:a="http://schemas.openxmlformats.org/drawingml/2006/main">
                  <a:graphicData uri="http://schemas.microsoft.com/office/word/2010/wordprocessingGroup">
                    <wpg:wgp>
                      <wpg:cNvGrpSpPr/>
                      <wpg:grpSpPr bwMode="auto">
                        <a:xfrm>
                          <a:off x="0" y="0"/>
                          <a:ext cx="107315" cy="103505"/>
                          <a:chOff x="5" y="-1"/>
                          <a:chExt cx="163" cy="160"/>
                        </a:xfrm>
                      </wpg:grpSpPr>
                      <wps:wsp>
                        <wps:cNvPr id="672" name="Rectangle 672"/>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 name="Rectangle 673"/>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4" name="Rectangle 674"/>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DF4B3AA">
              <v:group id="Group 222" style="position:absolute;margin-left:320.95pt;margin-top:5.8pt;width:8.45pt;height:8.15pt;z-index:251658439;mso-position-horizontal-relative:page" coordsize="163,160" coordorigin="5,-1" o:spid="_x0000_s1026" w14:anchorId="2B6A0C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">
                <v:rect id="Rectangle 672"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">
                  <v:path arrowok="t"/>
                </v:rect>
                <v:rect id="Rectangle 673"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">
                  <v:path arrowok="t"/>
                </v:rect>
                <v:rect id="Rectangle 674"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432" behindDoc="0" locked="0" layoutInCell="1" allowOverlap="1" wp14:anchorId="51A0244B" wp14:editId="309894A9">
                <wp:simplePos x="0" y="0"/>
                <wp:positionH relativeFrom="page">
                  <wp:posOffset>4577715</wp:posOffset>
                </wp:positionH>
                <wp:positionV relativeFrom="paragraph">
                  <wp:posOffset>71755</wp:posOffset>
                </wp:positionV>
                <wp:extent cx="109220" cy="105410"/>
                <wp:effectExtent l="0" t="0" r="5080" b="8890"/>
                <wp:wrapNone/>
                <wp:docPr id="218" name="Group 218"/>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69" name="Rectangle 669"/>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0" name="Rectangle 67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 name="Rectangle 671"/>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EAB560B">
              <v:group id="Group 218" style="position:absolute;margin-left:360.45pt;margin-top:5.65pt;width:8.6pt;height:8.3pt;z-index:251658440;mso-position-horizontal-relative:page" coordsize="166,160" coordorigin="5,-1" o:spid="_x0000_s1026" w14:anchorId="009D1C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">
                <v:rect id="Rectangle 669"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">
                  <v:path arrowok="t"/>
                </v:rect>
                <v:rect id="Rectangle 67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">
                  <v:path arrowok="t"/>
                </v:rect>
                <v:rect id="Rectangle 671"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">
                  <v:path arrowok="t"/>
                </v:rect>
                <w10:wrap anchorx="page"/>
              </v:group>
            </w:pict>
          </mc:Fallback>
        </mc:AlternateContent>
      </w:r>
      <w:r w:rsidRPr="00D541E8">
        <w:t>Get along with other kids?</w:t>
      </w:r>
    </w:p>
    <w:p w14:paraId="3B15C910" w14:textId="1816E0D0"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433" behindDoc="0" locked="0" layoutInCell="1" allowOverlap="1" wp14:anchorId="079D3BA6" wp14:editId="2A945894">
                <wp:simplePos x="0" y="0"/>
                <wp:positionH relativeFrom="page">
                  <wp:posOffset>3556000</wp:posOffset>
                </wp:positionH>
                <wp:positionV relativeFrom="paragraph">
                  <wp:posOffset>73660</wp:posOffset>
                </wp:positionV>
                <wp:extent cx="107315" cy="105410"/>
                <wp:effectExtent l="0" t="0" r="6985" b="8890"/>
                <wp:wrapNone/>
                <wp:docPr id="214" name="Group 214"/>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666" name="Rectangle 666"/>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 name="Rectangle 66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 name="Rectangle 66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8BD0869">
              <v:group id="Group 214" style="position:absolute;margin-left:280pt;margin-top:5.8pt;width:8.45pt;height:8.3pt;z-index:251658441;mso-position-horizontal-relative:page" coordsize="163,160" coordorigin="5,-1" o:spid="_x0000_s1026" w14:anchorId="7C4E5E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">
                <v:rect id="Rectangle 666"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">
                  <v:path arrowok="t"/>
                </v:rect>
                <v:rect id="Rectangle 66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">
                  <v:path arrowok="t"/>
                </v:rect>
                <v:rect id="Rectangle 66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">
                  <v:path arrowok="t"/>
                </v:rect>
                <w10:wrap anchorx="page"/>
              </v:group>
            </w:pict>
          </mc:Fallback>
        </mc:AlternateContent>
      </w:r>
      <w:r w:rsidRPr="00D541E8">
        <w:rPr>
          <w:noProof/>
        </w:rPr>
        <mc:AlternateContent>
          <mc:Choice Requires="wpg">
            <w:drawing>
              <wp:anchor distT="0" distB="0" distL="114300" distR="114300" simplePos="0" relativeHeight="251658434" behindDoc="0" locked="0" layoutInCell="1" allowOverlap="1" wp14:anchorId="36060015" wp14:editId="36B23B1D">
                <wp:simplePos x="0" y="0"/>
                <wp:positionH relativeFrom="page">
                  <wp:posOffset>4076065</wp:posOffset>
                </wp:positionH>
                <wp:positionV relativeFrom="paragraph">
                  <wp:posOffset>73660</wp:posOffset>
                </wp:positionV>
                <wp:extent cx="107315" cy="105410"/>
                <wp:effectExtent l="0" t="0" r="6985" b="8890"/>
                <wp:wrapNone/>
                <wp:docPr id="210" name="Group 210"/>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662" name="Rectangle 662"/>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 name="Rectangle 663"/>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 name="Rectangle 66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D1C13C6">
              <v:group id="Group 210" style="position:absolute;margin-left:320.95pt;margin-top:5.8pt;width:8.45pt;height:8.3pt;z-index:251658442;mso-position-horizontal-relative:page" coordsize="163,160" coordorigin="5,-1" o:spid="_x0000_s1026" w14:anchorId="07B509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">
                <v:rect id="Rectangle 662"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">
                  <v:path arrowok="t"/>
                </v:rect>
                <v:rect id="Rectangle 663"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">
                  <v:path arrowok="t"/>
                </v:rect>
                <v:rect id="Rectangle 66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435" behindDoc="0" locked="0" layoutInCell="1" allowOverlap="1" wp14:anchorId="1F3E08FC" wp14:editId="581222CF">
                <wp:simplePos x="0" y="0"/>
                <wp:positionH relativeFrom="page">
                  <wp:posOffset>4577715</wp:posOffset>
                </wp:positionH>
                <wp:positionV relativeFrom="paragraph">
                  <wp:posOffset>73660</wp:posOffset>
                </wp:positionV>
                <wp:extent cx="109220" cy="105410"/>
                <wp:effectExtent l="0" t="0" r="5080" b="8890"/>
                <wp:wrapNone/>
                <wp:docPr id="206" name="Group 206"/>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59" name="Rectangle 659"/>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0" name="Rectangle 66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 name="Rectangle 661"/>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E86B342">
              <v:group id="Group 206" style="position:absolute;margin-left:360.45pt;margin-top:5.8pt;width:8.6pt;height:8.3pt;z-index:251658443;mso-position-horizontal-relative:page" coordsize="166,160" coordorigin="5,-1" o:spid="_x0000_s1026" w14:anchorId="2739F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">
                <v:rect id="Rectangle 659"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">
                  <v:path arrowok="t"/>
                </v:rect>
                <v:rect id="Rectangle 66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">
                  <v:path arrowok="t"/>
                </v:rect>
                <v:rect id="Rectangle 661"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">
                  <v:path arrowok="t"/>
                </v:rect>
                <w10:wrap anchorx="page"/>
              </v:group>
            </w:pict>
          </mc:Fallback>
        </mc:AlternateContent>
      </w:r>
      <w:r w:rsidRPr="00D541E8">
        <w:t>Behave with his/her parents?</w:t>
      </w:r>
    </w:p>
    <w:p w14:paraId="4DCF4E3E" w14:textId="5619855D" w:rsidR="00C120CD" w:rsidRPr="00D541E8" w:rsidRDefault="00C120CD" w:rsidP="002C71AA">
      <w:pPr>
        <w:shd w:val="clear" w:color="auto" w:fill="FFFFFF" w:themeFill="background1"/>
      </w:pPr>
      <w:r w:rsidRPr="00D541E8">
        <w:rPr>
          <w:noProof/>
        </w:rPr>
        <mc:AlternateContent>
          <mc:Choice Requires="wps">
            <w:drawing>
              <wp:anchor distT="0" distB="0" distL="0" distR="0" simplePos="0" relativeHeight="251658384" behindDoc="1" locked="0" layoutInCell="1" allowOverlap="1" wp14:anchorId="29EB7FD8" wp14:editId="0C4BE193">
                <wp:simplePos x="0" y="0"/>
                <wp:positionH relativeFrom="page">
                  <wp:posOffset>694690</wp:posOffset>
                </wp:positionH>
                <wp:positionV relativeFrom="paragraph">
                  <wp:posOffset>260985</wp:posOffset>
                </wp:positionV>
                <wp:extent cx="6400800" cy="1270"/>
                <wp:effectExtent l="0" t="0" r="0" b="0"/>
                <wp:wrapTopAndBottom/>
                <wp:docPr id="205" name="Freeform: 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842FE75">
              <v:shape id="Freeform: Shape 205" style="position:absolute;margin-left:54.7pt;margin-top:20.55pt;width:7in;height:.1pt;z-index:-251658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" w14:anchorId="0FCFF261">
                <v:path arrowok="t" o:connecttype="custom" o:connectlocs="0,0;6400800,0" o:connectangles="0,0"/>
                <w10:wrap type="topAndBottom" anchorx="page"/>
              </v:shape>
            </w:pict>
          </mc:Fallback>
        </mc:AlternateContent>
      </w:r>
      <w:r w:rsidRPr="00D541E8">
        <w:rPr>
          <w:noProof/>
        </w:rPr>
        <mc:AlternateContent>
          <mc:Choice Requires="wpg">
            <w:drawing>
              <wp:anchor distT="0" distB="0" distL="114300" distR="114300" simplePos="0" relativeHeight="251658429" behindDoc="0" locked="0" layoutInCell="1" allowOverlap="1" wp14:anchorId="4A944235" wp14:editId="1B2DE4DC">
                <wp:simplePos x="0" y="0"/>
                <wp:positionH relativeFrom="page">
                  <wp:posOffset>5156835</wp:posOffset>
                </wp:positionH>
                <wp:positionV relativeFrom="paragraph">
                  <wp:posOffset>443865</wp:posOffset>
                </wp:positionV>
                <wp:extent cx="1568450" cy="13335"/>
                <wp:effectExtent l="0" t="0" r="0" b="0"/>
                <wp:wrapNone/>
                <wp:docPr id="202" name="Group 202"/>
                <wp:cNvGraphicFramePr/>
                <a:graphic xmlns:a="http://schemas.openxmlformats.org/drawingml/2006/main">
                  <a:graphicData uri="http://schemas.microsoft.com/office/word/2010/wordprocessingGroup">
                    <wpg:wgp>
                      <wpg:cNvGrpSpPr/>
                      <wpg:grpSpPr bwMode="auto">
                        <a:xfrm>
                          <a:off x="0" y="0"/>
                          <a:ext cx="1568450" cy="13335"/>
                          <a:chOff x="0" y="4"/>
                          <a:chExt cx="2470" cy="11"/>
                        </a:xfrm>
                      </wpg:grpSpPr>
                      <wps:wsp>
                        <wps:cNvPr id="657" name="Line 204"/>
                        <wps:cNvCnPr>
                          <a:cxnSpLocks/>
                        </wps:cNvCnPr>
                        <wps:spPr bwMode="auto">
                          <a:xfrm>
                            <a:off x="2470"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658" name="Line 203"/>
                        <wps:cNvCnPr>
                          <a:cxnSpLocks/>
                        </wps:cNvCnPr>
                        <wps:spPr bwMode="auto">
                          <a:xfrm>
                            <a:off x="0" y="15"/>
                            <a:ext cx="2470"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9E706B3">
              <v:group id="Group 202" style="position:absolute;margin-left:406.05pt;margin-top:34.95pt;width:123.5pt;height:1.05pt;z-index:251658437;mso-position-horizontal-relative:page" coordsize="2470,11" coordorigin=",4" o:spid="_x0000_s1026" w14:anchorId="2417F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">
                <v:line id="Line 204" style="position:absolute;visibility:visible;mso-wrap-style:square" o:spid="_x0000_s1027" strokecolor="#221f1f" strokeweight=".14994mm" o:connectortype="straight" from="2470,4" to="2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">
                  <o:lock v:ext="edit" shapetype="f"/>
                </v:line>
                <v:line id="Line 203" style="position:absolute;visibility:visible;mso-wrap-style:square" o:spid="_x0000_s1028" strokecolor="#211e1f" strokeweight=".18875mm" o:connectortype="straight" from="0,15" to="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">
                  <o:lock v:ext="edit" shapetype="f"/>
                </v:line>
                <w10:wrap anchorx="page"/>
              </v:group>
            </w:pict>
          </mc:Fallback>
        </mc:AlternateContent>
      </w:r>
      <w:r w:rsidRPr="00D541E8">
        <w:rPr>
          <w:noProof/>
        </w:rPr>
        <mc:AlternateContent>
          <mc:Choice Requires="wpg">
            <w:drawing>
              <wp:anchor distT="0" distB="0" distL="114300" distR="114300" simplePos="0" relativeHeight="251658436" behindDoc="0" locked="0" layoutInCell="1" allowOverlap="1" wp14:anchorId="34BCC2B2" wp14:editId="53115D91">
                <wp:simplePos x="0" y="0"/>
                <wp:positionH relativeFrom="page">
                  <wp:posOffset>3556635</wp:posOffset>
                </wp:positionH>
                <wp:positionV relativeFrom="paragraph">
                  <wp:posOffset>72390</wp:posOffset>
                </wp:positionV>
                <wp:extent cx="107950" cy="105410"/>
                <wp:effectExtent l="0" t="0" r="6350" b="8890"/>
                <wp:wrapNone/>
                <wp:docPr id="198" name="Group 198"/>
                <wp:cNvGraphicFramePr/>
                <a:graphic xmlns:a="http://schemas.openxmlformats.org/drawingml/2006/main">
                  <a:graphicData uri="http://schemas.microsoft.com/office/word/2010/wordprocessingGroup">
                    <wpg:wgp>
                      <wpg:cNvGrpSpPr/>
                      <wpg:grpSpPr bwMode="auto">
                        <a:xfrm>
                          <a:off x="0" y="0"/>
                          <a:ext cx="107950" cy="105410"/>
                          <a:chOff x="5" y="-1"/>
                          <a:chExt cx="164" cy="160"/>
                        </a:xfrm>
                      </wpg:grpSpPr>
                      <wps:wsp>
                        <wps:cNvPr id="654" name="Rectangle 654"/>
                        <wps:cNvSpPr>
                          <a:spLocks/>
                        </wps:cNvSpPr>
                        <wps:spPr bwMode="auto">
                          <a:xfrm>
                            <a:off x="8" y="-1"/>
                            <a:ext cx="161"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 name="Rectangle 655"/>
                        <wps:cNvSpPr>
                          <a:spLocks/>
                        </wps:cNvSpPr>
                        <wps:spPr bwMode="auto">
                          <a:xfrm>
                            <a:off x="5" y="15"/>
                            <a:ext cx="150"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6" name="Rectangle 656"/>
                        <wps:cNvSpPr>
                          <a:spLocks/>
                        </wps:cNvSpPr>
                        <wps:spPr bwMode="auto">
                          <a:xfrm>
                            <a:off x="5" y="15"/>
                            <a:ext cx="150"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6671937">
              <v:group id="Group 198" style="position:absolute;margin-left:280.05pt;margin-top:5.7pt;width:8.5pt;height:8.3pt;z-index:251658444;mso-position-horizontal-relative:page" coordsize="164,160" coordorigin="5,-1" o:spid="_x0000_s1026" w14:anchorId="761D79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">
                <v:rect id="Rectangle 654" style="position:absolute;left:8;top:-1;width:161;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">
                  <v:path arrowok="t"/>
                </v:rect>
                <v:rect id="Rectangle 655" style="position:absolute;left:5;top:15;width:150;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">
                  <v:path arrowok="t"/>
                </v:rect>
                <v:rect id="Rectangle 656" style="position:absolute;left:5;top:15;width:150;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437" behindDoc="0" locked="0" layoutInCell="1" allowOverlap="1" wp14:anchorId="4885FF87" wp14:editId="2B2689F7">
                <wp:simplePos x="0" y="0"/>
                <wp:positionH relativeFrom="page">
                  <wp:posOffset>4074795</wp:posOffset>
                </wp:positionH>
                <wp:positionV relativeFrom="paragraph">
                  <wp:posOffset>72390</wp:posOffset>
                </wp:positionV>
                <wp:extent cx="108585" cy="105410"/>
                <wp:effectExtent l="0" t="0" r="5715" b="8890"/>
                <wp:wrapNone/>
                <wp:docPr id="194" name="Group 194"/>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651" name="Rectangle 651"/>
                        <wps:cNvSpPr>
                          <a:spLocks/>
                        </wps:cNvSpPr>
                        <wps:spPr bwMode="auto">
                          <a:xfrm>
                            <a:off x="9" y="-1"/>
                            <a:ext cx="161"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2" name="Rectangle 652"/>
                        <wps:cNvSpPr>
                          <a:spLocks/>
                        </wps:cNvSpPr>
                        <wps:spPr bwMode="auto">
                          <a:xfrm>
                            <a:off x="5" y="15"/>
                            <a:ext cx="150"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3" name="Rectangle 653"/>
                        <wps:cNvSpPr>
                          <a:spLocks/>
                        </wps:cNvSpPr>
                        <wps:spPr bwMode="auto">
                          <a:xfrm>
                            <a:off x="5" y="15"/>
                            <a:ext cx="150"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4E39867">
              <v:group id="Group 194" style="position:absolute;margin-left:320.85pt;margin-top:5.7pt;width:8.55pt;height:8.3pt;z-index:251658445;mso-position-horizontal-relative:page" coordsize="165,160" coordorigin="5,-1" o:spid="_x0000_s1026" w14:anchorId="4D0508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">
                <v:rect id="Rectangle 651" style="position:absolute;left:9;top:-1;width:161;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">
                  <v:path arrowok="t"/>
                </v:rect>
                <v:rect id="Rectangle 652" style="position:absolute;left:5;top:15;width:150;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">
                  <v:path arrowok="t"/>
                </v:rect>
                <v:rect id="Rectangle 653" style="position:absolute;left:5;top:15;width:150;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438" behindDoc="0" locked="0" layoutInCell="1" allowOverlap="1" wp14:anchorId="57A8C837" wp14:editId="704B30F9">
                <wp:simplePos x="0" y="0"/>
                <wp:positionH relativeFrom="page">
                  <wp:posOffset>4576445</wp:posOffset>
                </wp:positionH>
                <wp:positionV relativeFrom="paragraph">
                  <wp:posOffset>72390</wp:posOffset>
                </wp:positionV>
                <wp:extent cx="108585" cy="105410"/>
                <wp:effectExtent l="0" t="0" r="5715" b="8890"/>
                <wp:wrapNone/>
                <wp:docPr id="647" name="Group 647"/>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648" name="Rectangle 648"/>
                        <wps:cNvSpPr>
                          <a:spLocks/>
                        </wps:cNvSpPr>
                        <wps:spPr bwMode="auto">
                          <a:xfrm>
                            <a:off x="9" y="-1"/>
                            <a:ext cx="161"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9" name="Rectangle 649"/>
                        <wps:cNvSpPr>
                          <a:spLocks/>
                        </wps:cNvSpPr>
                        <wps:spPr bwMode="auto">
                          <a:xfrm>
                            <a:off x="5" y="15"/>
                            <a:ext cx="150"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 name="Rectangle 650"/>
                        <wps:cNvSpPr>
                          <a:spLocks/>
                        </wps:cNvSpPr>
                        <wps:spPr bwMode="auto">
                          <a:xfrm>
                            <a:off x="5" y="15"/>
                            <a:ext cx="150"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BE05EF2">
              <v:group id="Group 647" style="position:absolute;margin-left:360.35pt;margin-top:5.7pt;width:8.55pt;height:8.3pt;z-index:251658446;mso-position-horizontal-relative:page" coordsize="165,160" coordorigin="5,-1" o:spid="_x0000_s1026" w14:anchorId="4D6F83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">
                <v:rect id="Rectangle 648" style="position:absolute;left:9;top:-1;width:161;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">
                  <v:path arrowok="t"/>
                </v:rect>
                <v:rect id="Rectangle 649" style="position:absolute;left:5;top:15;width:150;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">
                  <v:path arrowok="t"/>
                </v:rect>
                <v:rect id="Rectangle 650" style="position:absolute;left:5;top:15;width:150;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">
                  <v:path arrowok="t"/>
                </v:rect>
                <w10:wrap anchorx="page"/>
              </v:group>
            </w:pict>
          </mc:Fallback>
        </mc:AlternateContent>
      </w:r>
      <w:r w:rsidRPr="00D541E8">
        <w:rPr>
          <w:noProof/>
        </w:rPr>
        <mc:AlternateContent>
          <mc:Choice Requires="wpg">
            <w:drawing>
              <wp:anchor distT="0" distB="0" distL="114300" distR="114300" simplePos="0" relativeHeight="251658343" behindDoc="1" locked="0" layoutInCell="1" allowOverlap="1" wp14:anchorId="0115CE96" wp14:editId="7E63062A">
                <wp:simplePos x="0" y="0"/>
                <wp:positionH relativeFrom="page">
                  <wp:posOffset>3298825</wp:posOffset>
                </wp:positionH>
                <wp:positionV relativeFrom="paragraph">
                  <wp:posOffset>332740</wp:posOffset>
                </wp:positionV>
                <wp:extent cx="109220" cy="105410"/>
                <wp:effectExtent l="0" t="0" r="5080" b="8890"/>
                <wp:wrapNone/>
                <wp:docPr id="643" name="Group 643"/>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44" name="Rectangle 644"/>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5" name="Rectangle 645"/>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 name="Rectangle 646"/>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E9DAC2D">
              <v:group id="Group 643" style="position:absolute;margin-left:259.75pt;margin-top:26.2pt;width:8.6pt;height:8.3pt;z-index:-251658129;mso-position-horizontal-relative:page" coordsize="166,160" coordorigin="5,-1" o:spid="_x0000_s1026" w14:anchorId="164DAC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">
                <v:rect id="Rectangle 644"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">
                  <v:path arrowok="t"/>
                </v:rect>
                <v:rect id="Rectangle 645"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">
                  <v:path arrowok="t"/>
                </v:rect>
                <v:rect id="Rectangle 646"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">
                  <v:path arrowok="t"/>
                </v:rect>
                <w10:wrap anchorx="page"/>
              </v:group>
            </w:pict>
          </mc:Fallback>
        </mc:AlternateContent>
      </w:r>
      <w:r w:rsidRPr="00D541E8">
        <w:t>Play and work alone?</w:t>
      </w:r>
    </w:p>
    <w:p w14:paraId="24F97BCA" w14:textId="29A5F821" w:rsidR="00C120CD" w:rsidRPr="00D541E8" w:rsidRDefault="00C120CD" w:rsidP="002C71AA">
      <w:pPr>
        <w:shd w:val="clear" w:color="auto" w:fill="FFFFFF" w:themeFill="background1"/>
      </w:pPr>
      <w:r w:rsidRPr="00D541E8">
        <w:t>1.</w:t>
      </w:r>
      <w:r w:rsidR="009C63E8" w:rsidRPr="00D541E8">
        <w:t xml:space="preserve"> </w:t>
      </w:r>
      <w:r w:rsidRPr="00D541E8">
        <w:t>Performance in academic subjects.</w:t>
      </w:r>
      <w:r w:rsidRPr="00D541E8">
        <w:tab/>
        <w:t>Does not attend school because</w:t>
      </w:r>
    </w:p>
    <w:p w14:paraId="120EB101" w14:textId="0BAB61B0" w:rsidR="00C120CD" w:rsidRPr="00D541E8" w:rsidRDefault="00C120CD" w:rsidP="002C71AA">
      <w:pPr>
        <w:shd w:val="clear" w:color="auto" w:fill="FFFFFF" w:themeFill="background1"/>
      </w:pPr>
      <w:r w:rsidRPr="00D541E8">
        <w:rPr>
          <w:noProof/>
        </w:rPr>
        <mc:AlternateContent>
          <mc:Choice Requires="wpg">
            <w:drawing>
              <wp:anchor distT="0" distB="0" distL="0" distR="0" simplePos="0" relativeHeight="251658385" behindDoc="1" locked="0" layoutInCell="1" allowOverlap="1" wp14:anchorId="3CA2F37C" wp14:editId="48554E58">
                <wp:simplePos x="0" y="0"/>
                <wp:positionH relativeFrom="page">
                  <wp:posOffset>3476625</wp:posOffset>
                </wp:positionH>
                <wp:positionV relativeFrom="paragraph">
                  <wp:posOffset>148590</wp:posOffset>
                </wp:positionV>
                <wp:extent cx="3257550" cy="13335"/>
                <wp:effectExtent l="0" t="0" r="0" b="0"/>
                <wp:wrapTopAndBottom/>
                <wp:docPr id="664" name="Group 664"/>
                <wp:cNvGraphicFramePr/>
                <a:graphic xmlns:a="http://schemas.openxmlformats.org/drawingml/2006/main">
                  <a:graphicData uri="http://schemas.microsoft.com/office/word/2010/wordprocessingGroup">
                    <wpg:wgp>
                      <wpg:cNvGrpSpPr/>
                      <wpg:grpSpPr bwMode="auto">
                        <a:xfrm>
                          <a:off x="0" y="0"/>
                          <a:ext cx="3257550" cy="13335"/>
                          <a:chOff x="0" y="5"/>
                          <a:chExt cx="5130" cy="11"/>
                        </a:xfrm>
                      </wpg:grpSpPr>
                      <wps:wsp>
                        <wps:cNvPr id="641" name="Line 185"/>
                        <wps:cNvCnPr>
                          <a:cxnSpLocks/>
                        </wps:cNvCnPr>
                        <wps:spPr bwMode="auto">
                          <a:xfrm>
                            <a:off x="5130" y="5"/>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642" name="Line 184"/>
                        <wps:cNvCnPr>
                          <a:cxnSpLocks/>
                        </wps:cNvCnPr>
                        <wps:spPr bwMode="auto">
                          <a:xfrm>
                            <a:off x="0" y="16"/>
                            <a:ext cx="5130"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06CED16">
              <v:group id="Group 664" style="position:absolute;margin-left:273.75pt;margin-top:11.7pt;width:256.5pt;height:1.05pt;z-index:-251658087;mso-wrap-distance-left:0;mso-wrap-distance-right:0;mso-position-horizontal-relative:page" coordsize="5130,11" coordorigin=",5" o:spid="_x0000_s1026" w14:anchorId="1C726A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">
                <v:line id="Line 185" style="position:absolute;visibility:visible;mso-wrap-style:square" o:spid="_x0000_s1027" strokecolor="#221f1f" strokeweight=".14994mm" o:connectortype="straight" from="5130,5" to="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">
                  <o:lock v:ext="edit" shapetype="f"/>
                </v:line>
                <v:line id="Line 184" style="position:absolute;visibility:visible;mso-wrap-style:square" o:spid="_x0000_s1028" strokecolor="#211e1f" strokeweight=".18875mm" o:connectortype="straight" from="0,16" to="513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">
                  <o:lock v:ext="edit" shapetype="f"/>
                </v:line>
                <w10:wrap type="topAndBottom" anchorx="page"/>
              </v:group>
            </w:pict>
          </mc:Fallback>
        </mc:AlternateContent>
      </w:r>
    </w:p>
    <w:p w14:paraId="58A924D1" w14:textId="77777777" w:rsidR="00C120CD" w:rsidRPr="00D541E8" w:rsidRDefault="00C120CD" w:rsidP="002C71AA">
      <w:pPr>
        <w:shd w:val="clear" w:color="auto" w:fill="FFFFFF" w:themeFill="background1"/>
      </w:pPr>
    </w:p>
    <w:p w14:paraId="6BF63B44" w14:textId="77777777" w:rsidR="00C120CD" w:rsidRPr="00D541E8" w:rsidRDefault="00C120CD" w:rsidP="002C71AA">
      <w:pPr>
        <w:shd w:val="clear" w:color="auto" w:fill="FFFFFF" w:themeFill="background1"/>
        <w:spacing w:after="0"/>
        <w:sectPr w:rsidR="00C120CD" w:rsidRPr="00D541E8">
          <w:headerReference w:type="default" r:id="rId52"/>
          <w:pgSz w:w="12240" w:h="15840"/>
          <w:pgMar w:top="1260" w:right="780" w:bottom="280" w:left="940" w:header="1056" w:footer="0" w:gutter="0"/>
          <w:cols w:space="720"/>
        </w:sectPr>
      </w:pPr>
    </w:p>
    <w:p w14:paraId="604C9BA2" w14:textId="77777777" w:rsidR="00C120CD" w:rsidRPr="00D541E8" w:rsidRDefault="00C120CD" w:rsidP="002C71AA">
      <w:pPr>
        <w:shd w:val="clear" w:color="auto" w:fill="FFFFFF" w:themeFill="background1"/>
      </w:pPr>
    </w:p>
    <w:p w14:paraId="75FB8079" w14:textId="77777777" w:rsidR="00C120CD" w:rsidRPr="00D541E8" w:rsidRDefault="00C120CD" w:rsidP="002C71AA">
      <w:pPr>
        <w:shd w:val="clear" w:color="auto" w:fill="FFFFFF" w:themeFill="background1"/>
      </w:pPr>
    </w:p>
    <w:p w14:paraId="4C7C8E01" w14:textId="77777777" w:rsidR="00C120CD" w:rsidRPr="00D541E8" w:rsidRDefault="00C120CD" w:rsidP="002C71AA">
      <w:pPr>
        <w:shd w:val="clear" w:color="auto" w:fill="FFFFFF" w:themeFill="background1"/>
      </w:pPr>
    </w:p>
    <w:p w14:paraId="61609381" w14:textId="77777777" w:rsidR="00C120CD" w:rsidRPr="00D541E8" w:rsidRDefault="00C120CD" w:rsidP="002C71AA">
      <w:pPr>
        <w:shd w:val="clear" w:color="auto" w:fill="FFFFFF" w:themeFill="background1"/>
      </w:pPr>
    </w:p>
    <w:p w14:paraId="51079F38" w14:textId="77777777" w:rsidR="00C120CD" w:rsidRPr="00D541E8" w:rsidRDefault="00C120CD" w:rsidP="002C71AA">
      <w:pPr>
        <w:shd w:val="clear" w:color="auto" w:fill="FFFFFF" w:themeFill="background1"/>
      </w:pPr>
      <w:r w:rsidRPr="00D541E8">
        <w:t>Other academic subjects–for ex- ample: computer courses, foreign language, busi- ness. Do not in- clude gym, shop, driver’s ed., or</w:t>
      </w:r>
    </w:p>
    <w:p w14:paraId="2C73FBA4" w14:textId="77777777" w:rsidR="00C120CD" w:rsidRPr="00D541E8" w:rsidRDefault="00C120CD" w:rsidP="002C71AA">
      <w:pPr>
        <w:shd w:val="clear" w:color="auto" w:fill="FFFFFF" w:themeFill="background1"/>
      </w:pPr>
      <w:r w:rsidRPr="00D541E8">
        <w:br w:type="column"/>
      </w:r>
    </w:p>
    <w:p w14:paraId="78898350" w14:textId="77777777" w:rsidR="00C120CD" w:rsidRPr="00D541E8" w:rsidRDefault="00C120CD" w:rsidP="002C71AA">
      <w:pPr>
        <w:shd w:val="clear" w:color="auto" w:fill="FFFFFF" w:themeFill="background1"/>
      </w:pPr>
      <w:r w:rsidRPr="00D541E8">
        <w:t>Check a box for each subject that child takes</w:t>
      </w:r>
    </w:p>
    <w:p w14:paraId="4E7F91DE" w14:textId="77777777" w:rsidR="00C120CD" w:rsidRPr="00D541E8" w:rsidRDefault="00C120CD" w:rsidP="002C71AA">
      <w:pPr>
        <w:shd w:val="clear" w:color="auto" w:fill="FFFFFF" w:themeFill="background1"/>
      </w:pPr>
      <w:r w:rsidRPr="00D541E8">
        <w:t>Reading, English, or Language Arts</w:t>
      </w:r>
    </w:p>
    <w:p w14:paraId="0F0BCA97" w14:textId="77777777" w:rsidR="00C120CD" w:rsidRPr="00D541E8" w:rsidRDefault="00C120CD" w:rsidP="002C71AA">
      <w:pPr>
        <w:shd w:val="clear" w:color="auto" w:fill="FFFFFF" w:themeFill="background1"/>
      </w:pPr>
      <w:r w:rsidRPr="00D541E8">
        <w:t>History or Social Studies</w:t>
      </w:r>
    </w:p>
    <w:p w14:paraId="5267CDA2" w14:textId="77777777" w:rsidR="00C120CD" w:rsidRPr="00D541E8" w:rsidRDefault="00C120CD" w:rsidP="002C71AA">
      <w:pPr>
        <w:shd w:val="clear" w:color="auto" w:fill="FFFFFF" w:themeFill="background1"/>
      </w:pPr>
      <w:r w:rsidRPr="00D541E8">
        <w:t>Arithmetic or Math</w:t>
      </w:r>
    </w:p>
    <w:p w14:paraId="7348A454" w14:textId="77777777" w:rsidR="00C120CD" w:rsidRPr="00D541E8" w:rsidRDefault="00C120CD" w:rsidP="002C71AA">
      <w:pPr>
        <w:shd w:val="clear" w:color="auto" w:fill="FFFFFF" w:themeFill="background1"/>
      </w:pPr>
      <w:r w:rsidRPr="00D541E8">
        <w:t>Science</w:t>
      </w:r>
    </w:p>
    <w:p w14:paraId="44D51A9C" w14:textId="77777777" w:rsidR="00C120CD" w:rsidRPr="00D541E8" w:rsidRDefault="00C120CD" w:rsidP="002C71AA">
      <w:pPr>
        <w:shd w:val="clear" w:color="auto" w:fill="FFFFFF" w:themeFill="background1"/>
      </w:pPr>
      <w:r w:rsidRPr="00D541E8">
        <w:t xml:space="preserve"> </w:t>
      </w:r>
      <w:r w:rsidRPr="00D541E8">
        <w:tab/>
      </w:r>
    </w:p>
    <w:p w14:paraId="3E6AA252" w14:textId="77777777" w:rsidR="00C120CD" w:rsidRPr="00D541E8" w:rsidRDefault="00C120CD" w:rsidP="002C71AA">
      <w:pPr>
        <w:shd w:val="clear" w:color="auto" w:fill="FFFFFF" w:themeFill="background1"/>
      </w:pPr>
      <w:r w:rsidRPr="00D541E8">
        <w:t xml:space="preserve"> </w:t>
      </w:r>
      <w:r w:rsidRPr="00D541E8">
        <w:tab/>
      </w:r>
    </w:p>
    <w:p w14:paraId="1BE200DA" w14:textId="77777777" w:rsidR="00C120CD" w:rsidRPr="00D541E8" w:rsidRDefault="00C120CD" w:rsidP="002C71AA">
      <w:pPr>
        <w:shd w:val="clear" w:color="auto" w:fill="FFFFFF" w:themeFill="background1"/>
      </w:pPr>
      <w:r w:rsidRPr="00D541E8">
        <w:br w:type="column"/>
        <w:t>Below</w:t>
      </w:r>
      <w:r w:rsidRPr="00D541E8">
        <w:tab/>
        <w:t>Above</w:t>
      </w:r>
    </w:p>
    <w:p w14:paraId="48477599" w14:textId="77777777" w:rsidR="00C120CD" w:rsidRPr="00D541E8" w:rsidRDefault="00C120CD" w:rsidP="002C71AA">
      <w:pPr>
        <w:shd w:val="clear" w:color="auto" w:fill="FFFFFF" w:themeFill="background1"/>
      </w:pPr>
      <w:r w:rsidRPr="00D541E8">
        <w:t>Failing</w:t>
      </w:r>
      <w:r w:rsidRPr="00D541E8">
        <w:tab/>
        <w:t>Average</w:t>
      </w:r>
      <w:r w:rsidRPr="00D541E8">
        <w:tab/>
        <w:t>Average Average</w:t>
      </w:r>
    </w:p>
    <w:p w14:paraId="78775694" w14:textId="77777777" w:rsidR="00C120CD" w:rsidRPr="00D541E8" w:rsidRDefault="00C120CD" w:rsidP="002C71AA">
      <w:pPr>
        <w:shd w:val="clear" w:color="auto" w:fill="FFFFFF" w:themeFill="background1"/>
      </w:pPr>
    </w:p>
    <w:p w14:paraId="15417077" w14:textId="1E6D7FE2" w:rsidR="00C120CD" w:rsidRPr="00D541E8" w:rsidRDefault="00C120CD" w:rsidP="002C71AA">
      <w:pPr>
        <w:shd w:val="clear" w:color="auto" w:fill="FFFFFF" w:themeFill="background1"/>
      </w:pPr>
      <w:r w:rsidRPr="00D541E8">
        <w:rPr>
          <w:noProof/>
        </w:rPr>
        <mc:AlternateContent>
          <mc:Choice Requires="wpg">
            <w:drawing>
              <wp:inline distT="0" distB="0" distL="0" distR="0" wp14:anchorId="5263AF38" wp14:editId="09B27635">
                <wp:extent cx="107950" cy="106045"/>
                <wp:effectExtent l="9525" t="0" r="0" b="8255"/>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6045"/>
                          <a:chOff x="0" y="0"/>
                          <a:chExt cx="170" cy="167"/>
                        </a:xfrm>
                      </wpg:grpSpPr>
                      <wps:wsp>
                        <wps:cNvPr id="382" name="Rectangle 182"/>
                        <wps:cNvSpPr>
                          <a:spLocks/>
                        </wps:cNvSpPr>
                        <wps:spPr bwMode="auto">
                          <a:xfrm>
                            <a:off x="9"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 name="Rectangle 669"/>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0" name="Rectangle 180"/>
                        <wps:cNvSpPr>
                          <a:spLocks/>
                        </wps:cNvSpPr>
                        <wps:spPr bwMode="auto">
                          <a:xfrm>
                            <a:off x="5" y="17"/>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4BA0B157">
              <v:group id="Group 381" style="width:8.5pt;height:8.35pt;mso-position-horizontal-relative:char;mso-position-vertical-relative:line" coordsize="170,167" o:spid="_x0000_s1026" w14:anchorId="107142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">
                <v:rect id="Rectangle 182" style="position:absolute;left:9;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">
                  <v:path arrowok="t"/>
                </v:rect>
                <v:rect id="Rectangle 669"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">
                  <v:path arrowok="t"/>
                </v:rect>
                <v:rect id="Rectangle 180"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">
                  <v:path arrowok="t"/>
                </v:rect>
                <w10:anchorlock/>
              </v:group>
            </w:pict>
          </mc:Fallback>
        </mc:AlternateContent>
      </w:r>
      <w:r w:rsidRPr="00D541E8">
        <w:tab/>
      </w:r>
      <w:r w:rsidRPr="00D541E8">
        <w:rPr>
          <w:noProof/>
        </w:rPr>
        <mc:AlternateContent>
          <mc:Choice Requires="wpg">
            <w:drawing>
              <wp:inline distT="0" distB="0" distL="0" distR="0" wp14:anchorId="5545CE1C" wp14:editId="6836669E">
                <wp:extent cx="107315" cy="105410"/>
                <wp:effectExtent l="9525" t="0" r="0" b="8890"/>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378" name="Rectangle 178"/>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Rectangle 67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 name="Rectangle 176"/>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6C2C5CD0">
              <v:group id="Group 377" style="width:8.45pt;height:8.3pt;mso-position-horizontal-relative:char;mso-position-vertical-relative:line" coordsize="169,166" o:spid="_x0000_s1026" w14:anchorId="07FB32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">
                <v:rect id="Rectangle 178"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">
                  <v:path arrowok="t"/>
                </v:rect>
                <v:rect id="Rectangle 673"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">
                  <v:path arrowok="t"/>
                </v:rect>
                <v:rect id="Rectangle 176"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">
                  <v:path arrowok="t"/>
                </v:rect>
                <w10:anchorlock/>
              </v:group>
            </w:pict>
          </mc:Fallback>
        </mc:AlternateContent>
      </w:r>
      <w:r w:rsidRPr="00D541E8">
        <w:tab/>
      </w:r>
      <w:r w:rsidRPr="00D541E8">
        <w:rPr>
          <w:noProof/>
        </w:rPr>
        <mc:AlternateContent>
          <mc:Choice Requires="wpg">
            <w:drawing>
              <wp:inline distT="0" distB="0" distL="0" distR="0" wp14:anchorId="7200EF0C" wp14:editId="2D8F8BA0">
                <wp:extent cx="109220" cy="105410"/>
                <wp:effectExtent l="9525" t="0" r="0" b="8890"/>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374" name="Rectangle 174"/>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 name="Rectangle 677"/>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 name="Rectangle 172"/>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5F4E2D15">
              <v:group id="Group 373" style="width:8.6pt;height:8.3pt;mso-position-horizontal-relative:char;mso-position-vertical-relative:line" coordsize="172,166" o:spid="_x0000_s1026" w14:anchorId="471E3E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">
                <v:rect id="Rectangle 174"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">
                  <v:path arrowok="t"/>
                </v:rect>
                <v:rect id="Rectangle 677"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">
                  <v:path arrowok="t"/>
                </v:rect>
                <v:rect id="Rectangle 172"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">
                  <v:path arrowok="t"/>
                </v:rect>
                <w10:anchorlock/>
              </v:group>
            </w:pict>
          </mc:Fallback>
        </mc:AlternateContent>
      </w:r>
      <w:r w:rsidRPr="00D541E8">
        <w:tab/>
      </w:r>
      <w:r w:rsidRPr="00D541E8">
        <w:rPr>
          <w:noProof/>
        </w:rPr>
        <mc:AlternateContent>
          <mc:Choice Requires="wpg">
            <w:drawing>
              <wp:inline distT="0" distB="0" distL="0" distR="0" wp14:anchorId="28DF8843" wp14:editId="5E74E7C4">
                <wp:extent cx="108585" cy="105410"/>
                <wp:effectExtent l="9525" t="0" r="0" b="8890"/>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370" name="Rectangle 170"/>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 name="Rectangle 68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 name="Rectangle 168"/>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0881B8C9">
              <v:group id="Group 369" style="width:8.55pt;height:8.3pt;mso-position-horizontal-relative:char;mso-position-vertical-relative:line" coordsize="171,166" o:spid="_x0000_s1026" w14:anchorId="3EAF62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">
                <v:rect id="Rectangle 170"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">
                  <v:path arrowok="t"/>
                </v:rect>
                <v:rect id="Rectangle 681"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">
                  <v:path arrowok="t"/>
                </v:rect>
                <v:rect id="Rectangle 168"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">
                  <v:path arrowok="t"/>
                </v:rect>
                <w10:anchorlock/>
              </v:group>
            </w:pict>
          </mc:Fallback>
        </mc:AlternateContent>
      </w:r>
    </w:p>
    <w:p w14:paraId="0A845316" w14:textId="53F43A27" w:rsidR="00C120CD" w:rsidRPr="00D541E8" w:rsidRDefault="00C120CD" w:rsidP="002C71AA">
      <w:pPr>
        <w:shd w:val="clear" w:color="auto" w:fill="FFFFFF" w:themeFill="background1"/>
      </w:pPr>
      <w:r w:rsidRPr="00D541E8">
        <w:rPr>
          <w:noProof/>
        </w:rPr>
        <mc:AlternateContent>
          <mc:Choice Requires="wpg">
            <w:drawing>
              <wp:anchor distT="0" distB="0" distL="0" distR="0" simplePos="0" relativeHeight="251658386" behindDoc="1" locked="0" layoutInCell="1" allowOverlap="1" wp14:anchorId="227B3135" wp14:editId="1B3ED168">
                <wp:simplePos x="0" y="0"/>
                <wp:positionH relativeFrom="page">
                  <wp:posOffset>4039870</wp:posOffset>
                </wp:positionH>
                <wp:positionV relativeFrom="paragraph">
                  <wp:posOffset>91440</wp:posOffset>
                </wp:positionV>
                <wp:extent cx="109220" cy="105410"/>
                <wp:effectExtent l="0" t="0" r="5080" b="8890"/>
                <wp:wrapTopAndBottom/>
                <wp:docPr id="683" name="Group 683"/>
                <wp:cNvGraphicFramePr/>
                <a:graphic xmlns:a="http://schemas.openxmlformats.org/drawingml/2006/main">
                  <a:graphicData uri="http://schemas.microsoft.com/office/word/2010/wordprocessingGroup">
                    <wpg:wgp>
                      <wpg:cNvGrpSpPr/>
                      <wpg:grpSpPr bwMode="auto">
                        <a:xfrm>
                          <a:off x="0" y="0"/>
                          <a:ext cx="109220" cy="105410"/>
                          <a:chOff x="5" y="0"/>
                          <a:chExt cx="166" cy="160"/>
                        </a:xfrm>
                      </wpg:grpSpPr>
                      <wps:wsp>
                        <wps:cNvPr id="366" name="Rectangle 366"/>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 name="Rectangle 367"/>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 name="Rectangle 368"/>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593B09C">
              <v:group id="Group 683" style="position:absolute;margin-left:318.1pt;margin-top:7.2pt;width:8.6pt;height:8.3pt;z-index:-251658086;mso-wrap-distance-left:0;mso-wrap-distance-right:0;mso-position-horizontal-relative:page" coordsize="166,160" coordorigin="5" o:spid="_x0000_s1026" w14:anchorId="145237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">
                <v:rect id="Rectangle 366"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">
                  <v:path arrowok="t"/>
                </v:rect>
                <v:rect id="Rectangle 367"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">
                  <v:path arrowok="t"/>
                </v:rect>
                <v:rect id="Rectangle 368"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">
                  <v:path arrowok="t"/>
                </v:rect>
                <w10:wrap type="topAndBottom" anchorx="page"/>
              </v:group>
            </w:pict>
          </mc:Fallback>
        </mc:AlternateContent>
      </w:r>
      <w:r w:rsidRPr="00D541E8">
        <w:rPr>
          <w:noProof/>
        </w:rPr>
        <mc:AlternateContent>
          <mc:Choice Requires="wpg">
            <w:drawing>
              <wp:anchor distT="0" distB="0" distL="0" distR="0" simplePos="0" relativeHeight="251658388" behindDoc="1" locked="0" layoutInCell="1" allowOverlap="1" wp14:anchorId="6B1B80F0" wp14:editId="4A0DD92A">
                <wp:simplePos x="0" y="0"/>
                <wp:positionH relativeFrom="page">
                  <wp:posOffset>5059680</wp:posOffset>
                </wp:positionH>
                <wp:positionV relativeFrom="paragraph">
                  <wp:posOffset>89535</wp:posOffset>
                </wp:positionV>
                <wp:extent cx="108585" cy="105410"/>
                <wp:effectExtent l="0" t="0" r="5715" b="8890"/>
                <wp:wrapTopAndBottom/>
                <wp:docPr id="691" name="Group 691"/>
                <wp:cNvGraphicFramePr/>
                <a:graphic xmlns:a="http://schemas.openxmlformats.org/drawingml/2006/main">
                  <a:graphicData uri="http://schemas.microsoft.com/office/word/2010/wordprocessingGroup">
                    <wpg:wgp>
                      <wpg:cNvGrpSpPr/>
                      <wpg:grpSpPr bwMode="auto">
                        <a:xfrm>
                          <a:off x="0" y="0"/>
                          <a:ext cx="108585" cy="105410"/>
                          <a:chOff x="5" y="0"/>
                          <a:chExt cx="165" cy="160"/>
                        </a:xfrm>
                      </wpg:grpSpPr>
                      <wps:wsp>
                        <wps:cNvPr id="340" name="Rectangle 340"/>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 name="Rectangle 34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 name="Rectangle 342"/>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51CD09C">
              <v:group id="Group 691" style="position:absolute;margin-left:398.4pt;margin-top:7.05pt;width:8.55pt;height:8.3pt;z-index:-251658084;mso-wrap-distance-left:0;mso-wrap-distance-right:0;mso-position-horizontal-relative:page" coordsize="165,160" coordorigin="5" o:spid="_x0000_s1026" w14:anchorId="15CB21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">
                <v:rect id="Rectangle 340"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">
                  <v:path arrowok="t"/>
                </v:rect>
                <v:rect id="Rectangle 341"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">
                  <v:path arrowok="t"/>
                </v:rect>
                <v:rect id="Rectangle 342"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">
                  <v:path arrowok="t"/>
                </v:rect>
                <w10:wrap type="topAndBottom" anchorx="page"/>
              </v:group>
            </w:pict>
          </mc:Fallback>
        </mc:AlternateContent>
      </w:r>
      <w:r w:rsidRPr="00D541E8">
        <w:rPr>
          <w:noProof/>
        </w:rPr>
        <mc:AlternateContent>
          <mc:Choice Requires="wpg">
            <w:drawing>
              <wp:anchor distT="0" distB="0" distL="0" distR="0" simplePos="0" relativeHeight="251658389" behindDoc="1" locked="0" layoutInCell="1" allowOverlap="1" wp14:anchorId="192E6A5B" wp14:editId="277FD861">
                <wp:simplePos x="0" y="0"/>
                <wp:positionH relativeFrom="page">
                  <wp:posOffset>5532755</wp:posOffset>
                </wp:positionH>
                <wp:positionV relativeFrom="paragraph">
                  <wp:posOffset>91440</wp:posOffset>
                </wp:positionV>
                <wp:extent cx="110490" cy="105410"/>
                <wp:effectExtent l="0" t="0" r="3810" b="8890"/>
                <wp:wrapTopAndBottom/>
                <wp:docPr id="695" name="Group 695"/>
                <wp:cNvGraphicFramePr/>
                <a:graphic xmlns:a="http://schemas.openxmlformats.org/drawingml/2006/main">
                  <a:graphicData uri="http://schemas.microsoft.com/office/word/2010/wordprocessingGroup">
                    <wpg:wgp>
                      <wpg:cNvGrpSpPr/>
                      <wpg:grpSpPr bwMode="auto">
                        <a:xfrm>
                          <a:off x="0" y="0"/>
                          <a:ext cx="110490" cy="105410"/>
                          <a:chOff x="5" y="0"/>
                          <a:chExt cx="168" cy="160"/>
                        </a:xfrm>
                      </wpg:grpSpPr>
                      <wps:wsp>
                        <wps:cNvPr id="337" name="Rectangle 337"/>
                        <wps:cNvSpPr>
                          <a:spLocks/>
                        </wps:cNvSpPr>
                        <wps:spPr bwMode="auto">
                          <a:xfrm>
                            <a:off x="13"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 name="Rectangle 338"/>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 name="Rectangle 339"/>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EE4F3B8">
              <v:group id="Group 695" style="position:absolute;margin-left:435.65pt;margin-top:7.2pt;width:8.7pt;height:8.3pt;z-index:-251658083;mso-wrap-distance-left:0;mso-wrap-distance-right:0;mso-position-horizontal-relative:page" coordsize="168,160" coordorigin="5" o:spid="_x0000_s1026" w14:anchorId="4C5EAE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">
                <v:rect id="Rectangle 337" style="position:absolute;left:13;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">
                  <v:path arrowok="t"/>
                </v:rect>
                <v:rect id="Rectangle 338"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">
                  <v:path arrowok="t"/>
                </v:rect>
                <v:rect id="Rectangle 339"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">
                  <v:path arrowok="t"/>
                </v:rect>
                <w10:wrap type="topAndBottom" anchorx="page"/>
              </v:group>
            </w:pict>
          </mc:Fallback>
        </mc:AlternateContent>
      </w:r>
      <w:r w:rsidRPr="00D541E8">
        <w:rPr>
          <w:noProof/>
        </w:rPr>
        <mc:AlternateContent>
          <mc:Choice Requires="wpg">
            <w:drawing>
              <wp:anchor distT="0" distB="0" distL="0" distR="0" simplePos="0" relativeHeight="251658387" behindDoc="1" locked="0" layoutInCell="1" allowOverlap="1" wp14:anchorId="24B2DF94" wp14:editId="3D32372D">
                <wp:simplePos x="0" y="0"/>
                <wp:positionH relativeFrom="page">
                  <wp:posOffset>4554855</wp:posOffset>
                </wp:positionH>
                <wp:positionV relativeFrom="paragraph">
                  <wp:posOffset>93345</wp:posOffset>
                </wp:positionV>
                <wp:extent cx="106680" cy="103505"/>
                <wp:effectExtent l="0" t="0" r="7620" b="10795"/>
                <wp:wrapTopAndBottom/>
                <wp:docPr id="687" name="Group 687"/>
                <wp:cNvGraphicFramePr/>
                <a:graphic xmlns:a="http://schemas.openxmlformats.org/drawingml/2006/main">
                  <a:graphicData uri="http://schemas.microsoft.com/office/word/2010/wordprocessingGroup">
                    <wpg:wgp>
                      <wpg:cNvGrpSpPr/>
                      <wpg:grpSpPr bwMode="auto">
                        <a:xfrm>
                          <a:off x="0" y="0"/>
                          <a:ext cx="106680" cy="103505"/>
                          <a:chOff x="5" y="0"/>
                          <a:chExt cx="162" cy="160"/>
                        </a:xfrm>
                      </wpg:grpSpPr>
                      <wps:wsp>
                        <wps:cNvPr id="334" name="Rectangle 334"/>
                        <wps:cNvSpPr>
                          <a:spLocks/>
                        </wps:cNvSpPr>
                        <wps:spPr bwMode="auto">
                          <a:xfrm>
                            <a:off x="7"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Rectangle 335"/>
                        <wps:cNvSpPr>
                          <a:spLocks/>
                        </wps:cNvSpPr>
                        <wps:spPr bwMode="auto">
                          <a:xfrm>
                            <a:off x="5" y="13"/>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 name="Rectangle 336"/>
                        <wps:cNvSpPr>
                          <a:spLocks/>
                        </wps:cNvSpPr>
                        <wps:spPr bwMode="auto">
                          <a:xfrm>
                            <a:off x="5" y="13"/>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8EC1A6C">
              <v:group id="Group 687" style="position:absolute;margin-left:358.65pt;margin-top:7.35pt;width:8.4pt;height:8.15pt;z-index:-251658085;mso-wrap-distance-left:0;mso-wrap-distance-right:0;mso-position-horizontal-relative:page" coordsize="162,160" coordorigin="5" o:spid="_x0000_s1026" w14:anchorId="222A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">
                <v:rect id="Rectangle 334" style="position:absolute;left:7;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">
                  <v:path arrowok="t"/>
                </v:rect>
                <v:rect id="Rectangle 335" style="position:absolute;left:5;top:13;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">
                  <v:path arrowok="t"/>
                </v:rect>
                <v:rect id="Rectangle 336" style="position:absolute;left:5;top:13;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">
                  <v:path arrowok="t"/>
                </v:rect>
                <w10:wrap type="topAndBottom" anchorx="page"/>
              </v:group>
            </w:pict>
          </mc:Fallback>
        </mc:AlternateContent>
      </w:r>
    </w:p>
    <w:p w14:paraId="11741BE8" w14:textId="77777777" w:rsidR="00C120CD" w:rsidRPr="00D541E8" w:rsidRDefault="00C120CD" w:rsidP="002C71AA">
      <w:pPr>
        <w:shd w:val="clear" w:color="auto" w:fill="FFFFFF" w:themeFill="background1"/>
      </w:pPr>
    </w:p>
    <w:p w14:paraId="2E5F4D80" w14:textId="4BCA2CAD" w:rsidR="00C120CD" w:rsidRPr="00D541E8" w:rsidRDefault="00C120CD" w:rsidP="002C71AA">
      <w:pPr>
        <w:shd w:val="clear" w:color="auto" w:fill="FFFFFF" w:themeFill="background1"/>
      </w:pPr>
      <w:r w:rsidRPr="00D541E8">
        <w:rPr>
          <w:noProof/>
        </w:rPr>
        <mc:AlternateContent>
          <mc:Choice Requires="wpg">
            <w:drawing>
              <wp:inline distT="0" distB="0" distL="0" distR="0" wp14:anchorId="7D380548" wp14:editId="4E486EA9">
                <wp:extent cx="107950" cy="105410"/>
                <wp:effectExtent l="9525" t="0" r="0" b="8890"/>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5410"/>
                          <a:chOff x="0" y="0"/>
                          <a:chExt cx="170" cy="166"/>
                        </a:xfrm>
                      </wpg:grpSpPr>
                      <wps:wsp>
                        <wps:cNvPr id="330" name="Rectangle 150"/>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 name="Rectangle 70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 name="Rectangle 148"/>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16F446FA">
              <v:group id="Group 329" style="width:8.5pt;height:8.3pt;mso-position-horizontal-relative:char;mso-position-vertical-relative:line" coordsize="170,166" o:spid="_x0000_s1026" w14:anchorId="10727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">
                <v:rect id="Rectangle 150"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">
                  <v:path arrowok="t"/>
                </v:rect>
                <v:rect id="Rectangle 701"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">
                  <v:path arrowok="t"/>
                </v:rect>
                <v:rect id="Rectangle 148"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">
                  <v:path arrowok="t"/>
                </v:rect>
                <w10:anchorlock/>
              </v:group>
            </w:pict>
          </mc:Fallback>
        </mc:AlternateContent>
      </w:r>
      <w:r w:rsidRPr="00D541E8">
        <w:tab/>
      </w:r>
      <w:r w:rsidRPr="00D541E8">
        <w:rPr>
          <w:noProof/>
        </w:rPr>
        <mc:AlternateContent>
          <mc:Choice Requires="wpg">
            <w:drawing>
              <wp:inline distT="0" distB="0" distL="0" distR="0" wp14:anchorId="692F9729" wp14:editId="7161863D">
                <wp:extent cx="107315" cy="105410"/>
                <wp:effectExtent l="9525" t="0" r="0" b="8890"/>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326" name="Rectangle 146"/>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Rectangle 19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 name="Rectangle 144"/>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17F5604B">
              <v:group id="Group 325" style="width:8.45pt;height:8.3pt;mso-position-horizontal-relative:char;mso-position-vertical-relative:line" coordsize="169,166" o:spid="_x0000_s1026" w14:anchorId="1E90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">
                <v:rect id="Rectangle 146"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">
                  <v:path arrowok="t"/>
                </v:rect>
                <v:rect id="Rectangle 193"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">
                  <v:path arrowok="t"/>
                </v:rect>
                <v:rect id="Rectangle 144"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">
                  <v:path arrowok="t"/>
                </v:rect>
                <w10:anchorlock/>
              </v:group>
            </w:pict>
          </mc:Fallback>
        </mc:AlternateContent>
      </w:r>
      <w:r w:rsidRPr="00D541E8">
        <w:tab/>
      </w:r>
      <w:r w:rsidRPr="00D541E8">
        <w:rPr>
          <w:noProof/>
        </w:rPr>
        <mc:AlternateContent>
          <mc:Choice Requires="wpg">
            <w:drawing>
              <wp:inline distT="0" distB="0" distL="0" distR="0" wp14:anchorId="61C6F169" wp14:editId="208CC9F9">
                <wp:extent cx="108585" cy="105410"/>
                <wp:effectExtent l="9525" t="0" r="0" b="8890"/>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322" name="Rectangle 142"/>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 name="Rectangle 339"/>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 name="Rectangle 140"/>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07253A0E">
              <v:group id="Group 321" style="width:8.55pt;height:8.3pt;mso-position-horizontal-relative:char;mso-position-vertical-relative:line" coordsize="171,166" o:spid="_x0000_s1026" w14:anchorId="655F01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">
                <v:rect id="Rectangle 142"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">
                  <v:path arrowok="t"/>
                </v:rect>
                <v:rect id="Rectangle 339"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">
                  <v:path arrowok="t"/>
                </v:rect>
                <v:rect id="Rectangle 140"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">
                  <v:path arrowok="t"/>
                </v:rect>
                <w10:anchorlock/>
              </v:group>
            </w:pict>
          </mc:Fallback>
        </mc:AlternateContent>
      </w:r>
      <w:r w:rsidRPr="00D541E8">
        <w:tab/>
      </w:r>
      <w:r w:rsidRPr="00D541E8">
        <w:rPr>
          <w:noProof/>
        </w:rPr>
        <mc:AlternateContent>
          <mc:Choice Requires="wpg">
            <w:drawing>
              <wp:inline distT="0" distB="0" distL="0" distR="0" wp14:anchorId="28282A1B" wp14:editId="353BAB73">
                <wp:extent cx="108585" cy="105410"/>
                <wp:effectExtent l="9525" t="0" r="0" b="8890"/>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126" name="Rectangle 138"/>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37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 name="Rectangle 136"/>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376A8A36">
              <v:group id="Group 125" style="width:8.55pt;height:8.3pt;mso-position-horizontal-relative:char;mso-position-vertical-relative:line" coordsize="171,166" o:spid="_x0000_s1026" w14:anchorId="7E82E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">
                <v:rect id="Rectangle 138"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">
                  <v:path arrowok="t"/>
                </v:rect>
                <v:rect id="Rectangle 373"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">
                  <v:path arrowok="t"/>
                </v:rect>
                <v:rect id="Rectangle 136"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">
                  <v:path arrowok="t"/>
                </v:rect>
                <w10:anchorlock/>
              </v:group>
            </w:pict>
          </mc:Fallback>
        </mc:AlternateContent>
      </w:r>
    </w:p>
    <w:p w14:paraId="192D0683" w14:textId="5E9769D6" w:rsidR="00C120CD" w:rsidRPr="00D541E8" w:rsidRDefault="00C120CD" w:rsidP="002C71AA">
      <w:pPr>
        <w:shd w:val="clear" w:color="auto" w:fill="FFFFFF" w:themeFill="background1"/>
      </w:pPr>
      <w:r w:rsidRPr="00D541E8">
        <w:rPr>
          <w:noProof/>
        </w:rPr>
        <mc:AlternateContent>
          <mc:Choice Requires="wpg">
            <w:drawing>
              <wp:anchor distT="0" distB="0" distL="0" distR="0" simplePos="0" relativeHeight="251658390" behindDoc="1" locked="0" layoutInCell="1" allowOverlap="1" wp14:anchorId="27E402EF" wp14:editId="65FE0F22">
                <wp:simplePos x="0" y="0"/>
                <wp:positionH relativeFrom="page">
                  <wp:posOffset>4041775</wp:posOffset>
                </wp:positionH>
                <wp:positionV relativeFrom="paragraph">
                  <wp:posOffset>102235</wp:posOffset>
                </wp:positionV>
                <wp:extent cx="107315" cy="106680"/>
                <wp:effectExtent l="0" t="0" r="6985" b="7620"/>
                <wp:wrapTopAndBottom/>
                <wp:docPr id="97152" name="Group 97152"/>
                <wp:cNvGraphicFramePr/>
                <a:graphic xmlns:a="http://schemas.openxmlformats.org/drawingml/2006/main">
                  <a:graphicData uri="http://schemas.microsoft.com/office/word/2010/wordprocessingGroup">
                    <wpg:wgp>
                      <wpg:cNvGrpSpPr/>
                      <wpg:grpSpPr bwMode="auto">
                        <a:xfrm>
                          <a:off x="0" y="0"/>
                          <a:ext cx="107315" cy="106680"/>
                          <a:chOff x="5" y="0"/>
                          <a:chExt cx="163" cy="162"/>
                        </a:xfrm>
                      </wpg:grpSpPr>
                      <wps:wsp>
                        <wps:cNvPr id="122" name="Rectangle 122"/>
                        <wps:cNvSpPr>
                          <a:spLocks/>
                        </wps:cNvSpPr>
                        <wps:spPr bwMode="auto">
                          <a:xfrm>
                            <a:off x="8"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123"/>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124"/>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7B3E8D4">
              <v:group id="Group 97152" style="position:absolute;margin-left:318.25pt;margin-top:8.05pt;width:8.45pt;height:8.4pt;z-index:-251658082;mso-wrap-distance-left:0;mso-wrap-distance-right:0;mso-position-horizontal-relative:page" coordsize="163,162" coordorigin="5" o:spid="_x0000_s1026" w14:anchorId="45CE1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">
                <v:rect id="Rectangle 122" style="position:absolute;left:8;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">
                  <v:path arrowok="t"/>
                </v:rect>
                <v:rect id="Rectangle 123"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">
                  <v:path arrowok="t"/>
                </v:rect>
                <v:rect id="Rectangle 124"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">
                  <v:path arrowok="t"/>
                </v:rect>
                <w10:wrap type="topAndBottom" anchorx="page"/>
              </v:group>
            </w:pict>
          </mc:Fallback>
        </mc:AlternateContent>
      </w:r>
      <w:r w:rsidRPr="00D541E8">
        <w:rPr>
          <w:noProof/>
        </w:rPr>
        <mc:AlternateContent>
          <mc:Choice Requires="wpg">
            <w:drawing>
              <wp:anchor distT="0" distB="0" distL="0" distR="0" simplePos="0" relativeHeight="251658394" behindDoc="1" locked="0" layoutInCell="1" allowOverlap="1" wp14:anchorId="71515C58" wp14:editId="3E91EC7F">
                <wp:simplePos x="0" y="0"/>
                <wp:positionH relativeFrom="page">
                  <wp:posOffset>4043680</wp:posOffset>
                </wp:positionH>
                <wp:positionV relativeFrom="paragraph">
                  <wp:posOffset>317500</wp:posOffset>
                </wp:positionV>
                <wp:extent cx="108585" cy="106045"/>
                <wp:effectExtent l="0" t="0" r="5715" b="8255"/>
                <wp:wrapTopAndBottom/>
                <wp:docPr id="97169" name="Group 97169"/>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119" name="Rectangle 119"/>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120"/>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121"/>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DC0A71B">
              <v:group id="Group 97169" style="position:absolute;margin-left:318.4pt;margin-top:25pt;width:8.55pt;height:8.35pt;z-index:-251658078;mso-wrap-distance-left:0;mso-wrap-distance-right:0;mso-position-horizontal-relative:page" coordsize="165,161" coordorigin="5" o:spid="_x0000_s1026" w14:anchorId="4F338F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">
                <v:rect id="Rectangle 119"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">
                  <v:path arrowok="t"/>
                </v:rect>
                <v:rect id="Rectangle 120"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">
                  <v:path arrowok="t"/>
                </v:rect>
                <v:rect id="Rectangle 121"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">
                  <v:path arrowok="t"/>
                </v:rect>
                <w10:wrap type="topAndBottom" anchorx="page"/>
              </v:group>
            </w:pict>
          </mc:Fallback>
        </mc:AlternateContent>
      </w:r>
      <w:r w:rsidRPr="00D541E8">
        <w:rPr>
          <w:noProof/>
        </w:rPr>
        <mc:AlternateContent>
          <mc:Choice Requires="wpg">
            <w:drawing>
              <wp:anchor distT="0" distB="0" distL="0" distR="0" simplePos="0" relativeHeight="251658398" behindDoc="1" locked="0" layoutInCell="1" allowOverlap="1" wp14:anchorId="59508DC9" wp14:editId="14E408DE">
                <wp:simplePos x="0" y="0"/>
                <wp:positionH relativeFrom="page">
                  <wp:posOffset>4039870</wp:posOffset>
                </wp:positionH>
                <wp:positionV relativeFrom="paragraph">
                  <wp:posOffset>518795</wp:posOffset>
                </wp:positionV>
                <wp:extent cx="107950" cy="106045"/>
                <wp:effectExtent l="0" t="0" r="6350" b="8255"/>
                <wp:wrapTopAndBottom/>
                <wp:docPr id="97185" name="Group 97185"/>
                <wp:cNvGraphicFramePr/>
                <a:graphic xmlns:a="http://schemas.openxmlformats.org/drawingml/2006/main">
                  <a:graphicData uri="http://schemas.microsoft.com/office/word/2010/wordprocessingGroup">
                    <wpg:wgp>
                      <wpg:cNvGrpSpPr/>
                      <wpg:grpSpPr bwMode="auto">
                        <a:xfrm>
                          <a:off x="0" y="0"/>
                          <a:ext cx="107950" cy="106045"/>
                          <a:chOff x="5" y="0"/>
                          <a:chExt cx="164" cy="161"/>
                        </a:xfrm>
                      </wpg:grpSpPr>
                      <wps:wsp>
                        <wps:cNvPr id="116" name="Rectangle 116"/>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117"/>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118"/>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3D06D58">
              <v:group id="Group 97185" style="position:absolute;margin-left:318.1pt;margin-top:40.85pt;width:8.5pt;height:8.35pt;z-index:-251658074;mso-wrap-distance-left:0;mso-wrap-distance-right:0;mso-position-horizontal-relative:page" coordsize="164,161" coordorigin="5" o:spid="_x0000_s1026" w14:anchorId="096EF8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">
                <v:rect id="Rectangle 116"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">
                  <v:path arrowok="t"/>
                </v:rect>
                <v:rect id="Rectangle 117"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">
                  <v:path arrowok="t"/>
                </v:rect>
                <v:rect id="Rectangle 118"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">
                  <v:path arrowok="t"/>
                </v:rect>
                <w10:wrap type="topAndBottom" anchorx="page"/>
              </v:group>
            </w:pict>
          </mc:Fallback>
        </mc:AlternateContent>
      </w:r>
      <w:r w:rsidRPr="00D541E8">
        <w:rPr>
          <w:noProof/>
        </w:rPr>
        <mc:AlternateContent>
          <mc:Choice Requires="wpg">
            <w:drawing>
              <wp:anchor distT="0" distB="0" distL="0" distR="0" simplePos="0" relativeHeight="251658392" behindDoc="1" locked="0" layoutInCell="1" allowOverlap="1" wp14:anchorId="025C2E91" wp14:editId="7BD5B481">
                <wp:simplePos x="0" y="0"/>
                <wp:positionH relativeFrom="page">
                  <wp:posOffset>5056505</wp:posOffset>
                </wp:positionH>
                <wp:positionV relativeFrom="paragraph">
                  <wp:posOffset>100965</wp:posOffset>
                </wp:positionV>
                <wp:extent cx="108585" cy="106045"/>
                <wp:effectExtent l="0" t="0" r="5715" b="8255"/>
                <wp:wrapTopAndBottom/>
                <wp:docPr id="97161" name="Group 97161"/>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113" name="Rectangle 113"/>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114"/>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115"/>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23E4FAF">
              <v:group id="Group 97161" style="position:absolute;margin-left:398.15pt;margin-top:7.95pt;width:8.55pt;height:8.35pt;z-index:-251658080;mso-wrap-distance-left:0;mso-wrap-distance-right:0;mso-position-horizontal-relative:page" coordsize="165,161" coordorigin="5" o:spid="_x0000_s1026" w14:anchorId="6535D9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">
                <v:rect id="Rectangle 113"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">
                  <v:path arrowok="t"/>
                </v:rect>
                <v:rect id="Rectangle 114"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">
                  <v:path arrowok="t"/>
                </v:rect>
                <v:rect id="Rectangle 115"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">
                  <v:path arrowok="t"/>
                </v:rect>
                <w10:wrap type="topAndBottom" anchorx="page"/>
              </v:group>
            </w:pict>
          </mc:Fallback>
        </mc:AlternateContent>
      </w:r>
      <w:r w:rsidRPr="00D541E8">
        <w:rPr>
          <w:noProof/>
        </w:rPr>
        <mc:AlternateContent>
          <mc:Choice Requires="wpg">
            <w:drawing>
              <wp:anchor distT="0" distB="0" distL="0" distR="0" simplePos="0" relativeHeight="251658396" behindDoc="1" locked="0" layoutInCell="1" allowOverlap="1" wp14:anchorId="25731C49" wp14:editId="6135005D">
                <wp:simplePos x="0" y="0"/>
                <wp:positionH relativeFrom="page">
                  <wp:posOffset>5056505</wp:posOffset>
                </wp:positionH>
                <wp:positionV relativeFrom="paragraph">
                  <wp:posOffset>317500</wp:posOffset>
                </wp:positionV>
                <wp:extent cx="108585" cy="106045"/>
                <wp:effectExtent l="0" t="0" r="5715" b="8255"/>
                <wp:wrapTopAndBottom/>
                <wp:docPr id="97177" name="Group 97177"/>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110" name="Rectangle 110"/>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11"/>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12"/>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D3F5C51">
              <v:group id="Group 97177" style="position:absolute;margin-left:398.15pt;margin-top:25pt;width:8.55pt;height:8.35pt;z-index:-251658076;mso-wrap-distance-left:0;mso-wrap-distance-right:0;mso-position-horizontal-relative:page" coordsize="165,161" coordorigin="5" o:spid="_x0000_s1026" w14:anchorId="703295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">
                <v:rect id="Rectangle 110"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">
                  <v:path arrowok="t"/>
                </v:rect>
                <v:rect id="Rectangle 111"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">
                  <v:path arrowok="t"/>
                </v:rect>
                <v:rect id="Rectangle 112"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">
                  <v:path arrowok="t"/>
                </v:rect>
                <w10:wrap type="topAndBottom" anchorx="page"/>
              </v:group>
            </w:pict>
          </mc:Fallback>
        </mc:AlternateContent>
      </w:r>
      <w:r w:rsidRPr="00D541E8">
        <w:rPr>
          <w:noProof/>
        </w:rPr>
        <mc:AlternateContent>
          <mc:Choice Requires="wpg">
            <w:drawing>
              <wp:anchor distT="0" distB="0" distL="0" distR="0" simplePos="0" relativeHeight="251658400" behindDoc="1" locked="0" layoutInCell="1" allowOverlap="1" wp14:anchorId="4C10EB6C" wp14:editId="6D5E225E">
                <wp:simplePos x="0" y="0"/>
                <wp:positionH relativeFrom="page">
                  <wp:posOffset>5056505</wp:posOffset>
                </wp:positionH>
                <wp:positionV relativeFrom="paragraph">
                  <wp:posOffset>518795</wp:posOffset>
                </wp:positionV>
                <wp:extent cx="108585" cy="106045"/>
                <wp:effectExtent l="0" t="0" r="5715" b="8255"/>
                <wp:wrapTopAndBottom/>
                <wp:docPr id="97193" name="Group 97193"/>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104" name="Rectangle 104"/>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105"/>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106"/>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4387A0E">
              <v:group id="Group 97193" style="position:absolute;margin-left:398.15pt;margin-top:40.85pt;width:8.55pt;height:8.35pt;z-index:-251658072;mso-wrap-distance-left:0;mso-wrap-distance-right:0;mso-position-horizontal-relative:page" coordsize="165,161" coordorigin="5" o:spid="_x0000_s1026" w14:anchorId="0D96F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">
                <v:rect id="Rectangle 104"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">
                  <v:path arrowok="t"/>
                </v:rect>
                <v:rect id="Rectangle 105"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">
                  <v:path arrowok="t"/>
                </v:rect>
                <v:rect id="Rectangle 106"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">
                  <v:path arrowok="t"/>
                </v:rect>
                <w10:wrap type="topAndBottom" anchorx="page"/>
              </v:group>
            </w:pict>
          </mc:Fallback>
        </mc:AlternateContent>
      </w:r>
      <w:r w:rsidRPr="00D541E8">
        <w:rPr>
          <w:noProof/>
        </w:rPr>
        <mc:AlternateContent>
          <mc:Choice Requires="wpg">
            <w:drawing>
              <wp:anchor distT="0" distB="0" distL="0" distR="0" simplePos="0" relativeHeight="251658393" behindDoc="1" locked="0" layoutInCell="1" allowOverlap="1" wp14:anchorId="402462FB" wp14:editId="7DAD1FA4">
                <wp:simplePos x="0" y="0"/>
                <wp:positionH relativeFrom="page">
                  <wp:posOffset>5534660</wp:posOffset>
                </wp:positionH>
                <wp:positionV relativeFrom="paragraph">
                  <wp:posOffset>102870</wp:posOffset>
                </wp:positionV>
                <wp:extent cx="108585" cy="106045"/>
                <wp:effectExtent l="0" t="0" r="5715" b="8255"/>
                <wp:wrapTopAndBottom/>
                <wp:docPr id="97165" name="Group 97165"/>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101" name="Rectangle 101"/>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Rectangle 102"/>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103"/>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FDB840C">
              <v:group id="Group 97165" style="position:absolute;margin-left:435.8pt;margin-top:8.1pt;width:8.55pt;height:8.35pt;z-index:-251658079;mso-wrap-distance-left:0;mso-wrap-distance-right:0;mso-position-horizontal-relative:page" coordsize="165,161" coordorigin="5" o:spid="_x0000_s1026" w14:anchorId="159545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">
                <v:rect id="Rectangle 101"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">
                  <v:path arrowok="t"/>
                </v:rect>
                <v:rect id="Rectangle 102"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">
                  <v:path arrowok="t"/>
                </v:rect>
                <v:rect id="Rectangle 103"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">
                  <v:path arrowok="t"/>
                </v:rect>
                <w10:wrap type="topAndBottom" anchorx="page"/>
              </v:group>
            </w:pict>
          </mc:Fallback>
        </mc:AlternateContent>
      </w:r>
      <w:r w:rsidRPr="00D541E8">
        <w:rPr>
          <w:noProof/>
        </w:rPr>
        <mc:AlternateContent>
          <mc:Choice Requires="wpg">
            <w:drawing>
              <wp:anchor distT="0" distB="0" distL="0" distR="0" simplePos="0" relativeHeight="251658397" behindDoc="1" locked="0" layoutInCell="1" allowOverlap="1" wp14:anchorId="4EF5FB5E" wp14:editId="136DFED1">
                <wp:simplePos x="0" y="0"/>
                <wp:positionH relativeFrom="page">
                  <wp:posOffset>5536565</wp:posOffset>
                </wp:positionH>
                <wp:positionV relativeFrom="paragraph">
                  <wp:posOffset>317500</wp:posOffset>
                </wp:positionV>
                <wp:extent cx="111125" cy="106045"/>
                <wp:effectExtent l="0" t="0" r="3175" b="8255"/>
                <wp:wrapTopAndBottom/>
                <wp:docPr id="97181" name="Group 97181"/>
                <wp:cNvGraphicFramePr/>
                <a:graphic xmlns:a="http://schemas.openxmlformats.org/drawingml/2006/main">
                  <a:graphicData uri="http://schemas.microsoft.com/office/word/2010/wordprocessingGroup">
                    <wpg:wgp>
                      <wpg:cNvGrpSpPr/>
                      <wpg:grpSpPr bwMode="auto">
                        <a:xfrm>
                          <a:off x="0" y="0"/>
                          <a:ext cx="111125" cy="106045"/>
                          <a:chOff x="5" y="0"/>
                          <a:chExt cx="169" cy="161"/>
                        </a:xfrm>
                      </wpg:grpSpPr>
                      <wps:wsp>
                        <wps:cNvPr id="98" name="Rectangle 98"/>
                        <wps:cNvSpPr>
                          <a:spLocks/>
                        </wps:cNvSpPr>
                        <wps:spPr bwMode="auto">
                          <a:xfrm>
                            <a:off x="14"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99"/>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100"/>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53C9C4A">
              <v:group id="Group 97181" style="position:absolute;margin-left:435.95pt;margin-top:25pt;width:8.75pt;height:8.35pt;z-index:-251658075;mso-wrap-distance-left:0;mso-wrap-distance-right:0;mso-position-horizontal-relative:page" coordsize="169,161" coordorigin="5" o:spid="_x0000_s1026" w14:anchorId="3A0A88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">
                <v:rect id="Rectangle 98" style="position:absolute;left:14;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">
                  <v:path arrowok="t"/>
                </v:rect>
                <v:rect id="Rectangle 99"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">
                  <v:path arrowok="t"/>
                </v:rect>
                <v:rect id="Rectangle 100"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">
                  <v:path arrowok="t"/>
                </v:rect>
                <w10:wrap type="topAndBottom" anchorx="page"/>
              </v:group>
            </w:pict>
          </mc:Fallback>
        </mc:AlternateContent>
      </w:r>
      <w:r w:rsidRPr="00D541E8">
        <w:rPr>
          <w:noProof/>
        </w:rPr>
        <mc:AlternateContent>
          <mc:Choice Requires="wpg">
            <w:drawing>
              <wp:anchor distT="0" distB="0" distL="0" distR="0" simplePos="0" relativeHeight="251658401" behindDoc="1" locked="0" layoutInCell="1" allowOverlap="1" wp14:anchorId="4DB92A3A" wp14:editId="01073BAF">
                <wp:simplePos x="0" y="0"/>
                <wp:positionH relativeFrom="page">
                  <wp:posOffset>5534660</wp:posOffset>
                </wp:positionH>
                <wp:positionV relativeFrom="paragraph">
                  <wp:posOffset>520700</wp:posOffset>
                </wp:positionV>
                <wp:extent cx="108585" cy="106045"/>
                <wp:effectExtent l="0" t="0" r="5715" b="8255"/>
                <wp:wrapTopAndBottom/>
                <wp:docPr id="97197" name="Group 97197"/>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95" name="Rectangle 95"/>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96"/>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97"/>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9B94E85">
              <v:group id="Group 97197" style="position:absolute;margin-left:435.8pt;margin-top:41pt;width:8.55pt;height:8.35pt;z-index:-251658071;mso-wrap-distance-left:0;mso-wrap-distance-right:0;mso-position-horizontal-relative:page" coordsize="165,161" coordorigin="5" o:spid="_x0000_s1026" w14:anchorId="5993BA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">
                <v:rect id="Rectangle 95"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">
                  <v:path arrowok="t"/>
                </v:rect>
                <v:rect id="Rectangle 96"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">
                  <v:path arrowok="t"/>
                </v:rect>
                <v:rect id="Rectangle 97"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">
                  <v:path arrowok="t"/>
                </v:rect>
                <w10:wrap type="topAndBottom" anchorx="page"/>
              </v:group>
            </w:pict>
          </mc:Fallback>
        </mc:AlternateContent>
      </w:r>
      <w:r w:rsidRPr="00D541E8">
        <w:rPr>
          <w:noProof/>
        </w:rPr>
        <mc:AlternateContent>
          <mc:Choice Requires="wpg">
            <w:drawing>
              <wp:anchor distT="0" distB="0" distL="0" distR="0" simplePos="0" relativeHeight="251658391" behindDoc="1" locked="0" layoutInCell="1" allowOverlap="1" wp14:anchorId="5395CE2F" wp14:editId="46D99AAB">
                <wp:simplePos x="0" y="0"/>
                <wp:positionH relativeFrom="page">
                  <wp:posOffset>4554855</wp:posOffset>
                </wp:positionH>
                <wp:positionV relativeFrom="paragraph">
                  <wp:posOffset>100965</wp:posOffset>
                </wp:positionV>
                <wp:extent cx="106680" cy="106045"/>
                <wp:effectExtent l="0" t="0" r="7620" b="8255"/>
                <wp:wrapTopAndBottom/>
                <wp:docPr id="97156" name="Group 97156"/>
                <wp:cNvGraphicFramePr/>
                <a:graphic xmlns:a="http://schemas.openxmlformats.org/drawingml/2006/main">
                  <a:graphicData uri="http://schemas.microsoft.com/office/word/2010/wordprocessingGroup">
                    <wpg:wgp>
                      <wpg:cNvGrpSpPr/>
                      <wpg:grpSpPr bwMode="auto">
                        <a:xfrm>
                          <a:off x="0" y="0"/>
                          <a:ext cx="106680" cy="106045"/>
                          <a:chOff x="5" y="0"/>
                          <a:chExt cx="162" cy="161"/>
                        </a:xfrm>
                      </wpg:grpSpPr>
                      <wps:wsp>
                        <wps:cNvPr id="92" name="Rectangle 92"/>
                        <wps:cNvSpPr>
                          <a:spLocks/>
                        </wps:cNvSpPr>
                        <wps:spPr bwMode="auto">
                          <a:xfrm>
                            <a:off x="7"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Rectangle 93"/>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94"/>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5989AC8">
              <v:group id="Group 97156" style="position:absolute;margin-left:358.65pt;margin-top:7.95pt;width:8.4pt;height:8.35pt;z-index:-251658081;mso-wrap-distance-left:0;mso-wrap-distance-right:0;mso-position-horizontal-relative:page" coordsize="162,161" coordorigin="5" o:spid="_x0000_s1026" w14:anchorId="1A0EB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">
                <v:rect id="Rectangle 92" style="position:absolute;left:7;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">
                  <v:path arrowok="t"/>
                </v:rect>
                <v:rect id="Rectangle 93"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">
                  <v:path arrowok="t"/>
                </v:rect>
                <v:rect id="Rectangle 94"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">
                  <v:path arrowok="t"/>
                </v:rect>
                <w10:wrap type="topAndBottom" anchorx="page"/>
              </v:group>
            </w:pict>
          </mc:Fallback>
        </mc:AlternateContent>
      </w:r>
      <w:r w:rsidRPr="00D541E8">
        <w:rPr>
          <w:noProof/>
        </w:rPr>
        <mc:AlternateContent>
          <mc:Choice Requires="wpg">
            <w:drawing>
              <wp:anchor distT="0" distB="0" distL="0" distR="0" simplePos="0" relativeHeight="251658395" behindDoc="1" locked="0" layoutInCell="1" allowOverlap="1" wp14:anchorId="3513B61E" wp14:editId="593978FA">
                <wp:simplePos x="0" y="0"/>
                <wp:positionH relativeFrom="page">
                  <wp:posOffset>4558665</wp:posOffset>
                </wp:positionH>
                <wp:positionV relativeFrom="paragraph">
                  <wp:posOffset>319405</wp:posOffset>
                </wp:positionV>
                <wp:extent cx="107315" cy="104140"/>
                <wp:effectExtent l="0" t="0" r="6985" b="10160"/>
                <wp:wrapTopAndBottom/>
                <wp:docPr id="97173" name="Group 97173"/>
                <wp:cNvGraphicFramePr/>
                <a:graphic xmlns:a="http://schemas.openxmlformats.org/drawingml/2006/main">
                  <a:graphicData uri="http://schemas.microsoft.com/office/word/2010/wordprocessingGroup">
                    <wpg:wgp>
                      <wpg:cNvGrpSpPr/>
                      <wpg:grpSpPr bwMode="auto">
                        <a:xfrm>
                          <a:off x="0" y="0"/>
                          <a:ext cx="107315" cy="104140"/>
                          <a:chOff x="5" y="0"/>
                          <a:chExt cx="163" cy="160"/>
                        </a:xfrm>
                      </wpg:grpSpPr>
                      <wps:wsp>
                        <wps:cNvPr id="89" name="Rectangle 89"/>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90"/>
                        <wps:cNvSpPr>
                          <a:spLocks/>
                        </wps:cNvSpPr>
                        <wps:spPr bwMode="auto">
                          <a:xfrm>
                            <a:off x="5" y="1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91"/>
                        <wps:cNvSpPr>
                          <a:spLocks/>
                        </wps:cNvSpPr>
                        <wps:spPr bwMode="auto">
                          <a:xfrm>
                            <a:off x="5" y="1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55C3555">
              <v:group id="Group 97173" style="position:absolute;margin-left:358.95pt;margin-top:25.15pt;width:8.45pt;height:8.2pt;z-index:-251658077;mso-wrap-distance-left:0;mso-wrap-distance-right:0;mso-position-horizontal-relative:page" coordsize="163,160" coordorigin="5" o:spid="_x0000_s1026" w14:anchorId="2ACADE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">
                <v:rect id="Rectangle 89"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">
                  <v:path arrowok="t"/>
                </v:rect>
                <v:rect id="Rectangle 90" style="position:absolute;left:5;top:14;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">
                  <v:path arrowok="t"/>
                </v:rect>
                <v:rect id="Rectangle 91" style="position:absolute;left:5;top:14;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">
                  <v:path arrowok="t"/>
                </v:rect>
                <w10:wrap type="topAndBottom" anchorx="page"/>
              </v:group>
            </w:pict>
          </mc:Fallback>
        </mc:AlternateContent>
      </w:r>
      <w:r w:rsidRPr="00D541E8">
        <w:rPr>
          <w:noProof/>
        </w:rPr>
        <mc:AlternateContent>
          <mc:Choice Requires="wpg">
            <w:drawing>
              <wp:anchor distT="0" distB="0" distL="0" distR="0" simplePos="0" relativeHeight="251658399" behindDoc="1" locked="0" layoutInCell="1" allowOverlap="1" wp14:anchorId="503E7CF5" wp14:editId="5FF2149D">
                <wp:simplePos x="0" y="0"/>
                <wp:positionH relativeFrom="page">
                  <wp:posOffset>4554220</wp:posOffset>
                </wp:positionH>
                <wp:positionV relativeFrom="paragraph">
                  <wp:posOffset>518795</wp:posOffset>
                </wp:positionV>
                <wp:extent cx="107315" cy="106045"/>
                <wp:effectExtent l="0" t="0" r="6985" b="8255"/>
                <wp:wrapTopAndBottom/>
                <wp:docPr id="97189" name="Group 97189"/>
                <wp:cNvGraphicFramePr/>
                <a:graphic xmlns:a="http://schemas.openxmlformats.org/drawingml/2006/main">
                  <a:graphicData uri="http://schemas.microsoft.com/office/word/2010/wordprocessingGroup">
                    <wpg:wgp>
                      <wpg:cNvGrpSpPr/>
                      <wpg:grpSpPr bwMode="auto">
                        <a:xfrm>
                          <a:off x="0" y="0"/>
                          <a:ext cx="107315" cy="106045"/>
                          <a:chOff x="5" y="0"/>
                          <a:chExt cx="163" cy="161"/>
                        </a:xfrm>
                      </wpg:grpSpPr>
                      <wps:wsp>
                        <wps:cNvPr id="86" name="Rectangle 86"/>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Rectangle 87"/>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Rectangle 88"/>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D24B699">
              <v:group id="Group 97189" style="position:absolute;margin-left:358.6pt;margin-top:40.85pt;width:8.45pt;height:8.35pt;z-index:-251658073;mso-wrap-distance-left:0;mso-wrap-distance-right:0;mso-position-horizontal-relative:page" coordsize="163,161" coordorigin="5" o:spid="_x0000_s1026" w14:anchorId="52D9FD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">
                <v:rect id="Rectangle 86"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">
                  <v:path arrowok="t"/>
                </v:rect>
                <v:rect id="Rectangle 87"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">
                  <v:path arrowok="t"/>
                </v:rect>
                <v:rect id="Rectangle 88"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">
                  <v:path arrowok="t"/>
                </v:rect>
                <w10:wrap type="topAndBottom" anchorx="page"/>
              </v:group>
            </w:pict>
          </mc:Fallback>
        </mc:AlternateContent>
      </w:r>
    </w:p>
    <w:p w14:paraId="6F5F8F5A" w14:textId="77777777" w:rsidR="00C120CD" w:rsidRPr="00D541E8" w:rsidRDefault="00C120CD" w:rsidP="002C71AA">
      <w:pPr>
        <w:shd w:val="clear" w:color="auto" w:fill="FFFFFF" w:themeFill="background1"/>
      </w:pPr>
    </w:p>
    <w:p w14:paraId="400B5FA3" w14:textId="77777777" w:rsidR="00C120CD" w:rsidRPr="00D541E8" w:rsidRDefault="00C120CD" w:rsidP="002C71AA">
      <w:pPr>
        <w:shd w:val="clear" w:color="auto" w:fill="FFFFFF" w:themeFill="background1"/>
      </w:pPr>
    </w:p>
    <w:p w14:paraId="0F60D872" w14:textId="77777777" w:rsidR="00C120CD" w:rsidRPr="00D541E8" w:rsidRDefault="00C120CD" w:rsidP="002C71AA">
      <w:pPr>
        <w:shd w:val="clear" w:color="auto" w:fill="FFFFFF" w:themeFill="background1"/>
        <w:spacing w:after="0"/>
        <w:sectPr w:rsidR="00C120CD" w:rsidRPr="00D541E8">
          <w:headerReference w:type="default" r:id="rId53"/>
          <w:type w:val="continuous"/>
          <w:pgSz w:w="12240" w:h="15840"/>
          <w:pgMar w:top="980" w:right="780" w:bottom="280" w:left="940" w:header="720" w:footer="720" w:gutter="0"/>
          <w:cols w:num="3" w:space="720" w:equalWidth="0">
            <w:col w:w="1485" w:space="1485"/>
            <w:col w:w="3538" w:space="178"/>
            <w:col w:w="3560"/>
          </w:cols>
        </w:sectPr>
      </w:pPr>
    </w:p>
    <w:p w14:paraId="115C33EE" w14:textId="77777777" w:rsidR="00C120CD" w:rsidRPr="00D541E8" w:rsidRDefault="00C120CD" w:rsidP="002C71AA">
      <w:pPr>
        <w:shd w:val="clear" w:color="auto" w:fill="FFFFFF" w:themeFill="background1"/>
      </w:pPr>
      <w:r w:rsidRPr="00D541E8">
        <w:t>other nonacademic</w:t>
      </w:r>
    </w:p>
    <w:p w14:paraId="1940F2E0" w14:textId="532267C1"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344" behindDoc="1" locked="0" layoutInCell="1" allowOverlap="1" wp14:anchorId="084C979A" wp14:editId="65826422">
                <wp:simplePos x="0" y="0"/>
                <wp:positionH relativeFrom="page">
                  <wp:posOffset>4039870</wp:posOffset>
                </wp:positionH>
                <wp:positionV relativeFrom="paragraph">
                  <wp:posOffset>-10160</wp:posOffset>
                </wp:positionV>
                <wp:extent cx="107950" cy="105410"/>
                <wp:effectExtent l="0" t="0" r="6350" b="8890"/>
                <wp:wrapNone/>
                <wp:docPr id="97201" name="Group 97201"/>
                <wp:cNvGraphicFramePr/>
                <a:graphic xmlns:a="http://schemas.openxmlformats.org/drawingml/2006/main">
                  <a:graphicData uri="http://schemas.microsoft.com/office/word/2010/wordprocessingGroup">
                    <wpg:wgp>
                      <wpg:cNvGrpSpPr/>
                      <wpg:grpSpPr bwMode="auto">
                        <a:xfrm>
                          <a:off x="0" y="0"/>
                          <a:ext cx="107950" cy="105410"/>
                          <a:chOff x="5" y="-1"/>
                          <a:chExt cx="164" cy="160"/>
                        </a:xfrm>
                      </wpg:grpSpPr>
                      <wps:wsp>
                        <wps:cNvPr id="83" name="Rectangle 83"/>
                        <wps:cNvSpPr>
                          <a:spLocks/>
                        </wps:cNvSpPr>
                        <wps:spPr bwMode="auto">
                          <a:xfrm>
                            <a:off x="9"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Rectangle 8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8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CB0DEA1">
              <v:group id="Group 97201" style="position:absolute;margin-left:318.1pt;margin-top:-.8pt;width:8.5pt;height:8.3pt;z-index:-251658128;mso-position-horizontal-relative:page" coordsize="164,160" coordorigin="5,-1" o:spid="_x0000_s1026" w14:anchorId="7B6E3D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">
                <v:rect id="Rectangle 83" style="position:absolute;left:9;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">
                  <v:path arrowok="t"/>
                </v:rect>
                <v:rect id="Rectangle 8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">
                  <v:path arrowok="t"/>
                </v:rect>
                <v:rect id="Rectangle 8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">
                  <v:path arrowok="t"/>
                </v:rect>
                <w10:wrap anchorx="page"/>
              </v:group>
            </w:pict>
          </mc:Fallback>
        </mc:AlternateContent>
      </w:r>
      <w:r w:rsidRPr="00D541E8">
        <w:rPr>
          <w:noProof/>
        </w:rPr>
        <mc:AlternateContent>
          <mc:Choice Requires="wpg">
            <w:drawing>
              <wp:anchor distT="0" distB="0" distL="114300" distR="114300" simplePos="0" relativeHeight="251658345" behindDoc="1" locked="0" layoutInCell="1" allowOverlap="1" wp14:anchorId="7D60A531" wp14:editId="7404341F">
                <wp:simplePos x="0" y="0"/>
                <wp:positionH relativeFrom="page">
                  <wp:posOffset>5534660</wp:posOffset>
                </wp:positionH>
                <wp:positionV relativeFrom="paragraph">
                  <wp:posOffset>-8255</wp:posOffset>
                </wp:positionV>
                <wp:extent cx="108585" cy="105410"/>
                <wp:effectExtent l="0" t="0" r="5715" b="8890"/>
                <wp:wrapNone/>
                <wp:docPr id="97205" name="Group 97205"/>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80" name="Rectangle 80"/>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81"/>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 name="Rectangle 82"/>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C8AD27D">
              <v:group id="Group 97205" style="position:absolute;margin-left:435.8pt;margin-top:-.65pt;width:8.55pt;height:8.3pt;z-index:-251658127;mso-position-horizontal-relative:page" coordsize="165,160" coordorigin="5,-1" o:spid="_x0000_s1026" w14:anchorId="56ED68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">
                <v:rect id="Rectangle 80"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">
                  <v:path arrowok="t"/>
                </v:rect>
                <v:rect id="Rectangle 81"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">
                  <v:path arrowok="t"/>
                </v:rect>
                <v:rect id="Rectangle 82"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">
                  <v:path arrowok="t"/>
                </v:rect>
                <w10:wrap anchorx="page"/>
              </v:group>
            </w:pict>
          </mc:Fallback>
        </mc:AlternateContent>
      </w:r>
      <w:r w:rsidRPr="00D541E8">
        <w:rPr>
          <w:noProof/>
        </w:rPr>
        <mc:AlternateContent>
          <mc:Choice Requires="wpg">
            <w:drawing>
              <wp:anchor distT="0" distB="0" distL="114300" distR="114300" simplePos="0" relativeHeight="251658346" behindDoc="1" locked="0" layoutInCell="1" allowOverlap="1" wp14:anchorId="7FAE361E" wp14:editId="0A75D664">
                <wp:simplePos x="0" y="0"/>
                <wp:positionH relativeFrom="page">
                  <wp:posOffset>4554220</wp:posOffset>
                </wp:positionH>
                <wp:positionV relativeFrom="paragraph">
                  <wp:posOffset>-10160</wp:posOffset>
                </wp:positionV>
                <wp:extent cx="107315" cy="105410"/>
                <wp:effectExtent l="0" t="0" r="6985" b="8890"/>
                <wp:wrapNone/>
                <wp:docPr id="97209" name="Group 97209"/>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76" name="Rectangle 76"/>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7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7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1E90B7D">
              <v:group id="Group 97209" style="position:absolute;margin-left:358.6pt;margin-top:-.8pt;width:8.45pt;height:8.3pt;z-index:-251658126;mso-position-horizontal-relative:page" coordsize="163,160" coordorigin="5,-1" o:spid="_x0000_s1026" w14:anchorId="49DA44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">
                <v:rect id="Rectangle 76"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">
                  <v:path arrowok="t"/>
                </v:rect>
                <v:rect id="Rectangle 7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">
                  <v:path arrowok="t"/>
                </v:rect>
                <v:rect id="Rectangle 7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">
                  <v:path arrowok="t"/>
                </v:rect>
                <w10:wrap anchorx="page"/>
              </v:group>
            </w:pict>
          </mc:Fallback>
        </mc:AlternateContent>
      </w:r>
      <w:r w:rsidRPr="00D541E8">
        <w:rPr>
          <w:noProof/>
        </w:rPr>
        <mc:AlternateContent>
          <mc:Choice Requires="wpg">
            <w:drawing>
              <wp:anchor distT="0" distB="0" distL="114300" distR="114300" simplePos="0" relativeHeight="251658347" behindDoc="1" locked="0" layoutInCell="1" allowOverlap="1" wp14:anchorId="595F1DB3" wp14:editId="4B1645AE">
                <wp:simplePos x="0" y="0"/>
                <wp:positionH relativeFrom="page">
                  <wp:posOffset>5056505</wp:posOffset>
                </wp:positionH>
                <wp:positionV relativeFrom="paragraph">
                  <wp:posOffset>-10160</wp:posOffset>
                </wp:positionV>
                <wp:extent cx="108585" cy="105410"/>
                <wp:effectExtent l="0" t="0" r="5715" b="8890"/>
                <wp:wrapNone/>
                <wp:docPr id="97213" name="Group 97213"/>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72" name="Rectangle 72"/>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7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7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74855BF">
              <v:group id="Group 97213" style="position:absolute;margin-left:398.15pt;margin-top:-.8pt;width:8.55pt;height:8.3pt;z-index:-251658125;mso-position-horizontal-relative:page" coordsize="165,160" coordorigin="5,-1" o:spid="_x0000_s1026" w14:anchorId="4D90CE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">
                <v:rect id="Rectangle 72"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">
                  <v:path arrowok="t"/>
                </v:rect>
                <v:rect id="Rectangle 7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">
                  <v:path arrowok="t"/>
                </v:rect>
                <v:rect id="Rectangle 7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">
                  <v:path arrowok="t"/>
                </v:rect>
                <w10:wrap anchorx="page"/>
              </v:group>
            </w:pict>
          </mc:Fallback>
        </mc:AlternateContent>
      </w:r>
      <w:r w:rsidRPr="00D541E8">
        <w:t>subjects.</w:t>
      </w:r>
      <w:r w:rsidRPr="00D541E8">
        <w:tab/>
        <w:t>g.</w:t>
      </w:r>
      <w:r w:rsidR="009C63E8" w:rsidRPr="00D541E8">
        <w:t xml:space="preserve"> </w:t>
      </w:r>
      <w:r w:rsidRPr="00D541E8">
        <w:tab/>
      </w:r>
    </w:p>
    <w:p w14:paraId="6BB244CD" w14:textId="35D7C078" w:rsidR="00C120CD" w:rsidRPr="00D541E8" w:rsidRDefault="00C120CD" w:rsidP="002C71AA">
      <w:pPr>
        <w:shd w:val="clear" w:color="auto" w:fill="FFFFFF" w:themeFill="background1"/>
      </w:pPr>
      <w:r w:rsidRPr="00D541E8">
        <w:rPr>
          <w:noProof/>
        </w:rPr>
        <mc:AlternateContent>
          <mc:Choice Requires="wps">
            <w:drawing>
              <wp:anchor distT="0" distB="0" distL="0" distR="0" simplePos="0" relativeHeight="251658402" behindDoc="1" locked="0" layoutInCell="1" allowOverlap="1" wp14:anchorId="31033F29" wp14:editId="3227A453">
                <wp:simplePos x="0" y="0"/>
                <wp:positionH relativeFrom="page">
                  <wp:posOffset>694690</wp:posOffset>
                </wp:positionH>
                <wp:positionV relativeFrom="paragraph">
                  <wp:posOffset>197485</wp:posOffset>
                </wp:positionV>
                <wp:extent cx="6400800" cy="1270"/>
                <wp:effectExtent l="0" t="0" r="0" b="0"/>
                <wp:wrapTopAndBottom/>
                <wp:docPr id="71" name="Freeform: 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16B669D">
              <v:shape id="Freeform: Shape 71" style="position:absolute;margin-left:54.7pt;margin-top:15.55pt;width:7in;height:.1pt;z-index:-25165807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" w14:anchorId="72395BB5">
                <v:path arrowok="t" o:connecttype="custom" o:connectlocs="0,0;6400800,0" o:connectangles="0,0"/>
                <w10:wrap type="topAndBottom" anchorx="page"/>
              </v:shape>
            </w:pict>
          </mc:Fallback>
        </mc:AlternateContent>
      </w:r>
    </w:p>
    <w:p w14:paraId="31066CFA" w14:textId="77777777" w:rsidR="00C120CD" w:rsidRPr="00D541E8" w:rsidRDefault="00C120CD" w:rsidP="002C71AA">
      <w:pPr>
        <w:shd w:val="clear" w:color="auto" w:fill="FFFFFF" w:themeFill="background1"/>
      </w:pPr>
      <w:r w:rsidRPr="00D541E8">
        <w:t>Does your child receive special education or remedial services or attend a special class or special school?</w:t>
      </w:r>
    </w:p>
    <w:p w14:paraId="5E8F7A13" w14:textId="3B1D9B85"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348" behindDoc="1" locked="0" layoutInCell="1" allowOverlap="1" wp14:anchorId="649AC748" wp14:editId="331EAE9D">
                <wp:simplePos x="0" y="0"/>
                <wp:positionH relativeFrom="page">
                  <wp:posOffset>3449955</wp:posOffset>
                </wp:positionH>
                <wp:positionV relativeFrom="paragraph">
                  <wp:posOffset>83820</wp:posOffset>
                </wp:positionV>
                <wp:extent cx="107315" cy="105410"/>
                <wp:effectExtent l="0" t="0" r="6985" b="8890"/>
                <wp:wrapNone/>
                <wp:docPr id="67" name="Group 67"/>
                <wp:cNvGraphicFramePr/>
                <a:graphic xmlns:a="http://schemas.openxmlformats.org/drawingml/2006/main">
                  <a:graphicData uri="http://schemas.microsoft.com/office/word/2010/wordprocessingGroup">
                    <wpg:wgp>
                      <wpg:cNvGrpSpPr/>
                      <wpg:grpSpPr bwMode="auto">
                        <a:xfrm>
                          <a:off x="0" y="0"/>
                          <a:ext cx="107315" cy="105410"/>
                          <a:chOff x="5" y="0"/>
                          <a:chExt cx="163" cy="160"/>
                        </a:xfrm>
                      </wpg:grpSpPr>
                      <wps:wsp>
                        <wps:cNvPr id="68" name="Rectangle 68"/>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70"/>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079158A">
              <v:group id="Group 67" style="position:absolute;margin-left:271.65pt;margin-top:6.6pt;width:8.45pt;height:8.3pt;z-index:-251658124;mso-position-horizontal-relative:page" coordsize="163,160" coordorigin="5" o:spid="_x0000_s1026" w14:anchorId="32629C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">
                <v:rect id="Rectangle 68"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">
                  <v:path arrowok="t"/>
                </v:rect>
                <v:rect id="Rectangle 69"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">
                  <v:path arrowok="t"/>
                </v:rect>
                <v:rect id="Rectangle 70"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">
                  <v:path arrowok="t"/>
                </v:rect>
                <w10:wrap anchorx="page"/>
              </v:group>
            </w:pict>
          </mc:Fallback>
        </mc:AlternateContent>
      </w:r>
      <w:r w:rsidRPr="00D541E8">
        <w:rPr>
          <w:noProof/>
        </w:rPr>
        <mc:AlternateContent>
          <mc:Choice Requires="wpg">
            <w:drawing>
              <wp:anchor distT="0" distB="0" distL="114300" distR="114300" simplePos="0" relativeHeight="251658349" behindDoc="1" locked="0" layoutInCell="1" allowOverlap="1" wp14:anchorId="20DC089F" wp14:editId="5E2C8DFD">
                <wp:simplePos x="0" y="0"/>
                <wp:positionH relativeFrom="page">
                  <wp:posOffset>3939540</wp:posOffset>
                </wp:positionH>
                <wp:positionV relativeFrom="paragraph">
                  <wp:posOffset>83820</wp:posOffset>
                </wp:positionV>
                <wp:extent cx="107950" cy="105410"/>
                <wp:effectExtent l="0" t="0" r="6350" b="8890"/>
                <wp:wrapNone/>
                <wp:docPr id="191" name="Group 191"/>
                <wp:cNvGraphicFramePr/>
                <a:graphic xmlns:a="http://schemas.openxmlformats.org/drawingml/2006/main">
                  <a:graphicData uri="http://schemas.microsoft.com/office/word/2010/wordprocessingGroup">
                    <wpg:wgp>
                      <wpg:cNvGrpSpPr/>
                      <wpg:grpSpPr bwMode="auto">
                        <a:xfrm>
                          <a:off x="0" y="0"/>
                          <a:ext cx="107950" cy="105410"/>
                          <a:chOff x="5" y="0"/>
                          <a:chExt cx="164" cy="160"/>
                        </a:xfrm>
                      </wpg:grpSpPr>
                      <wps:wsp>
                        <wps:cNvPr id="64" name="Rectangle 64"/>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Rectangle 65"/>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66"/>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8049D42">
              <v:group id="Group 191" style="position:absolute;margin-left:310.2pt;margin-top:6.6pt;width:8.5pt;height:8.3pt;z-index:-251658123;mso-position-horizontal-relative:page" coordsize="164,160" coordorigin="5" o:spid="_x0000_s1026" w14:anchorId="0F5273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">
                <v:rect id="Rectangle 64"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">
                  <v:path arrowok="t"/>
                </v:rect>
                <v:rect id="Rectangle 65"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">
                  <v:path arrowok="t"/>
                </v:rect>
                <v:rect id="Rectangle 66"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">
                  <v:path arrowok="t"/>
                </v:rect>
                <w10:wrap anchorx="page"/>
              </v:group>
            </w:pict>
          </mc:Fallback>
        </mc:AlternateContent>
      </w:r>
      <w:r w:rsidRPr="00D541E8">
        <w:t>No</w:t>
      </w:r>
      <w:r w:rsidRPr="00D541E8">
        <w:tab/>
        <w:t>Yes—kind of services, class, or school:</w:t>
      </w:r>
    </w:p>
    <w:p w14:paraId="414B2124" w14:textId="77777777" w:rsidR="00C120CD" w:rsidRPr="00D541E8" w:rsidRDefault="00C120CD" w:rsidP="002C71AA">
      <w:pPr>
        <w:shd w:val="clear" w:color="auto" w:fill="FFFFFF" w:themeFill="background1"/>
      </w:pPr>
    </w:p>
    <w:p w14:paraId="7A432DAD" w14:textId="222D5139"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350" behindDoc="1" locked="0" layoutInCell="1" allowOverlap="1" wp14:anchorId="34439215" wp14:editId="0B179149">
                <wp:simplePos x="0" y="0"/>
                <wp:positionH relativeFrom="page">
                  <wp:posOffset>3935730</wp:posOffset>
                </wp:positionH>
                <wp:positionV relativeFrom="paragraph">
                  <wp:posOffset>61595</wp:posOffset>
                </wp:positionV>
                <wp:extent cx="107315" cy="104775"/>
                <wp:effectExtent l="0" t="0" r="6985" b="9525"/>
                <wp:wrapNone/>
                <wp:docPr id="187" name="Group 187"/>
                <wp:cNvGraphicFramePr/>
                <a:graphic xmlns:a="http://schemas.openxmlformats.org/drawingml/2006/main">
                  <a:graphicData uri="http://schemas.microsoft.com/office/word/2010/wordprocessingGroup">
                    <wpg:wgp>
                      <wpg:cNvGrpSpPr/>
                      <wpg:grpSpPr bwMode="auto">
                        <a:xfrm>
                          <a:off x="0" y="0"/>
                          <a:ext cx="107315" cy="104775"/>
                          <a:chOff x="5" y="-1"/>
                          <a:chExt cx="163" cy="160"/>
                        </a:xfrm>
                      </wpg:grpSpPr>
                      <wps:wsp>
                        <wps:cNvPr id="188" name="Rectangle 188"/>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Rectangle 189"/>
                        <wps:cNvSpPr>
                          <a:spLocks/>
                        </wps:cNvSpPr>
                        <wps:spPr bwMode="auto">
                          <a:xfrm>
                            <a:off x="5" y="1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 name="Rectangle 190"/>
                        <wps:cNvSpPr>
                          <a:spLocks/>
                        </wps:cNvSpPr>
                        <wps:spPr bwMode="auto">
                          <a:xfrm>
                            <a:off x="5" y="1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6BC7AEA">
              <v:group id="Group 187" style="position:absolute;margin-left:309.9pt;margin-top:4.85pt;width:8.45pt;height:8.25pt;z-index:-251658122;mso-position-horizontal-relative:page" coordsize="163,160" coordorigin="5,-1" o:spid="_x0000_s1026" w14:anchorId="40E6AC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">
                <v:rect id="Rectangle 188"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">
                  <v:path arrowok="t"/>
                </v:rect>
                <v:rect id="Rectangle 189" style="position:absolute;left:5;top:14;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">
                  <v:path arrowok="t"/>
                </v:rect>
                <v:rect id="Rectangle 190" style="position:absolute;left:5;top:14;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51" behindDoc="1" locked="0" layoutInCell="1" allowOverlap="1" wp14:anchorId="1F47ECB3" wp14:editId="778D4F69">
                <wp:simplePos x="0" y="0"/>
                <wp:positionH relativeFrom="page">
                  <wp:posOffset>3449955</wp:posOffset>
                </wp:positionH>
                <wp:positionV relativeFrom="paragraph">
                  <wp:posOffset>61595</wp:posOffset>
                </wp:positionV>
                <wp:extent cx="107315" cy="104775"/>
                <wp:effectExtent l="0" t="0" r="6985" b="9525"/>
                <wp:wrapNone/>
                <wp:docPr id="183" name="Group 183"/>
                <wp:cNvGraphicFramePr/>
                <a:graphic xmlns:a="http://schemas.openxmlformats.org/drawingml/2006/main">
                  <a:graphicData uri="http://schemas.microsoft.com/office/word/2010/wordprocessingGroup">
                    <wpg:wgp>
                      <wpg:cNvGrpSpPr/>
                      <wpg:grpSpPr bwMode="auto">
                        <a:xfrm>
                          <a:off x="0" y="0"/>
                          <a:ext cx="107315" cy="104775"/>
                          <a:chOff x="5" y="-1"/>
                          <a:chExt cx="163" cy="160"/>
                        </a:xfrm>
                      </wpg:grpSpPr>
                      <wps:wsp>
                        <wps:cNvPr id="184" name="Rectangle 184"/>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Rectangle 185"/>
                        <wps:cNvSpPr>
                          <a:spLocks/>
                        </wps:cNvSpPr>
                        <wps:spPr bwMode="auto">
                          <a:xfrm>
                            <a:off x="5" y="1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Rectangle 186"/>
                        <wps:cNvSpPr>
                          <a:spLocks/>
                        </wps:cNvSpPr>
                        <wps:spPr bwMode="auto">
                          <a:xfrm>
                            <a:off x="5" y="1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5987E00">
              <v:group id="Group 183" style="position:absolute;margin-left:271.65pt;margin-top:4.85pt;width:8.45pt;height:8.25pt;z-index:-251658121;mso-position-horizontal-relative:page" coordsize="163,160" coordorigin="5,-1" o:spid="_x0000_s1026" w14:anchorId="2C318B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">
                <v:rect id="Rectangle 184"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">
                  <v:path arrowok="t"/>
                </v:rect>
                <v:rect id="Rectangle 185" style="position:absolute;left:5;top:14;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">
                  <v:path arrowok="t"/>
                </v:rect>
                <v:rect id="Rectangle 186" style="position:absolute;left:5;top:14;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">
                  <v:path arrowok="t"/>
                </v:rect>
                <w10:wrap anchorx="page"/>
              </v:group>
            </w:pict>
          </mc:Fallback>
        </mc:AlternateContent>
      </w:r>
      <w:r w:rsidRPr="00D541E8">
        <w:t>Has your child repeated any grades?</w:t>
      </w:r>
      <w:r w:rsidRPr="00D541E8">
        <w:tab/>
        <w:t>No</w:t>
      </w:r>
      <w:r w:rsidRPr="00D541E8">
        <w:tab/>
        <w:t>Yes—grades and reasons:</w:t>
      </w:r>
    </w:p>
    <w:p w14:paraId="7E3C509D" w14:textId="77777777" w:rsidR="00C120CD" w:rsidRPr="00D541E8" w:rsidRDefault="00C120CD" w:rsidP="002C71AA">
      <w:pPr>
        <w:shd w:val="clear" w:color="auto" w:fill="FFFFFF" w:themeFill="background1"/>
      </w:pPr>
    </w:p>
    <w:p w14:paraId="6AED8028" w14:textId="20D5DA6E" w:rsidR="00C120CD" w:rsidRPr="00D541E8" w:rsidRDefault="00C120CD" w:rsidP="002C71AA">
      <w:pPr>
        <w:shd w:val="clear" w:color="auto" w:fill="FFFFFF" w:themeFill="background1"/>
      </w:pPr>
      <w:r w:rsidRPr="00D541E8">
        <w:rPr>
          <w:noProof/>
        </w:rPr>
        <mc:AlternateContent>
          <mc:Choice Requires="wps">
            <w:drawing>
              <wp:anchor distT="0" distB="0" distL="0" distR="0" simplePos="0" relativeHeight="251658403" behindDoc="1" locked="0" layoutInCell="1" allowOverlap="1" wp14:anchorId="255043EE" wp14:editId="3F8D0A6D">
                <wp:simplePos x="0" y="0"/>
                <wp:positionH relativeFrom="page">
                  <wp:posOffset>678815</wp:posOffset>
                </wp:positionH>
                <wp:positionV relativeFrom="paragraph">
                  <wp:posOffset>179070</wp:posOffset>
                </wp:positionV>
                <wp:extent cx="6400800" cy="1270"/>
                <wp:effectExtent l="0" t="0" r="0" b="0"/>
                <wp:wrapTopAndBottom/>
                <wp:docPr id="182" name="Freeform: 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69 1069"/>
                            <a:gd name="T1" fmla="*/ T0 w 10080"/>
                            <a:gd name="T2" fmla="+- 0 11149 1069"/>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F43005B">
              <v:shape id="Freeform: Shape 182" style="position:absolute;margin-left:53.45pt;margin-top:14.1pt;width:7in;height:.1pt;z-index:-25165806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" w14:anchorId="6E8BFEA4">
                <v:path arrowok="t" o:connecttype="custom" o:connectlocs="0,0;6400800,0" o:connectangles="0,0"/>
                <w10:wrap type="topAndBottom" anchorx="page"/>
              </v:shape>
            </w:pict>
          </mc:Fallback>
        </mc:AlternateContent>
      </w:r>
    </w:p>
    <w:p w14:paraId="345A78BE" w14:textId="77777777" w:rsidR="00C120CD" w:rsidRPr="00D541E8" w:rsidRDefault="00C120CD" w:rsidP="002C71AA">
      <w:pPr>
        <w:shd w:val="clear" w:color="auto" w:fill="FFFFFF" w:themeFill="background1"/>
      </w:pPr>
      <w:r w:rsidRPr="00D541E8">
        <w:t>Has your child had any academic or other problems in school?</w:t>
      </w:r>
      <w:r w:rsidRPr="00D541E8">
        <w:tab/>
        <w:t>No</w:t>
      </w:r>
      <w:r w:rsidRPr="00D541E8">
        <w:tab/>
        <w:t>Yes—please describe:</w:t>
      </w:r>
    </w:p>
    <w:p w14:paraId="0DD6CE65" w14:textId="77777777" w:rsidR="00C120CD" w:rsidRPr="00D541E8" w:rsidRDefault="00C120CD" w:rsidP="002C71AA">
      <w:pPr>
        <w:shd w:val="clear" w:color="auto" w:fill="FFFFFF" w:themeFill="background1"/>
      </w:pPr>
    </w:p>
    <w:p w14:paraId="04B8A31B" w14:textId="0726B502"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352" behindDoc="1" locked="0" layoutInCell="1" allowOverlap="1" wp14:anchorId="134ABE15" wp14:editId="62DE59C5">
                <wp:simplePos x="0" y="0"/>
                <wp:positionH relativeFrom="page">
                  <wp:posOffset>4339590</wp:posOffset>
                </wp:positionH>
                <wp:positionV relativeFrom="paragraph">
                  <wp:posOffset>-265430</wp:posOffset>
                </wp:positionV>
                <wp:extent cx="107950" cy="106045"/>
                <wp:effectExtent l="0" t="0" r="6350" b="8255"/>
                <wp:wrapNone/>
                <wp:docPr id="177" name="Group 177"/>
                <wp:cNvGraphicFramePr/>
                <a:graphic xmlns:a="http://schemas.openxmlformats.org/drawingml/2006/main">
                  <a:graphicData uri="http://schemas.microsoft.com/office/word/2010/wordprocessingGroup">
                    <wpg:wgp>
                      <wpg:cNvGrpSpPr/>
                      <wpg:grpSpPr bwMode="auto">
                        <a:xfrm>
                          <a:off x="0" y="0"/>
                          <a:ext cx="107950" cy="106045"/>
                          <a:chOff x="5" y="0"/>
                          <a:chExt cx="164" cy="161"/>
                        </a:xfrm>
                      </wpg:grpSpPr>
                      <wps:wsp>
                        <wps:cNvPr id="179" name="Rectangle 179"/>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Rectangle 180"/>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Rectangle 181"/>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657D75D">
              <v:group id="Group 177" style="position:absolute;margin-left:341.7pt;margin-top:-20.9pt;width:8.5pt;height:8.35pt;z-index:-251658120;mso-position-horizontal-relative:page" coordsize="164,161" coordorigin="5" o:spid="_x0000_s1026" w14:anchorId="6699AC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">
                <v:rect id="Rectangle 179"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">
                  <v:path arrowok="t"/>
                </v:rect>
                <v:rect id="Rectangle 180"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">
                  <v:path arrowok="t"/>
                </v:rect>
                <v:rect id="Rectangle 181"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">
                  <v:path arrowok="t"/>
                </v:rect>
                <w10:wrap anchorx="page"/>
              </v:group>
            </w:pict>
          </mc:Fallback>
        </mc:AlternateContent>
      </w:r>
      <w:r w:rsidRPr="00D541E8">
        <w:rPr>
          <w:noProof/>
        </w:rPr>
        <mc:AlternateContent>
          <mc:Choice Requires="wpg">
            <w:drawing>
              <wp:anchor distT="0" distB="0" distL="114300" distR="114300" simplePos="0" relativeHeight="251658353" behindDoc="1" locked="0" layoutInCell="1" allowOverlap="1" wp14:anchorId="356ADD15" wp14:editId="744DDC2D">
                <wp:simplePos x="0" y="0"/>
                <wp:positionH relativeFrom="page">
                  <wp:posOffset>4798695</wp:posOffset>
                </wp:positionH>
                <wp:positionV relativeFrom="paragraph">
                  <wp:posOffset>-265430</wp:posOffset>
                </wp:positionV>
                <wp:extent cx="107950" cy="106045"/>
                <wp:effectExtent l="0" t="0" r="6350" b="8255"/>
                <wp:wrapNone/>
                <wp:docPr id="173" name="Group 173"/>
                <wp:cNvGraphicFramePr/>
                <a:graphic xmlns:a="http://schemas.openxmlformats.org/drawingml/2006/main">
                  <a:graphicData uri="http://schemas.microsoft.com/office/word/2010/wordprocessingGroup">
                    <wpg:wgp>
                      <wpg:cNvGrpSpPr/>
                      <wpg:grpSpPr bwMode="auto">
                        <a:xfrm>
                          <a:off x="0" y="0"/>
                          <a:ext cx="107950" cy="106045"/>
                          <a:chOff x="5" y="0"/>
                          <a:chExt cx="164" cy="161"/>
                        </a:xfrm>
                      </wpg:grpSpPr>
                      <wps:wsp>
                        <wps:cNvPr id="174" name="Rectangle 174"/>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Rectangle 175"/>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Rectangle 176"/>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B462F3A">
              <v:group id="Group 173" style="position:absolute;margin-left:377.85pt;margin-top:-20.9pt;width:8.5pt;height:8.35pt;z-index:-251658119;mso-position-horizontal-relative:page" coordsize="164,161" coordorigin="5" o:spid="_x0000_s1026" w14:anchorId="121F8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">
                <v:rect id="Rectangle 174"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">
                  <v:path arrowok="t"/>
                </v:rect>
                <v:rect id="Rectangle 175"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">
                  <v:path arrowok="t"/>
                </v:rect>
                <v:rect id="Rectangle 176"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">
                  <v:path arrowok="t"/>
                </v:rect>
                <w10:wrap anchorx="page"/>
              </v:group>
            </w:pict>
          </mc:Fallback>
        </mc:AlternateContent>
      </w:r>
      <w:r w:rsidRPr="00D541E8">
        <w:t>When did these problems start?</w:t>
      </w:r>
    </w:p>
    <w:p w14:paraId="3A55EEF1" w14:textId="04B8D1F9"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354" behindDoc="1" locked="0" layoutInCell="1" allowOverlap="1" wp14:anchorId="5FB043F8" wp14:editId="19D11254">
                <wp:simplePos x="0" y="0"/>
                <wp:positionH relativeFrom="page">
                  <wp:posOffset>3200400</wp:posOffset>
                </wp:positionH>
                <wp:positionV relativeFrom="paragraph">
                  <wp:posOffset>78740</wp:posOffset>
                </wp:positionV>
                <wp:extent cx="107315" cy="105410"/>
                <wp:effectExtent l="0" t="0" r="6985" b="8890"/>
                <wp:wrapNone/>
                <wp:docPr id="169" name="Group 169"/>
                <wp:cNvGraphicFramePr/>
                <a:graphic xmlns:a="http://schemas.openxmlformats.org/drawingml/2006/main">
                  <a:graphicData uri="http://schemas.microsoft.com/office/word/2010/wordprocessingGroup">
                    <wpg:wgp>
                      <wpg:cNvGrpSpPr/>
                      <wpg:grpSpPr bwMode="auto">
                        <a:xfrm>
                          <a:off x="0" y="0"/>
                          <a:ext cx="107315" cy="105410"/>
                          <a:chOff x="5" y="0"/>
                          <a:chExt cx="163" cy="160"/>
                        </a:xfrm>
                      </wpg:grpSpPr>
                      <wps:wsp>
                        <wps:cNvPr id="170" name="Rectangle 170"/>
                        <wps:cNvSpPr>
                          <a:spLocks/>
                        </wps:cNvSpPr>
                        <wps:spPr bwMode="auto">
                          <a:xfrm>
                            <a:off x="8" y="0"/>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Rectangle 17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Rectangle 172"/>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B4AF730">
              <v:group id="Group 169" style="position:absolute;margin-left:252pt;margin-top:6.2pt;width:8.45pt;height:8.3pt;z-index:-251658118;mso-position-horizontal-relative:page" coordsize="163,160" coordorigin="5" o:spid="_x0000_s1026" w14:anchorId="0D37DD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">
                <v:rect id="Rectangle 170" style="position:absolute;left:8;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">
                  <v:path arrowok="t"/>
                </v:rect>
                <v:rect id="Rectangle 171"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">
                  <v:path arrowok="t"/>
                </v:rect>
                <v:rect id="Rectangle 172"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">
                  <v:path arrowok="t"/>
                </v:rect>
                <w10:wrap anchorx="page"/>
              </v:group>
            </w:pict>
          </mc:Fallback>
        </mc:AlternateContent>
      </w:r>
      <w:r w:rsidRPr="00D541E8">
        <w:rPr>
          <w:noProof/>
        </w:rPr>
        <mc:AlternateContent>
          <mc:Choice Requires="wpg">
            <w:drawing>
              <wp:anchor distT="0" distB="0" distL="114300" distR="114300" simplePos="0" relativeHeight="251658355" behindDoc="1" locked="0" layoutInCell="1" allowOverlap="1" wp14:anchorId="082C7D07" wp14:editId="6CDAC01D">
                <wp:simplePos x="0" y="0"/>
                <wp:positionH relativeFrom="page">
                  <wp:posOffset>2710815</wp:posOffset>
                </wp:positionH>
                <wp:positionV relativeFrom="paragraph">
                  <wp:posOffset>78740</wp:posOffset>
                </wp:positionV>
                <wp:extent cx="107315" cy="105410"/>
                <wp:effectExtent l="0" t="0" r="6985" b="8890"/>
                <wp:wrapNone/>
                <wp:docPr id="165" name="Group 165"/>
                <wp:cNvGraphicFramePr/>
                <a:graphic xmlns:a="http://schemas.openxmlformats.org/drawingml/2006/main">
                  <a:graphicData uri="http://schemas.microsoft.com/office/word/2010/wordprocessingGroup">
                    <wpg:wgp>
                      <wpg:cNvGrpSpPr/>
                      <wpg:grpSpPr bwMode="auto">
                        <a:xfrm>
                          <a:off x="0" y="0"/>
                          <a:ext cx="107315" cy="105410"/>
                          <a:chOff x="5" y="0"/>
                          <a:chExt cx="163" cy="160"/>
                        </a:xfrm>
                      </wpg:grpSpPr>
                      <wps:wsp>
                        <wps:cNvPr id="166" name="Rectangle 166"/>
                        <wps:cNvSpPr>
                          <a:spLocks/>
                        </wps:cNvSpPr>
                        <wps:spPr bwMode="auto">
                          <a:xfrm>
                            <a:off x="8" y="0"/>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167"/>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168"/>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99483B8">
              <v:group id="Group 165" style="position:absolute;margin-left:213.45pt;margin-top:6.2pt;width:8.45pt;height:8.3pt;z-index:-251658117;mso-position-horizontal-relative:page" coordsize="163,160" coordorigin="5" o:spid="_x0000_s1026" w14:anchorId="404E9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">
                <v:rect id="Rectangle 166" style="position:absolute;left:8;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">
                  <v:path arrowok="t"/>
                </v:rect>
                <v:rect id="Rectangle 167"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">
                  <v:path arrowok="t"/>
                </v:rect>
                <v:rect id="Rectangle 168"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">
                  <v:path arrowok="t"/>
                </v:rect>
                <w10:wrap anchorx="page"/>
              </v:group>
            </w:pict>
          </mc:Fallback>
        </mc:AlternateContent>
      </w:r>
      <w:r w:rsidRPr="00D541E8">
        <w:rPr>
          <w:noProof/>
        </w:rPr>
        <mc:AlternateContent>
          <mc:Choice Requires="wpg">
            <w:drawing>
              <wp:anchor distT="0" distB="0" distL="114300" distR="114300" simplePos="0" relativeHeight="251658356" behindDoc="1" locked="0" layoutInCell="1" allowOverlap="1" wp14:anchorId="2DC539A7" wp14:editId="21D3E07D">
                <wp:simplePos x="0" y="0"/>
                <wp:positionH relativeFrom="page">
                  <wp:posOffset>4798695</wp:posOffset>
                </wp:positionH>
                <wp:positionV relativeFrom="paragraph">
                  <wp:posOffset>401320</wp:posOffset>
                </wp:positionV>
                <wp:extent cx="107950" cy="105410"/>
                <wp:effectExtent l="0" t="0" r="6350" b="8890"/>
                <wp:wrapNone/>
                <wp:docPr id="161" name="Group 161"/>
                <wp:cNvGraphicFramePr/>
                <a:graphic xmlns:a="http://schemas.openxmlformats.org/drawingml/2006/main">
                  <a:graphicData uri="http://schemas.microsoft.com/office/word/2010/wordprocessingGroup">
                    <wpg:wgp>
                      <wpg:cNvGrpSpPr/>
                      <wpg:grpSpPr bwMode="auto">
                        <a:xfrm>
                          <a:off x="0" y="0"/>
                          <a:ext cx="107950" cy="105410"/>
                          <a:chOff x="5" y="0"/>
                          <a:chExt cx="164" cy="160"/>
                        </a:xfrm>
                      </wpg:grpSpPr>
                      <wps:wsp>
                        <wps:cNvPr id="162" name="Rectangle 162"/>
                        <wps:cNvSpPr>
                          <a:spLocks/>
                        </wps:cNvSpPr>
                        <wps:spPr bwMode="auto">
                          <a:xfrm>
                            <a:off x="9" y="0"/>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16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164"/>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2BC8633">
              <v:group id="Group 161" style="position:absolute;margin-left:377.85pt;margin-top:31.6pt;width:8.5pt;height:8.3pt;z-index:-251658116;mso-position-horizontal-relative:page" coordsize="164,160" coordorigin="5" o:spid="_x0000_s1026" w14:anchorId="682133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">
                <v:rect id="Rectangle 162" style="position:absolute;left:9;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">
                  <v:path arrowok="t"/>
                </v:rect>
                <v:rect id="Rectangle 163"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">
                  <v:path arrowok="t"/>
                </v:rect>
                <v:rect id="Rectangle 164"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">
                  <v:path arrowok="t"/>
                </v:rect>
                <w10:wrap anchorx="page"/>
              </v:group>
            </w:pict>
          </mc:Fallback>
        </mc:AlternateContent>
      </w:r>
      <w:r w:rsidRPr="00D541E8">
        <w:rPr>
          <w:noProof/>
        </w:rPr>
        <mc:AlternateContent>
          <mc:Choice Requires="wpg">
            <w:drawing>
              <wp:anchor distT="0" distB="0" distL="114300" distR="114300" simplePos="0" relativeHeight="251658357" behindDoc="1" locked="0" layoutInCell="1" allowOverlap="1" wp14:anchorId="024199C8" wp14:editId="0D328C72">
                <wp:simplePos x="0" y="0"/>
                <wp:positionH relativeFrom="page">
                  <wp:posOffset>5314950</wp:posOffset>
                </wp:positionH>
                <wp:positionV relativeFrom="paragraph">
                  <wp:posOffset>399415</wp:posOffset>
                </wp:positionV>
                <wp:extent cx="107315" cy="105410"/>
                <wp:effectExtent l="0" t="0" r="6985" b="8890"/>
                <wp:wrapNone/>
                <wp:docPr id="157" name="Group 157"/>
                <wp:cNvGraphicFramePr/>
                <a:graphic xmlns:a="http://schemas.openxmlformats.org/drawingml/2006/main">
                  <a:graphicData uri="http://schemas.microsoft.com/office/word/2010/wordprocessingGroup">
                    <wpg:wgp>
                      <wpg:cNvGrpSpPr/>
                      <wpg:grpSpPr bwMode="auto">
                        <a:xfrm>
                          <a:off x="0" y="0"/>
                          <a:ext cx="107315" cy="105410"/>
                          <a:chOff x="5" y="0"/>
                          <a:chExt cx="163" cy="160"/>
                        </a:xfrm>
                      </wpg:grpSpPr>
                      <wps:wsp>
                        <wps:cNvPr id="158" name="Rectangle 158"/>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159"/>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160"/>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8E78283">
              <v:group id="Group 157" style="position:absolute;margin-left:418.5pt;margin-top:31.45pt;width:8.45pt;height:8.3pt;z-index:-251658115;mso-position-horizontal-relative:page" coordsize="163,160" coordorigin="5" o:spid="_x0000_s1026" w14:anchorId="570E83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">
                <v:rect id="Rectangle 158"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">
                  <v:path arrowok="t"/>
                </v:rect>
                <v:rect id="Rectangle 159"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">
                  <v:path arrowok="t"/>
                </v:rect>
                <v:rect id="Rectangle 160"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">
                  <v:path arrowok="t"/>
                </v:rect>
                <w10:wrap anchorx="page"/>
              </v:group>
            </w:pict>
          </mc:Fallback>
        </mc:AlternateContent>
      </w:r>
      <w:r w:rsidRPr="00D541E8">
        <w:t>Have these problems ended?</w:t>
      </w:r>
      <w:r w:rsidRPr="00D541E8">
        <w:tab/>
        <w:t>No</w:t>
      </w:r>
      <w:r w:rsidRPr="00D541E8">
        <w:tab/>
        <w:t>Yes–when?</w:t>
      </w:r>
    </w:p>
    <w:p w14:paraId="0DBC6CDE" w14:textId="36BD5F92" w:rsidR="00C120CD" w:rsidRPr="00D541E8" w:rsidRDefault="00C120CD" w:rsidP="002C71AA">
      <w:pPr>
        <w:shd w:val="clear" w:color="auto" w:fill="FFFFFF" w:themeFill="background1"/>
      </w:pPr>
      <w:r w:rsidRPr="00D541E8">
        <w:rPr>
          <w:noProof/>
        </w:rPr>
        <mc:AlternateContent>
          <mc:Choice Requires="wps">
            <w:drawing>
              <wp:anchor distT="0" distB="0" distL="0" distR="0" simplePos="0" relativeHeight="251658404" behindDoc="1" locked="0" layoutInCell="1" allowOverlap="1" wp14:anchorId="29B54687" wp14:editId="5C620096">
                <wp:simplePos x="0" y="0"/>
                <wp:positionH relativeFrom="page">
                  <wp:posOffset>708660</wp:posOffset>
                </wp:positionH>
                <wp:positionV relativeFrom="paragraph">
                  <wp:posOffset>140970</wp:posOffset>
                </wp:positionV>
                <wp:extent cx="6400800" cy="1270"/>
                <wp:effectExtent l="0" t="0" r="0" b="0"/>
                <wp:wrapTopAndBottom/>
                <wp:docPr id="156" name="Freeform: 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116 1116"/>
                            <a:gd name="T1" fmla="*/ T0 w 10080"/>
                            <a:gd name="T2" fmla="+- 0 11196 1116"/>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AA81F09">
              <v:shape id="Freeform: Shape 156" style="position:absolute;margin-left:55.8pt;margin-top:11.1pt;width:7in;height:.1pt;z-index:-2516580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" w14:anchorId="714F89A3">
                <v:path arrowok="t" o:connecttype="custom" o:connectlocs="0,0;6400800,0" o:connectangles="0,0"/>
                <w10:wrap type="topAndBottom" anchorx="page"/>
              </v:shape>
            </w:pict>
          </mc:Fallback>
        </mc:AlternateContent>
      </w:r>
    </w:p>
    <w:p w14:paraId="10A947E9" w14:textId="77777777" w:rsidR="00C120CD" w:rsidRPr="00D541E8" w:rsidRDefault="00C120CD" w:rsidP="002C71AA">
      <w:pPr>
        <w:shd w:val="clear" w:color="auto" w:fill="FFFFFF" w:themeFill="background1"/>
      </w:pPr>
      <w:r w:rsidRPr="00D541E8">
        <w:t>Does your child have any illness or disability (either physical or mental)?</w:t>
      </w:r>
      <w:r w:rsidRPr="00D541E8">
        <w:tab/>
        <w:t>No</w:t>
      </w:r>
      <w:r w:rsidRPr="00D541E8">
        <w:tab/>
        <w:t>Yes—please describe:</w:t>
      </w:r>
    </w:p>
    <w:p w14:paraId="49385F28" w14:textId="77777777" w:rsidR="00C120CD" w:rsidRPr="00D541E8" w:rsidRDefault="00C120CD" w:rsidP="002C71AA">
      <w:pPr>
        <w:shd w:val="clear" w:color="auto" w:fill="FFFFFF" w:themeFill="background1"/>
      </w:pPr>
    </w:p>
    <w:p w14:paraId="12A74D23" w14:textId="77777777" w:rsidR="00C120CD" w:rsidRPr="00D541E8" w:rsidRDefault="00C120CD" w:rsidP="002C71AA">
      <w:pPr>
        <w:shd w:val="clear" w:color="auto" w:fill="FFFFFF" w:themeFill="background1"/>
      </w:pPr>
    </w:p>
    <w:p w14:paraId="3746F5C2" w14:textId="17F37027" w:rsidR="00C120CD" w:rsidRPr="00D541E8" w:rsidRDefault="00C120CD" w:rsidP="002C71AA">
      <w:pPr>
        <w:shd w:val="clear" w:color="auto" w:fill="FFFFFF" w:themeFill="background1"/>
      </w:pPr>
      <w:r w:rsidRPr="00D541E8">
        <w:rPr>
          <w:noProof/>
        </w:rPr>
        <mc:AlternateContent>
          <mc:Choice Requires="wps">
            <w:drawing>
              <wp:anchor distT="0" distB="0" distL="0" distR="0" simplePos="0" relativeHeight="251658405" behindDoc="1" locked="0" layoutInCell="1" allowOverlap="1" wp14:anchorId="2A5F7DB7" wp14:editId="7F3E669C">
                <wp:simplePos x="0" y="0"/>
                <wp:positionH relativeFrom="page">
                  <wp:posOffset>694690</wp:posOffset>
                </wp:positionH>
                <wp:positionV relativeFrom="paragraph">
                  <wp:posOffset>106680</wp:posOffset>
                </wp:positionV>
                <wp:extent cx="6400800" cy="1270"/>
                <wp:effectExtent l="0" t="0" r="0" b="0"/>
                <wp:wrapTopAndBottom/>
                <wp:docPr id="155" name="Freeform: 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A52CB76">
              <v:shape id="Freeform: Shape 155" style="position:absolute;margin-left:54.7pt;margin-top:8.4pt;width:7in;height:.1pt;z-index:-2516580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" w14:anchorId="46B6B86F">
                <v:path arrowok="t" o:connecttype="custom" o:connectlocs="0,0;6400800,0" o:connectangles="0,0"/>
                <w10:wrap type="topAndBottom" anchorx="page"/>
              </v:shape>
            </w:pict>
          </mc:Fallback>
        </mc:AlternateContent>
      </w:r>
    </w:p>
    <w:p w14:paraId="384ED63D" w14:textId="77777777" w:rsidR="00C120CD" w:rsidRPr="00D541E8" w:rsidRDefault="00C120CD" w:rsidP="002C71AA">
      <w:pPr>
        <w:shd w:val="clear" w:color="auto" w:fill="FFFFFF" w:themeFill="background1"/>
      </w:pPr>
      <w:r w:rsidRPr="00D541E8">
        <w:t>What concerns you most about your child?</w:t>
      </w:r>
    </w:p>
    <w:p w14:paraId="437DB5EE" w14:textId="77777777" w:rsidR="00C120CD" w:rsidRPr="00D541E8" w:rsidRDefault="00C120CD" w:rsidP="002C71AA">
      <w:pPr>
        <w:shd w:val="clear" w:color="auto" w:fill="FFFFFF" w:themeFill="background1"/>
      </w:pPr>
    </w:p>
    <w:p w14:paraId="48B94826" w14:textId="77777777" w:rsidR="00C120CD" w:rsidRPr="00D541E8" w:rsidRDefault="00C120CD" w:rsidP="002C71AA">
      <w:pPr>
        <w:shd w:val="clear" w:color="auto" w:fill="FFFFFF" w:themeFill="background1"/>
      </w:pPr>
    </w:p>
    <w:p w14:paraId="0711A7BC" w14:textId="77777777" w:rsidR="00C120CD" w:rsidRPr="00D541E8" w:rsidRDefault="00C120CD" w:rsidP="002C71AA">
      <w:pPr>
        <w:shd w:val="clear" w:color="auto" w:fill="FFFFFF" w:themeFill="background1"/>
      </w:pPr>
    </w:p>
    <w:p w14:paraId="4B5C872D" w14:textId="0D95CBF1" w:rsidR="00C120CD" w:rsidRPr="00D541E8" w:rsidRDefault="00C120CD" w:rsidP="002C71AA">
      <w:pPr>
        <w:shd w:val="clear" w:color="auto" w:fill="FFFFFF" w:themeFill="background1"/>
      </w:pPr>
      <w:r w:rsidRPr="00D541E8">
        <w:rPr>
          <w:noProof/>
        </w:rPr>
        <mc:AlternateContent>
          <mc:Choice Requires="wps">
            <w:drawing>
              <wp:anchor distT="0" distB="0" distL="0" distR="0" simplePos="0" relativeHeight="251658406" behindDoc="1" locked="0" layoutInCell="1" allowOverlap="1" wp14:anchorId="2C66A9B4" wp14:editId="6A4C5640">
                <wp:simplePos x="0" y="0"/>
                <wp:positionH relativeFrom="page">
                  <wp:posOffset>694690</wp:posOffset>
                </wp:positionH>
                <wp:positionV relativeFrom="paragraph">
                  <wp:posOffset>128270</wp:posOffset>
                </wp:positionV>
                <wp:extent cx="6400800" cy="1270"/>
                <wp:effectExtent l="0" t="0" r="0" b="0"/>
                <wp:wrapTopAndBottom/>
                <wp:docPr id="154" name="Freeform: Shap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E8EC1A6">
              <v:shape id="Freeform: Shape 154" style="position:absolute;margin-left:54.7pt;margin-top:10.1pt;width:7in;height:.1pt;z-index:-25165806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" w14:anchorId="4191EF1E">
                <v:path arrowok="t" o:connecttype="custom" o:connectlocs="0,0;6400800,0" o:connectangles="0,0"/>
                <w10:wrap type="topAndBottom" anchorx="page"/>
              </v:shape>
            </w:pict>
          </mc:Fallback>
        </mc:AlternateContent>
      </w:r>
    </w:p>
    <w:p w14:paraId="37BAA5CF" w14:textId="77777777" w:rsidR="00C120CD" w:rsidRPr="00D541E8" w:rsidRDefault="00C120CD" w:rsidP="002C71AA">
      <w:pPr>
        <w:shd w:val="clear" w:color="auto" w:fill="FFFFFF" w:themeFill="background1"/>
      </w:pPr>
      <w:r w:rsidRPr="00D541E8">
        <w:t>Please describe the best things about your child.</w:t>
      </w:r>
    </w:p>
    <w:p w14:paraId="0E77D596" w14:textId="77777777" w:rsidR="00C120CD" w:rsidRPr="00D541E8" w:rsidRDefault="00C120CD" w:rsidP="002C71AA">
      <w:pPr>
        <w:shd w:val="clear" w:color="auto" w:fill="FFFFFF" w:themeFill="background1"/>
      </w:pPr>
    </w:p>
    <w:p w14:paraId="264997BD" w14:textId="77777777" w:rsidR="00C120CD" w:rsidRPr="00D541E8" w:rsidRDefault="00C120CD" w:rsidP="002C71AA">
      <w:pPr>
        <w:shd w:val="clear" w:color="auto" w:fill="FFFFFF" w:themeFill="background1"/>
      </w:pPr>
    </w:p>
    <w:p w14:paraId="704EE2A2" w14:textId="77777777" w:rsidR="00C120CD" w:rsidRPr="00D541E8" w:rsidRDefault="00C120CD" w:rsidP="002C71AA">
      <w:pPr>
        <w:shd w:val="clear" w:color="auto" w:fill="FFFFFF" w:themeFill="background1"/>
        <w:spacing w:after="0"/>
        <w:sectPr w:rsidR="00C120CD" w:rsidRPr="00D541E8">
          <w:headerReference w:type="default" r:id="rId54"/>
          <w:type w:val="continuous"/>
          <w:pgSz w:w="12240" w:h="15840"/>
          <w:pgMar w:top="980" w:right="780" w:bottom="280" w:left="940" w:header="720" w:footer="720" w:gutter="0"/>
          <w:cols w:space="720"/>
        </w:sectPr>
      </w:pPr>
    </w:p>
    <w:p w14:paraId="1D594ACD" w14:textId="46531208" w:rsidR="00C120CD" w:rsidRPr="00D541E8" w:rsidRDefault="00C120CD" w:rsidP="002C71AA">
      <w:pPr>
        <w:shd w:val="clear" w:color="auto" w:fill="FFFFFF" w:themeFill="background1"/>
      </w:pPr>
      <w:r w:rsidRPr="00D541E8">
        <w:rPr>
          <w:noProof/>
        </w:rPr>
        <mc:AlternateContent>
          <mc:Choice Requires="wps">
            <w:drawing>
              <wp:anchor distT="0" distB="0" distL="114300" distR="114300" simplePos="0" relativeHeight="251658358" behindDoc="1" locked="0" layoutInCell="1" allowOverlap="1" wp14:anchorId="79891828" wp14:editId="4391AAD2">
                <wp:simplePos x="0" y="0"/>
                <wp:positionH relativeFrom="page">
                  <wp:posOffset>12065</wp:posOffset>
                </wp:positionH>
                <wp:positionV relativeFrom="page">
                  <wp:posOffset>4067175</wp:posOffset>
                </wp:positionV>
                <wp:extent cx="7729220" cy="1905000"/>
                <wp:effectExtent l="0" t="0" r="0" b="0"/>
                <wp:wrapNone/>
                <wp:docPr id="15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13E270" w14:textId="77777777" w:rsidR="0061330C" w:rsidRDefault="0061330C" w:rsidP="00C120CD">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vertOverflow="clip" horzOverflow="clip"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79891828" id="Text Box 153" o:spid="_x0000_s1105" type="#_x0000_t202" style="position:absolute;margin-left:.95pt;margin-top:320.25pt;width:608.6pt;height:150pt;rotation:-45;z-index:-2516581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" filled="f" stroked="f">
                <v:stroke joinstyle="round"/>
                <v:path arrowok="t"/>
                <v:textbox>
                  <w:txbxContent>
                    <w:p w14:paraId="5713E270" w14:textId="77777777" w:rsidR="0061330C" w:rsidRDefault="0061330C" w:rsidP="00C120CD">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p>
    <w:p w14:paraId="05976E52" w14:textId="77777777" w:rsidR="00C120CD" w:rsidRPr="00D541E8" w:rsidRDefault="00C120CD" w:rsidP="002C71AA">
      <w:pPr>
        <w:shd w:val="clear" w:color="auto" w:fill="FFFFFF" w:themeFill="background1"/>
      </w:pPr>
      <w:r w:rsidRPr="00D541E8">
        <w:t>PAGE 2</w:t>
      </w:r>
    </w:p>
    <w:p w14:paraId="1D6FFD15" w14:textId="77777777" w:rsidR="00C120CD" w:rsidRPr="00D541E8" w:rsidRDefault="00C120CD" w:rsidP="002C71AA">
      <w:pPr>
        <w:shd w:val="clear" w:color="auto" w:fill="FFFFFF" w:themeFill="background1"/>
      </w:pPr>
      <w:r w:rsidRPr="00D541E8">
        <w:br w:type="column"/>
      </w:r>
    </w:p>
    <w:p w14:paraId="6C4CD86E" w14:textId="77777777" w:rsidR="00C120CD" w:rsidRPr="00D541E8" w:rsidRDefault="00C120CD" w:rsidP="002C71AA">
      <w:pPr>
        <w:shd w:val="clear" w:color="auto" w:fill="FFFFFF" w:themeFill="background1"/>
      </w:pPr>
      <w:r w:rsidRPr="00D541E8">
        <w:t>Be sure you answered all items.</w:t>
      </w:r>
    </w:p>
    <w:p w14:paraId="5B17F0F1" w14:textId="77777777" w:rsidR="00C120CD" w:rsidRPr="00D541E8" w:rsidRDefault="00C120CD" w:rsidP="002C71AA">
      <w:pPr>
        <w:shd w:val="clear" w:color="auto" w:fill="FFFFFF" w:themeFill="background1"/>
        <w:spacing w:after="0"/>
        <w:sectPr w:rsidR="00C120CD" w:rsidRPr="00D541E8">
          <w:headerReference w:type="default" r:id="rId55"/>
          <w:type w:val="continuous"/>
          <w:pgSz w:w="12240" w:h="15840"/>
          <w:pgMar w:top="980" w:right="780" w:bottom="280" w:left="940" w:header="720" w:footer="720" w:gutter="0"/>
          <w:cols w:num="2" w:space="720" w:equalWidth="0">
            <w:col w:w="1485" w:space="40"/>
            <w:col w:w="3538"/>
          </w:cols>
        </w:sectPr>
      </w:pPr>
    </w:p>
    <w:p w14:paraId="4083267E" w14:textId="0002D40C" w:rsidR="00C120CD" w:rsidRPr="00D541E8" w:rsidRDefault="00C120CD" w:rsidP="002C71AA">
      <w:pPr>
        <w:shd w:val="clear" w:color="auto" w:fill="FFFFFF" w:themeFill="background1"/>
      </w:pPr>
      <w:r w:rsidRPr="00D541E8">
        <w:rPr>
          <w:noProof/>
        </w:rPr>
        <mc:AlternateContent>
          <mc:Choice Requires="wps">
            <w:drawing>
              <wp:anchor distT="0" distB="0" distL="114300" distR="114300" simplePos="0" relativeHeight="251658360" behindDoc="1" locked="0" layoutInCell="1" allowOverlap="1" wp14:anchorId="1B70B876" wp14:editId="6A4BFBAC">
                <wp:simplePos x="0" y="0"/>
                <wp:positionH relativeFrom="page">
                  <wp:posOffset>12065</wp:posOffset>
                </wp:positionH>
                <wp:positionV relativeFrom="page">
                  <wp:posOffset>4067175</wp:posOffset>
                </wp:positionV>
                <wp:extent cx="7729220" cy="1905000"/>
                <wp:effectExtent l="0" t="0" r="0" b="0"/>
                <wp:wrapNone/>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49EBF9" w14:textId="77777777" w:rsidR="0061330C" w:rsidRDefault="0061330C" w:rsidP="00C120CD">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vertOverflow="clip" horzOverflow="clip"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1B70B876" id="Text Box 152" o:spid="_x0000_s1106" type="#_x0000_t202" style="position:absolute;margin-left:.95pt;margin-top:320.25pt;width:608.6pt;height:150pt;rotation:-45;z-index:-251658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" filled="f" stroked="f">
                <v:stroke joinstyle="round"/>
                <v:path arrowok="t"/>
                <v:textbox>
                  <w:txbxContent>
                    <w:p w14:paraId="0949EBF9" w14:textId="77777777" w:rsidR="0061330C" w:rsidRDefault="0061330C" w:rsidP="00C120CD">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p>
    <w:p w14:paraId="02687A8E" w14:textId="228B7FFD" w:rsidR="00C120CD" w:rsidRPr="00D541E8" w:rsidRDefault="00C120CD" w:rsidP="002C71AA">
      <w:pPr>
        <w:shd w:val="clear" w:color="auto" w:fill="FFFFFF" w:themeFill="background1"/>
      </w:pPr>
      <w:r w:rsidRPr="00D541E8">
        <w:rPr>
          <w:noProof/>
        </w:rPr>
        <mc:AlternateContent>
          <mc:Choice Requires="wpg">
            <w:drawing>
              <wp:inline distT="0" distB="0" distL="0" distR="0" wp14:anchorId="4E613925" wp14:editId="2CC1D169">
                <wp:extent cx="6400800" cy="12700"/>
                <wp:effectExtent l="9525" t="0" r="9525" b="6350"/>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12700"/>
                          <a:chOff x="0" y="0"/>
                          <a:chExt cx="10080" cy="20"/>
                        </a:xfrm>
                      </wpg:grpSpPr>
                      <wps:wsp>
                        <wps:cNvPr id="151" name="Line 23"/>
                        <wps:cNvCnPr>
                          <a:cxnSpLocks/>
                        </wps:cNvCnPr>
                        <wps:spPr bwMode="auto">
                          <a:xfrm>
                            <a:off x="0" y="10"/>
                            <a:ext cx="10080" cy="0"/>
                          </a:xfrm>
                          <a:prstGeom prst="line">
                            <a:avLst/>
                          </a:prstGeom>
                          <a:noFill/>
                          <a:ln w="12573">
                            <a:solidFill>
                              <a:srgbClr val="221F1F"/>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61527E32">
              <v:group id="Group 150" style="width:7in;height:1pt;mso-position-horizontal-relative:char;mso-position-vertical-relative:line" coordsize="10080,20" o:spid="_x0000_s1026" w14:anchorId="19215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">
                <v:line id="Line 23" style="position:absolute;visibility:visible;mso-wrap-style:square" o:spid="_x0000_s1027" strokecolor="#221f1f" strokeweight=".99pt" o:connectortype="straight" from="0,10" to="100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">
                  <o:lock v:ext="edit" shapetype="f"/>
                </v:line>
                <w10:anchorlock/>
              </v:group>
            </w:pict>
          </mc:Fallback>
        </mc:AlternateContent>
      </w:r>
    </w:p>
    <w:p w14:paraId="7D3257B3" w14:textId="77777777" w:rsidR="00C120CD" w:rsidRPr="00D541E8" w:rsidRDefault="00C120CD" w:rsidP="002C71AA">
      <w:pPr>
        <w:shd w:val="clear" w:color="auto" w:fill="FFFFFF" w:themeFill="background1"/>
      </w:pPr>
      <w:r w:rsidRPr="00D541E8">
        <w:t>Below is a list of items that describe children and youths. For each item that describes your child now or within the past 6 months, please circle the 2 if the item is very true or often true of your child. Circle the 1 if the item is somewhat or sometimes true of your child. If the item is not true of your child, circle the 0. Please answer all items as well as you can, even if some do not seem to apply to your child.</w:t>
      </w:r>
    </w:p>
    <w:p w14:paraId="0F5B5E20" w14:textId="77777777" w:rsidR="00C120CD" w:rsidRPr="00D541E8" w:rsidRDefault="00C120CD" w:rsidP="002C71AA">
      <w:pPr>
        <w:shd w:val="clear" w:color="auto" w:fill="FFFFFF" w:themeFill="background1"/>
      </w:pPr>
      <w:r w:rsidRPr="00D541E8">
        <w:t>0 = Not True (as far as you know)</w:t>
      </w:r>
      <w:r w:rsidRPr="00D541E8">
        <w:tab/>
        <w:t>1 = Somewhat or Sometimes True</w:t>
      </w:r>
      <w:r w:rsidRPr="00D541E8">
        <w:tab/>
        <w:t>2 = Very True or Often True</w:t>
      </w:r>
    </w:p>
    <w:p w14:paraId="3F36B1FD" w14:textId="77777777" w:rsidR="00C120CD" w:rsidRPr="00D541E8" w:rsidRDefault="00C120CD" w:rsidP="002C71AA">
      <w:pPr>
        <w:shd w:val="clear" w:color="auto" w:fill="FFFFFF" w:themeFill="background1"/>
      </w:pPr>
    </w:p>
    <w:p w14:paraId="305711E0" w14:textId="77777777" w:rsidR="00C120CD" w:rsidRPr="00D541E8" w:rsidRDefault="00C120CD" w:rsidP="002C71AA">
      <w:pPr>
        <w:shd w:val="clear" w:color="auto" w:fill="FFFFFF" w:themeFill="background1"/>
      </w:pPr>
    </w:p>
    <w:tbl>
      <w:tblPr>
        <w:tblW w:w="0" w:type="auto"/>
        <w:tblInd w:w="155" w:type="dxa"/>
        <w:tblLayout w:type="fixed"/>
        <w:tblCellMar>
          <w:left w:w="0" w:type="dxa"/>
          <w:right w:w="0" w:type="dxa"/>
        </w:tblCellMar>
        <w:tblLook w:val="01E0" w:firstRow="1" w:lastRow="1" w:firstColumn="1" w:lastColumn="1" w:noHBand="0" w:noVBand="0"/>
      </w:tblPr>
      <w:tblGrid>
        <w:gridCol w:w="267"/>
        <w:gridCol w:w="325"/>
        <w:gridCol w:w="290"/>
        <w:gridCol w:w="4161"/>
        <w:gridCol w:w="647"/>
        <w:gridCol w:w="325"/>
        <w:gridCol w:w="326"/>
        <w:gridCol w:w="3775"/>
      </w:tblGrid>
      <w:tr w:rsidR="00C120CD" w:rsidRPr="00D541E8" w14:paraId="34F8669D" w14:textId="77777777" w:rsidTr="00C120CD">
        <w:trPr>
          <w:trHeight w:val="487"/>
        </w:trPr>
        <w:tc>
          <w:tcPr>
            <w:tcW w:w="267" w:type="dxa"/>
            <w:tcBorders>
              <w:top w:val="single" w:sz="6" w:space="0" w:color="000000"/>
              <w:left w:val="nil"/>
              <w:bottom w:val="nil"/>
              <w:right w:val="nil"/>
            </w:tcBorders>
          </w:tcPr>
          <w:p w14:paraId="1755857C" w14:textId="77777777" w:rsidR="00C120CD" w:rsidRPr="00D541E8" w:rsidRDefault="00C120CD" w:rsidP="002C71AA">
            <w:pPr>
              <w:shd w:val="clear" w:color="auto" w:fill="FFFFFF" w:themeFill="background1"/>
            </w:pPr>
          </w:p>
          <w:p w14:paraId="46EEA7FC" w14:textId="77777777" w:rsidR="00C120CD" w:rsidRPr="00D541E8" w:rsidRDefault="00C120CD" w:rsidP="002C71AA">
            <w:pPr>
              <w:shd w:val="clear" w:color="auto" w:fill="FFFFFF" w:themeFill="background1"/>
            </w:pPr>
            <w:r w:rsidRPr="00D541E8">
              <w:t>0</w:t>
            </w:r>
          </w:p>
        </w:tc>
        <w:tc>
          <w:tcPr>
            <w:tcW w:w="325" w:type="dxa"/>
            <w:tcBorders>
              <w:top w:val="single" w:sz="6" w:space="0" w:color="000000"/>
              <w:left w:val="nil"/>
              <w:bottom w:val="nil"/>
              <w:right w:val="nil"/>
            </w:tcBorders>
          </w:tcPr>
          <w:p w14:paraId="4CAF4264" w14:textId="77777777" w:rsidR="00C120CD" w:rsidRPr="00D541E8" w:rsidRDefault="00C120CD" w:rsidP="002C71AA">
            <w:pPr>
              <w:shd w:val="clear" w:color="auto" w:fill="FFFFFF" w:themeFill="background1"/>
            </w:pPr>
          </w:p>
          <w:p w14:paraId="7A92D9FB" w14:textId="77777777" w:rsidR="00C120CD" w:rsidRPr="00D541E8" w:rsidRDefault="00C120CD" w:rsidP="002C71AA">
            <w:pPr>
              <w:shd w:val="clear" w:color="auto" w:fill="FFFFFF" w:themeFill="background1"/>
            </w:pPr>
            <w:r w:rsidRPr="00D541E8">
              <w:t>1</w:t>
            </w:r>
          </w:p>
        </w:tc>
        <w:tc>
          <w:tcPr>
            <w:tcW w:w="290" w:type="dxa"/>
            <w:tcBorders>
              <w:top w:val="single" w:sz="6" w:space="0" w:color="000000"/>
              <w:left w:val="nil"/>
              <w:bottom w:val="nil"/>
              <w:right w:val="nil"/>
            </w:tcBorders>
          </w:tcPr>
          <w:p w14:paraId="6EC16259" w14:textId="77777777" w:rsidR="00C120CD" w:rsidRPr="00D541E8" w:rsidRDefault="00C120CD" w:rsidP="002C71AA">
            <w:pPr>
              <w:shd w:val="clear" w:color="auto" w:fill="FFFFFF" w:themeFill="background1"/>
            </w:pPr>
          </w:p>
          <w:p w14:paraId="0BE6ED64" w14:textId="77777777" w:rsidR="00C120CD" w:rsidRPr="00D541E8" w:rsidRDefault="00C120CD" w:rsidP="002C71AA">
            <w:pPr>
              <w:shd w:val="clear" w:color="auto" w:fill="FFFFFF" w:themeFill="background1"/>
            </w:pPr>
            <w:r w:rsidRPr="00D541E8">
              <w:t>2</w:t>
            </w:r>
          </w:p>
        </w:tc>
        <w:tc>
          <w:tcPr>
            <w:tcW w:w="4161" w:type="dxa"/>
            <w:vMerge w:val="restart"/>
            <w:tcBorders>
              <w:top w:val="single" w:sz="6" w:space="0" w:color="000000"/>
              <w:left w:val="nil"/>
              <w:bottom w:val="nil"/>
              <w:right w:val="single" w:sz="8" w:space="0" w:color="000000"/>
            </w:tcBorders>
          </w:tcPr>
          <w:p w14:paraId="352DCEF3" w14:textId="77777777" w:rsidR="00C120CD" w:rsidRPr="00D541E8" w:rsidRDefault="00C120CD" w:rsidP="002C71AA">
            <w:pPr>
              <w:shd w:val="clear" w:color="auto" w:fill="FFFFFF" w:themeFill="background1"/>
            </w:pPr>
          </w:p>
          <w:p w14:paraId="39690DE7" w14:textId="77777777" w:rsidR="00C120CD" w:rsidRPr="00D541E8" w:rsidRDefault="00C120CD" w:rsidP="002C71AA">
            <w:pPr>
              <w:shd w:val="clear" w:color="auto" w:fill="FFFFFF" w:themeFill="background1"/>
            </w:pPr>
            <w:r w:rsidRPr="00D541E8">
              <w:t>Acts too young for his/her age</w:t>
            </w:r>
          </w:p>
          <w:p w14:paraId="0E4737A7" w14:textId="77777777" w:rsidR="00C120CD" w:rsidRPr="00D541E8" w:rsidRDefault="00C120CD" w:rsidP="002C71AA">
            <w:pPr>
              <w:shd w:val="clear" w:color="auto" w:fill="FFFFFF" w:themeFill="background1"/>
            </w:pPr>
            <w:r w:rsidRPr="00D541E8">
              <w:t>Drinks alcohol without parents’ approval (describe):</w:t>
            </w:r>
          </w:p>
          <w:p w14:paraId="5D2EC840" w14:textId="77777777" w:rsidR="00C120CD" w:rsidRPr="00D541E8" w:rsidRDefault="00C120CD" w:rsidP="002C71AA">
            <w:pPr>
              <w:shd w:val="clear" w:color="auto" w:fill="FFFFFF" w:themeFill="background1"/>
            </w:pPr>
          </w:p>
          <w:p w14:paraId="66C51D22" w14:textId="3A3D0B54" w:rsidR="00C120CD" w:rsidRPr="00D541E8" w:rsidRDefault="00C120CD" w:rsidP="002C71AA">
            <w:pPr>
              <w:shd w:val="clear" w:color="auto" w:fill="FFFFFF" w:themeFill="background1"/>
            </w:pPr>
            <w:r w:rsidRPr="00D541E8">
              <w:rPr>
                <w:noProof/>
              </w:rPr>
              <mc:AlternateContent>
                <mc:Choice Requires="wpg">
                  <w:drawing>
                    <wp:inline distT="0" distB="0" distL="0" distR="0" wp14:anchorId="02DA15B7" wp14:editId="7C53E9CB">
                      <wp:extent cx="2146300" cy="6350"/>
                      <wp:effectExtent l="0" t="0" r="0" b="3175"/>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149" name="Rectangle 97263"/>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65682AF2">
                    <v:group id="Group 148" style="width:169pt;height:.5pt;mso-position-horizontal-relative:char;mso-position-vertical-relative:line" coordsize="3380,10" o:spid="_x0000_s1026" w14:anchorId="048BD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">
                      <v:rect id="Rectangle 97263" style="position:absolute;width:338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">
                        <v:path arrowok="t"/>
                      </v:rect>
                      <w10:anchorlock/>
                    </v:group>
                  </w:pict>
                </mc:Fallback>
              </mc:AlternateContent>
            </w:r>
          </w:p>
          <w:p w14:paraId="32FB920B" w14:textId="77777777" w:rsidR="00C120CD" w:rsidRPr="00D541E8" w:rsidRDefault="00C120CD" w:rsidP="002C71AA">
            <w:pPr>
              <w:shd w:val="clear" w:color="auto" w:fill="FFFFFF" w:themeFill="background1"/>
            </w:pPr>
            <w:r w:rsidRPr="00D541E8">
              <w:t>Argues a lot</w:t>
            </w:r>
          </w:p>
          <w:p w14:paraId="781E9106" w14:textId="77777777" w:rsidR="00C120CD" w:rsidRPr="00D541E8" w:rsidRDefault="00C120CD" w:rsidP="002C71AA">
            <w:pPr>
              <w:shd w:val="clear" w:color="auto" w:fill="FFFFFF" w:themeFill="background1"/>
            </w:pPr>
            <w:r w:rsidRPr="00D541E8">
              <w:t>Fails to finish things he/she starts</w:t>
            </w:r>
          </w:p>
          <w:p w14:paraId="47AE9C00" w14:textId="77777777" w:rsidR="00C120CD" w:rsidRPr="00D541E8" w:rsidRDefault="00C120CD" w:rsidP="002C71AA">
            <w:pPr>
              <w:shd w:val="clear" w:color="auto" w:fill="FFFFFF" w:themeFill="background1"/>
            </w:pPr>
            <w:r w:rsidRPr="00D541E8">
              <w:t>There is very little he/she enjoys</w:t>
            </w:r>
          </w:p>
          <w:p w14:paraId="10A3798E" w14:textId="77777777" w:rsidR="00C120CD" w:rsidRPr="00D541E8" w:rsidRDefault="00C120CD" w:rsidP="002C71AA">
            <w:pPr>
              <w:shd w:val="clear" w:color="auto" w:fill="FFFFFF" w:themeFill="background1"/>
            </w:pPr>
            <w:r w:rsidRPr="00D541E8">
              <w:t>Bowel movements outside toilet</w:t>
            </w:r>
          </w:p>
          <w:p w14:paraId="6A7AEFFC" w14:textId="77777777" w:rsidR="00C120CD" w:rsidRPr="00D541E8" w:rsidRDefault="00C120CD" w:rsidP="002C71AA">
            <w:pPr>
              <w:shd w:val="clear" w:color="auto" w:fill="FFFFFF" w:themeFill="background1"/>
            </w:pPr>
            <w:r w:rsidRPr="00D541E8">
              <w:t>Bragging, boasting</w:t>
            </w:r>
          </w:p>
          <w:p w14:paraId="0955879E" w14:textId="77777777" w:rsidR="00C120CD" w:rsidRPr="00D541E8" w:rsidRDefault="00C120CD" w:rsidP="002C71AA">
            <w:pPr>
              <w:shd w:val="clear" w:color="auto" w:fill="FFFFFF" w:themeFill="background1"/>
            </w:pPr>
            <w:r w:rsidRPr="00D541E8">
              <w:t>Can’t concentrate, can’t pay attention for long</w:t>
            </w:r>
          </w:p>
          <w:p w14:paraId="31406F8C" w14:textId="77777777" w:rsidR="00C120CD" w:rsidRPr="00D541E8" w:rsidRDefault="00C120CD" w:rsidP="002C71AA">
            <w:pPr>
              <w:shd w:val="clear" w:color="auto" w:fill="FFFFFF" w:themeFill="background1"/>
            </w:pPr>
            <w:r w:rsidRPr="00D541E8">
              <w:t>Can’t get his/her mind off certain thoughts; obsessions (describe):</w:t>
            </w:r>
          </w:p>
        </w:tc>
        <w:tc>
          <w:tcPr>
            <w:tcW w:w="647" w:type="dxa"/>
            <w:tcBorders>
              <w:top w:val="single" w:sz="6" w:space="0" w:color="000000"/>
              <w:left w:val="single" w:sz="8" w:space="0" w:color="000000"/>
              <w:bottom w:val="nil"/>
              <w:right w:val="nil"/>
            </w:tcBorders>
          </w:tcPr>
          <w:p w14:paraId="10041BB7" w14:textId="77777777" w:rsidR="00C120CD" w:rsidRPr="00D541E8" w:rsidRDefault="00C120CD" w:rsidP="002C71AA">
            <w:pPr>
              <w:shd w:val="clear" w:color="auto" w:fill="FFFFFF" w:themeFill="background1"/>
            </w:pPr>
          </w:p>
          <w:p w14:paraId="08A7E465" w14:textId="77777777" w:rsidR="00C120CD" w:rsidRPr="00D541E8" w:rsidRDefault="00C120CD" w:rsidP="002C71AA">
            <w:pPr>
              <w:shd w:val="clear" w:color="auto" w:fill="FFFFFF" w:themeFill="background1"/>
            </w:pPr>
            <w:r w:rsidRPr="00D541E8">
              <w:t>0</w:t>
            </w:r>
          </w:p>
        </w:tc>
        <w:tc>
          <w:tcPr>
            <w:tcW w:w="325" w:type="dxa"/>
            <w:tcBorders>
              <w:top w:val="single" w:sz="6" w:space="0" w:color="000000"/>
              <w:left w:val="nil"/>
              <w:bottom w:val="nil"/>
              <w:right w:val="nil"/>
            </w:tcBorders>
          </w:tcPr>
          <w:p w14:paraId="2BF1B0EA" w14:textId="77777777" w:rsidR="00C120CD" w:rsidRPr="00D541E8" w:rsidRDefault="00C120CD" w:rsidP="002C71AA">
            <w:pPr>
              <w:shd w:val="clear" w:color="auto" w:fill="FFFFFF" w:themeFill="background1"/>
            </w:pPr>
          </w:p>
          <w:p w14:paraId="721CB9A7" w14:textId="77777777" w:rsidR="00C120CD" w:rsidRPr="00D541E8" w:rsidRDefault="00C120CD" w:rsidP="002C71AA">
            <w:pPr>
              <w:shd w:val="clear" w:color="auto" w:fill="FFFFFF" w:themeFill="background1"/>
            </w:pPr>
            <w:r w:rsidRPr="00D541E8">
              <w:t>1</w:t>
            </w:r>
          </w:p>
        </w:tc>
        <w:tc>
          <w:tcPr>
            <w:tcW w:w="326" w:type="dxa"/>
            <w:tcBorders>
              <w:top w:val="single" w:sz="6" w:space="0" w:color="000000"/>
              <w:left w:val="nil"/>
              <w:bottom w:val="nil"/>
              <w:right w:val="nil"/>
            </w:tcBorders>
          </w:tcPr>
          <w:p w14:paraId="530B21CB" w14:textId="77777777" w:rsidR="00C120CD" w:rsidRPr="00D541E8" w:rsidRDefault="00C120CD" w:rsidP="002C71AA">
            <w:pPr>
              <w:shd w:val="clear" w:color="auto" w:fill="FFFFFF" w:themeFill="background1"/>
            </w:pPr>
          </w:p>
          <w:p w14:paraId="6D1C58C3" w14:textId="77777777" w:rsidR="00C120CD" w:rsidRPr="00D541E8" w:rsidRDefault="00C120CD" w:rsidP="002C71AA">
            <w:pPr>
              <w:shd w:val="clear" w:color="auto" w:fill="FFFFFF" w:themeFill="background1"/>
            </w:pPr>
            <w:r w:rsidRPr="00D541E8">
              <w:t>2</w:t>
            </w:r>
          </w:p>
        </w:tc>
        <w:tc>
          <w:tcPr>
            <w:tcW w:w="3775" w:type="dxa"/>
            <w:vMerge w:val="restart"/>
            <w:tcBorders>
              <w:top w:val="single" w:sz="6" w:space="0" w:color="000000"/>
              <w:left w:val="nil"/>
              <w:bottom w:val="single" w:sz="4" w:space="0" w:color="000000"/>
              <w:right w:val="nil"/>
            </w:tcBorders>
          </w:tcPr>
          <w:p w14:paraId="73861FE1" w14:textId="77777777" w:rsidR="00C120CD" w:rsidRPr="00D541E8" w:rsidRDefault="00C120CD" w:rsidP="002C71AA">
            <w:pPr>
              <w:shd w:val="clear" w:color="auto" w:fill="FFFFFF" w:themeFill="background1"/>
            </w:pPr>
          </w:p>
          <w:p w14:paraId="7B82026E" w14:textId="77777777" w:rsidR="00C120CD" w:rsidRPr="00D541E8" w:rsidRDefault="00C120CD" w:rsidP="002C71AA">
            <w:pPr>
              <w:shd w:val="clear" w:color="auto" w:fill="FFFFFF" w:themeFill="background1"/>
            </w:pPr>
            <w:r w:rsidRPr="00D541E8">
              <w:t>Feels he/she has to be perfect</w:t>
            </w:r>
          </w:p>
          <w:p w14:paraId="45A4345D" w14:textId="77777777" w:rsidR="00C120CD" w:rsidRPr="00D541E8" w:rsidRDefault="00C120CD" w:rsidP="002C71AA">
            <w:pPr>
              <w:shd w:val="clear" w:color="auto" w:fill="FFFFFF" w:themeFill="background1"/>
            </w:pPr>
            <w:r w:rsidRPr="00D541E8">
              <w:t>Feels or complains that no one loves him/her</w:t>
            </w:r>
          </w:p>
          <w:p w14:paraId="4779BE1C" w14:textId="77777777" w:rsidR="00C120CD" w:rsidRPr="00D541E8" w:rsidRDefault="00C120CD" w:rsidP="002C71AA">
            <w:pPr>
              <w:shd w:val="clear" w:color="auto" w:fill="FFFFFF" w:themeFill="background1"/>
            </w:pPr>
            <w:r w:rsidRPr="00D541E8">
              <w:t>Feels others are out to get him/her</w:t>
            </w:r>
          </w:p>
          <w:p w14:paraId="247F0859" w14:textId="77777777" w:rsidR="00C120CD" w:rsidRPr="00D541E8" w:rsidRDefault="00C120CD" w:rsidP="002C71AA">
            <w:pPr>
              <w:shd w:val="clear" w:color="auto" w:fill="FFFFFF" w:themeFill="background1"/>
            </w:pPr>
            <w:r w:rsidRPr="00D541E8">
              <w:t>Feels worthless or inferior</w:t>
            </w:r>
          </w:p>
          <w:p w14:paraId="386FFF72" w14:textId="77777777" w:rsidR="00C120CD" w:rsidRPr="00D541E8" w:rsidRDefault="00C120CD" w:rsidP="002C71AA">
            <w:pPr>
              <w:shd w:val="clear" w:color="auto" w:fill="FFFFFF" w:themeFill="background1"/>
            </w:pPr>
            <w:r w:rsidRPr="00D541E8">
              <w:t>Gets hurt a lot, accident-prone</w:t>
            </w:r>
          </w:p>
          <w:p w14:paraId="3BA78C56" w14:textId="77777777" w:rsidR="00C120CD" w:rsidRPr="00D541E8" w:rsidRDefault="00C120CD" w:rsidP="002C71AA">
            <w:pPr>
              <w:shd w:val="clear" w:color="auto" w:fill="FFFFFF" w:themeFill="background1"/>
            </w:pPr>
            <w:r w:rsidRPr="00D541E8">
              <w:t>Gets in many fights</w:t>
            </w:r>
          </w:p>
          <w:p w14:paraId="25BF8381" w14:textId="77777777" w:rsidR="00C120CD" w:rsidRPr="00D541E8" w:rsidRDefault="00C120CD" w:rsidP="002C71AA">
            <w:pPr>
              <w:shd w:val="clear" w:color="auto" w:fill="FFFFFF" w:themeFill="background1"/>
            </w:pPr>
            <w:r w:rsidRPr="00D541E8">
              <w:t>Gets teased a lot</w:t>
            </w:r>
          </w:p>
          <w:p w14:paraId="3F24B18C" w14:textId="77777777" w:rsidR="00C120CD" w:rsidRPr="00D541E8" w:rsidRDefault="00C120CD" w:rsidP="002C71AA">
            <w:pPr>
              <w:shd w:val="clear" w:color="auto" w:fill="FFFFFF" w:themeFill="background1"/>
            </w:pPr>
            <w:r w:rsidRPr="00D541E8">
              <w:t>Hangs around with others who get in trouble</w:t>
            </w:r>
          </w:p>
          <w:p w14:paraId="7DBC1ED9" w14:textId="77777777" w:rsidR="00C120CD" w:rsidRPr="00D541E8" w:rsidRDefault="00C120CD" w:rsidP="002C71AA">
            <w:pPr>
              <w:shd w:val="clear" w:color="auto" w:fill="FFFFFF" w:themeFill="background1"/>
            </w:pPr>
            <w:r w:rsidRPr="00D541E8">
              <w:t>Hears sound or voices that aren’t there (describe):</w:t>
            </w:r>
          </w:p>
        </w:tc>
      </w:tr>
      <w:tr w:rsidR="00C120CD" w:rsidRPr="00D541E8" w14:paraId="70D912ED" w14:textId="77777777" w:rsidTr="00C120CD">
        <w:trPr>
          <w:trHeight w:val="369"/>
        </w:trPr>
        <w:tc>
          <w:tcPr>
            <w:tcW w:w="267" w:type="dxa"/>
            <w:hideMark/>
          </w:tcPr>
          <w:p w14:paraId="38857193" w14:textId="77777777" w:rsidR="00C120CD" w:rsidRPr="00D541E8" w:rsidRDefault="00C120CD" w:rsidP="002C71AA">
            <w:pPr>
              <w:shd w:val="clear" w:color="auto" w:fill="FFFFFF" w:themeFill="background1"/>
            </w:pPr>
            <w:r w:rsidRPr="00D541E8">
              <w:t>0</w:t>
            </w:r>
          </w:p>
        </w:tc>
        <w:tc>
          <w:tcPr>
            <w:tcW w:w="325" w:type="dxa"/>
            <w:hideMark/>
          </w:tcPr>
          <w:p w14:paraId="7262D463" w14:textId="77777777" w:rsidR="00C120CD" w:rsidRPr="00D541E8" w:rsidRDefault="00C120CD" w:rsidP="002C71AA">
            <w:pPr>
              <w:shd w:val="clear" w:color="auto" w:fill="FFFFFF" w:themeFill="background1"/>
            </w:pPr>
            <w:r w:rsidRPr="00D541E8">
              <w:t>1</w:t>
            </w:r>
          </w:p>
        </w:tc>
        <w:tc>
          <w:tcPr>
            <w:tcW w:w="290" w:type="dxa"/>
            <w:hideMark/>
          </w:tcPr>
          <w:p w14:paraId="547ADED0" w14:textId="77777777" w:rsidR="00C120CD" w:rsidRPr="00D541E8" w:rsidRDefault="00C120CD" w:rsidP="002C71AA">
            <w:pPr>
              <w:shd w:val="clear" w:color="auto" w:fill="FFFFFF" w:themeFill="background1"/>
            </w:pPr>
            <w:r w:rsidRPr="00D541E8">
              <w:t>2</w:t>
            </w:r>
          </w:p>
        </w:tc>
        <w:tc>
          <w:tcPr>
            <w:tcW w:w="4161" w:type="dxa"/>
            <w:vMerge/>
            <w:tcBorders>
              <w:top w:val="single" w:sz="6" w:space="0" w:color="000000"/>
              <w:left w:val="nil"/>
              <w:bottom w:val="nil"/>
              <w:right w:val="single" w:sz="8" w:space="0" w:color="000000"/>
            </w:tcBorders>
            <w:vAlign w:val="center"/>
            <w:hideMark/>
          </w:tcPr>
          <w:p w14:paraId="08C2AD5A"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2F811CBB" w14:textId="77777777" w:rsidR="00C120CD" w:rsidRPr="00D541E8" w:rsidRDefault="00C120CD" w:rsidP="002C71AA">
            <w:pPr>
              <w:shd w:val="clear" w:color="auto" w:fill="FFFFFF" w:themeFill="background1"/>
            </w:pPr>
            <w:r w:rsidRPr="00D541E8">
              <w:t>0</w:t>
            </w:r>
          </w:p>
        </w:tc>
        <w:tc>
          <w:tcPr>
            <w:tcW w:w="325" w:type="dxa"/>
            <w:hideMark/>
          </w:tcPr>
          <w:p w14:paraId="0737ECE8" w14:textId="77777777" w:rsidR="00C120CD" w:rsidRPr="00D541E8" w:rsidRDefault="00C120CD" w:rsidP="002C71AA">
            <w:pPr>
              <w:shd w:val="clear" w:color="auto" w:fill="FFFFFF" w:themeFill="background1"/>
            </w:pPr>
            <w:r w:rsidRPr="00D541E8">
              <w:t>1</w:t>
            </w:r>
          </w:p>
        </w:tc>
        <w:tc>
          <w:tcPr>
            <w:tcW w:w="326" w:type="dxa"/>
            <w:hideMark/>
          </w:tcPr>
          <w:p w14:paraId="078831E3" w14:textId="77777777" w:rsidR="00C120CD" w:rsidRPr="00D541E8" w:rsidRDefault="00C120CD" w:rsidP="002C71AA">
            <w:pPr>
              <w:shd w:val="clear" w:color="auto" w:fill="FFFFFF" w:themeFill="background1"/>
            </w:pPr>
            <w:r w:rsidRPr="00D541E8">
              <w:t>2</w:t>
            </w:r>
          </w:p>
        </w:tc>
        <w:tc>
          <w:tcPr>
            <w:tcW w:w="3775" w:type="dxa"/>
            <w:vMerge/>
            <w:tcBorders>
              <w:top w:val="single" w:sz="6" w:space="0" w:color="000000"/>
              <w:left w:val="nil"/>
              <w:bottom w:val="single" w:sz="4" w:space="0" w:color="000000"/>
              <w:right w:val="nil"/>
            </w:tcBorders>
            <w:vAlign w:val="center"/>
            <w:hideMark/>
          </w:tcPr>
          <w:p w14:paraId="0EEE8E63" w14:textId="77777777" w:rsidR="00C120CD" w:rsidRPr="00D541E8" w:rsidRDefault="00C120CD" w:rsidP="002C71AA">
            <w:pPr>
              <w:shd w:val="clear" w:color="auto" w:fill="FFFFFF" w:themeFill="background1"/>
              <w:spacing w:after="0"/>
            </w:pPr>
          </w:p>
        </w:tc>
      </w:tr>
      <w:tr w:rsidR="00C120CD" w:rsidRPr="00D541E8" w14:paraId="487B3699" w14:textId="77777777" w:rsidTr="00C120CD">
        <w:trPr>
          <w:trHeight w:val="332"/>
        </w:trPr>
        <w:tc>
          <w:tcPr>
            <w:tcW w:w="267" w:type="dxa"/>
          </w:tcPr>
          <w:p w14:paraId="52B7F952" w14:textId="77777777" w:rsidR="00C120CD" w:rsidRPr="00D541E8" w:rsidRDefault="00C120CD" w:rsidP="002C71AA">
            <w:pPr>
              <w:shd w:val="clear" w:color="auto" w:fill="FFFFFF" w:themeFill="background1"/>
            </w:pPr>
          </w:p>
        </w:tc>
        <w:tc>
          <w:tcPr>
            <w:tcW w:w="325" w:type="dxa"/>
          </w:tcPr>
          <w:p w14:paraId="76E495ED" w14:textId="77777777" w:rsidR="00C120CD" w:rsidRPr="00D541E8" w:rsidRDefault="00C120CD" w:rsidP="002C71AA">
            <w:pPr>
              <w:shd w:val="clear" w:color="auto" w:fill="FFFFFF" w:themeFill="background1"/>
            </w:pPr>
          </w:p>
        </w:tc>
        <w:tc>
          <w:tcPr>
            <w:tcW w:w="290" w:type="dxa"/>
          </w:tcPr>
          <w:p w14:paraId="3A58AED1" w14:textId="77777777" w:rsidR="00C120CD" w:rsidRPr="00D541E8" w:rsidRDefault="00C120CD" w:rsidP="002C71AA">
            <w:pPr>
              <w:shd w:val="clear" w:color="auto" w:fill="FFFFFF" w:themeFill="background1"/>
            </w:pPr>
          </w:p>
        </w:tc>
        <w:tc>
          <w:tcPr>
            <w:tcW w:w="4161" w:type="dxa"/>
            <w:vMerge/>
            <w:tcBorders>
              <w:top w:val="single" w:sz="6" w:space="0" w:color="000000"/>
              <w:left w:val="nil"/>
              <w:bottom w:val="nil"/>
              <w:right w:val="single" w:sz="8" w:space="0" w:color="000000"/>
            </w:tcBorders>
            <w:vAlign w:val="center"/>
            <w:hideMark/>
          </w:tcPr>
          <w:p w14:paraId="77375C5E"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21DF7730" w14:textId="77777777" w:rsidR="00C120CD" w:rsidRPr="00D541E8" w:rsidRDefault="00C120CD" w:rsidP="002C71AA">
            <w:pPr>
              <w:shd w:val="clear" w:color="auto" w:fill="FFFFFF" w:themeFill="background1"/>
            </w:pPr>
            <w:r w:rsidRPr="00D541E8">
              <w:t>0</w:t>
            </w:r>
          </w:p>
        </w:tc>
        <w:tc>
          <w:tcPr>
            <w:tcW w:w="325" w:type="dxa"/>
            <w:hideMark/>
          </w:tcPr>
          <w:p w14:paraId="14EC3BCA" w14:textId="77777777" w:rsidR="00C120CD" w:rsidRPr="00D541E8" w:rsidRDefault="00C120CD" w:rsidP="002C71AA">
            <w:pPr>
              <w:shd w:val="clear" w:color="auto" w:fill="FFFFFF" w:themeFill="background1"/>
            </w:pPr>
            <w:r w:rsidRPr="00D541E8">
              <w:t>1</w:t>
            </w:r>
          </w:p>
        </w:tc>
        <w:tc>
          <w:tcPr>
            <w:tcW w:w="326" w:type="dxa"/>
            <w:hideMark/>
          </w:tcPr>
          <w:p w14:paraId="45BE7592" w14:textId="77777777" w:rsidR="00C120CD" w:rsidRPr="00D541E8" w:rsidRDefault="00C120CD" w:rsidP="002C71AA">
            <w:pPr>
              <w:shd w:val="clear" w:color="auto" w:fill="FFFFFF" w:themeFill="background1"/>
            </w:pPr>
            <w:r w:rsidRPr="00D541E8">
              <w:t>2</w:t>
            </w:r>
          </w:p>
        </w:tc>
        <w:tc>
          <w:tcPr>
            <w:tcW w:w="3775" w:type="dxa"/>
            <w:vMerge/>
            <w:tcBorders>
              <w:top w:val="single" w:sz="6" w:space="0" w:color="000000"/>
              <w:left w:val="nil"/>
              <w:bottom w:val="single" w:sz="4" w:space="0" w:color="000000"/>
              <w:right w:val="nil"/>
            </w:tcBorders>
            <w:vAlign w:val="center"/>
            <w:hideMark/>
          </w:tcPr>
          <w:p w14:paraId="36B13CEE" w14:textId="77777777" w:rsidR="00C120CD" w:rsidRPr="00D541E8" w:rsidRDefault="00C120CD" w:rsidP="002C71AA">
            <w:pPr>
              <w:shd w:val="clear" w:color="auto" w:fill="FFFFFF" w:themeFill="background1"/>
              <w:spacing w:after="0"/>
            </w:pPr>
          </w:p>
        </w:tc>
      </w:tr>
      <w:tr w:rsidR="00C120CD" w:rsidRPr="00D541E8" w14:paraId="62E5B5AF" w14:textId="77777777" w:rsidTr="00C120CD">
        <w:trPr>
          <w:trHeight w:val="270"/>
        </w:trPr>
        <w:tc>
          <w:tcPr>
            <w:tcW w:w="267" w:type="dxa"/>
            <w:hideMark/>
          </w:tcPr>
          <w:p w14:paraId="39EA7801" w14:textId="77777777" w:rsidR="00C120CD" w:rsidRPr="00D541E8" w:rsidRDefault="00C120CD" w:rsidP="002C71AA">
            <w:pPr>
              <w:shd w:val="clear" w:color="auto" w:fill="FFFFFF" w:themeFill="background1"/>
            </w:pPr>
            <w:r w:rsidRPr="00D541E8">
              <w:t>0</w:t>
            </w:r>
          </w:p>
        </w:tc>
        <w:tc>
          <w:tcPr>
            <w:tcW w:w="325" w:type="dxa"/>
            <w:hideMark/>
          </w:tcPr>
          <w:p w14:paraId="730A91D5" w14:textId="77777777" w:rsidR="00C120CD" w:rsidRPr="00D541E8" w:rsidRDefault="00C120CD" w:rsidP="002C71AA">
            <w:pPr>
              <w:shd w:val="clear" w:color="auto" w:fill="FFFFFF" w:themeFill="background1"/>
            </w:pPr>
            <w:r w:rsidRPr="00D541E8">
              <w:t>1</w:t>
            </w:r>
          </w:p>
        </w:tc>
        <w:tc>
          <w:tcPr>
            <w:tcW w:w="290" w:type="dxa"/>
            <w:hideMark/>
          </w:tcPr>
          <w:p w14:paraId="77897F8D" w14:textId="77777777" w:rsidR="00C120CD" w:rsidRPr="00D541E8" w:rsidRDefault="00C120CD" w:rsidP="002C71AA">
            <w:pPr>
              <w:shd w:val="clear" w:color="auto" w:fill="FFFFFF" w:themeFill="background1"/>
            </w:pPr>
            <w:r w:rsidRPr="00D541E8">
              <w:t>2</w:t>
            </w:r>
          </w:p>
        </w:tc>
        <w:tc>
          <w:tcPr>
            <w:tcW w:w="4161" w:type="dxa"/>
            <w:vMerge/>
            <w:tcBorders>
              <w:top w:val="single" w:sz="6" w:space="0" w:color="000000"/>
              <w:left w:val="nil"/>
              <w:bottom w:val="nil"/>
              <w:right w:val="single" w:sz="8" w:space="0" w:color="000000"/>
            </w:tcBorders>
            <w:vAlign w:val="center"/>
            <w:hideMark/>
          </w:tcPr>
          <w:p w14:paraId="70EF4911"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26D31354" w14:textId="77777777" w:rsidR="00C120CD" w:rsidRPr="00D541E8" w:rsidRDefault="00C120CD" w:rsidP="002C71AA">
            <w:pPr>
              <w:shd w:val="clear" w:color="auto" w:fill="FFFFFF" w:themeFill="background1"/>
            </w:pPr>
            <w:r w:rsidRPr="00D541E8">
              <w:t>0</w:t>
            </w:r>
          </w:p>
        </w:tc>
        <w:tc>
          <w:tcPr>
            <w:tcW w:w="325" w:type="dxa"/>
            <w:hideMark/>
          </w:tcPr>
          <w:p w14:paraId="0A9944A0" w14:textId="77777777" w:rsidR="00C120CD" w:rsidRPr="00D541E8" w:rsidRDefault="00C120CD" w:rsidP="002C71AA">
            <w:pPr>
              <w:shd w:val="clear" w:color="auto" w:fill="FFFFFF" w:themeFill="background1"/>
            </w:pPr>
            <w:r w:rsidRPr="00D541E8">
              <w:t>1</w:t>
            </w:r>
          </w:p>
        </w:tc>
        <w:tc>
          <w:tcPr>
            <w:tcW w:w="326" w:type="dxa"/>
            <w:hideMark/>
          </w:tcPr>
          <w:p w14:paraId="34EA7010" w14:textId="77777777" w:rsidR="00C120CD" w:rsidRPr="00D541E8" w:rsidRDefault="00C120CD" w:rsidP="002C71AA">
            <w:pPr>
              <w:shd w:val="clear" w:color="auto" w:fill="FFFFFF" w:themeFill="background1"/>
            </w:pPr>
            <w:r w:rsidRPr="00D541E8">
              <w:t>2</w:t>
            </w:r>
          </w:p>
        </w:tc>
        <w:tc>
          <w:tcPr>
            <w:tcW w:w="3775" w:type="dxa"/>
            <w:vMerge/>
            <w:tcBorders>
              <w:top w:val="single" w:sz="6" w:space="0" w:color="000000"/>
              <w:left w:val="nil"/>
              <w:bottom w:val="single" w:sz="4" w:space="0" w:color="000000"/>
              <w:right w:val="nil"/>
            </w:tcBorders>
            <w:vAlign w:val="center"/>
            <w:hideMark/>
          </w:tcPr>
          <w:p w14:paraId="20D9E9A9" w14:textId="77777777" w:rsidR="00C120CD" w:rsidRPr="00D541E8" w:rsidRDefault="00C120CD" w:rsidP="002C71AA">
            <w:pPr>
              <w:shd w:val="clear" w:color="auto" w:fill="FFFFFF" w:themeFill="background1"/>
              <w:spacing w:after="0"/>
            </w:pPr>
          </w:p>
        </w:tc>
      </w:tr>
      <w:tr w:rsidR="00C120CD" w:rsidRPr="00D541E8" w14:paraId="312C49C9" w14:textId="77777777" w:rsidTr="00C120CD">
        <w:trPr>
          <w:trHeight w:val="272"/>
        </w:trPr>
        <w:tc>
          <w:tcPr>
            <w:tcW w:w="267" w:type="dxa"/>
            <w:hideMark/>
          </w:tcPr>
          <w:p w14:paraId="2177EABE" w14:textId="77777777" w:rsidR="00C120CD" w:rsidRPr="00D541E8" w:rsidRDefault="00C120CD" w:rsidP="002C71AA">
            <w:pPr>
              <w:shd w:val="clear" w:color="auto" w:fill="FFFFFF" w:themeFill="background1"/>
            </w:pPr>
            <w:r w:rsidRPr="00D541E8">
              <w:t>0</w:t>
            </w:r>
          </w:p>
        </w:tc>
        <w:tc>
          <w:tcPr>
            <w:tcW w:w="325" w:type="dxa"/>
            <w:hideMark/>
          </w:tcPr>
          <w:p w14:paraId="107551A5" w14:textId="77777777" w:rsidR="00C120CD" w:rsidRPr="00D541E8" w:rsidRDefault="00C120CD" w:rsidP="002C71AA">
            <w:pPr>
              <w:shd w:val="clear" w:color="auto" w:fill="FFFFFF" w:themeFill="background1"/>
            </w:pPr>
            <w:r w:rsidRPr="00D541E8">
              <w:t>1</w:t>
            </w:r>
          </w:p>
        </w:tc>
        <w:tc>
          <w:tcPr>
            <w:tcW w:w="290" w:type="dxa"/>
            <w:hideMark/>
          </w:tcPr>
          <w:p w14:paraId="7FC9D984" w14:textId="77777777" w:rsidR="00C120CD" w:rsidRPr="00D541E8" w:rsidRDefault="00C120CD" w:rsidP="002C71AA">
            <w:pPr>
              <w:shd w:val="clear" w:color="auto" w:fill="FFFFFF" w:themeFill="background1"/>
            </w:pPr>
            <w:r w:rsidRPr="00D541E8">
              <w:t>2</w:t>
            </w:r>
          </w:p>
        </w:tc>
        <w:tc>
          <w:tcPr>
            <w:tcW w:w="4161" w:type="dxa"/>
            <w:vMerge/>
            <w:tcBorders>
              <w:top w:val="single" w:sz="6" w:space="0" w:color="000000"/>
              <w:left w:val="nil"/>
              <w:bottom w:val="nil"/>
              <w:right w:val="single" w:sz="8" w:space="0" w:color="000000"/>
            </w:tcBorders>
            <w:vAlign w:val="center"/>
            <w:hideMark/>
          </w:tcPr>
          <w:p w14:paraId="7DAA8E17"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131A135A" w14:textId="77777777" w:rsidR="00C120CD" w:rsidRPr="00D541E8" w:rsidRDefault="00C120CD" w:rsidP="002C71AA">
            <w:pPr>
              <w:shd w:val="clear" w:color="auto" w:fill="FFFFFF" w:themeFill="background1"/>
            </w:pPr>
            <w:r w:rsidRPr="00D541E8">
              <w:t>0</w:t>
            </w:r>
          </w:p>
        </w:tc>
        <w:tc>
          <w:tcPr>
            <w:tcW w:w="325" w:type="dxa"/>
            <w:hideMark/>
          </w:tcPr>
          <w:p w14:paraId="6A651512" w14:textId="77777777" w:rsidR="00C120CD" w:rsidRPr="00D541E8" w:rsidRDefault="00C120CD" w:rsidP="002C71AA">
            <w:pPr>
              <w:shd w:val="clear" w:color="auto" w:fill="FFFFFF" w:themeFill="background1"/>
            </w:pPr>
            <w:r w:rsidRPr="00D541E8">
              <w:t>1</w:t>
            </w:r>
          </w:p>
        </w:tc>
        <w:tc>
          <w:tcPr>
            <w:tcW w:w="326" w:type="dxa"/>
            <w:hideMark/>
          </w:tcPr>
          <w:p w14:paraId="42E64847" w14:textId="77777777" w:rsidR="00C120CD" w:rsidRPr="00D541E8" w:rsidRDefault="00C120CD" w:rsidP="002C71AA">
            <w:pPr>
              <w:shd w:val="clear" w:color="auto" w:fill="FFFFFF" w:themeFill="background1"/>
            </w:pPr>
            <w:r w:rsidRPr="00D541E8">
              <w:t>2</w:t>
            </w:r>
          </w:p>
        </w:tc>
        <w:tc>
          <w:tcPr>
            <w:tcW w:w="3775" w:type="dxa"/>
            <w:vMerge/>
            <w:tcBorders>
              <w:top w:val="single" w:sz="6" w:space="0" w:color="000000"/>
              <w:left w:val="nil"/>
              <w:bottom w:val="single" w:sz="4" w:space="0" w:color="000000"/>
              <w:right w:val="nil"/>
            </w:tcBorders>
            <w:vAlign w:val="center"/>
            <w:hideMark/>
          </w:tcPr>
          <w:p w14:paraId="176FA57C" w14:textId="77777777" w:rsidR="00C120CD" w:rsidRPr="00D541E8" w:rsidRDefault="00C120CD" w:rsidP="002C71AA">
            <w:pPr>
              <w:shd w:val="clear" w:color="auto" w:fill="FFFFFF" w:themeFill="background1"/>
              <w:spacing w:after="0"/>
            </w:pPr>
          </w:p>
        </w:tc>
      </w:tr>
      <w:tr w:rsidR="00C120CD" w:rsidRPr="00D541E8" w14:paraId="4B704E45" w14:textId="77777777" w:rsidTr="00C120CD">
        <w:trPr>
          <w:trHeight w:val="271"/>
        </w:trPr>
        <w:tc>
          <w:tcPr>
            <w:tcW w:w="267" w:type="dxa"/>
            <w:hideMark/>
          </w:tcPr>
          <w:p w14:paraId="0B175F4B" w14:textId="77777777" w:rsidR="00C120CD" w:rsidRPr="00D541E8" w:rsidRDefault="00C120CD" w:rsidP="002C71AA">
            <w:pPr>
              <w:shd w:val="clear" w:color="auto" w:fill="FFFFFF" w:themeFill="background1"/>
            </w:pPr>
            <w:r w:rsidRPr="00D541E8">
              <w:t>0</w:t>
            </w:r>
          </w:p>
        </w:tc>
        <w:tc>
          <w:tcPr>
            <w:tcW w:w="325" w:type="dxa"/>
            <w:hideMark/>
          </w:tcPr>
          <w:p w14:paraId="1AAF675C" w14:textId="77777777" w:rsidR="00C120CD" w:rsidRPr="00D541E8" w:rsidRDefault="00C120CD" w:rsidP="002C71AA">
            <w:pPr>
              <w:shd w:val="clear" w:color="auto" w:fill="FFFFFF" w:themeFill="background1"/>
            </w:pPr>
            <w:r w:rsidRPr="00D541E8">
              <w:t>1</w:t>
            </w:r>
          </w:p>
        </w:tc>
        <w:tc>
          <w:tcPr>
            <w:tcW w:w="290" w:type="dxa"/>
            <w:hideMark/>
          </w:tcPr>
          <w:p w14:paraId="561D0737" w14:textId="77777777" w:rsidR="00C120CD" w:rsidRPr="00D541E8" w:rsidRDefault="00C120CD" w:rsidP="002C71AA">
            <w:pPr>
              <w:shd w:val="clear" w:color="auto" w:fill="FFFFFF" w:themeFill="background1"/>
            </w:pPr>
            <w:r w:rsidRPr="00D541E8">
              <w:t>2</w:t>
            </w:r>
          </w:p>
        </w:tc>
        <w:tc>
          <w:tcPr>
            <w:tcW w:w="4161" w:type="dxa"/>
            <w:vMerge/>
            <w:tcBorders>
              <w:top w:val="single" w:sz="6" w:space="0" w:color="000000"/>
              <w:left w:val="nil"/>
              <w:bottom w:val="nil"/>
              <w:right w:val="single" w:sz="8" w:space="0" w:color="000000"/>
            </w:tcBorders>
            <w:vAlign w:val="center"/>
            <w:hideMark/>
          </w:tcPr>
          <w:p w14:paraId="32AABE2B"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5B4E54C1" w14:textId="77777777" w:rsidR="00C120CD" w:rsidRPr="00D541E8" w:rsidRDefault="00C120CD" w:rsidP="002C71AA">
            <w:pPr>
              <w:shd w:val="clear" w:color="auto" w:fill="FFFFFF" w:themeFill="background1"/>
            </w:pPr>
            <w:r w:rsidRPr="00D541E8">
              <w:t>0</w:t>
            </w:r>
          </w:p>
        </w:tc>
        <w:tc>
          <w:tcPr>
            <w:tcW w:w="325" w:type="dxa"/>
            <w:hideMark/>
          </w:tcPr>
          <w:p w14:paraId="671667D9" w14:textId="77777777" w:rsidR="00C120CD" w:rsidRPr="00D541E8" w:rsidRDefault="00C120CD" w:rsidP="002C71AA">
            <w:pPr>
              <w:shd w:val="clear" w:color="auto" w:fill="FFFFFF" w:themeFill="background1"/>
            </w:pPr>
            <w:r w:rsidRPr="00D541E8">
              <w:t>1</w:t>
            </w:r>
          </w:p>
        </w:tc>
        <w:tc>
          <w:tcPr>
            <w:tcW w:w="326" w:type="dxa"/>
            <w:hideMark/>
          </w:tcPr>
          <w:p w14:paraId="619AD3B6" w14:textId="77777777" w:rsidR="00C120CD" w:rsidRPr="00D541E8" w:rsidRDefault="00C120CD" w:rsidP="002C71AA">
            <w:pPr>
              <w:shd w:val="clear" w:color="auto" w:fill="FFFFFF" w:themeFill="background1"/>
            </w:pPr>
            <w:r w:rsidRPr="00D541E8">
              <w:t>2</w:t>
            </w:r>
          </w:p>
        </w:tc>
        <w:tc>
          <w:tcPr>
            <w:tcW w:w="3775" w:type="dxa"/>
            <w:vMerge/>
            <w:tcBorders>
              <w:top w:val="single" w:sz="6" w:space="0" w:color="000000"/>
              <w:left w:val="nil"/>
              <w:bottom w:val="single" w:sz="4" w:space="0" w:color="000000"/>
              <w:right w:val="nil"/>
            </w:tcBorders>
            <w:vAlign w:val="center"/>
            <w:hideMark/>
          </w:tcPr>
          <w:p w14:paraId="0BB8CBD4" w14:textId="77777777" w:rsidR="00C120CD" w:rsidRPr="00D541E8" w:rsidRDefault="00C120CD" w:rsidP="002C71AA">
            <w:pPr>
              <w:shd w:val="clear" w:color="auto" w:fill="FFFFFF" w:themeFill="background1"/>
              <w:spacing w:after="0"/>
            </w:pPr>
          </w:p>
        </w:tc>
      </w:tr>
      <w:tr w:rsidR="00C120CD" w:rsidRPr="00D541E8" w14:paraId="48C90DB9" w14:textId="77777777" w:rsidTr="00C120CD">
        <w:trPr>
          <w:trHeight w:val="272"/>
        </w:trPr>
        <w:tc>
          <w:tcPr>
            <w:tcW w:w="267" w:type="dxa"/>
            <w:hideMark/>
          </w:tcPr>
          <w:p w14:paraId="2E778722" w14:textId="77777777" w:rsidR="00C120CD" w:rsidRPr="00D541E8" w:rsidRDefault="00C120CD" w:rsidP="002C71AA">
            <w:pPr>
              <w:shd w:val="clear" w:color="auto" w:fill="FFFFFF" w:themeFill="background1"/>
            </w:pPr>
            <w:r w:rsidRPr="00D541E8">
              <w:t>0</w:t>
            </w:r>
          </w:p>
        </w:tc>
        <w:tc>
          <w:tcPr>
            <w:tcW w:w="325" w:type="dxa"/>
            <w:hideMark/>
          </w:tcPr>
          <w:p w14:paraId="3A87E391" w14:textId="77777777" w:rsidR="00C120CD" w:rsidRPr="00D541E8" w:rsidRDefault="00C120CD" w:rsidP="002C71AA">
            <w:pPr>
              <w:shd w:val="clear" w:color="auto" w:fill="FFFFFF" w:themeFill="background1"/>
            </w:pPr>
            <w:r w:rsidRPr="00D541E8">
              <w:t>1</w:t>
            </w:r>
          </w:p>
        </w:tc>
        <w:tc>
          <w:tcPr>
            <w:tcW w:w="290" w:type="dxa"/>
            <w:hideMark/>
          </w:tcPr>
          <w:p w14:paraId="0A31FEB5" w14:textId="77777777" w:rsidR="00C120CD" w:rsidRPr="00D541E8" w:rsidRDefault="00C120CD" w:rsidP="002C71AA">
            <w:pPr>
              <w:shd w:val="clear" w:color="auto" w:fill="FFFFFF" w:themeFill="background1"/>
            </w:pPr>
            <w:r w:rsidRPr="00D541E8">
              <w:t>2</w:t>
            </w:r>
          </w:p>
        </w:tc>
        <w:tc>
          <w:tcPr>
            <w:tcW w:w="4161" w:type="dxa"/>
            <w:vMerge/>
            <w:tcBorders>
              <w:top w:val="single" w:sz="6" w:space="0" w:color="000000"/>
              <w:left w:val="nil"/>
              <w:bottom w:val="nil"/>
              <w:right w:val="single" w:sz="8" w:space="0" w:color="000000"/>
            </w:tcBorders>
            <w:vAlign w:val="center"/>
            <w:hideMark/>
          </w:tcPr>
          <w:p w14:paraId="3B050EBE"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4C135036" w14:textId="77777777" w:rsidR="00C120CD" w:rsidRPr="00D541E8" w:rsidRDefault="00C120CD" w:rsidP="002C71AA">
            <w:pPr>
              <w:shd w:val="clear" w:color="auto" w:fill="FFFFFF" w:themeFill="background1"/>
            </w:pPr>
            <w:r w:rsidRPr="00D541E8">
              <w:t>0</w:t>
            </w:r>
          </w:p>
        </w:tc>
        <w:tc>
          <w:tcPr>
            <w:tcW w:w="325" w:type="dxa"/>
            <w:hideMark/>
          </w:tcPr>
          <w:p w14:paraId="1BF90282" w14:textId="77777777" w:rsidR="00C120CD" w:rsidRPr="00D541E8" w:rsidRDefault="00C120CD" w:rsidP="002C71AA">
            <w:pPr>
              <w:shd w:val="clear" w:color="auto" w:fill="FFFFFF" w:themeFill="background1"/>
            </w:pPr>
            <w:r w:rsidRPr="00D541E8">
              <w:t>1</w:t>
            </w:r>
          </w:p>
        </w:tc>
        <w:tc>
          <w:tcPr>
            <w:tcW w:w="326" w:type="dxa"/>
            <w:hideMark/>
          </w:tcPr>
          <w:p w14:paraId="3AE1F55E" w14:textId="77777777" w:rsidR="00C120CD" w:rsidRPr="00D541E8" w:rsidRDefault="00C120CD" w:rsidP="002C71AA">
            <w:pPr>
              <w:shd w:val="clear" w:color="auto" w:fill="FFFFFF" w:themeFill="background1"/>
            </w:pPr>
            <w:r w:rsidRPr="00D541E8">
              <w:t>2</w:t>
            </w:r>
          </w:p>
        </w:tc>
        <w:tc>
          <w:tcPr>
            <w:tcW w:w="3775" w:type="dxa"/>
            <w:vMerge/>
            <w:tcBorders>
              <w:top w:val="single" w:sz="6" w:space="0" w:color="000000"/>
              <w:left w:val="nil"/>
              <w:bottom w:val="single" w:sz="4" w:space="0" w:color="000000"/>
              <w:right w:val="nil"/>
            </w:tcBorders>
            <w:vAlign w:val="center"/>
            <w:hideMark/>
          </w:tcPr>
          <w:p w14:paraId="098EDD36" w14:textId="77777777" w:rsidR="00C120CD" w:rsidRPr="00D541E8" w:rsidRDefault="00C120CD" w:rsidP="002C71AA">
            <w:pPr>
              <w:shd w:val="clear" w:color="auto" w:fill="FFFFFF" w:themeFill="background1"/>
              <w:spacing w:after="0"/>
            </w:pPr>
          </w:p>
        </w:tc>
      </w:tr>
      <w:tr w:rsidR="00C120CD" w:rsidRPr="00D541E8" w14:paraId="088A2EBA" w14:textId="77777777" w:rsidTr="00C120CD">
        <w:trPr>
          <w:trHeight w:val="271"/>
        </w:trPr>
        <w:tc>
          <w:tcPr>
            <w:tcW w:w="267" w:type="dxa"/>
            <w:hideMark/>
          </w:tcPr>
          <w:p w14:paraId="64205962" w14:textId="77777777" w:rsidR="00C120CD" w:rsidRPr="00D541E8" w:rsidRDefault="00C120CD" w:rsidP="002C71AA">
            <w:pPr>
              <w:shd w:val="clear" w:color="auto" w:fill="FFFFFF" w:themeFill="background1"/>
            </w:pPr>
            <w:r w:rsidRPr="00D541E8">
              <w:t>0</w:t>
            </w:r>
          </w:p>
        </w:tc>
        <w:tc>
          <w:tcPr>
            <w:tcW w:w="325" w:type="dxa"/>
            <w:hideMark/>
          </w:tcPr>
          <w:p w14:paraId="4811E303" w14:textId="77777777" w:rsidR="00C120CD" w:rsidRPr="00D541E8" w:rsidRDefault="00C120CD" w:rsidP="002C71AA">
            <w:pPr>
              <w:shd w:val="clear" w:color="auto" w:fill="FFFFFF" w:themeFill="background1"/>
            </w:pPr>
            <w:r w:rsidRPr="00D541E8">
              <w:t>1</w:t>
            </w:r>
          </w:p>
        </w:tc>
        <w:tc>
          <w:tcPr>
            <w:tcW w:w="290" w:type="dxa"/>
            <w:hideMark/>
          </w:tcPr>
          <w:p w14:paraId="713EBED5" w14:textId="77777777" w:rsidR="00C120CD" w:rsidRPr="00D541E8" w:rsidRDefault="00C120CD" w:rsidP="002C71AA">
            <w:pPr>
              <w:shd w:val="clear" w:color="auto" w:fill="FFFFFF" w:themeFill="background1"/>
            </w:pPr>
            <w:r w:rsidRPr="00D541E8">
              <w:t>2</w:t>
            </w:r>
          </w:p>
        </w:tc>
        <w:tc>
          <w:tcPr>
            <w:tcW w:w="4161" w:type="dxa"/>
            <w:vMerge/>
            <w:tcBorders>
              <w:top w:val="single" w:sz="6" w:space="0" w:color="000000"/>
              <w:left w:val="nil"/>
              <w:bottom w:val="nil"/>
              <w:right w:val="single" w:sz="8" w:space="0" w:color="000000"/>
            </w:tcBorders>
            <w:vAlign w:val="center"/>
            <w:hideMark/>
          </w:tcPr>
          <w:p w14:paraId="0F2BDBEE"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20A0F854" w14:textId="77777777" w:rsidR="00C120CD" w:rsidRPr="00D541E8" w:rsidRDefault="00C120CD" w:rsidP="002C71AA">
            <w:pPr>
              <w:shd w:val="clear" w:color="auto" w:fill="FFFFFF" w:themeFill="background1"/>
            </w:pPr>
            <w:r w:rsidRPr="00D541E8">
              <w:t>0</w:t>
            </w:r>
          </w:p>
        </w:tc>
        <w:tc>
          <w:tcPr>
            <w:tcW w:w="325" w:type="dxa"/>
            <w:hideMark/>
          </w:tcPr>
          <w:p w14:paraId="5A637133" w14:textId="77777777" w:rsidR="00C120CD" w:rsidRPr="00D541E8" w:rsidRDefault="00C120CD" w:rsidP="002C71AA">
            <w:pPr>
              <w:shd w:val="clear" w:color="auto" w:fill="FFFFFF" w:themeFill="background1"/>
            </w:pPr>
            <w:r w:rsidRPr="00D541E8">
              <w:t>1</w:t>
            </w:r>
          </w:p>
        </w:tc>
        <w:tc>
          <w:tcPr>
            <w:tcW w:w="326" w:type="dxa"/>
            <w:hideMark/>
          </w:tcPr>
          <w:p w14:paraId="33FAA4B1" w14:textId="77777777" w:rsidR="00C120CD" w:rsidRPr="00D541E8" w:rsidRDefault="00C120CD" w:rsidP="002C71AA">
            <w:pPr>
              <w:shd w:val="clear" w:color="auto" w:fill="FFFFFF" w:themeFill="background1"/>
            </w:pPr>
            <w:r w:rsidRPr="00D541E8">
              <w:t>2</w:t>
            </w:r>
          </w:p>
        </w:tc>
        <w:tc>
          <w:tcPr>
            <w:tcW w:w="3775" w:type="dxa"/>
            <w:vMerge/>
            <w:tcBorders>
              <w:top w:val="single" w:sz="6" w:space="0" w:color="000000"/>
              <w:left w:val="nil"/>
              <w:bottom w:val="single" w:sz="4" w:space="0" w:color="000000"/>
              <w:right w:val="nil"/>
            </w:tcBorders>
            <w:vAlign w:val="center"/>
            <w:hideMark/>
          </w:tcPr>
          <w:p w14:paraId="318CFB1C" w14:textId="77777777" w:rsidR="00C120CD" w:rsidRPr="00D541E8" w:rsidRDefault="00C120CD" w:rsidP="002C71AA">
            <w:pPr>
              <w:shd w:val="clear" w:color="auto" w:fill="FFFFFF" w:themeFill="background1"/>
              <w:spacing w:after="0"/>
            </w:pPr>
          </w:p>
        </w:tc>
      </w:tr>
      <w:tr w:rsidR="00C120CD" w:rsidRPr="00D541E8" w14:paraId="6A38EF2C" w14:textId="77777777" w:rsidTr="00C120CD">
        <w:trPr>
          <w:trHeight w:val="227"/>
        </w:trPr>
        <w:tc>
          <w:tcPr>
            <w:tcW w:w="267" w:type="dxa"/>
            <w:hideMark/>
          </w:tcPr>
          <w:p w14:paraId="382F48F9" w14:textId="77777777" w:rsidR="00C120CD" w:rsidRPr="00D541E8" w:rsidRDefault="00C120CD" w:rsidP="002C71AA">
            <w:pPr>
              <w:shd w:val="clear" w:color="auto" w:fill="FFFFFF" w:themeFill="background1"/>
            </w:pPr>
            <w:r w:rsidRPr="00D541E8">
              <w:t>0</w:t>
            </w:r>
          </w:p>
        </w:tc>
        <w:tc>
          <w:tcPr>
            <w:tcW w:w="325" w:type="dxa"/>
            <w:hideMark/>
          </w:tcPr>
          <w:p w14:paraId="090F432A" w14:textId="77777777" w:rsidR="00C120CD" w:rsidRPr="00D541E8" w:rsidRDefault="00C120CD" w:rsidP="002C71AA">
            <w:pPr>
              <w:shd w:val="clear" w:color="auto" w:fill="FFFFFF" w:themeFill="background1"/>
            </w:pPr>
            <w:r w:rsidRPr="00D541E8">
              <w:t>1</w:t>
            </w:r>
          </w:p>
        </w:tc>
        <w:tc>
          <w:tcPr>
            <w:tcW w:w="290" w:type="dxa"/>
            <w:hideMark/>
          </w:tcPr>
          <w:p w14:paraId="29905968" w14:textId="77777777" w:rsidR="00C120CD" w:rsidRPr="00D541E8" w:rsidRDefault="00C120CD" w:rsidP="002C71AA">
            <w:pPr>
              <w:shd w:val="clear" w:color="auto" w:fill="FFFFFF" w:themeFill="background1"/>
            </w:pPr>
            <w:r w:rsidRPr="00D541E8">
              <w:t>2</w:t>
            </w:r>
          </w:p>
        </w:tc>
        <w:tc>
          <w:tcPr>
            <w:tcW w:w="4161" w:type="dxa"/>
            <w:vMerge/>
            <w:tcBorders>
              <w:top w:val="single" w:sz="6" w:space="0" w:color="000000"/>
              <w:left w:val="nil"/>
              <w:bottom w:val="nil"/>
              <w:right w:val="single" w:sz="8" w:space="0" w:color="000000"/>
            </w:tcBorders>
            <w:vAlign w:val="center"/>
            <w:hideMark/>
          </w:tcPr>
          <w:p w14:paraId="21C2B8A2"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tcPr>
          <w:p w14:paraId="4631EE20" w14:textId="77777777" w:rsidR="00C120CD" w:rsidRPr="00D541E8" w:rsidRDefault="00C120CD" w:rsidP="002C71AA">
            <w:pPr>
              <w:shd w:val="clear" w:color="auto" w:fill="FFFFFF" w:themeFill="background1"/>
            </w:pPr>
          </w:p>
        </w:tc>
        <w:tc>
          <w:tcPr>
            <w:tcW w:w="325" w:type="dxa"/>
          </w:tcPr>
          <w:p w14:paraId="04892236" w14:textId="77777777" w:rsidR="00C120CD" w:rsidRPr="00D541E8" w:rsidRDefault="00C120CD" w:rsidP="002C71AA">
            <w:pPr>
              <w:shd w:val="clear" w:color="auto" w:fill="FFFFFF" w:themeFill="background1"/>
            </w:pPr>
          </w:p>
        </w:tc>
        <w:tc>
          <w:tcPr>
            <w:tcW w:w="326" w:type="dxa"/>
          </w:tcPr>
          <w:p w14:paraId="1BF22A44" w14:textId="77777777" w:rsidR="00C120CD" w:rsidRPr="00D541E8" w:rsidRDefault="00C120CD" w:rsidP="002C71AA">
            <w:pPr>
              <w:shd w:val="clear" w:color="auto" w:fill="FFFFFF" w:themeFill="background1"/>
            </w:pPr>
          </w:p>
        </w:tc>
        <w:tc>
          <w:tcPr>
            <w:tcW w:w="3775" w:type="dxa"/>
            <w:vMerge/>
            <w:tcBorders>
              <w:top w:val="single" w:sz="6" w:space="0" w:color="000000"/>
              <w:left w:val="nil"/>
              <w:bottom w:val="single" w:sz="4" w:space="0" w:color="000000"/>
              <w:right w:val="nil"/>
            </w:tcBorders>
            <w:vAlign w:val="center"/>
            <w:hideMark/>
          </w:tcPr>
          <w:p w14:paraId="344C3278" w14:textId="77777777" w:rsidR="00C120CD" w:rsidRPr="00D541E8" w:rsidRDefault="00C120CD" w:rsidP="002C71AA">
            <w:pPr>
              <w:shd w:val="clear" w:color="auto" w:fill="FFFFFF" w:themeFill="background1"/>
              <w:spacing w:after="0"/>
            </w:pPr>
          </w:p>
        </w:tc>
      </w:tr>
      <w:tr w:rsidR="00C120CD" w:rsidRPr="00D541E8" w14:paraId="4251A2B6" w14:textId="77777777" w:rsidTr="00C120CD">
        <w:trPr>
          <w:trHeight w:val="228"/>
        </w:trPr>
        <w:tc>
          <w:tcPr>
            <w:tcW w:w="267" w:type="dxa"/>
          </w:tcPr>
          <w:p w14:paraId="253C5310" w14:textId="77777777" w:rsidR="00C120CD" w:rsidRPr="00D541E8" w:rsidRDefault="00C120CD" w:rsidP="002C71AA">
            <w:pPr>
              <w:shd w:val="clear" w:color="auto" w:fill="FFFFFF" w:themeFill="background1"/>
            </w:pPr>
          </w:p>
        </w:tc>
        <w:tc>
          <w:tcPr>
            <w:tcW w:w="325" w:type="dxa"/>
          </w:tcPr>
          <w:p w14:paraId="164B4BC1" w14:textId="77777777" w:rsidR="00C120CD" w:rsidRPr="00D541E8" w:rsidRDefault="00C120CD" w:rsidP="002C71AA">
            <w:pPr>
              <w:shd w:val="clear" w:color="auto" w:fill="FFFFFF" w:themeFill="background1"/>
            </w:pPr>
          </w:p>
        </w:tc>
        <w:tc>
          <w:tcPr>
            <w:tcW w:w="290" w:type="dxa"/>
          </w:tcPr>
          <w:p w14:paraId="61A5F4C4" w14:textId="77777777" w:rsidR="00C120CD" w:rsidRPr="00D541E8" w:rsidRDefault="00C120CD" w:rsidP="002C71AA">
            <w:pPr>
              <w:shd w:val="clear" w:color="auto" w:fill="FFFFFF" w:themeFill="background1"/>
            </w:pPr>
          </w:p>
        </w:tc>
        <w:tc>
          <w:tcPr>
            <w:tcW w:w="4161" w:type="dxa"/>
            <w:vMerge/>
            <w:tcBorders>
              <w:top w:val="single" w:sz="6" w:space="0" w:color="000000"/>
              <w:left w:val="nil"/>
              <w:bottom w:val="nil"/>
              <w:right w:val="single" w:sz="8" w:space="0" w:color="000000"/>
            </w:tcBorders>
            <w:vAlign w:val="center"/>
            <w:hideMark/>
          </w:tcPr>
          <w:p w14:paraId="36ABF23F"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7D793C11" w14:textId="77777777" w:rsidR="00C120CD" w:rsidRPr="00D541E8" w:rsidRDefault="00C120CD" w:rsidP="002C71AA">
            <w:pPr>
              <w:shd w:val="clear" w:color="auto" w:fill="FFFFFF" w:themeFill="background1"/>
            </w:pPr>
            <w:r w:rsidRPr="00D541E8">
              <w:t>0</w:t>
            </w:r>
          </w:p>
        </w:tc>
        <w:tc>
          <w:tcPr>
            <w:tcW w:w="325" w:type="dxa"/>
            <w:hideMark/>
          </w:tcPr>
          <w:p w14:paraId="2F024892" w14:textId="77777777" w:rsidR="00C120CD" w:rsidRPr="00D541E8" w:rsidRDefault="00C120CD" w:rsidP="002C71AA">
            <w:pPr>
              <w:shd w:val="clear" w:color="auto" w:fill="FFFFFF" w:themeFill="background1"/>
            </w:pPr>
            <w:r w:rsidRPr="00D541E8">
              <w:t>1</w:t>
            </w:r>
          </w:p>
        </w:tc>
        <w:tc>
          <w:tcPr>
            <w:tcW w:w="326" w:type="dxa"/>
            <w:hideMark/>
          </w:tcPr>
          <w:p w14:paraId="05A6CE34" w14:textId="77777777" w:rsidR="00C120CD" w:rsidRPr="00D541E8" w:rsidRDefault="00C120CD" w:rsidP="002C71AA">
            <w:pPr>
              <w:shd w:val="clear" w:color="auto" w:fill="FFFFFF" w:themeFill="background1"/>
            </w:pPr>
            <w:r w:rsidRPr="00D541E8">
              <w:t>2</w:t>
            </w:r>
          </w:p>
        </w:tc>
        <w:tc>
          <w:tcPr>
            <w:tcW w:w="3775" w:type="dxa"/>
            <w:vMerge/>
            <w:tcBorders>
              <w:top w:val="single" w:sz="6" w:space="0" w:color="000000"/>
              <w:left w:val="nil"/>
              <w:bottom w:val="single" w:sz="4" w:space="0" w:color="000000"/>
              <w:right w:val="nil"/>
            </w:tcBorders>
            <w:vAlign w:val="center"/>
            <w:hideMark/>
          </w:tcPr>
          <w:p w14:paraId="6B41471A" w14:textId="77777777" w:rsidR="00C120CD" w:rsidRPr="00D541E8" w:rsidRDefault="00C120CD" w:rsidP="002C71AA">
            <w:pPr>
              <w:shd w:val="clear" w:color="auto" w:fill="FFFFFF" w:themeFill="background1"/>
              <w:spacing w:after="0"/>
            </w:pPr>
          </w:p>
        </w:tc>
      </w:tr>
      <w:tr w:rsidR="00C120CD" w:rsidRPr="00D541E8" w14:paraId="25335AFA" w14:textId="77777777" w:rsidTr="00C120CD">
        <w:trPr>
          <w:trHeight w:val="403"/>
        </w:trPr>
        <w:tc>
          <w:tcPr>
            <w:tcW w:w="267" w:type="dxa"/>
            <w:hideMark/>
          </w:tcPr>
          <w:p w14:paraId="50DBFA1B" w14:textId="77777777" w:rsidR="00C120CD" w:rsidRPr="00D541E8" w:rsidRDefault="00C120CD" w:rsidP="002C71AA">
            <w:pPr>
              <w:shd w:val="clear" w:color="auto" w:fill="FFFFFF" w:themeFill="background1"/>
            </w:pPr>
            <w:r w:rsidRPr="00D541E8">
              <w:t>0</w:t>
            </w:r>
          </w:p>
        </w:tc>
        <w:tc>
          <w:tcPr>
            <w:tcW w:w="325" w:type="dxa"/>
            <w:hideMark/>
          </w:tcPr>
          <w:p w14:paraId="2216BD6B" w14:textId="77777777" w:rsidR="00C120CD" w:rsidRPr="00D541E8" w:rsidRDefault="00C120CD" w:rsidP="002C71AA">
            <w:pPr>
              <w:shd w:val="clear" w:color="auto" w:fill="FFFFFF" w:themeFill="background1"/>
            </w:pPr>
            <w:r w:rsidRPr="00D541E8">
              <w:t>1</w:t>
            </w:r>
          </w:p>
        </w:tc>
        <w:tc>
          <w:tcPr>
            <w:tcW w:w="290" w:type="dxa"/>
            <w:hideMark/>
          </w:tcPr>
          <w:p w14:paraId="5D6D8304" w14:textId="77777777" w:rsidR="00C120CD" w:rsidRPr="00D541E8" w:rsidRDefault="00C120CD" w:rsidP="002C71AA">
            <w:pPr>
              <w:shd w:val="clear" w:color="auto" w:fill="FFFFFF" w:themeFill="background1"/>
            </w:pPr>
            <w:r w:rsidRPr="00D541E8">
              <w:t>2</w:t>
            </w:r>
          </w:p>
        </w:tc>
        <w:tc>
          <w:tcPr>
            <w:tcW w:w="4161" w:type="dxa"/>
            <w:vMerge/>
            <w:tcBorders>
              <w:top w:val="single" w:sz="6" w:space="0" w:color="000000"/>
              <w:left w:val="nil"/>
              <w:bottom w:val="nil"/>
              <w:right w:val="single" w:sz="8" w:space="0" w:color="000000"/>
            </w:tcBorders>
            <w:vAlign w:val="center"/>
            <w:hideMark/>
          </w:tcPr>
          <w:p w14:paraId="4D4825CA"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tcPr>
          <w:p w14:paraId="63DEA174" w14:textId="77777777" w:rsidR="00C120CD" w:rsidRPr="00D541E8" w:rsidRDefault="00C120CD" w:rsidP="002C71AA">
            <w:pPr>
              <w:shd w:val="clear" w:color="auto" w:fill="FFFFFF" w:themeFill="background1"/>
            </w:pPr>
          </w:p>
        </w:tc>
        <w:tc>
          <w:tcPr>
            <w:tcW w:w="325" w:type="dxa"/>
          </w:tcPr>
          <w:p w14:paraId="6EE4CEA2" w14:textId="77777777" w:rsidR="00C120CD" w:rsidRPr="00D541E8" w:rsidRDefault="00C120CD" w:rsidP="002C71AA">
            <w:pPr>
              <w:shd w:val="clear" w:color="auto" w:fill="FFFFFF" w:themeFill="background1"/>
            </w:pPr>
          </w:p>
        </w:tc>
        <w:tc>
          <w:tcPr>
            <w:tcW w:w="326" w:type="dxa"/>
          </w:tcPr>
          <w:p w14:paraId="5AD8017B" w14:textId="77777777" w:rsidR="00C120CD" w:rsidRPr="00D541E8" w:rsidRDefault="00C120CD" w:rsidP="002C71AA">
            <w:pPr>
              <w:shd w:val="clear" w:color="auto" w:fill="FFFFFF" w:themeFill="background1"/>
            </w:pPr>
          </w:p>
        </w:tc>
        <w:tc>
          <w:tcPr>
            <w:tcW w:w="3775" w:type="dxa"/>
            <w:vMerge/>
            <w:tcBorders>
              <w:top w:val="single" w:sz="6" w:space="0" w:color="000000"/>
              <w:left w:val="nil"/>
              <w:bottom w:val="single" w:sz="4" w:space="0" w:color="000000"/>
              <w:right w:val="nil"/>
            </w:tcBorders>
            <w:vAlign w:val="center"/>
            <w:hideMark/>
          </w:tcPr>
          <w:p w14:paraId="2BBDA36D" w14:textId="77777777" w:rsidR="00C120CD" w:rsidRPr="00D541E8" w:rsidRDefault="00C120CD" w:rsidP="002C71AA">
            <w:pPr>
              <w:shd w:val="clear" w:color="auto" w:fill="FFFFFF" w:themeFill="background1"/>
              <w:spacing w:after="0"/>
            </w:pPr>
          </w:p>
        </w:tc>
      </w:tr>
      <w:tr w:rsidR="00C120CD" w:rsidRPr="00D541E8" w14:paraId="38596CF8" w14:textId="77777777" w:rsidTr="00C120CD">
        <w:trPr>
          <w:trHeight w:val="247"/>
        </w:trPr>
        <w:tc>
          <w:tcPr>
            <w:tcW w:w="267" w:type="dxa"/>
          </w:tcPr>
          <w:p w14:paraId="3E35DC26" w14:textId="77777777" w:rsidR="00C120CD" w:rsidRPr="00D541E8" w:rsidRDefault="00C120CD" w:rsidP="002C71AA">
            <w:pPr>
              <w:shd w:val="clear" w:color="auto" w:fill="FFFFFF" w:themeFill="background1"/>
            </w:pPr>
          </w:p>
        </w:tc>
        <w:tc>
          <w:tcPr>
            <w:tcW w:w="325" w:type="dxa"/>
          </w:tcPr>
          <w:p w14:paraId="334B618A" w14:textId="77777777" w:rsidR="00C120CD" w:rsidRPr="00D541E8" w:rsidRDefault="00C120CD" w:rsidP="002C71AA">
            <w:pPr>
              <w:shd w:val="clear" w:color="auto" w:fill="FFFFFF" w:themeFill="background1"/>
            </w:pPr>
          </w:p>
        </w:tc>
        <w:tc>
          <w:tcPr>
            <w:tcW w:w="290" w:type="dxa"/>
          </w:tcPr>
          <w:p w14:paraId="6DE9CCC3" w14:textId="77777777" w:rsidR="00C120CD" w:rsidRPr="00D541E8" w:rsidRDefault="00C120CD" w:rsidP="002C71AA">
            <w:pPr>
              <w:shd w:val="clear" w:color="auto" w:fill="FFFFFF" w:themeFill="background1"/>
            </w:pPr>
          </w:p>
        </w:tc>
        <w:tc>
          <w:tcPr>
            <w:tcW w:w="4161" w:type="dxa"/>
            <w:vMerge w:val="restart"/>
            <w:tcBorders>
              <w:top w:val="nil"/>
              <w:left w:val="nil"/>
              <w:bottom w:val="single" w:sz="6" w:space="0" w:color="000000"/>
              <w:right w:val="single" w:sz="8" w:space="0" w:color="000000"/>
            </w:tcBorders>
          </w:tcPr>
          <w:p w14:paraId="3D6148AE" w14:textId="77777777" w:rsidR="00C120CD" w:rsidRPr="00D541E8" w:rsidRDefault="00C120CD" w:rsidP="002C71AA">
            <w:pPr>
              <w:shd w:val="clear" w:color="auto" w:fill="FFFFFF" w:themeFill="background1"/>
            </w:pPr>
          </w:p>
          <w:p w14:paraId="582E0E28" w14:textId="07942E59" w:rsidR="00C120CD" w:rsidRPr="00D541E8" w:rsidRDefault="00C120CD" w:rsidP="002C71AA">
            <w:pPr>
              <w:shd w:val="clear" w:color="auto" w:fill="FFFFFF" w:themeFill="background1"/>
            </w:pPr>
            <w:r w:rsidRPr="00D541E8">
              <w:rPr>
                <w:noProof/>
              </w:rPr>
              <mc:AlternateContent>
                <mc:Choice Requires="wpg">
                  <w:drawing>
                    <wp:inline distT="0" distB="0" distL="0" distR="0" wp14:anchorId="037FB5B9" wp14:editId="712A8744">
                      <wp:extent cx="2146300" cy="6350"/>
                      <wp:effectExtent l="0" t="0" r="0" b="3175"/>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147" name="Rectangle 19"/>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40C60C26">
                    <v:group id="Group 146" style="width:169pt;height:.5pt;mso-position-horizontal-relative:char;mso-position-vertical-relative:line" coordsize="3380,10" o:spid="_x0000_s1026" w14:anchorId="6D0FF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">
                      <v:rect id="Rectangle 19" style="position:absolute;width:338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">
                        <v:path arrowok="t"/>
                      </v:rect>
                      <w10:anchorlock/>
                    </v:group>
                  </w:pict>
                </mc:Fallback>
              </mc:AlternateContent>
            </w:r>
          </w:p>
          <w:p w14:paraId="79E1F14A" w14:textId="77777777" w:rsidR="00C120CD" w:rsidRPr="00D541E8" w:rsidRDefault="00C120CD" w:rsidP="002C71AA">
            <w:pPr>
              <w:shd w:val="clear" w:color="auto" w:fill="FFFFFF" w:themeFill="background1"/>
            </w:pPr>
            <w:r w:rsidRPr="00D541E8">
              <w:t>Can’t sit still, restless, or hyperactive</w:t>
            </w:r>
          </w:p>
          <w:p w14:paraId="6BF29F23" w14:textId="77777777" w:rsidR="00C120CD" w:rsidRPr="00D541E8" w:rsidRDefault="00C120CD" w:rsidP="002C71AA">
            <w:pPr>
              <w:shd w:val="clear" w:color="auto" w:fill="FFFFFF" w:themeFill="background1"/>
            </w:pPr>
            <w:r w:rsidRPr="00D541E8">
              <w:t>Clings to adults or too dependent</w:t>
            </w:r>
          </w:p>
          <w:p w14:paraId="55CFFA46" w14:textId="77777777" w:rsidR="00C120CD" w:rsidRPr="00D541E8" w:rsidRDefault="00C120CD" w:rsidP="002C71AA">
            <w:pPr>
              <w:shd w:val="clear" w:color="auto" w:fill="FFFFFF" w:themeFill="background1"/>
            </w:pPr>
            <w:r w:rsidRPr="00D541E8">
              <w:t>Complains of loneliness</w:t>
            </w:r>
          </w:p>
          <w:p w14:paraId="26C13350" w14:textId="77777777" w:rsidR="00C120CD" w:rsidRPr="00D541E8" w:rsidRDefault="00C120CD" w:rsidP="002C71AA">
            <w:pPr>
              <w:shd w:val="clear" w:color="auto" w:fill="FFFFFF" w:themeFill="background1"/>
            </w:pPr>
            <w:r w:rsidRPr="00D541E8">
              <w:t>Confused or seems to be in a fog</w:t>
            </w:r>
          </w:p>
          <w:p w14:paraId="5CDA3C68" w14:textId="77777777" w:rsidR="00C120CD" w:rsidRPr="00D541E8" w:rsidRDefault="00C120CD" w:rsidP="002C71AA">
            <w:pPr>
              <w:shd w:val="clear" w:color="auto" w:fill="FFFFFF" w:themeFill="background1"/>
            </w:pPr>
            <w:r w:rsidRPr="00D541E8">
              <w:t>Cries a lot</w:t>
            </w:r>
          </w:p>
          <w:p w14:paraId="3B4C5266" w14:textId="77777777" w:rsidR="00C120CD" w:rsidRPr="00D541E8" w:rsidRDefault="00C120CD" w:rsidP="002C71AA">
            <w:pPr>
              <w:shd w:val="clear" w:color="auto" w:fill="FFFFFF" w:themeFill="background1"/>
            </w:pPr>
            <w:r w:rsidRPr="00D541E8">
              <w:t>Cruel to animals</w:t>
            </w:r>
          </w:p>
          <w:p w14:paraId="7A01ED1E" w14:textId="77777777" w:rsidR="00C120CD" w:rsidRPr="00D541E8" w:rsidRDefault="00C120CD" w:rsidP="002C71AA">
            <w:pPr>
              <w:shd w:val="clear" w:color="auto" w:fill="FFFFFF" w:themeFill="background1"/>
            </w:pPr>
            <w:r w:rsidRPr="00D541E8">
              <w:t>Cruelty, bullying, or meanness to others</w:t>
            </w:r>
          </w:p>
          <w:p w14:paraId="36F27E7A" w14:textId="77777777" w:rsidR="00C120CD" w:rsidRPr="00D541E8" w:rsidRDefault="00C120CD" w:rsidP="002C71AA">
            <w:pPr>
              <w:shd w:val="clear" w:color="auto" w:fill="FFFFFF" w:themeFill="background1"/>
            </w:pPr>
            <w:r w:rsidRPr="00D541E8">
              <w:t>Daydreams or gets lost in his/her thoughts</w:t>
            </w:r>
          </w:p>
          <w:p w14:paraId="0FEADB6D" w14:textId="77777777" w:rsidR="00C120CD" w:rsidRPr="00D541E8" w:rsidRDefault="00C120CD" w:rsidP="002C71AA">
            <w:pPr>
              <w:shd w:val="clear" w:color="auto" w:fill="FFFFFF" w:themeFill="background1"/>
            </w:pPr>
            <w:r w:rsidRPr="00D541E8">
              <w:t>Deliberately harms self or attempts suicide</w:t>
            </w:r>
          </w:p>
          <w:p w14:paraId="3FF0948D" w14:textId="77777777" w:rsidR="00C120CD" w:rsidRPr="00D541E8" w:rsidRDefault="00C120CD" w:rsidP="002C71AA">
            <w:pPr>
              <w:shd w:val="clear" w:color="auto" w:fill="FFFFFF" w:themeFill="background1"/>
            </w:pPr>
            <w:r w:rsidRPr="00D541E8">
              <w:t>Demands a lot of attention</w:t>
            </w:r>
          </w:p>
          <w:p w14:paraId="0B7FC8A8" w14:textId="77777777" w:rsidR="00C120CD" w:rsidRPr="00D541E8" w:rsidRDefault="00C120CD" w:rsidP="002C71AA">
            <w:pPr>
              <w:shd w:val="clear" w:color="auto" w:fill="FFFFFF" w:themeFill="background1"/>
            </w:pPr>
            <w:r w:rsidRPr="00D541E8">
              <w:t>Destroys his/her own things</w:t>
            </w:r>
          </w:p>
          <w:p w14:paraId="404189EE" w14:textId="77777777" w:rsidR="00C120CD" w:rsidRPr="00D541E8" w:rsidRDefault="00C120CD" w:rsidP="002C71AA">
            <w:pPr>
              <w:shd w:val="clear" w:color="auto" w:fill="FFFFFF" w:themeFill="background1"/>
            </w:pPr>
            <w:r w:rsidRPr="00D541E8">
              <w:t>Destroys things belonging to his/her family or others</w:t>
            </w:r>
          </w:p>
          <w:p w14:paraId="2D555271" w14:textId="77777777" w:rsidR="00C120CD" w:rsidRPr="00D541E8" w:rsidRDefault="00C120CD" w:rsidP="002C71AA">
            <w:pPr>
              <w:shd w:val="clear" w:color="auto" w:fill="FFFFFF" w:themeFill="background1"/>
            </w:pPr>
            <w:r w:rsidRPr="00D541E8">
              <w:t>Disobedient at home</w:t>
            </w:r>
          </w:p>
          <w:p w14:paraId="3D4890DE" w14:textId="77777777" w:rsidR="00C120CD" w:rsidRPr="00D541E8" w:rsidRDefault="00C120CD" w:rsidP="002C71AA">
            <w:pPr>
              <w:shd w:val="clear" w:color="auto" w:fill="FFFFFF" w:themeFill="background1"/>
            </w:pPr>
            <w:r w:rsidRPr="00D541E8">
              <w:t>Disobedient at school</w:t>
            </w:r>
          </w:p>
          <w:p w14:paraId="23EA69FE" w14:textId="77777777" w:rsidR="00C120CD" w:rsidRPr="00D541E8" w:rsidRDefault="00C120CD" w:rsidP="002C71AA">
            <w:pPr>
              <w:shd w:val="clear" w:color="auto" w:fill="FFFFFF" w:themeFill="background1"/>
            </w:pPr>
            <w:r w:rsidRPr="00D541E8">
              <w:t>Doesn’t eat well</w:t>
            </w:r>
          </w:p>
          <w:p w14:paraId="72F10AD7" w14:textId="77777777" w:rsidR="00C120CD" w:rsidRPr="00D541E8" w:rsidRDefault="00C120CD" w:rsidP="002C71AA">
            <w:pPr>
              <w:shd w:val="clear" w:color="auto" w:fill="FFFFFF" w:themeFill="background1"/>
            </w:pPr>
            <w:r w:rsidRPr="00D541E8">
              <w:t>Doesn’t get along with other kids</w:t>
            </w:r>
          </w:p>
          <w:p w14:paraId="2439C495" w14:textId="77777777" w:rsidR="00C120CD" w:rsidRPr="00D541E8" w:rsidRDefault="00C120CD" w:rsidP="002C71AA">
            <w:pPr>
              <w:shd w:val="clear" w:color="auto" w:fill="FFFFFF" w:themeFill="background1"/>
            </w:pPr>
            <w:r w:rsidRPr="00D541E8">
              <w:t>Doesn’t seem to feel guilty after misbehaving</w:t>
            </w:r>
          </w:p>
          <w:p w14:paraId="57373FF3" w14:textId="77777777" w:rsidR="00C120CD" w:rsidRPr="00D541E8" w:rsidRDefault="00C120CD" w:rsidP="002C71AA">
            <w:pPr>
              <w:shd w:val="clear" w:color="auto" w:fill="FFFFFF" w:themeFill="background1"/>
            </w:pPr>
            <w:r w:rsidRPr="00D541E8">
              <w:t>Easily jealous</w:t>
            </w:r>
          </w:p>
          <w:p w14:paraId="7D9D337A" w14:textId="77777777" w:rsidR="00C120CD" w:rsidRPr="00D541E8" w:rsidRDefault="00C120CD" w:rsidP="002C71AA">
            <w:pPr>
              <w:shd w:val="clear" w:color="auto" w:fill="FFFFFF" w:themeFill="background1"/>
            </w:pPr>
            <w:r w:rsidRPr="00D541E8">
              <w:t>Breaks rules at home, school, or elsewhere</w:t>
            </w:r>
          </w:p>
          <w:p w14:paraId="12CCC63C" w14:textId="77777777" w:rsidR="00C120CD" w:rsidRPr="00D541E8" w:rsidRDefault="00C120CD" w:rsidP="002C71AA">
            <w:pPr>
              <w:shd w:val="clear" w:color="auto" w:fill="FFFFFF" w:themeFill="background1"/>
            </w:pPr>
            <w:r w:rsidRPr="00D541E8">
              <w:t>Fears certain animals, situations, or places, other than school (describe):</w:t>
            </w:r>
          </w:p>
          <w:p w14:paraId="54DDA976" w14:textId="77777777" w:rsidR="00C120CD" w:rsidRPr="00D541E8" w:rsidRDefault="00C120CD" w:rsidP="002C71AA">
            <w:pPr>
              <w:shd w:val="clear" w:color="auto" w:fill="FFFFFF" w:themeFill="background1"/>
            </w:pPr>
          </w:p>
          <w:p w14:paraId="56BB0083" w14:textId="2E9F0C95" w:rsidR="00C120CD" w:rsidRPr="00D541E8" w:rsidRDefault="00C120CD" w:rsidP="002C71AA">
            <w:pPr>
              <w:shd w:val="clear" w:color="auto" w:fill="FFFFFF" w:themeFill="background1"/>
            </w:pPr>
            <w:r w:rsidRPr="00D541E8">
              <w:rPr>
                <w:noProof/>
              </w:rPr>
              <mc:AlternateContent>
                <mc:Choice Requires="wpg">
                  <w:drawing>
                    <wp:inline distT="0" distB="0" distL="0" distR="0" wp14:anchorId="556B1C13" wp14:editId="3BF12ED9">
                      <wp:extent cx="2146300" cy="6350"/>
                      <wp:effectExtent l="0" t="0" r="0" b="3175"/>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145" name="Rectangle 97265"/>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7472911C">
                    <v:group id="Group 144" style="width:169pt;height:.5pt;mso-position-horizontal-relative:char;mso-position-vertical-relative:line" coordsize="3380,10" o:spid="_x0000_s1026" w14:anchorId="5A6B78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">
                      <v:rect id="Rectangle 97265" style="position:absolute;width:338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">
                        <v:path arrowok="t"/>
                      </v:rect>
                      <w10:anchorlock/>
                    </v:group>
                  </w:pict>
                </mc:Fallback>
              </mc:AlternateContent>
            </w:r>
          </w:p>
          <w:p w14:paraId="5F0F89F7" w14:textId="77777777" w:rsidR="00C120CD" w:rsidRPr="00D541E8" w:rsidRDefault="00C120CD" w:rsidP="002C71AA">
            <w:pPr>
              <w:shd w:val="clear" w:color="auto" w:fill="FFFFFF" w:themeFill="background1"/>
            </w:pPr>
            <w:r w:rsidRPr="00D541E8">
              <w:t>Fears going to school</w:t>
            </w:r>
          </w:p>
          <w:p w14:paraId="722CA38A" w14:textId="77777777" w:rsidR="00C120CD" w:rsidRPr="00D541E8" w:rsidRDefault="00C120CD" w:rsidP="002C71AA">
            <w:pPr>
              <w:shd w:val="clear" w:color="auto" w:fill="FFFFFF" w:themeFill="background1"/>
            </w:pPr>
            <w:r w:rsidRPr="00D541E8">
              <w:t>Fears he/she might think or do something bad</w:t>
            </w:r>
          </w:p>
        </w:tc>
        <w:tc>
          <w:tcPr>
            <w:tcW w:w="647" w:type="dxa"/>
            <w:tcBorders>
              <w:top w:val="nil"/>
              <w:left w:val="single" w:sz="8" w:space="0" w:color="000000"/>
              <w:bottom w:val="nil"/>
              <w:right w:val="nil"/>
            </w:tcBorders>
            <w:hideMark/>
          </w:tcPr>
          <w:p w14:paraId="358AEB08" w14:textId="77777777" w:rsidR="00C120CD" w:rsidRPr="00D541E8" w:rsidRDefault="00C120CD" w:rsidP="002C71AA">
            <w:pPr>
              <w:shd w:val="clear" w:color="auto" w:fill="FFFFFF" w:themeFill="background1"/>
            </w:pPr>
            <w:r w:rsidRPr="00D541E8">
              <w:t>0</w:t>
            </w:r>
          </w:p>
        </w:tc>
        <w:tc>
          <w:tcPr>
            <w:tcW w:w="325" w:type="dxa"/>
            <w:hideMark/>
          </w:tcPr>
          <w:p w14:paraId="2D675C29" w14:textId="77777777" w:rsidR="00C120CD" w:rsidRPr="00D541E8" w:rsidRDefault="00C120CD" w:rsidP="002C71AA">
            <w:pPr>
              <w:shd w:val="clear" w:color="auto" w:fill="FFFFFF" w:themeFill="background1"/>
            </w:pPr>
            <w:r w:rsidRPr="00D541E8">
              <w:t>1</w:t>
            </w:r>
          </w:p>
        </w:tc>
        <w:tc>
          <w:tcPr>
            <w:tcW w:w="326" w:type="dxa"/>
            <w:hideMark/>
          </w:tcPr>
          <w:p w14:paraId="71476AF5" w14:textId="77777777" w:rsidR="00C120CD" w:rsidRPr="00D541E8" w:rsidRDefault="00C120CD" w:rsidP="002C71AA">
            <w:pPr>
              <w:shd w:val="clear" w:color="auto" w:fill="FFFFFF" w:themeFill="background1"/>
            </w:pPr>
            <w:r w:rsidRPr="00D541E8">
              <w:t>2</w:t>
            </w:r>
          </w:p>
        </w:tc>
        <w:tc>
          <w:tcPr>
            <w:tcW w:w="3775" w:type="dxa"/>
            <w:vMerge w:val="restart"/>
            <w:tcBorders>
              <w:top w:val="single" w:sz="4" w:space="0" w:color="000000"/>
              <w:left w:val="nil"/>
              <w:bottom w:val="single" w:sz="6" w:space="0" w:color="000000"/>
              <w:right w:val="nil"/>
            </w:tcBorders>
          </w:tcPr>
          <w:p w14:paraId="5BDF1F94" w14:textId="77777777" w:rsidR="00C120CD" w:rsidRPr="00D541E8" w:rsidRDefault="00C120CD" w:rsidP="002C71AA">
            <w:pPr>
              <w:shd w:val="clear" w:color="auto" w:fill="FFFFFF" w:themeFill="background1"/>
            </w:pPr>
            <w:r w:rsidRPr="00D541E8">
              <w:t>Impulsive or acts without thinking</w:t>
            </w:r>
          </w:p>
          <w:p w14:paraId="19CB643C" w14:textId="77777777" w:rsidR="00C120CD" w:rsidRPr="00D541E8" w:rsidRDefault="00C120CD" w:rsidP="002C71AA">
            <w:pPr>
              <w:shd w:val="clear" w:color="auto" w:fill="FFFFFF" w:themeFill="background1"/>
            </w:pPr>
            <w:r w:rsidRPr="00D541E8">
              <w:t>Would rather be alone than with others</w:t>
            </w:r>
          </w:p>
          <w:p w14:paraId="2AD101C1" w14:textId="77777777" w:rsidR="00C120CD" w:rsidRPr="00D541E8" w:rsidRDefault="00C120CD" w:rsidP="002C71AA">
            <w:pPr>
              <w:shd w:val="clear" w:color="auto" w:fill="FFFFFF" w:themeFill="background1"/>
            </w:pPr>
            <w:r w:rsidRPr="00D541E8">
              <w:t>Lying or cheating</w:t>
            </w:r>
          </w:p>
          <w:p w14:paraId="2F3D062E" w14:textId="77777777" w:rsidR="00C120CD" w:rsidRPr="00D541E8" w:rsidRDefault="00C120CD" w:rsidP="002C71AA">
            <w:pPr>
              <w:shd w:val="clear" w:color="auto" w:fill="FFFFFF" w:themeFill="background1"/>
            </w:pPr>
            <w:r w:rsidRPr="00D541E8">
              <w:t>Bites fingernails</w:t>
            </w:r>
          </w:p>
          <w:p w14:paraId="5322EDF9" w14:textId="77777777" w:rsidR="00C120CD" w:rsidRPr="00D541E8" w:rsidRDefault="00C120CD" w:rsidP="002C71AA">
            <w:pPr>
              <w:shd w:val="clear" w:color="auto" w:fill="FFFFFF" w:themeFill="background1"/>
            </w:pPr>
            <w:r w:rsidRPr="00D541E8">
              <w:t>Nervous, highstrung, or tense</w:t>
            </w:r>
          </w:p>
          <w:p w14:paraId="7E104C6F" w14:textId="77777777" w:rsidR="00C120CD" w:rsidRPr="00D541E8" w:rsidRDefault="00C120CD" w:rsidP="002C71AA">
            <w:pPr>
              <w:shd w:val="clear" w:color="auto" w:fill="FFFFFF" w:themeFill="background1"/>
            </w:pPr>
            <w:r w:rsidRPr="00D541E8">
              <w:t>Nervous movements or twitching (describe):</w:t>
            </w:r>
          </w:p>
          <w:p w14:paraId="52513C81" w14:textId="77777777" w:rsidR="00C120CD" w:rsidRPr="00D541E8" w:rsidRDefault="00C120CD" w:rsidP="002C71AA">
            <w:pPr>
              <w:shd w:val="clear" w:color="auto" w:fill="FFFFFF" w:themeFill="background1"/>
            </w:pPr>
          </w:p>
          <w:p w14:paraId="118AF636" w14:textId="688B6B53" w:rsidR="00C120CD" w:rsidRPr="00D541E8" w:rsidRDefault="00C120CD" w:rsidP="002C71AA">
            <w:pPr>
              <w:shd w:val="clear" w:color="auto" w:fill="FFFFFF" w:themeFill="background1"/>
            </w:pPr>
            <w:r w:rsidRPr="00D541E8">
              <w:rPr>
                <w:noProof/>
              </w:rPr>
              <mc:AlternateContent>
                <mc:Choice Requires="wpg">
                  <w:drawing>
                    <wp:inline distT="0" distB="0" distL="0" distR="0" wp14:anchorId="0920F9A3" wp14:editId="3AA50A5D">
                      <wp:extent cx="2146300" cy="6350"/>
                      <wp:effectExtent l="0" t="0" r="0" b="3175"/>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143" name="Rectangle 97267"/>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17A8B703">
                    <v:group id="Group 142" style="width:169pt;height:.5pt;mso-position-horizontal-relative:char;mso-position-vertical-relative:line" coordsize="3380,10" o:spid="_x0000_s1026" w14:anchorId="281CCB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">
                      <v:rect id="Rectangle 97267" style="position:absolute;width:338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">
                        <v:path arrowok="t"/>
                      </v:rect>
                      <w10:anchorlock/>
                    </v:group>
                  </w:pict>
                </mc:Fallback>
              </mc:AlternateContent>
            </w:r>
          </w:p>
          <w:p w14:paraId="1B1424D3" w14:textId="77777777" w:rsidR="00C120CD" w:rsidRPr="00D541E8" w:rsidRDefault="00C120CD" w:rsidP="002C71AA">
            <w:pPr>
              <w:shd w:val="clear" w:color="auto" w:fill="FFFFFF" w:themeFill="background1"/>
            </w:pPr>
            <w:r w:rsidRPr="00D541E8">
              <w:t>Nightmares</w:t>
            </w:r>
          </w:p>
          <w:p w14:paraId="6ED576C2" w14:textId="77777777" w:rsidR="00C120CD" w:rsidRPr="00D541E8" w:rsidRDefault="00C120CD" w:rsidP="002C71AA">
            <w:pPr>
              <w:shd w:val="clear" w:color="auto" w:fill="FFFFFF" w:themeFill="background1"/>
            </w:pPr>
            <w:r w:rsidRPr="00D541E8">
              <w:t>Not liked by other kids</w:t>
            </w:r>
          </w:p>
          <w:p w14:paraId="0E39F4F4" w14:textId="77777777" w:rsidR="00C120CD" w:rsidRPr="00D541E8" w:rsidRDefault="00C120CD" w:rsidP="002C71AA">
            <w:pPr>
              <w:shd w:val="clear" w:color="auto" w:fill="FFFFFF" w:themeFill="background1"/>
            </w:pPr>
            <w:r w:rsidRPr="00D541E8">
              <w:t>Constipated, doesn’t move bowels</w:t>
            </w:r>
          </w:p>
          <w:p w14:paraId="6076ED82" w14:textId="77777777" w:rsidR="00C120CD" w:rsidRPr="00D541E8" w:rsidRDefault="00C120CD" w:rsidP="002C71AA">
            <w:pPr>
              <w:shd w:val="clear" w:color="auto" w:fill="FFFFFF" w:themeFill="background1"/>
            </w:pPr>
            <w:r w:rsidRPr="00D541E8">
              <w:t>Too fearful or anxious</w:t>
            </w:r>
          </w:p>
          <w:p w14:paraId="4D828F42" w14:textId="77777777" w:rsidR="00C120CD" w:rsidRPr="00D541E8" w:rsidRDefault="00C120CD" w:rsidP="002C71AA">
            <w:pPr>
              <w:shd w:val="clear" w:color="auto" w:fill="FFFFFF" w:themeFill="background1"/>
            </w:pPr>
            <w:r w:rsidRPr="00D541E8">
              <w:t>Feels dizzy or lightheaded</w:t>
            </w:r>
          </w:p>
          <w:p w14:paraId="24BEBA8F" w14:textId="77777777" w:rsidR="00C120CD" w:rsidRPr="00D541E8" w:rsidRDefault="00C120CD" w:rsidP="002C71AA">
            <w:pPr>
              <w:shd w:val="clear" w:color="auto" w:fill="FFFFFF" w:themeFill="background1"/>
            </w:pPr>
            <w:r w:rsidRPr="00D541E8">
              <w:t>Feels too guilty</w:t>
            </w:r>
          </w:p>
          <w:p w14:paraId="4407C2C9" w14:textId="77777777" w:rsidR="00C120CD" w:rsidRPr="00D541E8" w:rsidRDefault="00C120CD" w:rsidP="002C71AA">
            <w:pPr>
              <w:shd w:val="clear" w:color="auto" w:fill="FFFFFF" w:themeFill="background1"/>
            </w:pPr>
            <w:r w:rsidRPr="00D541E8">
              <w:t>Overeating</w:t>
            </w:r>
          </w:p>
          <w:p w14:paraId="78C873C1" w14:textId="77777777" w:rsidR="00C120CD" w:rsidRPr="00D541E8" w:rsidRDefault="00C120CD" w:rsidP="002C71AA">
            <w:pPr>
              <w:shd w:val="clear" w:color="auto" w:fill="FFFFFF" w:themeFill="background1"/>
            </w:pPr>
            <w:r w:rsidRPr="00D541E8">
              <w:t>Overtired without good reason</w:t>
            </w:r>
          </w:p>
          <w:p w14:paraId="3D0DB20B" w14:textId="77777777" w:rsidR="00C120CD" w:rsidRPr="00D541E8" w:rsidRDefault="00C120CD" w:rsidP="002C71AA">
            <w:pPr>
              <w:shd w:val="clear" w:color="auto" w:fill="FFFFFF" w:themeFill="background1"/>
            </w:pPr>
            <w:r w:rsidRPr="00D541E8">
              <w:t>Overweight</w:t>
            </w:r>
          </w:p>
          <w:p w14:paraId="51741E72" w14:textId="77777777" w:rsidR="00C120CD" w:rsidRPr="00D541E8" w:rsidRDefault="00C120CD" w:rsidP="002C71AA">
            <w:pPr>
              <w:shd w:val="clear" w:color="auto" w:fill="FFFFFF" w:themeFill="background1"/>
            </w:pPr>
            <w:r w:rsidRPr="00D541E8">
              <w:t>Physical problems without know medical cause:</w:t>
            </w:r>
          </w:p>
          <w:p w14:paraId="6EC0DC12" w14:textId="77777777" w:rsidR="00C120CD" w:rsidRPr="00D541E8" w:rsidRDefault="00C120CD" w:rsidP="002C71AA">
            <w:pPr>
              <w:shd w:val="clear" w:color="auto" w:fill="FFFFFF" w:themeFill="background1"/>
            </w:pPr>
            <w:r w:rsidRPr="00D541E8">
              <w:t>Aches or pains (not stomach or headaches)</w:t>
            </w:r>
          </w:p>
          <w:p w14:paraId="77C78483" w14:textId="77777777" w:rsidR="00C120CD" w:rsidRPr="00D541E8" w:rsidRDefault="00C120CD" w:rsidP="002C71AA">
            <w:pPr>
              <w:shd w:val="clear" w:color="auto" w:fill="FFFFFF" w:themeFill="background1"/>
            </w:pPr>
            <w:r w:rsidRPr="00D541E8">
              <w:t>Headaches</w:t>
            </w:r>
          </w:p>
          <w:p w14:paraId="3C339E09" w14:textId="77777777" w:rsidR="00C120CD" w:rsidRPr="00D541E8" w:rsidRDefault="00C120CD" w:rsidP="002C71AA">
            <w:pPr>
              <w:shd w:val="clear" w:color="auto" w:fill="FFFFFF" w:themeFill="background1"/>
            </w:pPr>
            <w:r w:rsidRPr="00D541E8">
              <w:t>Nausea, feels sick</w:t>
            </w:r>
          </w:p>
          <w:p w14:paraId="23429045" w14:textId="77777777" w:rsidR="00C120CD" w:rsidRPr="00D541E8" w:rsidRDefault="00C120CD" w:rsidP="002C71AA">
            <w:pPr>
              <w:shd w:val="clear" w:color="auto" w:fill="FFFFFF" w:themeFill="background1"/>
            </w:pPr>
            <w:r w:rsidRPr="00D541E8">
              <w:t>Problems with eyes (not if corrected by glasses) (describe):</w:t>
            </w:r>
          </w:p>
          <w:p w14:paraId="4BA5681B" w14:textId="77777777" w:rsidR="00C120CD" w:rsidRPr="00D541E8" w:rsidRDefault="00C120CD" w:rsidP="002C71AA">
            <w:pPr>
              <w:shd w:val="clear" w:color="auto" w:fill="FFFFFF" w:themeFill="background1"/>
            </w:pPr>
            <w:r w:rsidRPr="00D541E8">
              <w:t>Rashes or other skin problems</w:t>
            </w:r>
          </w:p>
          <w:p w14:paraId="2397A0C3" w14:textId="77777777" w:rsidR="00C120CD" w:rsidRPr="00D541E8" w:rsidRDefault="00C120CD" w:rsidP="002C71AA">
            <w:pPr>
              <w:shd w:val="clear" w:color="auto" w:fill="FFFFFF" w:themeFill="background1"/>
            </w:pPr>
            <w:r w:rsidRPr="00D541E8">
              <w:t>Stomachaches</w:t>
            </w:r>
          </w:p>
          <w:p w14:paraId="0AFF2139" w14:textId="77777777" w:rsidR="00C120CD" w:rsidRPr="00D541E8" w:rsidRDefault="00C120CD" w:rsidP="002C71AA">
            <w:pPr>
              <w:shd w:val="clear" w:color="auto" w:fill="FFFFFF" w:themeFill="background1"/>
            </w:pPr>
            <w:r w:rsidRPr="00D541E8">
              <w:t>Vomiting, throwing up</w:t>
            </w:r>
          </w:p>
          <w:p w14:paraId="78AA4D03" w14:textId="77777777" w:rsidR="00C120CD" w:rsidRPr="00D541E8" w:rsidRDefault="00C120CD" w:rsidP="002C71AA">
            <w:pPr>
              <w:shd w:val="clear" w:color="auto" w:fill="FFFFFF" w:themeFill="background1"/>
            </w:pPr>
            <w:r w:rsidRPr="00D541E8">
              <w:t>Other (describe):</w:t>
            </w:r>
          </w:p>
        </w:tc>
      </w:tr>
      <w:tr w:rsidR="00C120CD" w:rsidRPr="00D541E8" w14:paraId="1F47ED94" w14:textId="77777777" w:rsidTr="00C120CD">
        <w:trPr>
          <w:trHeight w:val="265"/>
        </w:trPr>
        <w:tc>
          <w:tcPr>
            <w:tcW w:w="267" w:type="dxa"/>
            <w:hideMark/>
          </w:tcPr>
          <w:p w14:paraId="59B629C1" w14:textId="77777777" w:rsidR="00C120CD" w:rsidRPr="00D541E8" w:rsidRDefault="00C120CD" w:rsidP="002C71AA">
            <w:pPr>
              <w:shd w:val="clear" w:color="auto" w:fill="FFFFFF" w:themeFill="background1"/>
            </w:pPr>
            <w:r w:rsidRPr="00D541E8">
              <w:t>0</w:t>
            </w:r>
          </w:p>
        </w:tc>
        <w:tc>
          <w:tcPr>
            <w:tcW w:w="325" w:type="dxa"/>
            <w:hideMark/>
          </w:tcPr>
          <w:p w14:paraId="3C6CABC7" w14:textId="77777777" w:rsidR="00C120CD" w:rsidRPr="00D541E8" w:rsidRDefault="00C120CD" w:rsidP="002C71AA">
            <w:pPr>
              <w:shd w:val="clear" w:color="auto" w:fill="FFFFFF" w:themeFill="background1"/>
            </w:pPr>
            <w:r w:rsidRPr="00D541E8">
              <w:t>1</w:t>
            </w:r>
          </w:p>
        </w:tc>
        <w:tc>
          <w:tcPr>
            <w:tcW w:w="290" w:type="dxa"/>
            <w:hideMark/>
          </w:tcPr>
          <w:p w14:paraId="3006C2E4"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0E6F7741"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653EA498" w14:textId="77777777" w:rsidR="00C120CD" w:rsidRPr="00D541E8" w:rsidRDefault="00C120CD" w:rsidP="002C71AA">
            <w:pPr>
              <w:shd w:val="clear" w:color="auto" w:fill="FFFFFF" w:themeFill="background1"/>
            </w:pPr>
            <w:r w:rsidRPr="00D541E8">
              <w:t>0</w:t>
            </w:r>
          </w:p>
        </w:tc>
        <w:tc>
          <w:tcPr>
            <w:tcW w:w="325" w:type="dxa"/>
            <w:hideMark/>
          </w:tcPr>
          <w:p w14:paraId="2F3D4CF6" w14:textId="77777777" w:rsidR="00C120CD" w:rsidRPr="00D541E8" w:rsidRDefault="00C120CD" w:rsidP="002C71AA">
            <w:pPr>
              <w:shd w:val="clear" w:color="auto" w:fill="FFFFFF" w:themeFill="background1"/>
            </w:pPr>
            <w:r w:rsidRPr="00D541E8">
              <w:t>1</w:t>
            </w:r>
          </w:p>
        </w:tc>
        <w:tc>
          <w:tcPr>
            <w:tcW w:w="326" w:type="dxa"/>
            <w:hideMark/>
          </w:tcPr>
          <w:p w14:paraId="5DBE48DD"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67FE3BC5" w14:textId="77777777" w:rsidR="00C120CD" w:rsidRPr="00D541E8" w:rsidRDefault="00C120CD" w:rsidP="002C71AA">
            <w:pPr>
              <w:shd w:val="clear" w:color="auto" w:fill="FFFFFF" w:themeFill="background1"/>
              <w:spacing w:after="0"/>
            </w:pPr>
          </w:p>
        </w:tc>
      </w:tr>
      <w:tr w:rsidR="00C120CD" w:rsidRPr="00D541E8" w14:paraId="3060233B" w14:textId="77777777" w:rsidTr="00C120CD">
        <w:trPr>
          <w:trHeight w:val="266"/>
        </w:trPr>
        <w:tc>
          <w:tcPr>
            <w:tcW w:w="267" w:type="dxa"/>
            <w:hideMark/>
          </w:tcPr>
          <w:p w14:paraId="257207A8" w14:textId="77777777" w:rsidR="00C120CD" w:rsidRPr="00D541E8" w:rsidRDefault="00C120CD" w:rsidP="002C71AA">
            <w:pPr>
              <w:shd w:val="clear" w:color="auto" w:fill="FFFFFF" w:themeFill="background1"/>
            </w:pPr>
            <w:r w:rsidRPr="00D541E8">
              <w:t>0</w:t>
            </w:r>
          </w:p>
        </w:tc>
        <w:tc>
          <w:tcPr>
            <w:tcW w:w="325" w:type="dxa"/>
            <w:hideMark/>
          </w:tcPr>
          <w:p w14:paraId="229C770C" w14:textId="77777777" w:rsidR="00C120CD" w:rsidRPr="00D541E8" w:rsidRDefault="00C120CD" w:rsidP="002C71AA">
            <w:pPr>
              <w:shd w:val="clear" w:color="auto" w:fill="FFFFFF" w:themeFill="background1"/>
            </w:pPr>
            <w:r w:rsidRPr="00D541E8">
              <w:t>1</w:t>
            </w:r>
          </w:p>
        </w:tc>
        <w:tc>
          <w:tcPr>
            <w:tcW w:w="290" w:type="dxa"/>
            <w:hideMark/>
          </w:tcPr>
          <w:p w14:paraId="678FD7FB"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145DA31C"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6747245D" w14:textId="77777777" w:rsidR="00C120CD" w:rsidRPr="00D541E8" w:rsidRDefault="00C120CD" w:rsidP="002C71AA">
            <w:pPr>
              <w:shd w:val="clear" w:color="auto" w:fill="FFFFFF" w:themeFill="background1"/>
            </w:pPr>
            <w:r w:rsidRPr="00D541E8">
              <w:t>0</w:t>
            </w:r>
          </w:p>
        </w:tc>
        <w:tc>
          <w:tcPr>
            <w:tcW w:w="325" w:type="dxa"/>
            <w:hideMark/>
          </w:tcPr>
          <w:p w14:paraId="2F4AF0A8" w14:textId="77777777" w:rsidR="00C120CD" w:rsidRPr="00D541E8" w:rsidRDefault="00C120CD" w:rsidP="002C71AA">
            <w:pPr>
              <w:shd w:val="clear" w:color="auto" w:fill="FFFFFF" w:themeFill="background1"/>
            </w:pPr>
            <w:r w:rsidRPr="00D541E8">
              <w:t>1</w:t>
            </w:r>
          </w:p>
        </w:tc>
        <w:tc>
          <w:tcPr>
            <w:tcW w:w="326" w:type="dxa"/>
            <w:hideMark/>
          </w:tcPr>
          <w:p w14:paraId="68FF33F2"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2178BFBB" w14:textId="77777777" w:rsidR="00C120CD" w:rsidRPr="00D541E8" w:rsidRDefault="00C120CD" w:rsidP="002C71AA">
            <w:pPr>
              <w:shd w:val="clear" w:color="auto" w:fill="FFFFFF" w:themeFill="background1"/>
              <w:spacing w:after="0"/>
            </w:pPr>
          </w:p>
        </w:tc>
      </w:tr>
      <w:tr w:rsidR="00C120CD" w:rsidRPr="00D541E8" w14:paraId="054F3B36" w14:textId="77777777" w:rsidTr="00C120CD">
        <w:trPr>
          <w:trHeight w:val="265"/>
        </w:trPr>
        <w:tc>
          <w:tcPr>
            <w:tcW w:w="267" w:type="dxa"/>
            <w:hideMark/>
          </w:tcPr>
          <w:p w14:paraId="73344E0B" w14:textId="77777777" w:rsidR="00C120CD" w:rsidRPr="00D541E8" w:rsidRDefault="00C120CD" w:rsidP="002C71AA">
            <w:pPr>
              <w:shd w:val="clear" w:color="auto" w:fill="FFFFFF" w:themeFill="background1"/>
            </w:pPr>
            <w:r w:rsidRPr="00D541E8">
              <w:t>0</w:t>
            </w:r>
          </w:p>
        </w:tc>
        <w:tc>
          <w:tcPr>
            <w:tcW w:w="325" w:type="dxa"/>
            <w:hideMark/>
          </w:tcPr>
          <w:p w14:paraId="38A3045E" w14:textId="77777777" w:rsidR="00C120CD" w:rsidRPr="00D541E8" w:rsidRDefault="00C120CD" w:rsidP="002C71AA">
            <w:pPr>
              <w:shd w:val="clear" w:color="auto" w:fill="FFFFFF" w:themeFill="background1"/>
            </w:pPr>
            <w:r w:rsidRPr="00D541E8">
              <w:t>1</w:t>
            </w:r>
          </w:p>
        </w:tc>
        <w:tc>
          <w:tcPr>
            <w:tcW w:w="290" w:type="dxa"/>
            <w:hideMark/>
          </w:tcPr>
          <w:p w14:paraId="60EB541A"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3F064E00"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6FEB26B2" w14:textId="77777777" w:rsidR="00C120CD" w:rsidRPr="00D541E8" w:rsidRDefault="00C120CD" w:rsidP="002C71AA">
            <w:pPr>
              <w:shd w:val="clear" w:color="auto" w:fill="FFFFFF" w:themeFill="background1"/>
            </w:pPr>
            <w:r w:rsidRPr="00D541E8">
              <w:t>0</w:t>
            </w:r>
          </w:p>
        </w:tc>
        <w:tc>
          <w:tcPr>
            <w:tcW w:w="325" w:type="dxa"/>
            <w:hideMark/>
          </w:tcPr>
          <w:p w14:paraId="2B386C8F" w14:textId="77777777" w:rsidR="00C120CD" w:rsidRPr="00D541E8" w:rsidRDefault="00C120CD" w:rsidP="002C71AA">
            <w:pPr>
              <w:shd w:val="clear" w:color="auto" w:fill="FFFFFF" w:themeFill="background1"/>
            </w:pPr>
            <w:r w:rsidRPr="00D541E8">
              <w:t>1</w:t>
            </w:r>
          </w:p>
        </w:tc>
        <w:tc>
          <w:tcPr>
            <w:tcW w:w="326" w:type="dxa"/>
            <w:hideMark/>
          </w:tcPr>
          <w:p w14:paraId="2EA96106"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32FBEA10" w14:textId="77777777" w:rsidR="00C120CD" w:rsidRPr="00D541E8" w:rsidRDefault="00C120CD" w:rsidP="002C71AA">
            <w:pPr>
              <w:shd w:val="clear" w:color="auto" w:fill="FFFFFF" w:themeFill="background1"/>
              <w:spacing w:after="0"/>
            </w:pPr>
          </w:p>
        </w:tc>
      </w:tr>
      <w:tr w:rsidR="00C120CD" w:rsidRPr="00D541E8" w14:paraId="07689A14" w14:textId="77777777" w:rsidTr="00C120CD">
        <w:trPr>
          <w:trHeight w:val="267"/>
        </w:trPr>
        <w:tc>
          <w:tcPr>
            <w:tcW w:w="267" w:type="dxa"/>
            <w:hideMark/>
          </w:tcPr>
          <w:p w14:paraId="4B9F4076" w14:textId="77777777" w:rsidR="00C120CD" w:rsidRPr="00D541E8" w:rsidRDefault="00C120CD" w:rsidP="002C71AA">
            <w:pPr>
              <w:shd w:val="clear" w:color="auto" w:fill="FFFFFF" w:themeFill="background1"/>
            </w:pPr>
            <w:r w:rsidRPr="00D541E8">
              <w:t>0</w:t>
            </w:r>
          </w:p>
        </w:tc>
        <w:tc>
          <w:tcPr>
            <w:tcW w:w="325" w:type="dxa"/>
            <w:hideMark/>
          </w:tcPr>
          <w:p w14:paraId="3778D166" w14:textId="77777777" w:rsidR="00C120CD" w:rsidRPr="00D541E8" w:rsidRDefault="00C120CD" w:rsidP="002C71AA">
            <w:pPr>
              <w:shd w:val="clear" w:color="auto" w:fill="FFFFFF" w:themeFill="background1"/>
            </w:pPr>
            <w:r w:rsidRPr="00D541E8">
              <w:t>1</w:t>
            </w:r>
          </w:p>
        </w:tc>
        <w:tc>
          <w:tcPr>
            <w:tcW w:w="290" w:type="dxa"/>
            <w:hideMark/>
          </w:tcPr>
          <w:p w14:paraId="31060A6D"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4FCABF4E"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3019E6A8" w14:textId="77777777" w:rsidR="00C120CD" w:rsidRPr="00D541E8" w:rsidRDefault="00C120CD" w:rsidP="002C71AA">
            <w:pPr>
              <w:shd w:val="clear" w:color="auto" w:fill="FFFFFF" w:themeFill="background1"/>
            </w:pPr>
            <w:r w:rsidRPr="00D541E8">
              <w:t>0</w:t>
            </w:r>
          </w:p>
        </w:tc>
        <w:tc>
          <w:tcPr>
            <w:tcW w:w="325" w:type="dxa"/>
            <w:hideMark/>
          </w:tcPr>
          <w:p w14:paraId="6CB29445" w14:textId="77777777" w:rsidR="00C120CD" w:rsidRPr="00D541E8" w:rsidRDefault="00C120CD" w:rsidP="002C71AA">
            <w:pPr>
              <w:shd w:val="clear" w:color="auto" w:fill="FFFFFF" w:themeFill="background1"/>
            </w:pPr>
            <w:r w:rsidRPr="00D541E8">
              <w:t>1</w:t>
            </w:r>
          </w:p>
        </w:tc>
        <w:tc>
          <w:tcPr>
            <w:tcW w:w="326" w:type="dxa"/>
            <w:hideMark/>
          </w:tcPr>
          <w:p w14:paraId="19EF01B9"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0121C3FE" w14:textId="77777777" w:rsidR="00C120CD" w:rsidRPr="00D541E8" w:rsidRDefault="00C120CD" w:rsidP="002C71AA">
            <w:pPr>
              <w:shd w:val="clear" w:color="auto" w:fill="FFFFFF" w:themeFill="background1"/>
              <w:spacing w:after="0"/>
            </w:pPr>
          </w:p>
        </w:tc>
      </w:tr>
      <w:tr w:rsidR="00C120CD" w:rsidRPr="00D541E8" w14:paraId="0E3BEDA9" w14:textId="77777777" w:rsidTr="00C120CD">
        <w:trPr>
          <w:trHeight w:val="265"/>
        </w:trPr>
        <w:tc>
          <w:tcPr>
            <w:tcW w:w="267" w:type="dxa"/>
            <w:hideMark/>
          </w:tcPr>
          <w:p w14:paraId="52EBAA96" w14:textId="77777777" w:rsidR="00C120CD" w:rsidRPr="00D541E8" w:rsidRDefault="00C120CD" w:rsidP="002C71AA">
            <w:pPr>
              <w:shd w:val="clear" w:color="auto" w:fill="FFFFFF" w:themeFill="background1"/>
            </w:pPr>
            <w:r w:rsidRPr="00D541E8">
              <w:t>0</w:t>
            </w:r>
          </w:p>
        </w:tc>
        <w:tc>
          <w:tcPr>
            <w:tcW w:w="325" w:type="dxa"/>
            <w:hideMark/>
          </w:tcPr>
          <w:p w14:paraId="35FC201C" w14:textId="77777777" w:rsidR="00C120CD" w:rsidRPr="00D541E8" w:rsidRDefault="00C120CD" w:rsidP="002C71AA">
            <w:pPr>
              <w:shd w:val="clear" w:color="auto" w:fill="FFFFFF" w:themeFill="background1"/>
            </w:pPr>
            <w:r w:rsidRPr="00D541E8">
              <w:t>1</w:t>
            </w:r>
          </w:p>
        </w:tc>
        <w:tc>
          <w:tcPr>
            <w:tcW w:w="290" w:type="dxa"/>
            <w:hideMark/>
          </w:tcPr>
          <w:p w14:paraId="2468ABA3"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5E8D6168"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70DEC0C6" w14:textId="77777777" w:rsidR="00C120CD" w:rsidRPr="00D541E8" w:rsidRDefault="00C120CD" w:rsidP="002C71AA">
            <w:pPr>
              <w:shd w:val="clear" w:color="auto" w:fill="FFFFFF" w:themeFill="background1"/>
            </w:pPr>
            <w:r w:rsidRPr="00D541E8">
              <w:t>0</w:t>
            </w:r>
          </w:p>
        </w:tc>
        <w:tc>
          <w:tcPr>
            <w:tcW w:w="325" w:type="dxa"/>
            <w:hideMark/>
          </w:tcPr>
          <w:p w14:paraId="2C965EA5" w14:textId="77777777" w:rsidR="00C120CD" w:rsidRPr="00D541E8" w:rsidRDefault="00C120CD" w:rsidP="002C71AA">
            <w:pPr>
              <w:shd w:val="clear" w:color="auto" w:fill="FFFFFF" w:themeFill="background1"/>
            </w:pPr>
            <w:r w:rsidRPr="00D541E8">
              <w:t>1</w:t>
            </w:r>
          </w:p>
        </w:tc>
        <w:tc>
          <w:tcPr>
            <w:tcW w:w="326" w:type="dxa"/>
            <w:hideMark/>
          </w:tcPr>
          <w:p w14:paraId="1FB9BD61"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33A2F91F" w14:textId="77777777" w:rsidR="00C120CD" w:rsidRPr="00D541E8" w:rsidRDefault="00C120CD" w:rsidP="002C71AA">
            <w:pPr>
              <w:shd w:val="clear" w:color="auto" w:fill="FFFFFF" w:themeFill="background1"/>
              <w:spacing w:after="0"/>
            </w:pPr>
          </w:p>
        </w:tc>
      </w:tr>
      <w:tr w:rsidR="00C120CD" w:rsidRPr="00D541E8" w14:paraId="0921043B" w14:textId="77777777" w:rsidTr="00C120CD">
        <w:trPr>
          <w:trHeight w:val="251"/>
        </w:trPr>
        <w:tc>
          <w:tcPr>
            <w:tcW w:w="267" w:type="dxa"/>
            <w:hideMark/>
          </w:tcPr>
          <w:p w14:paraId="2C19263E" w14:textId="77777777" w:rsidR="00C120CD" w:rsidRPr="00D541E8" w:rsidRDefault="00C120CD" w:rsidP="002C71AA">
            <w:pPr>
              <w:shd w:val="clear" w:color="auto" w:fill="FFFFFF" w:themeFill="background1"/>
            </w:pPr>
            <w:r w:rsidRPr="00D541E8">
              <w:t>0</w:t>
            </w:r>
          </w:p>
        </w:tc>
        <w:tc>
          <w:tcPr>
            <w:tcW w:w="325" w:type="dxa"/>
            <w:hideMark/>
          </w:tcPr>
          <w:p w14:paraId="5BDCD4B1" w14:textId="77777777" w:rsidR="00C120CD" w:rsidRPr="00D541E8" w:rsidRDefault="00C120CD" w:rsidP="002C71AA">
            <w:pPr>
              <w:shd w:val="clear" w:color="auto" w:fill="FFFFFF" w:themeFill="background1"/>
            </w:pPr>
            <w:r w:rsidRPr="00D541E8">
              <w:t>1</w:t>
            </w:r>
          </w:p>
        </w:tc>
        <w:tc>
          <w:tcPr>
            <w:tcW w:w="290" w:type="dxa"/>
            <w:hideMark/>
          </w:tcPr>
          <w:p w14:paraId="41D85EAC"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24B4B431"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tcPr>
          <w:p w14:paraId="43718F1F" w14:textId="77777777" w:rsidR="00C120CD" w:rsidRPr="00D541E8" w:rsidRDefault="00C120CD" w:rsidP="002C71AA">
            <w:pPr>
              <w:shd w:val="clear" w:color="auto" w:fill="FFFFFF" w:themeFill="background1"/>
            </w:pPr>
          </w:p>
        </w:tc>
        <w:tc>
          <w:tcPr>
            <w:tcW w:w="325" w:type="dxa"/>
          </w:tcPr>
          <w:p w14:paraId="768C7180" w14:textId="77777777" w:rsidR="00C120CD" w:rsidRPr="00D541E8" w:rsidRDefault="00C120CD" w:rsidP="002C71AA">
            <w:pPr>
              <w:shd w:val="clear" w:color="auto" w:fill="FFFFFF" w:themeFill="background1"/>
            </w:pPr>
          </w:p>
        </w:tc>
        <w:tc>
          <w:tcPr>
            <w:tcW w:w="326" w:type="dxa"/>
          </w:tcPr>
          <w:p w14:paraId="04EB2228" w14:textId="77777777" w:rsidR="00C120CD" w:rsidRPr="00D541E8" w:rsidRDefault="00C120CD" w:rsidP="002C71AA">
            <w:pPr>
              <w:shd w:val="clear" w:color="auto" w:fill="FFFFFF" w:themeFill="background1"/>
            </w:pPr>
          </w:p>
        </w:tc>
        <w:tc>
          <w:tcPr>
            <w:tcW w:w="3775" w:type="dxa"/>
            <w:vMerge/>
            <w:tcBorders>
              <w:top w:val="single" w:sz="4" w:space="0" w:color="000000"/>
              <w:left w:val="nil"/>
              <w:bottom w:val="single" w:sz="6" w:space="0" w:color="000000"/>
              <w:right w:val="nil"/>
            </w:tcBorders>
            <w:vAlign w:val="center"/>
            <w:hideMark/>
          </w:tcPr>
          <w:p w14:paraId="4B8A0650" w14:textId="77777777" w:rsidR="00C120CD" w:rsidRPr="00D541E8" w:rsidRDefault="00C120CD" w:rsidP="002C71AA">
            <w:pPr>
              <w:shd w:val="clear" w:color="auto" w:fill="FFFFFF" w:themeFill="background1"/>
              <w:spacing w:after="0"/>
            </w:pPr>
          </w:p>
        </w:tc>
      </w:tr>
      <w:tr w:rsidR="00C120CD" w:rsidRPr="00D541E8" w14:paraId="60A8D7BB" w14:textId="77777777" w:rsidTr="00C120CD">
        <w:trPr>
          <w:trHeight w:val="1824"/>
        </w:trPr>
        <w:tc>
          <w:tcPr>
            <w:tcW w:w="267" w:type="dxa"/>
            <w:hideMark/>
          </w:tcPr>
          <w:p w14:paraId="52AC04C1" w14:textId="77777777" w:rsidR="00C120CD" w:rsidRPr="00D541E8" w:rsidRDefault="00C120CD" w:rsidP="002C71AA">
            <w:pPr>
              <w:shd w:val="clear" w:color="auto" w:fill="FFFFFF" w:themeFill="background1"/>
            </w:pPr>
            <w:r w:rsidRPr="00D541E8">
              <w:t>0</w:t>
            </w:r>
          </w:p>
          <w:p w14:paraId="2C3F383B" w14:textId="77777777" w:rsidR="00C120CD" w:rsidRPr="00D541E8" w:rsidRDefault="00C120CD" w:rsidP="002C71AA">
            <w:pPr>
              <w:shd w:val="clear" w:color="auto" w:fill="FFFFFF" w:themeFill="background1"/>
            </w:pPr>
            <w:r w:rsidRPr="00D541E8">
              <w:t>0</w:t>
            </w:r>
          </w:p>
          <w:p w14:paraId="105CFA4A" w14:textId="77777777" w:rsidR="00C120CD" w:rsidRPr="00D541E8" w:rsidRDefault="00C120CD" w:rsidP="002C71AA">
            <w:pPr>
              <w:shd w:val="clear" w:color="auto" w:fill="FFFFFF" w:themeFill="background1"/>
            </w:pPr>
            <w:r w:rsidRPr="00D541E8">
              <w:t>0</w:t>
            </w:r>
          </w:p>
          <w:p w14:paraId="59FAADF7" w14:textId="77777777" w:rsidR="00C120CD" w:rsidRPr="00D541E8" w:rsidRDefault="00C120CD" w:rsidP="002C71AA">
            <w:pPr>
              <w:shd w:val="clear" w:color="auto" w:fill="FFFFFF" w:themeFill="background1"/>
            </w:pPr>
            <w:r w:rsidRPr="00D541E8">
              <w:t>0</w:t>
            </w:r>
          </w:p>
          <w:p w14:paraId="00F0C8B5" w14:textId="77777777" w:rsidR="00C120CD" w:rsidRPr="00D541E8" w:rsidRDefault="00C120CD" w:rsidP="002C71AA">
            <w:pPr>
              <w:shd w:val="clear" w:color="auto" w:fill="FFFFFF" w:themeFill="background1"/>
            </w:pPr>
            <w:r w:rsidRPr="00D541E8">
              <w:t>0</w:t>
            </w:r>
          </w:p>
          <w:p w14:paraId="3050716A" w14:textId="77777777" w:rsidR="00C120CD" w:rsidRPr="00D541E8" w:rsidRDefault="00C120CD" w:rsidP="002C71AA">
            <w:pPr>
              <w:shd w:val="clear" w:color="auto" w:fill="FFFFFF" w:themeFill="background1"/>
            </w:pPr>
            <w:r w:rsidRPr="00D541E8">
              <w:t>0</w:t>
            </w:r>
          </w:p>
        </w:tc>
        <w:tc>
          <w:tcPr>
            <w:tcW w:w="325" w:type="dxa"/>
            <w:hideMark/>
          </w:tcPr>
          <w:p w14:paraId="191BC90D" w14:textId="77777777" w:rsidR="00C120CD" w:rsidRPr="00D541E8" w:rsidRDefault="00C120CD" w:rsidP="002C71AA">
            <w:pPr>
              <w:shd w:val="clear" w:color="auto" w:fill="FFFFFF" w:themeFill="background1"/>
            </w:pPr>
            <w:r w:rsidRPr="00D541E8">
              <w:t>1</w:t>
            </w:r>
          </w:p>
          <w:p w14:paraId="59FCB905" w14:textId="77777777" w:rsidR="00C120CD" w:rsidRPr="00D541E8" w:rsidRDefault="00C120CD" w:rsidP="002C71AA">
            <w:pPr>
              <w:shd w:val="clear" w:color="auto" w:fill="FFFFFF" w:themeFill="background1"/>
            </w:pPr>
            <w:r w:rsidRPr="00D541E8">
              <w:t>1</w:t>
            </w:r>
          </w:p>
          <w:p w14:paraId="4F52ED57" w14:textId="77777777" w:rsidR="00C120CD" w:rsidRPr="00D541E8" w:rsidRDefault="00C120CD" w:rsidP="002C71AA">
            <w:pPr>
              <w:shd w:val="clear" w:color="auto" w:fill="FFFFFF" w:themeFill="background1"/>
            </w:pPr>
            <w:r w:rsidRPr="00D541E8">
              <w:t>1</w:t>
            </w:r>
          </w:p>
          <w:p w14:paraId="3B67EFC8" w14:textId="77777777" w:rsidR="00C120CD" w:rsidRPr="00D541E8" w:rsidRDefault="00C120CD" w:rsidP="002C71AA">
            <w:pPr>
              <w:shd w:val="clear" w:color="auto" w:fill="FFFFFF" w:themeFill="background1"/>
            </w:pPr>
            <w:r w:rsidRPr="00D541E8">
              <w:t>1</w:t>
            </w:r>
          </w:p>
          <w:p w14:paraId="1D66A8F2" w14:textId="77777777" w:rsidR="00C120CD" w:rsidRPr="00D541E8" w:rsidRDefault="00C120CD" w:rsidP="002C71AA">
            <w:pPr>
              <w:shd w:val="clear" w:color="auto" w:fill="FFFFFF" w:themeFill="background1"/>
            </w:pPr>
            <w:r w:rsidRPr="00D541E8">
              <w:t>1</w:t>
            </w:r>
          </w:p>
          <w:p w14:paraId="066C04DD" w14:textId="77777777" w:rsidR="00C120CD" w:rsidRPr="00D541E8" w:rsidRDefault="00C120CD" w:rsidP="002C71AA">
            <w:pPr>
              <w:shd w:val="clear" w:color="auto" w:fill="FFFFFF" w:themeFill="background1"/>
            </w:pPr>
            <w:r w:rsidRPr="00D541E8">
              <w:t>1</w:t>
            </w:r>
          </w:p>
        </w:tc>
        <w:tc>
          <w:tcPr>
            <w:tcW w:w="290" w:type="dxa"/>
            <w:hideMark/>
          </w:tcPr>
          <w:p w14:paraId="7903478E" w14:textId="77777777" w:rsidR="00C120CD" w:rsidRPr="00D541E8" w:rsidRDefault="00C120CD" w:rsidP="002C71AA">
            <w:pPr>
              <w:shd w:val="clear" w:color="auto" w:fill="FFFFFF" w:themeFill="background1"/>
            </w:pPr>
            <w:r w:rsidRPr="00D541E8">
              <w:t>2</w:t>
            </w:r>
          </w:p>
          <w:p w14:paraId="0DDD1869" w14:textId="77777777" w:rsidR="00C120CD" w:rsidRPr="00D541E8" w:rsidRDefault="00C120CD" w:rsidP="002C71AA">
            <w:pPr>
              <w:shd w:val="clear" w:color="auto" w:fill="FFFFFF" w:themeFill="background1"/>
            </w:pPr>
            <w:r w:rsidRPr="00D541E8">
              <w:t>2</w:t>
            </w:r>
          </w:p>
          <w:p w14:paraId="75FE3781" w14:textId="77777777" w:rsidR="00C120CD" w:rsidRPr="00D541E8" w:rsidRDefault="00C120CD" w:rsidP="002C71AA">
            <w:pPr>
              <w:shd w:val="clear" w:color="auto" w:fill="FFFFFF" w:themeFill="background1"/>
            </w:pPr>
            <w:r w:rsidRPr="00D541E8">
              <w:t>2</w:t>
            </w:r>
          </w:p>
          <w:p w14:paraId="34A43504" w14:textId="77777777" w:rsidR="00C120CD" w:rsidRPr="00D541E8" w:rsidRDefault="00C120CD" w:rsidP="002C71AA">
            <w:pPr>
              <w:shd w:val="clear" w:color="auto" w:fill="FFFFFF" w:themeFill="background1"/>
            </w:pPr>
            <w:r w:rsidRPr="00D541E8">
              <w:t>2</w:t>
            </w:r>
          </w:p>
          <w:p w14:paraId="1A92BCB0" w14:textId="77777777" w:rsidR="00C120CD" w:rsidRPr="00D541E8" w:rsidRDefault="00C120CD" w:rsidP="002C71AA">
            <w:pPr>
              <w:shd w:val="clear" w:color="auto" w:fill="FFFFFF" w:themeFill="background1"/>
            </w:pPr>
            <w:r w:rsidRPr="00D541E8">
              <w:t>2</w:t>
            </w:r>
          </w:p>
          <w:p w14:paraId="0A5D6470"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3BE2CE84"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tcPr>
          <w:p w14:paraId="07196FC7" w14:textId="77777777" w:rsidR="00C120CD" w:rsidRPr="00D541E8" w:rsidRDefault="00C120CD" w:rsidP="002C71AA">
            <w:pPr>
              <w:shd w:val="clear" w:color="auto" w:fill="FFFFFF" w:themeFill="background1"/>
            </w:pPr>
          </w:p>
          <w:p w14:paraId="75E1E641" w14:textId="77777777" w:rsidR="00C120CD" w:rsidRPr="00D541E8" w:rsidRDefault="00C120CD" w:rsidP="002C71AA">
            <w:pPr>
              <w:shd w:val="clear" w:color="auto" w:fill="FFFFFF" w:themeFill="background1"/>
            </w:pPr>
            <w:r w:rsidRPr="00D541E8">
              <w:t>0</w:t>
            </w:r>
          </w:p>
          <w:p w14:paraId="764B37F5" w14:textId="77777777" w:rsidR="00C120CD" w:rsidRPr="00D541E8" w:rsidRDefault="00C120CD" w:rsidP="002C71AA">
            <w:pPr>
              <w:shd w:val="clear" w:color="auto" w:fill="FFFFFF" w:themeFill="background1"/>
            </w:pPr>
            <w:r w:rsidRPr="00D541E8">
              <w:t>0</w:t>
            </w:r>
          </w:p>
          <w:p w14:paraId="3EAEA505" w14:textId="77777777" w:rsidR="00C120CD" w:rsidRPr="00D541E8" w:rsidRDefault="00C120CD" w:rsidP="002C71AA">
            <w:pPr>
              <w:shd w:val="clear" w:color="auto" w:fill="FFFFFF" w:themeFill="background1"/>
            </w:pPr>
            <w:r w:rsidRPr="00D541E8">
              <w:t>0</w:t>
            </w:r>
          </w:p>
          <w:p w14:paraId="4CFD83C3" w14:textId="77777777" w:rsidR="00C120CD" w:rsidRPr="00D541E8" w:rsidRDefault="00C120CD" w:rsidP="002C71AA">
            <w:pPr>
              <w:shd w:val="clear" w:color="auto" w:fill="FFFFFF" w:themeFill="background1"/>
            </w:pPr>
            <w:r w:rsidRPr="00D541E8">
              <w:t>0</w:t>
            </w:r>
          </w:p>
          <w:p w14:paraId="34B4AC9A" w14:textId="77777777" w:rsidR="00C120CD" w:rsidRPr="00D541E8" w:rsidRDefault="00C120CD" w:rsidP="002C71AA">
            <w:pPr>
              <w:shd w:val="clear" w:color="auto" w:fill="FFFFFF" w:themeFill="background1"/>
            </w:pPr>
            <w:r w:rsidRPr="00D541E8">
              <w:t>0</w:t>
            </w:r>
          </w:p>
          <w:p w14:paraId="124E64D8" w14:textId="77777777" w:rsidR="00C120CD" w:rsidRPr="00D541E8" w:rsidRDefault="00C120CD" w:rsidP="002C71AA">
            <w:pPr>
              <w:shd w:val="clear" w:color="auto" w:fill="FFFFFF" w:themeFill="background1"/>
            </w:pPr>
            <w:r w:rsidRPr="00D541E8">
              <w:t>0</w:t>
            </w:r>
          </w:p>
        </w:tc>
        <w:tc>
          <w:tcPr>
            <w:tcW w:w="325" w:type="dxa"/>
          </w:tcPr>
          <w:p w14:paraId="647F5E3A" w14:textId="77777777" w:rsidR="00C120CD" w:rsidRPr="00D541E8" w:rsidRDefault="00C120CD" w:rsidP="002C71AA">
            <w:pPr>
              <w:shd w:val="clear" w:color="auto" w:fill="FFFFFF" w:themeFill="background1"/>
            </w:pPr>
          </w:p>
          <w:p w14:paraId="054EB3E9" w14:textId="77777777" w:rsidR="00C120CD" w:rsidRPr="00D541E8" w:rsidRDefault="00C120CD" w:rsidP="002C71AA">
            <w:pPr>
              <w:shd w:val="clear" w:color="auto" w:fill="FFFFFF" w:themeFill="background1"/>
            </w:pPr>
            <w:r w:rsidRPr="00D541E8">
              <w:t>1</w:t>
            </w:r>
          </w:p>
          <w:p w14:paraId="3758A725" w14:textId="77777777" w:rsidR="00C120CD" w:rsidRPr="00D541E8" w:rsidRDefault="00C120CD" w:rsidP="002C71AA">
            <w:pPr>
              <w:shd w:val="clear" w:color="auto" w:fill="FFFFFF" w:themeFill="background1"/>
            </w:pPr>
            <w:r w:rsidRPr="00D541E8">
              <w:t>1</w:t>
            </w:r>
          </w:p>
          <w:p w14:paraId="5F110471" w14:textId="77777777" w:rsidR="00C120CD" w:rsidRPr="00D541E8" w:rsidRDefault="00C120CD" w:rsidP="002C71AA">
            <w:pPr>
              <w:shd w:val="clear" w:color="auto" w:fill="FFFFFF" w:themeFill="background1"/>
            </w:pPr>
            <w:r w:rsidRPr="00D541E8">
              <w:t>1</w:t>
            </w:r>
          </w:p>
          <w:p w14:paraId="2AE44043" w14:textId="77777777" w:rsidR="00C120CD" w:rsidRPr="00D541E8" w:rsidRDefault="00C120CD" w:rsidP="002C71AA">
            <w:pPr>
              <w:shd w:val="clear" w:color="auto" w:fill="FFFFFF" w:themeFill="background1"/>
            </w:pPr>
            <w:r w:rsidRPr="00D541E8">
              <w:t>1</w:t>
            </w:r>
          </w:p>
          <w:p w14:paraId="118222AF" w14:textId="77777777" w:rsidR="00C120CD" w:rsidRPr="00D541E8" w:rsidRDefault="00C120CD" w:rsidP="002C71AA">
            <w:pPr>
              <w:shd w:val="clear" w:color="auto" w:fill="FFFFFF" w:themeFill="background1"/>
            </w:pPr>
            <w:r w:rsidRPr="00D541E8">
              <w:t>1</w:t>
            </w:r>
          </w:p>
          <w:p w14:paraId="48794CF8" w14:textId="77777777" w:rsidR="00C120CD" w:rsidRPr="00D541E8" w:rsidRDefault="00C120CD" w:rsidP="002C71AA">
            <w:pPr>
              <w:shd w:val="clear" w:color="auto" w:fill="FFFFFF" w:themeFill="background1"/>
            </w:pPr>
            <w:r w:rsidRPr="00D541E8">
              <w:t>1</w:t>
            </w:r>
          </w:p>
        </w:tc>
        <w:tc>
          <w:tcPr>
            <w:tcW w:w="326" w:type="dxa"/>
          </w:tcPr>
          <w:p w14:paraId="708AA52D" w14:textId="77777777" w:rsidR="00C120CD" w:rsidRPr="00D541E8" w:rsidRDefault="00C120CD" w:rsidP="002C71AA">
            <w:pPr>
              <w:shd w:val="clear" w:color="auto" w:fill="FFFFFF" w:themeFill="background1"/>
            </w:pPr>
          </w:p>
          <w:p w14:paraId="11EF9C72" w14:textId="77777777" w:rsidR="00C120CD" w:rsidRPr="00D541E8" w:rsidRDefault="00C120CD" w:rsidP="002C71AA">
            <w:pPr>
              <w:shd w:val="clear" w:color="auto" w:fill="FFFFFF" w:themeFill="background1"/>
            </w:pPr>
            <w:r w:rsidRPr="00D541E8">
              <w:t>2</w:t>
            </w:r>
          </w:p>
          <w:p w14:paraId="305186E0" w14:textId="77777777" w:rsidR="00C120CD" w:rsidRPr="00D541E8" w:rsidRDefault="00C120CD" w:rsidP="002C71AA">
            <w:pPr>
              <w:shd w:val="clear" w:color="auto" w:fill="FFFFFF" w:themeFill="background1"/>
            </w:pPr>
            <w:r w:rsidRPr="00D541E8">
              <w:t>2</w:t>
            </w:r>
          </w:p>
          <w:p w14:paraId="42B00176" w14:textId="77777777" w:rsidR="00C120CD" w:rsidRPr="00D541E8" w:rsidRDefault="00C120CD" w:rsidP="002C71AA">
            <w:pPr>
              <w:shd w:val="clear" w:color="auto" w:fill="FFFFFF" w:themeFill="background1"/>
            </w:pPr>
            <w:r w:rsidRPr="00D541E8">
              <w:t>2</w:t>
            </w:r>
          </w:p>
          <w:p w14:paraId="7534EDA5" w14:textId="77777777" w:rsidR="00C120CD" w:rsidRPr="00D541E8" w:rsidRDefault="00C120CD" w:rsidP="002C71AA">
            <w:pPr>
              <w:shd w:val="clear" w:color="auto" w:fill="FFFFFF" w:themeFill="background1"/>
            </w:pPr>
            <w:r w:rsidRPr="00D541E8">
              <w:t>2</w:t>
            </w:r>
          </w:p>
          <w:p w14:paraId="0A8DD4B9" w14:textId="77777777" w:rsidR="00C120CD" w:rsidRPr="00D541E8" w:rsidRDefault="00C120CD" w:rsidP="002C71AA">
            <w:pPr>
              <w:shd w:val="clear" w:color="auto" w:fill="FFFFFF" w:themeFill="background1"/>
            </w:pPr>
            <w:r w:rsidRPr="00D541E8">
              <w:t>2</w:t>
            </w:r>
          </w:p>
          <w:p w14:paraId="7E266165"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217355A1" w14:textId="77777777" w:rsidR="00C120CD" w:rsidRPr="00D541E8" w:rsidRDefault="00C120CD" w:rsidP="002C71AA">
            <w:pPr>
              <w:shd w:val="clear" w:color="auto" w:fill="FFFFFF" w:themeFill="background1"/>
              <w:spacing w:after="0"/>
            </w:pPr>
          </w:p>
        </w:tc>
      </w:tr>
      <w:tr w:rsidR="00C120CD" w:rsidRPr="00D541E8" w14:paraId="0930F5F3" w14:textId="77777777" w:rsidTr="00C120CD">
        <w:trPr>
          <w:trHeight w:val="288"/>
        </w:trPr>
        <w:tc>
          <w:tcPr>
            <w:tcW w:w="267" w:type="dxa"/>
            <w:hideMark/>
          </w:tcPr>
          <w:p w14:paraId="4868FD65" w14:textId="77777777" w:rsidR="00C120CD" w:rsidRPr="00D541E8" w:rsidRDefault="00C120CD" w:rsidP="002C71AA">
            <w:pPr>
              <w:shd w:val="clear" w:color="auto" w:fill="FFFFFF" w:themeFill="background1"/>
            </w:pPr>
            <w:r w:rsidRPr="00D541E8">
              <w:t>0</w:t>
            </w:r>
          </w:p>
        </w:tc>
        <w:tc>
          <w:tcPr>
            <w:tcW w:w="325" w:type="dxa"/>
            <w:hideMark/>
          </w:tcPr>
          <w:p w14:paraId="7ECDEB12" w14:textId="77777777" w:rsidR="00C120CD" w:rsidRPr="00D541E8" w:rsidRDefault="00C120CD" w:rsidP="002C71AA">
            <w:pPr>
              <w:shd w:val="clear" w:color="auto" w:fill="FFFFFF" w:themeFill="background1"/>
            </w:pPr>
            <w:r w:rsidRPr="00D541E8">
              <w:t>1</w:t>
            </w:r>
          </w:p>
        </w:tc>
        <w:tc>
          <w:tcPr>
            <w:tcW w:w="290" w:type="dxa"/>
            <w:hideMark/>
          </w:tcPr>
          <w:p w14:paraId="3CC01A82"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30C5C891"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2EAC2643" w14:textId="77777777" w:rsidR="00C120CD" w:rsidRPr="00D541E8" w:rsidRDefault="00C120CD" w:rsidP="002C71AA">
            <w:pPr>
              <w:shd w:val="clear" w:color="auto" w:fill="FFFFFF" w:themeFill="background1"/>
            </w:pPr>
            <w:r w:rsidRPr="00D541E8">
              <w:t>0</w:t>
            </w:r>
          </w:p>
        </w:tc>
        <w:tc>
          <w:tcPr>
            <w:tcW w:w="325" w:type="dxa"/>
            <w:hideMark/>
          </w:tcPr>
          <w:p w14:paraId="1D44AC0A" w14:textId="77777777" w:rsidR="00C120CD" w:rsidRPr="00D541E8" w:rsidRDefault="00C120CD" w:rsidP="002C71AA">
            <w:pPr>
              <w:shd w:val="clear" w:color="auto" w:fill="FFFFFF" w:themeFill="background1"/>
            </w:pPr>
            <w:r w:rsidRPr="00D541E8">
              <w:t>1</w:t>
            </w:r>
          </w:p>
        </w:tc>
        <w:tc>
          <w:tcPr>
            <w:tcW w:w="326" w:type="dxa"/>
            <w:hideMark/>
          </w:tcPr>
          <w:p w14:paraId="6E88AAFC"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0C147DF6" w14:textId="77777777" w:rsidR="00C120CD" w:rsidRPr="00D541E8" w:rsidRDefault="00C120CD" w:rsidP="002C71AA">
            <w:pPr>
              <w:shd w:val="clear" w:color="auto" w:fill="FFFFFF" w:themeFill="background1"/>
              <w:spacing w:after="0"/>
            </w:pPr>
          </w:p>
        </w:tc>
      </w:tr>
      <w:tr w:rsidR="00C120CD" w:rsidRPr="00D541E8" w14:paraId="2D030A80" w14:textId="77777777" w:rsidTr="00C120CD">
        <w:trPr>
          <w:trHeight w:val="266"/>
        </w:trPr>
        <w:tc>
          <w:tcPr>
            <w:tcW w:w="267" w:type="dxa"/>
            <w:hideMark/>
          </w:tcPr>
          <w:p w14:paraId="36582BDE" w14:textId="77777777" w:rsidR="00C120CD" w:rsidRPr="00D541E8" w:rsidRDefault="00C120CD" w:rsidP="002C71AA">
            <w:pPr>
              <w:shd w:val="clear" w:color="auto" w:fill="FFFFFF" w:themeFill="background1"/>
            </w:pPr>
            <w:r w:rsidRPr="00D541E8">
              <w:t>0</w:t>
            </w:r>
          </w:p>
        </w:tc>
        <w:tc>
          <w:tcPr>
            <w:tcW w:w="325" w:type="dxa"/>
            <w:hideMark/>
          </w:tcPr>
          <w:p w14:paraId="6F97AD27" w14:textId="77777777" w:rsidR="00C120CD" w:rsidRPr="00D541E8" w:rsidRDefault="00C120CD" w:rsidP="002C71AA">
            <w:pPr>
              <w:shd w:val="clear" w:color="auto" w:fill="FFFFFF" w:themeFill="background1"/>
            </w:pPr>
            <w:r w:rsidRPr="00D541E8">
              <w:t>1</w:t>
            </w:r>
          </w:p>
        </w:tc>
        <w:tc>
          <w:tcPr>
            <w:tcW w:w="290" w:type="dxa"/>
            <w:hideMark/>
          </w:tcPr>
          <w:p w14:paraId="28DA9247"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642A70DA"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4B384AD7" w14:textId="77777777" w:rsidR="00C120CD" w:rsidRPr="00D541E8" w:rsidRDefault="00C120CD" w:rsidP="002C71AA">
            <w:pPr>
              <w:shd w:val="clear" w:color="auto" w:fill="FFFFFF" w:themeFill="background1"/>
            </w:pPr>
            <w:r w:rsidRPr="00D541E8">
              <w:t>0</w:t>
            </w:r>
          </w:p>
        </w:tc>
        <w:tc>
          <w:tcPr>
            <w:tcW w:w="325" w:type="dxa"/>
            <w:hideMark/>
          </w:tcPr>
          <w:p w14:paraId="499BE64F" w14:textId="77777777" w:rsidR="00C120CD" w:rsidRPr="00D541E8" w:rsidRDefault="00C120CD" w:rsidP="002C71AA">
            <w:pPr>
              <w:shd w:val="clear" w:color="auto" w:fill="FFFFFF" w:themeFill="background1"/>
            </w:pPr>
            <w:r w:rsidRPr="00D541E8">
              <w:t>1</w:t>
            </w:r>
          </w:p>
        </w:tc>
        <w:tc>
          <w:tcPr>
            <w:tcW w:w="326" w:type="dxa"/>
            <w:hideMark/>
          </w:tcPr>
          <w:p w14:paraId="7CDF341F"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19DF77C9" w14:textId="77777777" w:rsidR="00C120CD" w:rsidRPr="00D541E8" w:rsidRDefault="00C120CD" w:rsidP="002C71AA">
            <w:pPr>
              <w:shd w:val="clear" w:color="auto" w:fill="FFFFFF" w:themeFill="background1"/>
              <w:spacing w:after="0"/>
            </w:pPr>
          </w:p>
        </w:tc>
      </w:tr>
      <w:tr w:rsidR="00C120CD" w:rsidRPr="00D541E8" w14:paraId="58FC60AB" w14:textId="77777777" w:rsidTr="00C120CD">
        <w:trPr>
          <w:trHeight w:val="288"/>
        </w:trPr>
        <w:tc>
          <w:tcPr>
            <w:tcW w:w="267" w:type="dxa"/>
            <w:hideMark/>
          </w:tcPr>
          <w:p w14:paraId="68B697FB" w14:textId="77777777" w:rsidR="00C120CD" w:rsidRPr="00D541E8" w:rsidRDefault="00C120CD" w:rsidP="002C71AA">
            <w:pPr>
              <w:shd w:val="clear" w:color="auto" w:fill="FFFFFF" w:themeFill="background1"/>
            </w:pPr>
            <w:r w:rsidRPr="00D541E8">
              <w:t>0</w:t>
            </w:r>
          </w:p>
        </w:tc>
        <w:tc>
          <w:tcPr>
            <w:tcW w:w="325" w:type="dxa"/>
            <w:hideMark/>
          </w:tcPr>
          <w:p w14:paraId="3FF15CF6" w14:textId="77777777" w:rsidR="00C120CD" w:rsidRPr="00D541E8" w:rsidRDefault="00C120CD" w:rsidP="002C71AA">
            <w:pPr>
              <w:shd w:val="clear" w:color="auto" w:fill="FFFFFF" w:themeFill="background1"/>
            </w:pPr>
            <w:r w:rsidRPr="00D541E8">
              <w:t>1</w:t>
            </w:r>
          </w:p>
        </w:tc>
        <w:tc>
          <w:tcPr>
            <w:tcW w:w="290" w:type="dxa"/>
            <w:hideMark/>
          </w:tcPr>
          <w:p w14:paraId="29882EF9"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687EC59F"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62704352" w14:textId="77777777" w:rsidR="00C120CD" w:rsidRPr="00D541E8" w:rsidRDefault="00C120CD" w:rsidP="002C71AA">
            <w:pPr>
              <w:shd w:val="clear" w:color="auto" w:fill="FFFFFF" w:themeFill="background1"/>
            </w:pPr>
            <w:r w:rsidRPr="00D541E8">
              <w:t>0</w:t>
            </w:r>
          </w:p>
        </w:tc>
        <w:tc>
          <w:tcPr>
            <w:tcW w:w="325" w:type="dxa"/>
            <w:hideMark/>
          </w:tcPr>
          <w:p w14:paraId="07D38379" w14:textId="77777777" w:rsidR="00C120CD" w:rsidRPr="00D541E8" w:rsidRDefault="00C120CD" w:rsidP="002C71AA">
            <w:pPr>
              <w:shd w:val="clear" w:color="auto" w:fill="FFFFFF" w:themeFill="background1"/>
            </w:pPr>
            <w:r w:rsidRPr="00D541E8">
              <w:t>1</w:t>
            </w:r>
          </w:p>
        </w:tc>
        <w:tc>
          <w:tcPr>
            <w:tcW w:w="326" w:type="dxa"/>
            <w:hideMark/>
          </w:tcPr>
          <w:p w14:paraId="586774E6"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13FC8163" w14:textId="77777777" w:rsidR="00C120CD" w:rsidRPr="00D541E8" w:rsidRDefault="00C120CD" w:rsidP="002C71AA">
            <w:pPr>
              <w:shd w:val="clear" w:color="auto" w:fill="FFFFFF" w:themeFill="background1"/>
              <w:spacing w:after="0"/>
            </w:pPr>
          </w:p>
        </w:tc>
      </w:tr>
      <w:tr w:rsidR="00C120CD" w:rsidRPr="00D541E8" w14:paraId="16366862" w14:textId="77777777" w:rsidTr="00C120CD">
        <w:trPr>
          <w:trHeight w:val="267"/>
        </w:trPr>
        <w:tc>
          <w:tcPr>
            <w:tcW w:w="267" w:type="dxa"/>
            <w:hideMark/>
          </w:tcPr>
          <w:p w14:paraId="651578AE" w14:textId="77777777" w:rsidR="00C120CD" w:rsidRPr="00D541E8" w:rsidRDefault="00C120CD" w:rsidP="002C71AA">
            <w:pPr>
              <w:shd w:val="clear" w:color="auto" w:fill="FFFFFF" w:themeFill="background1"/>
            </w:pPr>
            <w:r w:rsidRPr="00D541E8">
              <w:t>0</w:t>
            </w:r>
          </w:p>
        </w:tc>
        <w:tc>
          <w:tcPr>
            <w:tcW w:w="325" w:type="dxa"/>
            <w:hideMark/>
          </w:tcPr>
          <w:p w14:paraId="03C38F05" w14:textId="77777777" w:rsidR="00C120CD" w:rsidRPr="00D541E8" w:rsidRDefault="00C120CD" w:rsidP="002C71AA">
            <w:pPr>
              <w:shd w:val="clear" w:color="auto" w:fill="FFFFFF" w:themeFill="background1"/>
            </w:pPr>
            <w:r w:rsidRPr="00D541E8">
              <w:t>1</w:t>
            </w:r>
          </w:p>
        </w:tc>
        <w:tc>
          <w:tcPr>
            <w:tcW w:w="290" w:type="dxa"/>
            <w:hideMark/>
          </w:tcPr>
          <w:p w14:paraId="00526433"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73DAA089"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tcPr>
          <w:p w14:paraId="254DA7D3" w14:textId="77777777" w:rsidR="00C120CD" w:rsidRPr="00D541E8" w:rsidRDefault="00C120CD" w:rsidP="002C71AA">
            <w:pPr>
              <w:shd w:val="clear" w:color="auto" w:fill="FFFFFF" w:themeFill="background1"/>
            </w:pPr>
          </w:p>
        </w:tc>
        <w:tc>
          <w:tcPr>
            <w:tcW w:w="325" w:type="dxa"/>
          </w:tcPr>
          <w:p w14:paraId="2F2C1BDA" w14:textId="77777777" w:rsidR="00C120CD" w:rsidRPr="00D541E8" w:rsidRDefault="00C120CD" w:rsidP="002C71AA">
            <w:pPr>
              <w:shd w:val="clear" w:color="auto" w:fill="FFFFFF" w:themeFill="background1"/>
            </w:pPr>
          </w:p>
        </w:tc>
        <w:tc>
          <w:tcPr>
            <w:tcW w:w="326" w:type="dxa"/>
          </w:tcPr>
          <w:p w14:paraId="4A3537A3" w14:textId="77777777" w:rsidR="00C120CD" w:rsidRPr="00D541E8" w:rsidRDefault="00C120CD" w:rsidP="002C71AA">
            <w:pPr>
              <w:shd w:val="clear" w:color="auto" w:fill="FFFFFF" w:themeFill="background1"/>
            </w:pPr>
          </w:p>
        </w:tc>
        <w:tc>
          <w:tcPr>
            <w:tcW w:w="3775" w:type="dxa"/>
            <w:vMerge/>
            <w:tcBorders>
              <w:top w:val="single" w:sz="4" w:space="0" w:color="000000"/>
              <w:left w:val="nil"/>
              <w:bottom w:val="single" w:sz="6" w:space="0" w:color="000000"/>
              <w:right w:val="nil"/>
            </w:tcBorders>
            <w:vAlign w:val="center"/>
            <w:hideMark/>
          </w:tcPr>
          <w:p w14:paraId="76A43FF4" w14:textId="77777777" w:rsidR="00C120CD" w:rsidRPr="00D541E8" w:rsidRDefault="00C120CD" w:rsidP="002C71AA">
            <w:pPr>
              <w:shd w:val="clear" w:color="auto" w:fill="FFFFFF" w:themeFill="background1"/>
              <w:spacing w:after="0"/>
            </w:pPr>
          </w:p>
        </w:tc>
      </w:tr>
      <w:tr w:rsidR="00C120CD" w:rsidRPr="00D541E8" w14:paraId="2455493E" w14:textId="77777777" w:rsidTr="00C120CD">
        <w:trPr>
          <w:trHeight w:val="440"/>
        </w:trPr>
        <w:tc>
          <w:tcPr>
            <w:tcW w:w="267" w:type="dxa"/>
            <w:hideMark/>
          </w:tcPr>
          <w:p w14:paraId="404F2B14" w14:textId="77777777" w:rsidR="00C120CD" w:rsidRPr="00D541E8" w:rsidRDefault="00C120CD" w:rsidP="002C71AA">
            <w:pPr>
              <w:shd w:val="clear" w:color="auto" w:fill="FFFFFF" w:themeFill="background1"/>
            </w:pPr>
            <w:r w:rsidRPr="00D541E8">
              <w:t>0</w:t>
            </w:r>
          </w:p>
        </w:tc>
        <w:tc>
          <w:tcPr>
            <w:tcW w:w="325" w:type="dxa"/>
            <w:hideMark/>
          </w:tcPr>
          <w:p w14:paraId="38346FF0" w14:textId="77777777" w:rsidR="00C120CD" w:rsidRPr="00D541E8" w:rsidRDefault="00C120CD" w:rsidP="002C71AA">
            <w:pPr>
              <w:shd w:val="clear" w:color="auto" w:fill="FFFFFF" w:themeFill="background1"/>
            </w:pPr>
            <w:r w:rsidRPr="00D541E8">
              <w:t>1</w:t>
            </w:r>
          </w:p>
        </w:tc>
        <w:tc>
          <w:tcPr>
            <w:tcW w:w="290" w:type="dxa"/>
            <w:hideMark/>
          </w:tcPr>
          <w:p w14:paraId="4EB72394"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62DCB2FD"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tcPr>
          <w:p w14:paraId="47CB8607" w14:textId="77777777" w:rsidR="00C120CD" w:rsidRPr="00D541E8" w:rsidRDefault="00C120CD" w:rsidP="002C71AA">
            <w:pPr>
              <w:shd w:val="clear" w:color="auto" w:fill="FFFFFF" w:themeFill="background1"/>
            </w:pPr>
          </w:p>
          <w:p w14:paraId="65E18685" w14:textId="77777777" w:rsidR="00C120CD" w:rsidRPr="00D541E8" w:rsidRDefault="00C120CD" w:rsidP="002C71AA">
            <w:pPr>
              <w:shd w:val="clear" w:color="auto" w:fill="FFFFFF" w:themeFill="background1"/>
            </w:pPr>
            <w:r w:rsidRPr="00D541E8">
              <w:t>0</w:t>
            </w:r>
          </w:p>
        </w:tc>
        <w:tc>
          <w:tcPr>
            <w:tcW w:w="325" w:type="dxa"/>
          </w:tcPr>
          <w:p w14:paraId="17F27D34" w14:textId="77777777" w:rsidR="00C120CD" w:rsidRPr="00D541E8" w:rsidRDefault="00C120CD" w:rsidP="002C71AA">
            <w:pPr>
              <w:shd w:val="clear" w:color="auto" w:fill="FFFFFF" w:themeFill="background1"/>
            </w:pPr>
          </w:p>
          <w:p w14:paraId="4CB9E20C" w14:textId="77777777" w:rsidR="00C120CD" w:rsidRPr="00D541E8" w:rsidRDefault="00C120CD" w:rsidP="002C71AA">
            <w:pPr>
              <w:shd w:val="clear" w:color="auto" w:fill="FFFFFF" w:themeFill="background1"/>
            </w:pPr>
            <w:r w:rsidRPr="00D541E8">
              <w:t>1</w:t>
            </w:r>
          </w:p>
        </w:tc>
        <w:tc>
          <w:tcPr>
            <w:tcW w:w="326" w:type="dxa"/>
          </w:tcPr>
          <w:p w14:paraId="1221BC01" w14:textId="77777777" w:rsidR="00C120CD" w:rsidRPr="00D541E8" w:rsidRDefault="00C120CD" w:rsidP="002C71AA">
            <w:pPr>
              <w:shd w:val="clear" w:color="auto" w:fill="FFFFFF" w:themeFill="background1"/>
            </w:pPr>
          </w:p>
          <w:p w14:paraId="33363D71"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42DFF20A" w14:textId="77777777" w:rsidR="00C120CD" w:rsidRPr="00D541E8" w:rsidRDefault="00C120CD" w:rsidP="002C71AA">
            <w:pPr>
              <w:shd w:val="clear" w:color="auto" w:fill="FFFFFF" w:themeFill="background1"/>
              <w:spacing w:after="0"/>
            </w:pPr>
          </w:p>
        </w:tc>
      </w:tr>
      <w:tr w:rsidR="00C120CD" w:rsidRPr="00D541E8" w14:paraId="11156A18" w14:textId="77777777" w:rsidTr="00C120CD">
        <w:trPr>
          <w:trHeight w:val="1100"/>
        </w:trPr>
        <w:tc>
          <w:tcPr>
            <w:tcW w:w="267" w:type="dxa"/>
            <w:hideMark/>
          </w:tcPr>
          <w:p w14:paraId="76E7A0AB" w14:textId="77777777" w:rsidR="00C120CD" w:rsidRPr="00D541E8" w:rsidRDefault="00C120CD" w:rsidP="002C71AA">
            <w:pPr>
              <w:shd w:val="clear" w:color="auto" w:fill="FFFFFF" w:themeFill="background1"/>
            </w:pPr>
            <w:r w:rsidRPr="00D541E8">
              <w:t>0</w:t>
            </w:r>
          </w:p>
          <w:p w14:paraId="2F0BB576" w14:textId="77777777" w:rsidR="00C120CD" w:rsidRPr="00D541E8" w:rsidRDefault="00C120CD" w:rsidP="002C71AA">
            <w:pPr>
              <w:shd w:val="clear" w:color="auto" w:fill="FFFFFF" w:themeFill="background1"/>
            </w:pPr>
            <w:r w:rsidRPr="00D541E8">
              <w:t>0</w:t>
            </w:r>
          </w:p>
          <w:p w14:paraId="6F3D34B9" w14:textId="77777777" w:rsidR="00C120CD" w:rsidRPr="00D541E8" w:rsidRDefault="00C120CD" w:rsidP="002C71AA">
            <w:pPr>
              <w:shd w:val="clear" w:color="auto" w:fill="FFFFFF" w:themeFill="background1"/>
            </w:pPr>
            <w:r w:rsidRPr="00D541E8">
              <w:t>0</w:t>
            </w:r>
          </w:p>
        </w:tc>
        <w:tc>
          <w:tcPr>
            <w:tcW w:w="325" w:type="dxa"/>
            <w:hideMark/>
          </w:tcPr>
          <w:p w14:paraId="1A1C9AA4" w14:textId="77777777" w:rsidR="00C120CD" w:rsidRPr="00D541E8" w:rsidRDefault="00C120CD" w:rsidP="002C71AA">
            <w:pPr>
              <w:shd w:val="clear" w:color="auto" w:fill="FFFFFF" w:themeFill="background1"/>
            </w:pPr>
            <w:r w:rsidRPr="00D541E8">
              <w:t>1</w:t>
            </w:r>
          </w:p>
          <w:p w14:paraId="56653BC0" w14:textId="77777777" w:rsidR="00C120CD" w:rsidRPr="00D541E8" w:rsidRDefault="00C120CD" w:rsidP="002C71AA">
            <w:pPr>
              <w:shd w:val="clear" w:color="auto" w:fill="FFFFFF" w:themeFill="background1"/>
            </w:pPr>
            <w:r w:rsidRPr="00D541E8">
              <w:t>1</w:t>
            </w:r>
          </w:p>
          <w:p w14:paraId="04B21B1B" w14:textId="77777777" w:rsidR="00C120CD" w:rsidRPr="00D541E8" w:rsidRDefault="00C120CD" w:rsidP="002C71AA">
            <w:pPr>
              <w:shd w:val="clear" w:color="auto" w:fill="FFFFFF" w:themeFill="background1"/>
            </w:pPr>
            <w:r w:rsidRPr="00D541E8">
              <w:t>1</w:t>
            </w:r>
          </w:p>
        </w:tc>
        <w:tc>
          <w:tcPr>
            <w:tcW w:w="290" w:type="dxa"/>
            <w:hideMark/>
          </w:tcPr>
          <w:p w14:paraId="3FC692EE" w14:textId="77777777" w:rsidR="00C120CD" w:rsidRPr="00D541E8" w:rsidRDefault="00C120CD" w:rsidP="002C71AA">
            <w:pPr>
              <w:shd w:val="clear" w:color="auto" w:fill="FFFFFF" w:themeFill="background1"/>
            </w:pPr>
            <w:r w:rsidRPr="00D541E8">
              <w:t>2</w:t>
            </w:r>
          </w:p>
          <w:p w14:paraId="3FFF902C" w14:textId="77777777" w:rsidR="00C120CD" w:rsidRPr="00D541E8" w:rsidRDefault="00C120CD" w:rsidP="002C71AA">
            <w:pPr>
              <w:shd w:val="clear" w:color="auto" w:fill="FFFFFF" w:themeFill="background1"/>
            </w:pPr>
            <w:r w:rsidRPr="00D541E8">
              <w:t>2</w:t>
            </w:r>
          </w:p>
          <w:p w14:paraId="4A4ACE69"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32DD7799"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tcPr>
          <w:p w14:paraId="7542002C" w14:textId="77777777" w:rsidR="00C120CD" w:rsidRPr="00D541E8" w:rsidRDefault="00C120CD" w:rsidP="002C71AA">
            <w:pPr>
              <w:shd w:val="clear" w:color="auto" w:fill="FFFFFF" w:themeFill="background1"/>
            </w:pPr>
          </w:p>
          <w:p w14:paraId="000D7ECA" w14:textId="77777777" w:rsidR="00C120CD" w:rsidRPr="00D541E8" w:rsidRDefault="00C120CD" w:rsidP="002C71AA">
            <w:pPr>
              <w:shd w:val="clear" w:color="auto" w:fill="FFFFFF" w:themeFill="background1"/>
            </w:pPr>
            <w:r w:rsidRPr="00D541E8">
              <w:t>0</w:t>
            </w:r>
          </w:p>
          <w:p w14:paraId="20C5C6F4" w14:textId="77777777" w:rsidR="00C120CD" w:rsidRPr="00D541E8" w:rsidRDefault="00C120CD" w:rsidP="002C71AA">
            <w:pPr>
              <w:shd w:val="clear" w:color="auto" w:fill="FFFFFF" w:themeFill="background1"/>
            </w:pPr>
            <w:r w:rsidRPr="00D541E8">
              <w:t>0</w:t>
            </w:r>
          </w:p>
          <w:p w14:paraId="5E6E41A0" w14:textId="77777777" w:rsidR="00C120CD" w:rsidRPr="00D541E8" w:rsidRDefault="00C120CD" w:rsidP="002C71AA">
            <w:pPr>
              <w:shd w:val="clear" w:color="auto" w:fill="FFFFFF" w:themeFill="background1"/>
            </w:pPr>
            <w:r w:rsidRPr="00D541E8">
              <w:t>0</w:t>
            </w:r>
          </w:p>
        </w:tc>
        <w:tc>
          <w:tcPr>
            <w:tcW w:w="325" w:type="dxa"/>
          </w:tcPr>
          <w:p w14:paraId="46D88D70" w14:textId="77777777" w:rsidR="00C120CD" w:rsidRPr="00D541E8" w:rsidRDefault="00C120CD" w:rsidP="002C71AA">
            <w:pPr>
              <w:shd w:val="clear" w:color="auto" w:fill="FFFFFF" w:themeFill="background1"/>
            </w:pPr>
          </w:p>
          <w:p w14:paraId="7CB6D441" w14:textId="77777777" w:rsidR="00C120CD" w:rsidRPr="00D541E8" w:rsidRDefault="00C120CD" w:rsidP="002C71AA">
            <w:pPr>
              <w:shd w:val="clear" w:color="auto" w:fill="FFFFFF" w:themeFill="background1"/>
            </w:pPr>
            <w:r w:rsidRPr="00D541E8">
              <w:t>1</w:t>
            </w:r>
          </w:p>
          <w:p w14:paraId="0CF9C843" w14:textId="77777777" w:rsidR="00C120CD" w:rsidRPr="00D541E8" w:rsidRDefault="00C120CD" w:rsidP="002C71AA">
            <w:pPr>
              <w:shd w:val="clear" w:color="auto" w:fill="FFFFFF" w:themeFill="background1"/>
            </w:pPr>
            <w:r w:rsidRPr="00D541E8">
              <w:t>1</w:t>
            </w:r>
          </w:p>
          <w:p w14:paraId="6584758C" w14:textId="77777777" w:rsidR="00C120CD" w:rsidRPr="00D541E8" w:rsidRDefault="00C120CD" w:rsidP="002C71AA">
            <w:pPr>
              <w:shd w:val="clear" w:color="auto" w:fill="FFFFFF" w:themeFill="background1"/>
            </w:pPr>
            <w:r w:rsidRPr="00D541E8">
              <w:t>1</w:t>
            </w:r>
          </w:p>
        </w:tc>
        <w:tc>
          <w:tcPr>
            <w:tcW w:w="326" w:type="dxa"/>
          </w:tcPr>
          <w:p w14:paraId="259E7971" w14:textId="77777777" w:rsidR="00C120CD" w:rsidRPr="00D541E8" w:rsidRDefault="00C120CD" w:rsidP="002C71AA">
            <w:pPr>
              <w:shd w:val="clear" w:color="auto" w:fill="FFFFFF" w:themeFill="background1"/>
            </w:pPr>
          </w:p>
          <w:p w14:paraId="4BA5A803" w14:textId="77777777" w:rsidR="00C120CD" w:rsidRPr="00D541E8" w:rsidRDefault="00C120CD" w:rsidP="002C71AA">
            <w:pPr>
              <w:shd w:val="clear" w:color="auto" w:fill="FFFFFF" w:themeFill="background1"/>
            </w:pPr>
            <w:r w:rsidRPr="00D541E8">
              <w:t>2</w:t>
            </w:r>
          </w:p>
          <w:p w14:paraId="2D2B4B44" w14:textId="77777777" w:rsidR="00C120CD" w:rsidRPr="00D541E8" w:rsidRDefault="00C120CD" w:rsidP="002C71AA">
            <w:pPr>
              <w:shd w:val="clear" w:color="auto" w:fill="FFFFFF" w:themeFill="background1"/>
            </w:pPr>
            <w:r w:rsidRPr="00D541E8">
              <w:t>2</w:t>
            </w:r>
          </w:p>
          <w:p w14:paraId="70F330D0"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3CA495D9" w14:textId="77777777" w:rsidR="00C120CD" w:rsidRPr="00D541E8" w:rsidRDefault="00C120CD" w:rsidP="002C71AA">
            <w:pPr>
              <w:shd w:val="clear" w:color="auto" w:fill="FFFFFF" w:themeFill="background1"/>
              <w:spacing w:after="0"/>
            </w:pPr>
          </w:p>
        </w:tc>
      </w:tr>
      <w:tr w:rsidR="00C120CD" w:rsidRPr="00D541E8" w14:paraId="7638B2E3" w14:textId="77777777" w:rsidTr="00C120CD">
        <w:trPr>
          <w:trHeight w:val="391"/>
        </w:trPr>
        <w:tc>
          <w:tcPr>
            <w:tcW w:w="267" w:type="dxa"/>
          </w:tcPr>
          <w:p w14:paraId="7D93E066" w14:textId="77777777" w:rsidR="00C120CD" w:rsidRPr="00D541E8" w:rsidRDefault="00C120CD" w:rsidP="002C71AA">
            <w:pPr>
              <w:shd w:val="clear" w:color="auto" w:fill="FFFFFF" w:themeFill="background1"/>
            </w:pPr>
          </w:p>
          <w:p w14:paraId="2D14A669" w14:textId="77777777" w:rsidR="00C120CD" w:rsidRPr="00D541E8" w:rsidRDefault="00C120CD" w:rsidP="002C71AA">
            <w:pPr>
              <w:shd w:val="clear" w:color="auto" w:fill="FFFFFF" w:themeFill="background1"/>
            </w:pPr>
            <w:r w:rsidRPr="00D541E8">
              <w:t>0</w:t>
            </w:r>
          </w:p>
        </w:tc>
        <w:tc>
          <w:tcPr>
            <w:tcW w:w="325" w:type="dxa"/>
          </w:tcPr>
          <w:p w14:paraId="0C40DFA4" w14:textId="77777777" w:rsidR="00C120CD" w:rsidRPr="00D541E8" w:rsidRDefault="00C120CD" w:rsidP="002C71AA">
            <w:pPr>
              <w:shd w:val="clear" w:color="auto" w:fill="FFFFFF" w:themeFill="background1"/>
            </w:pPr>
          </w:p>
          <w:p w14:paraId="2FD053B9" w14:textId="77777777" w:rsidR="00C120CD" w:rsidRPr="00D541E8" w:rsidRDefault="00C120CD" w:rsidP="002C71AA">
            <w:pPr>
              <w:shd w:val="clear" w:color="auto" w:fill="FFFFFF" w:themeFill="background1"/>
            </w:pPr>
            <w:r w:rsidRPr="00D541E8">
              <w:t>1</w:t>
            </w:r>
          </w:p>
        </w:tc>
        <w:tc>
          <w:tcPr>
            <w:tcW w:w="290" w:type="dxa"/>
          </w:tcPr>
          <w:p w14:paraId="66289C13" w14:textId="77777777" w:rsidR="00C120CD" w:rsidRPr="00D541E8" w:rsidRDefault="00C120CD" w:rsidP="002C71AA">
            <w:pPr>
              <w:shd w:val="clear" w:color="auto" w:fill="FFFFFF" w:themeFill="background1"/>
            </w:pPr>
          </w:p>
          <w:p w14:paraId="3EF863C3"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5A180807"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66F8ECBA" w14:textId="77777777" w:rsidR="00C120CD" w:rsidRPr="00D541E8" w:rsidRDefault="00C120CD" w:rsidP="002C71AA">
            <w:pPr>
              <w:shd w:val="clear" w:color="auto" w:fill="FFFFFF" w:themeFill="background1"/>
            </w:pPr>
            <w:r w:rsidRPr="00D541E8">
              <w:t>0</w:t>
            </w:r>
          </w:p>
        </w:tc>
        <w:tc>
          <w:tcPr>
            <w:tcW w:w="325" w:type="dxa"/>
            <w:hideMark/>
          </w:tcPr>
          <w:p w14:paraId="769E82E5" w14:textId="77777777" w:rsidR="00C120CD" w:rsidRPr="00D541E8" w:rsidRDefault="00C120CD" w:rsidP="002C71AA">
            <w:pPr>
              <w:shd w:val="clear" w:color="auto" w:fill="FFFFFF" w:themeFill="background1"/>
            </w:pPr>
            <w:r w:rsidRPr="00D541E8">
              <w:t>1</w:t>
            </w:r>
          </w:p>
        </w:tc>
        <w:tc>
          <w:tcPr>
            <w:tcW w:w="326" w:type="dxa"/>
            <w:hideMark/>
          </w:tcPr>
          <w:p w14:paraId="3A10778A"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24C6B5C9" w14:textId="77777777" w:rsidR="00C120CD" w:rsidRPr="00D541E8" w:rsidRDefault="00C120CD" w:rsidP="002C71AA">
            <w:pPr>
              <w:shd w:val="clear" w:color="auto" w:fill="FFFFFF" w:themeFill="background1"/>
              <w:spacing w:after="0"/>
            </w:pPr>
          </w:p>
        </w:tc>
      </w:tr>
      <w:tr w:rsidR="00C120CD" w:rsidRPr="00D541E8" w14:paraId="7B56DC9B" w14:textId="77777777" w:rsidTr="00C120CD">
        <w:trPr>
          <w:trHeight w:val="265"/>
        </w:trPr>
        <w:tc>
          <w:tcPr>
            <w:tcW w:w="267" w:type="dxa"/>
            <w:hideMark/>
          </w:tcPr>
          <w:p w14:paraId="7833AA9E" w14:textId="77777777" w:rsidR="00C120CD" w:rsidRPr="00D541E8" w:rsidRDefault="00C120CD" w:rsidP="002C71AA">
            <w:pPr>
              <w:shd w:val="clear" w:color="auto" w:fill="FFFFFF" w:themeFill="background1"/>
            </w:pPr>
            <w:r w:rsidRPr="00D541E8">
              <w:t>0</w:t>
            </w:r>
          </w:p>
        </w:tc>
        <w:tc>
          <w:tcPr>
            <w:tcW w:w="325" w:type="dxa"/>
            <w:hideMark/>
          </w:tcPr>
          <w:p w14:paraId="71256ED9" w14:textId="77777777" w:rsidR="00C120CD" w:rsidRPr="00D541E8" w:rsidRDefault="00C120CD" w:rsidP="002C71AA">
            <w:pPr>
              <w:shd w:val="clear" w:color="auto" w:fill="FFFFFF" w:themeFill="background1"/>
            </w:pPr>
            <w:r w:rsidRPr="00D541E8">
              <w:t>1</w:t>
            </w:r>
          </w:p>
        </w:tc>
        <w:tc>
          <w:tcPr>
            <w:tcW w:w="290" w:type="dxa"/>
            <w:hideMark/>
          </w:tcPr>
          <w:p w14:paraId="441A79FC" w14:textId="77777777" w:rsidR="00C120CD" w:rsidRPr="00D541E8" w:rsidRDefault="00C120CD" w:rsidP="002C71AA">
            <w:pPr>
              <w:shd w:val="clear" w:color="auto" w:fill="FFFFFF" w:themeFill="background1"/>
            </w:pPr>
            <w:r w:rsidRPr="00D541E8">
              <w:t>2</w:t>
            </w:r>
          </w:p>
        </w:tc>
        <w:tc>
          <w:tcPr>
            <w:tcW w:w="4161" w:type="dxa"/>
            <w:vMerge/>
            <w:tcBorders>
              <w:top w:val="nil"/>
              <w:left w:val="nil"/>
              <w:bottom w:val="single" w:sz="6" w:space="0" w:color="000000"/>
              <w:right w:val="single" w:sz="8" w:space="0" w:color="000000"/>
            </w:tcBorders>
            <w:vAlign w:val="center"/>
            <w:hideMark/>
          </w:tcPr>
          <w:p w14:paraId="46C69BD4"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4C54E157" w14:textId="77777777" w:rsidR="00C120CD" w:rsidRPr="00D541E8" w:rsidRDefault="00C120CD" w:rsidP="002C71AA">
            <w:pPr>
              <w:shd w:val="clear" w:color="auto" w:fill="FFFFFF" w:themeFill="background1"/>
            </w:pPr>
            <w:r w:rsidRPr="00D541E8">
              <w:t>0</w:t>
            </w:r>
          </w:p>
        </w:tc>
        <w:tc>
          <w:tcPr>
            <w:tcW w:w="325" w:type="dxa"/>
            <w:hideMark/>
          </w:tcPr>
          <w:p w14:paraId="6F55B1D3" w14:textId="77777777" w:rsidR="00C120CD" w:rsidRPr="00D541E8" w:rsidRDefault="00C120CD" w:rsidP="002C71AA">
            <w:pPr>
              <w:shd w:val="clear" w:color="auto" w:fill="FFFFFF" w:themeFill="background1"/>
            </w:pPr>
            <w:r w:rsidRPr="00D541E8">
              <w:t>1</w:t>
            </w:r>
          </w:p>
        </w:tc>
        <w:tc>
          <w:tcPr>
            <w:tcW w:w="326" w:type="dxa"/>
            <w:hideMark/>
          </w:tcPr>
          <w:p w14:paraId="4593E915"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5661A72A" w14:textId="77777777" w:rsidR="00C120CD" w:rsidRPr="00D541E8" w:rsidRDefault="00C120CD" w:rsidP="002C71AA">
            <w:pPr>
              <w:shd w:val="clear" w:color="auto" w:fill="FFFFFF" w:themeFill="background1"/>
              <w:spacing w:after="0"/>
            </w:pPr>
          </w:p>
        </w:tc>
      </w:tr>
      <w:tr w:rsidR="00C120CD" w:rsidRPr="00D541E8" w14:paraId="3755D933" w14:textId="77777777" w:rsidTr="00C120CD">
        <w:trPr>
          <w:trHeight w:val="239"/>
        </w:trPr>
        <w:tc>
          <w:tcPr>
            <w:tcW w:w="267" w:type="dxa"/>
          </w:tcPr>
          <w:p w14:paraId="4E5A2B28" w14:textId="77777777" w:rsidR="00C120CD" w:rsidRPr="00D541E8" w:rsidRDefault="00C120CD" w:rsidP="002C71AA">
            <w:pPr>
              <w:shd w:val="clear" w:color="auto" w:fill="FFFFFF" w:themeFill="background1"/>
            </w:pPr>
          </w:p>
        </w:tc>
        <w:tc>
          <w:tcPr>
            <w:tcW w:w="325" w:type="dxa"/>
          </w:tcPr>
          <w:p w14:paraId="74367951" w14:textId="77777777" w:rsidR="00C120CD" w:rsidRPr="00D541E8" w:rsidRDefault="00C120CD" w:rsidP="002C71AA">
            <w:pPr>
              <w:shd w:val="clear" w:color="auto" w:fill="FFFFFF" w:themeFill="background1"/>
            </w:pPr>
          </w:p>
        </w:tc>
        <w:tc>
          <w:tcPr>
            <w:tcW w:w="290" w:type="dxa"/>
          </w:tcPr>
          <w:p w14:paraId="68D905D2" w14:textId="77777777" w:rsidR="00C120CD" w:rsidRPr="00D541E8" w:rsidRDefault="00C120CD" w:rsidP="002C71AA">
            <w:pPr>
              <w:shd w:val="clear" w:color="auto" w:fill="FFFFFF" w:themeFill="background1"/>
            </w:pPr>
          </w:p>
        </w:tc>
        <w:tc>
          <w:tcPr>
            <w:tcW w:w="4161" w:type="dxa"/>
            <w:vMerge/>
            <w:tcBorders>
              <w:top w:val="nil"/>
              <w:left w:val="nil"/>
              <w:bottom w:val="single" w:sz="6" w:space="0" w:color="000000"/>
              <w:right w:val="single" w:sz="8" w:space="0" w:color="000000"/>
            </w:tcBorders>
            <w:vAlign w:val="center"/>
            <w:hideMark/>
          </w:tcPr>
          <w:p w14:paraId="68C12A9E"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nil"/>
              <w:right w:val="nil"/>
            </w:tcBorders>
            <w:hideMark/>
          </w:tcPr>
          <w:p w14:paraId="558CEDBA" w14:textId="77777777" w:rsidR="00C120CD" w:rsidRPr="00D541E8" w:rsidRDefault="00C120CD" w:rsidP="002C71AA">
            <w:pPr>
              <w:shd w:val="clear" w:color="auto" w:fill="FFFFFF" w:themeFill="background1"/>
            </w:pPr>
            <w:r w:rsidRPr="00D541E8">
              <w:t>0</w:t>
            </w:r>
          </w:p>
        </w:tc>
        <w:tc>
          <w:tcPr>
            <w:tcW w:w="325" w:type="dxa"/>
            <w:hideMark/>
          </w:tcPr>
          <w:p w14:paraId="1A88DBDA" w14:textId="77777777" w:rsidR="00C120CD" w:rsidRPr="00D541E8" w:rsidRDefault="00C120CD" w:rsidP="002C71AA">
            <w:pPr>
              <w:shd w:val="clear" w:color="auto" w:fill="FFFFFF" w:themeFill="background1"/>
            </w:pPr>
            <w:r w:rsidRPr="00D541E8">
              <w:t>1</w:t>
            </w:r>
          </w:p>
        </w:tc>
        <w:tc>
          <w:tcPr>
            <w:tcW w:w="326" w:type="dxa"/>
            <w:hideMark/>
          </w:tcPr>
          <w:p w14:paraId="0F670786"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7E986489" w14:textId="77777777" w:rsidR="00C120CD" w:rsidRPr="00D541E8" w:rsidRDefault="00C120CD" w:rsidP="002C71AA">
            <w:pPr>
              <w:shd w:val="clear" w:color="auto" w:fill="FFFFFF" w:themeFill="background1"/>
              <w:spacing w:after="0"/>
            </w:pPr>
          </w:p>
        </w:tc>
      </w:tr>
      <w:tr w:rsidR="00C120CD" w:rsidRPr="00D541E8" w14:paraId="05385393" w14:textId="77777777" w:rsidTr="00C120CD">
        <w:trPr>
          <w:trHeight w:val="580"/>
        </w:trPr>
        <w:tc>
          <w:tcPr>
            <w:tcW w:w="267" w:type="dxa"/>
            <w:tcBorders>
              <w:top w:val="nil"/>
              <w:left w:val="nil"/>
              <w:bottom w:val="single" w:sz="6" w:space="0" w:color="000000"/>
              <w:right w:val="nil"/>
            </w:tcBorders>
          </w:tcPr>
          <w:p w14:paraId="737A5610" w14:textId="77777777" w:rsidR="00C120CD" w:rsidRPr="00D541E8" w:rsidRDefault="00C120CD" w:rsidP="002C71AA">
            <w:pPr>
              <w:shd w:val="clear" w:color="auto" w:fill="FFFFFF" w:themeFill="background1"/>
            </w:pPr>
          </w:p>
        </w:tc>
        <w:tc>
          <w:tcPr>
            <w:tcW w:w="325" w:type="dxa"/>
            <w:tcBorders>
              <w:top w:val="nil"/>
              <w:left w:val="nil"/>
              <w:bottom w:val="single" w:sz="6" w:space="0" w:color="000000"/>
              <w:right w:val="nil"/>
            </w:tcBorders>
          </w:tcPr>
          <w:p w14:paraId="37448A2A" w14:textId="77777777" w:rsidR="00C120CD" w:rsidRPr="00D541E8" w:rsidRDefault="00C120CD" w:rsidP="002C71AA">
            <w:pPr>
              <w:shd w:val="clear" w:color="auto" w:fill="FFFFFF" w:themeFill="background1"/>
            </w:pPr>
          </w:p>
        </w:tc>
        <w:tc>
          <w:tcPr>
            <w:tcW w:w="290" w:type="dxa"/>
            <w:tcBorders>
              <w:top w:val="nil"/>
              <w:left w:val="nil"/>
              <w:bottom w:val="single" w:sz="6" w:space="0" w:color="000000"/>
              <w:right w:val="nil"/>
            </w:tcBorders>
          </w:tcPr>
          <w:p w14:paraId="5B754BE4" w14:textId="77777777" w:rsidR="00C120CD" w:rsidRPr="00D541E8" w:rsidRDefault="00C120CD" w:rsidP="002C71AA">
            <w:pPr>
              <w:shd w:val="clear" w:color="auto" w:fill="FFFFFF" w:themeFill="background1"/>
            </w:pPr>
          </w:p>
        </w:tc>
        <w:tc>
          <w:tcPr>
            <w:tcW w:w="4161" w:type="dxa"/>
            <w:vMerge/>
            <w:tcBorders>
              <w:top w:val="nil"/>
              <w:left w:val="nil"/>
              <w:bottom w:val="single" w:sz="6" w:space="0" w:color="000000"/>
              <w:right w:val="single" w:sz="8" w:space="0" w:color="000000"/>
            </w:tcBorders>
            <w:vAlign w:val="center"/>
            <w:hideMark/>
          </w:tcPr>
          <w:p w14:paraId="3DED537A" w14:textId="77777777" w:rsidR="00C120CD" w:rsidRPr="00D541E8" w:rsidRDefault="00C120CD" w:rsidP="002C71AA">
            <w:pPr>
              <w:shd w:val="clear" w:color="auto" w:fill="FFFFFF" w:themeFill="background1"/>
              <w:spacing w:after="0"/>
            </w:pPr>
          </w:p>
        </w:tc>
        <w:tc>
          <w:tcPr>
            <w:tcW w:w="647" w:type="dxa"/>
            <w:tcBorders>
              <w:top w:val="nil"/>
              <w:left w:val="single" w:sz="8" w:space="0" w:color="000000"/>
              <w:bottom w:val="single" w:sz="6" w:space="0" w:color="000000"/>
              <w:right w:val="nil"/>
            </w:tcBorders>
            <w:hideMark/>
          </w:tcPr>
          <w:p w14:paraId="54A84D81" w14:textId="77777777" w:rsidR="00C120CD" w:rsidRPr="00D541E8" w:rsidRDefault="00C120CD" w:rsidP="002C71AA">
            <w:pPr>
              <w:shd w:val="clear" w:color="auto" w:fill="FFFFFF" w:themeFill="background1"/>
            </w:pPr>
            <w:r w:rsidRPr="00D541E8">
              <w:t>0</w:t>
            </w:r>
          </w:p>
        </w:tc>
        <w:tc>
          <w:tcPr>
            <w:tcW w:w="325" w:type="dxa"/>
            <w:tcBorders>
              <w:top w:val="nil"/>
              <w:left w:val="nil"/>
              <w:bottom w:val="single" w:sz="6" w:space="0" w:color="000000"/>
              <w:right w:val="nil"/>
            </w:tcBorders>
            <w:hideMark/>
          </w:tcPr>
          <w:p w14:paraId="57B23410" w14:textId="77777777" w:rsidR="00C120CD" w:rsidRPr="00D541E8" w:rsidRDefault="00C120CD" w:rsidP="002C71AA">
            <w:pPr>
              <w:shd w:val="clear" w:color="auto" w:fill="FFFFFF" w:themeFill="background1"/>
            </w:pPr>
            <w:r w:rsidRPr="00D541E8">
              <w:t>1</w:t>
            </w:r>
          </w:p>
        </w:tc>
        <w:tc>
          <w:tcPr>
            <w:tcW w:w="326" w:type="dxa"/>
            <w:tcBorders>
              <w:top w:val="nil"/>
              <w:left w:val="nil"/>
              <w:bottom w:val="single" w:sz="6" w:space="0" w:color="000000"/>
              <w:right w:val="nil"/>
            </w:tcBorders>
            <w:hideMark/>
          </w:tcPr>
          <w:p w14:paraId="6A8440B9" w14:textId="77777777" w:rsidR="00C120CD" w:rsidRPr="00D541E8" w:rsidRDefault="00C120CD" w:rsidP="002C71AA">
            <w:pPr>
              <w:shd w:val="clear" w:color="auto" w:fill="FFFFFF" w:themeFill="background1"/>
            </w:pPr>
            <w:r w:rsidRPr="00D541E8">
              <w:t>2</w:t>
            </w:r>
          </w:p>
        </w:tc>
        <w:tc>
          <w:tcPr>
            <w:tcW w:w="3775" w:type="dxa"/>
            <w:vMerge/>
            <w:tcBorders>
              <w:top w:val="single" w:sz="4" w:space="0" w:color="000000"/>
              <w:left w:val="nil"/>
              <w:bottom w:val="single" w:sz="6" w:space="0" w:color="000000"/>
              <w:right w:val="nil"/>
            </w:tcBorders>
            <w:vAlign w:val="center"/>
            <w:hideMark/>
          </w:tcPr>
          <w:p w14:paraId="6EB3DD29" w14:textId="77777777" w:rsidR="00C120CD" w:rsidRPr="00D541E8" w:rsidRDefault="00C120CD" w:rsidP="002C71AA">
            <w:pPr>
              <w:shd w:val="clear" w:color="auto" w:fill="FFFFFF" w:themeFill="background1"/>
              <w:spacing w:after="0"/>
            </w:pPr>
          </w:p>
        </w:tc>
      </w:tr>
    </w:tbl>
    <w:p w14:paraId="5CEAF49C" w14:textId="3E3FBF33" w:rsidR="00C120CD" w:rsidRPr="00D541E8" w:rsidRDefault="00C120CD" w:rsidP="002C71AA">
      <w:pPr>
        <w:shd w:val="clear" w:color="auto" w:fill="FFFFFF" w:themeFill="background1"/>
      </w:pPr>
      <w:r w:rsidRPr="00D541E8">
        <w:rPr>
          <w:noProof/>
        </w:rPr>
        <mc:AlternateContent>
          <mc:Choice Requires="wps">
            <w:drawing>
              <wp:anchor distT="0" distB="0" distL="114300" distR="114300" simplePos="0" relativeHeight="251658359" behindDoc="1" locked="0" layoutInCell="1" allowOverlap="1" wp14:anchorId="51158641" wp14:editId="4FFD29F7">
                <wp:simplePos x="0" y="0"/>
                <wp:positionH relativeFrom="page">
                  <wp:posOffset>4996815</wp:posOffset>
                </wp:positionH>
                <wp:positionV relativeFrom="paragraph">
                  <wp:posOffset>-113665</wp:posOffset>
                </wp:positionV>
                <wp:extent cx="2038350" cy="0"/>
                <wp:effectExtent l="0" t="0" r="0" b="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38350" cy="0"/>
                        </a:xfrm>
                        <a:prstGeom prst="line">
                          <a:avLst/>
                        </a:prstGeom>
                        <a:noFill/>
                        <a:ln w="681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927BCE5">
              <v:line id="Straight Connector 73" style="position:absolute;z-index:-25165811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8936mm" from="393.45pt,-8.95pt" to="553.95pt,-8.95pt" w14:anchorId="2B5FB4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">
                <o:lock v:ext="edit" shapetype="f"/>
                <w10:wrap anchorx="page"/>
              </v:line>
            </w:pict>
          </mc:Fallback>
        </mc:AlternateContent>
      </w:r>
      <w:r w:rsidRPr="00D541E8">
        <w:t>PAGE 3 Be sure you answered all items Then see other side.</w:t>
      </w:r>
    </w:p>
    <w:p w14:paraId="3CB6E614" w14:textId="77777777" w:rsidR="00C120CD" w:rsidRPr="00D541E8" w:rsidRDefault="00C120CD" w:rsidP="002C71AA">
      <w:pPr>
        <w:shd w:val="clear" w:color="auto" w:fill="FFFFFF" w:themeFill="background1"/>
        <w:spacing w:after="0"/>
        <w:sectPr w:rsidR="00C120CD" w:rsidRPr="00D541E8">
          <w:headerReference w:type="default" r:id="rId56"/>
          <w:pgSz w:w="12240" w:h="15840"/>
          <w:pgMar w:top="1260" w:right="780" w:bottom="280" w:left="940" w:header="1056" w:footer="0" w:gutter="0"/>
          <w:cols w:space="720"/>
        </w:sectPr>
      </w:pPr>
    </w:p>
    <w:p w14:paraId="4FA56C33" w14:textId="38C56437" w:rsidR="00C120CD" w:rsidRPr="00D541E8" w:rsidRDefault="00C120CD" w:rsidP="002C71AA">
      <w:pPr>
        <w:shd w:val="clear" w:color="auto" w:fill="FFFFFF" w:themeFill="background1"/>
      </w:pPr>
      <w:r w:rsidRPr="00D541E8">
        <w:rPr>
          <w:noProof/>
        </w:rPr>
        <mc:AlternateContent>
          <mc:Choice Requires="wpg">
            <w:drawing>
              <wp:anchor distT="0" distB="0" distL="114300" distR="114300" simplePos="0" relativeHeight="251658361" behindDoc="1" locked="0" layoutInCell="1" allowOverlap="1" wp14:anchorId="41CC539D" wp14:editId="04DD4C51">
                <wp:simplePos x="0" y="0"/>
                <wp:positionH relativeFrom="page">
                  <wp:posOffset>697865</wp:posOffset>
                </wp:positionH>
                <wp:positionV relativeFrom="paragraph">
                  <wp:posOffset>339725</wp:posOffset>
                </wp:positionV>
                <wp:extent cx="6440170" cy="7310120"/>
                <wp:effectExtent l="0" t="0" r="0" b="24130"/>
                <wp:wrapNone/>
                <wp:docPr id="79" name="Group 79"/>
                <wp:cNvGraphicFramePr/>
                <a:graphic xmlns:a="http://schemas.openxmlformats.org/drawingml/2006/main">
                  <a:graphicData uri="http://schemas.microsoft.com/office/word/2010/wordprocessingGroup">
                    <wpg:wgp>
                      <wpg:cNvGrpSpPr/>
                      <wpg:grpSpPr bwMode="auto">
                        <a:xfrm>
                          <a:off x="0" y="0"/>
                          <a:ext cx="6440170" cy="7310120"/>
                          <a:chOff x="0" y="8"/>
                          <a:chExt cx="10142" cy="11497"/>
                        </a:xfrm>
                      </wpg:grpSpPr>
                      <wps:wsp>
                        <wps:cNvPr id="138" name="Rectangle 138"/>
                        <wps:cNvSpPr>
                          <a:spLocks/>
                        </wps:cNvSpPr>
                        <wps:spPr bwMode="auto">
                          <a:xfrm>
                            <a:off x="6748" y="11439"/>
                            <a:ext cx="339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Line 11"/>
                        <wps:cNvCnPr>
                          <a:cxnSpLocks/>
                        </wps:cNvCnPr>
                        <wps:spPr bwMode="auto">
                          <a:xfrm>
                            <a:off x="45" y="15"/>
                            <a:ext cx="100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0"/>
                        <wps:cNvCnPr>
                          <a:cxnSpLocks/>
                        </wps:cNvCnPr>
                        <wps:spPr bwMode="auto">
                          <a:xfrm>
                            <a:off x="4976" y="8"/>
                            <a:ext cx="0" cy="1149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9"/>
                        <wps:cNvCnPr>
                          <a:cxnSpLocks/>
                        </wps:cNvCnPr>
                        <wps:spPr bwMode="auto">
                          <a:xfrm>
                            <a:off x="0" y="11505"/>
                            <a:ext cx="100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0AB1E58">
              <v:group id="Group 79" style="position:absolute;margin-left:54.95pt;margin-top:26.75pt;width:507.1pt;height:575.6pt;z-index:-251658111;mso-position-horizontal-relative:page" coordsize="10142,11497" coordorigin=",8" o:spid="_x0000_s1026" w14:anchorId="56B77E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">
                <v:rect id="Rectangle 138" style="position:absolute;left:6748;top:11439;width:3394;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">
                  <v:path arrowok="t"/>
                </v:rect>
                <v:line id="Line 11" style="position:absolute;visibility:visible;mso-wrap-style:square" o:spid="_x0000_s1028" o:connectortype="straight" from="45,15" to="100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">
                  <o:lock v:ext="edit" shapetype="f"/>
                </v:line>
                <v:line id="Line 10" style="position:absolute;visibility:visible;mso-wrap-style:square" o:spid="_x0000_s1029" o:connectortype="straight" from="4976,8" to="4976,11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kexwAAANwAAAAPAAAAZHJzL2Rvd25yZXYueG1sRI9BS8NA&#10;EIXvQv/DMgVvdlOVI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ACTuR7HAAAA3AAA&#10;AA8AAAAAAAAAAAAAAAAABwIAAGRycy9kb3ducmV2LnhtbFBLBQYAAAAAAwADALcAAAD7AgAAAAA=&#10;">
                  <o:lock v:ext="edit" shapetype="f"/>
                </v:line>
                <v:line id="Line 9" style="position:absolute;visibility:visible;mso-wrap-style:square" o:spid="_x0000_s1030" o:connectortype="straight" from="0,11505" to="10050,1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xyFxAAAANwAAAAPAAAAZHJzL2Rvd25yZXYueG1sRE9Na8JA&#10;EL0X/A/LFHqrG20J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G/fHIXEAAAA3AAAAA8A&#10;AAAAAAAAAAAAAAAABwIAAGRycy9kb3ducmV2LnhtbFBLBQYAAAAAAwADALcAAAD4AgAAAAA=&#10;">
                  <o:lock v:ext="edit" shapetype="f"/>
                </v:line>
                <w10:wrap anchorx="page"/>
              </v:group>
            </w:pict>
          </mc:Fallback>
        </mc:AlternateContent>
      </w:r>
      <w:r w:rsidRPr="00D541E8">
        <w:rPr>
          <w:noProof/>
        </w:rPr>
        <mc:AlternateContent>
          <mc:Choice Requires="wps">
            <w:drawing>
              <wp:anchor distT="0" distB="0" distL="114300" distR="114300" simplePos="0" relativeHeight="251658362" behindDoc="1" locked="0" layoutInCell="1" allowOverlap="1" wp14:anchorId="56B08C5E" wp14:editId="1ADFC9A9">
                <wp:simplePos x="0" y="0"/>
                <wp:positionH relativeFrom="page">
                  <wp:posOffset>12065</wp:posOffset>
                </wp:positionH>
                <wp:positionV relativeFrom="page">
                  <wp:posOffset>4067175</wp:posOffset>
                </wp:positionV>
                <wp:extent cx="7729220" cy="1905000"/>
                <wp:effectExtent l="0" t="0" r="0" b="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A4DC866" w14:textId="77777777" w:rsidR="0061330C" w:rsidRDefault="0061330C" w:rsidP="00C120CD">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vertOverflow="clip" horzOverflow="clip"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6B08C5E" id="Text Box 107" o:spid="_x0000_s1107" type="#_x0000_t202" style="position:absolute;margin-left:.95pt;margin-top:320.25pt;width:608.6pt;height:150pt;rotation:-45;z-index:-2516581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" filled="f" stroked="f">
                <v:stroke joinstyle="round"/>
                <v:path arrowok="t"/>
                <v:textbox>
                  <w:txbxContent>
                    <w:p w14:paraId="1A4DC866" w14:textId="77777777" w:rsidR="0061330C" w:rsidRDefault="0061330C" w:rsidP="00C120CD">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r w:rsidRPr="00D541E8">
        <w:t>0 = Not True (as far as you know)</w:t>
      </w:r>
      <w:r w:rsidRPr="00D541E8">
        <w:tab/>
        <w:t>1 = Somewhat or Sometimes True</w:t>
      </w:r>
      <w:r w:rsidRPr="00D541E8">
        <w:tab/>
        <w:t>2 = Very True or Often True</w:t>
      </w:r>
    </w:p>
    <w:p w14:paraId="1834BFB0" w14:textId="37FADA1C" w:rsidR="00C120CD" w:rsidRPr="00D541E8" w:rsidRDefault="00C120CD" w:rsidP="002C71AA">
      <w:pPr>
        <w:shd w:val="clear" w:color="auto" w:fill="FFFFFF" w:themeFill="background1"/>
      </w:pPr>
      <w:r w:rsidRPr="00D541E8">
        <w:rPr>
          <w:noProof/>
        </w:rPr>
        <mc:AlternateContent>
          <mc:Choice Requires="wps">
            <w:drawing>
              <wp:anchor distT="0" distB="0" distL="0" distR="0" simplePos="0" relativeHeight="251658363" behindDoc="1" locked="0" layoutInCell="1" allowOverlap="1" wp14:anchorId="4E05E649" wp14:editId="742E86EB">
                <wp:simplePos x="0" y="0"/>
                <wp:positionH relativeFrom="page">
                  <wp:posOffset>697865</wp:posOffset>
                </wp:positionH>
                <wp:positionV relativeFrom="paragraph">
                  <wp:posOffset>173355</wp:posOffset>
                </wp:positionV>
                <wp:extent cx="3155315" cy="7014210"/>
                <wp:effectExtent l="0" t="0" r="6985" b="15240"/>
                <wp:wrapTopAndBottom/>
                <wp:docPr id="10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55315" cy="701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35"/>
                              <w:gridCol w:w="325"/>
                              <w:gridCol w:w="289"/>
                              <w:gridCol w:w="377"/>
                              <w:gridCol w:w="3742"/>
                            </w:tblGrid>
                            <w:tr w:rsidR="0061330C" w14:paraId="054E8FA5" w14:textId="77777777">
                              <w:trPr>
                                <w:trHeight w:val="389"/>
                              </w:trPr>
                              <w:tc>
                                <w:tcPr>
                                  <w:tcW w:w="235" w:type="dxa"/>
                                  <w:hideMark/>
                                </w:tcPr>
                                <w:p w14:paraId="66B5CF5A" w14:textId="77777777" w:rsidR="0061330C" w:rsidRDefault="0061330C">
                                  <w:pPr>
                                    <w:pStyle w:val="TableParagraph"/>
                                    <w:spacing w:before="149" w:line="256" w:lineRule="auto"/>
                                    <w:ind w:left="24"/>
                                    <w:rPr>
                                      <w:b/>
                                      <w:sz w:val="17"/>
                                    </w:rPr>
                                  </w:pPr>
                                  <w:r>
                                    <w:rPr>
                                      <w:b/>
                                      <w:sz w:val="17"/>
                                    </w:rPr>
                                    <w:t>0</w:t>
                                  </w:r>
                                </w:p>
                              </w:tc>
                              <w:tc>
                                <w:tcPr>
                                  <w:tcW w:w="325" w:type="dxa"/>
                                  <w:hideMark/>
                                </w:tcPr>
                                <w:p w14:paraId="67E0AAA7" w14:textId="77777777" w:rsidR="0061330C" w:rsidRDefault="0061330C">
                                  <w:pPr>
                                    <w:pStyle w:val="TableParagraph"/>
                                    <w:spacing w:before="149" w:line="256" w:lineRule="auto"/>
                                    <w:ind w:left="116"/>
                                    <w:rPr>
                                      <w:b/>
                                      <w:sz w:val="17"/>
                                    </w:rPr>
                                  </w:pPr>
                                  <w:r>
                                    <w:rPr>
                                      <w:b/>
                                      <w:sz w:val="17"/>
                                    </w:rPr>
                                    <w:t>1</w:t>
                                  </w:r>
                                </w:p>
                              </w:tc>
                              <w:tc>
                                <w:tcPr>
                                  <w:tcW w:w="289" w:type="dxa"/>
                                  <w:hideMark/>
                                </w:tcPr>
                                <w:p w14:paraId="30FFA548" w14:textId="77777777" w:rsidR="0061330C" w:rsidRDefault="0061330C">
                                  <w:pPr>
                                    <w:pStyle w:val="TableParagraph"/>
                                    <w:spacing w:before="149" w:line="256" w:lineRule="auto"/>
                                    <w:ind w:left="35"/>
                                    <w:jc w:val="center"/>
                                    <w:rPr>
                                      <w:b/>
                                      <w:sz w:val="17"/>
                                    </w:rPr>
                                  </w:pPr>
                                  <w:r>
                                    <w:rPr>
                                      <w:b/>
                                      <w:sz w:val="17"/>
                                    </w:rPr>
                                    <w:t>2</w:t>
                                  </w:r>
                                </w:p>
                              </w:tc>
                              <w:tc>
                                <w:tcPr>
                                  <w:tcW w:w="377" w:type="dxa"/>
                                  <w:hideMark/>
                                </w:tcPr>
                                <w:p w14:paraId="5A74821D" w14:textId="77777777" w:rsidR="0061330C" w:rsidRDefault="0061330C">
                                  <w:pPr>
                                    <w:pStyle w:val="TableParagraph"/>
                                    <w:spacing w:before="149" w:line="256" w:lineRule="auto"/>
                                    <w:ind w:left="58" w:right="41"/>
                                    <w:jc w:val="center"/>
                                    <w:rPr>
                                      <w:sz w:val="17"/>
                                    </w:rPr>
                                  </w:pPr>
                                  <w:r>
                                    <w:rPr>
                                      <w:sz w:val="17"/>
                                    </w:rPr>
                                    <w:t>57.</w:t>
                                  </w:r>
                                </w:p>
                              </w:tc>
                              <w:tc>
                                <w:tcPr>
                                  <w:tcW w:w="3742" w:type="dxa"/>
                                  <w:hideMark/>
                                </w:tcPr>
                                <w:p w14:paraId="42B06CE6" w14:textId="77777777" w:rsidR="0061330C" w:rsidRDefault="0061330C">
                                  <w:pPr>
                                    <w:pStyle w:val="TableParagraph"/>
                                    <w:spacing w:before="149" w:line="256" w:lineRule="auto"/>
                                    <w:ind w:left="22"/>
                                    <w:rPr>
                                      <w:sz w:val="17"/>
                                    </w:rPr>
                                  </w:pPr>
                                  <w:r>
                                    <w:rPr>
                                      <w:sz w:val="17"/>
                                    </w:rPr>
                                    <w:t>Physically attacks people</w:t>
                                  </w:r>
                                </w:p>
                              </w:tc>
                            </w:tr>
                            <w:tr w:rsidR="0061330C" w14:paraId="614B4B9D" w14:textId="77777777">
                              <w:trPr>
                                <w:trHeight w:val="868"/>
                              </w:trPr>
                              <w:tc>
                                <w:tcPr>
                                  <w:tcW w:w="235" w:type="dxa"/>
                                  <w:hideMark/>
                                </w:tcPr>
                                <w:p w14:paraId="31E9697C" w14:textId="77777777" w:rsidR="0061330C" w:rsidRDefault="0061330C">
                                  <w:pPr>
                                    <w:pStyle w:val="TableParagraph"/>
                                    <w:spacing w:line="256" w:lineRule="auto"/>
                                    <w:ind w:left="24"/>
                                    <w:rPr>
                                      <w:b/>
                                      <w:sz w:val="17"/>
                                    </w:rPr>
                                  </w:pPr>
                                  <w:r>
                                    <w:rPr>
                                      <w:b/>
                                      <w:sz w:val="17"/>
                                    </w:rPr>
                                    <w:t>0</w:t>
                                  </w:r>
                                </w:p>
                              </w:tc>
                              <w:tc>
                                <w:tcPr>
                                  <w:tcW w:w="325" w:type="dxa"/>
                                  <w:hideMark/>
                                </w:tcPr>
                                <w:p w14:paraId="62808AE5" w14:textId="77777777" w:rsidR="0061330C" w:rsidRDefault="0061330C">
                                  <w:pPr>
                                    <w:pStyle w:val="TableParagraph"/>
                                    <w:spacing w:line="256" w:lineRule="auto"/>
                                    <w:ind w:left="116"/>
                                    <w:rPr>
                                      <w:b/>
                                      <w:sz w:val="17"/>
                                    </w:rPr>
                                  </w:pPr>
                                  <w:r>
                                    <w:rPr>
                                      <w:b/>
                                      <w:sz w:val="17"/>
                                    </w:rPr>
                                    <w:t>1</w:t>
                                  </w:r>
                                </w:p>
                              </w:tc>
                              <w:tc>
                                <w:tcPr>
                                  <w:tcW w:w="289" w:type="dxa"/>
                                  <w:hideMark/>
                                </w:tcPr>
                                <w:p w14:paraId="785D4CA7" w14:textId="77777777" w:rsidR="0061330C" w:rsidRDefault="0061330C">
                                  <w:pPr>
                                    <w:pStyle w:val="TableParagraph"/>
                                    <w:spacing w:line="256" w:lineRule="auto"/>
                                    <w:ind w:left="35"/>
                                    <w:jc w:val="center"/>
                                    <w:rPr>
                                      <w:b/>
                                      <w:sz w:val="17"/>
                                    </w:rPr>
                                  </w:pPr>
                                  <w:r>
                                    <w:rPr>
                                      <w:b/>
                                      <w:sz w:val="17"/>
                                    </w:rPr>
                                    <w:t>2</w:t>
                                  </w:r>
                                </w:p>
                              </w:tc>
                              <w:tc>
                                <w:tcPr>
                                  <w:tcW w:w="377" w:type="dxa"/>
                                  <w:hideMark/>
                                </w:tcPr>
                                <w:p w14:paraId="2E529E3A" w14:textId="77777777" w:rsidR="0061330C" w:rsidRDefault="0061330C">
                                  <w:pPr>
                                    <w:pStyle w:val="TableParagraph"/>
                                    <w:spacing w:line="256" w:lineRule="auto"/>
                                    <w:ind w:left="58" w:right="41"/>
                                    <w:jc w:val="center"/>
                                    <w:rPr>
                                      <w:sz w:val="17"/>
                                    </w:rPr>
                                  </w:pPr>
                                  <w:r>
                                    <w:rPr>
                                      <w:sz w:val="17"/>
                                    </w:rPr>
                                    <w:t>58.</w:t>
                                  </w:r>
                                </w:p>
                              </w:tc>
                              <w:tc>
                                <w:tcPr>
                                  <w:tcW w:w="3742" w:type="dxa"/>
                                  <w:tcBorders>
                                    <w:top w:val="nil"/>
                                    <w:left w:val="nil"/>
                                    <w:bottom w:val="single" w:sz="4" w:space="0" w:color="000000"/>
                                    <w:right w:val="nil"/>
                                  </w:tcBorders>
                                  <w:hideMark/>
                                </w:tcPr>
                                <w:p w14:paraId="328CDEC7" w14:textId="77777777" w:rsidR="0061330C" w:rsidRDefault="0061330C">
                                  <w:pPr>
                                    <w:pStyle w:val="TableParagraph"/>
                                    <w:spacing w:line="256" w:lineRule="auto"/>
                                    <w:ind w:left="22" w:right="319"/>
                                    <w:rPr>
                                      <w:sz w:val="17"/>
                                    </w:rPr>
                                  </w:pPr>
                                  <w:r>
                                    <w:rPr>
                                      <w:sz w:val="17"/>
                                    </w:rPr>
                                    <w:t>Picks nose, skin, or other parts of body (describe):</w:t>
                                  </w:r>
                                </w:p>
                              </w:tc>
                            </w:tr>
                            <w:tr w:rsidR="0061330C" w14:paraId="4E866021" w14:textId="77777777">
                              <w:trPr>
                                <w:trHeight w:val="280"/>
                              </w:trPr>
                              <w:tc>
                                <w:tcPr>
                                  <w:tcW w:w="235" w:type="dxa"/>
                                  <w:hideMark/>
                                </w:tcPr>
                                <w:p w14:paraId="20A09F47" w14:textId="77777777" w:rsidR="0061330C" w:rsidRDefault="0061330C">
                                  <w:pPr>
                                    <w:pStyle w:val="TableParagraph"/>
                                    <w:spacing w:before="39" w:line="256" w:lineRule="auto"/>
                                    <w:ind w:left="24"/>
                                    <w:rPr>
                                      <w:b/>
                                      <w:sz w:val="17"/>
                                    </w:rPr>
                                  </w:pPr>
                                  <w:r>
                                    <w:rPr>
                                      <w:b/>
                                      <w:sz w:val="17"/>
                                    </w:rPr>
                                    <w:t>0</w:t>
                                  </w:r>
                                </w:p>
                              </w:tc>
                              <w:tc>
                                <w:tcPr>
                                  <w:tcW w:w="325" w:type="dxa"/>
                                  <w:hideMark/>
                                </w:tcPr>
                                <w:p w14:paraId="4D0B2715" w14:textId="77777777" w:rsidR="0061330C" w:rsidRDefault="0061330C">
                                  <w:pPr>
                                    <w:pStyle w:val="TableParagraph"/>
                                    <w:spacing w:before="39" w:line="256" w:lineRule="auto"/>
                                    <w:ind w:left="116"/>
                                    <w:rPr>
                                      <w:b/>
                                      <w:sz w:val="17"/>
                                    </w:rPr>
                                  </w:pPr>
                                  <w:r>
                                    <w:rPr>
                                      <w:b/>
                                      <w:sz w:val="17"/>
                                    </w:rPr>
                                    <w:t>1</w:t>
                                  </w:r>
                                </w:p>
                              </w:tc>
                              <w:tc>
                                <w:tcPr>
                                  <w:tcW w:w="289" w:type="dxa"/>
                                  <w:hideMark/>
                                </w:tcPr>
                                <w:p w14:paraId="3FE724A0"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2174D95B" w14:textId="77777777" w:rsidR="0061330C" w:rsidRDefault="0061330C">
                                  <w:pPr>
                                    <w:pStyle w:val="TableParagraph"/>
                                    <w:spacing w:before="39" w:line="256" w:lineRule="auto"/>
                                    <w:ind w:left="58" w:right="41"/>
                                    <w:jc w:val="center"/>
                                    <w:rPr>
                                      <w:sz w:val="17"/>
                                    </w:rPr>
                                  </w:pPr>
                                  <w:r>
                                    <w:rPr>
                                      <w:sz w:val="17"/>
                                    </w:rPr>
                                    <w:t>59.</w:t>
                                  </w:r>
                                </w:p>
                              </w:tc>
                              <w:tc>
                                <w:tcPr>
                                  <w:tcW w:w="3742" w:type="dxa"/>
                                  <w:tcBorders>
                                    <w:top w:val="single" w:sz="4" w:space="0" w:color="000000"/>
                                    <w:left w:val="nil"/>
                                    <w:bottom w:val="nil"/>
                                    <w:right w:val="nil"/>
                                  </w:tcBorders>
                                  <w:hideMark/>
                                </w:tcPr>
                                <w:p w14:paraId="1AC339A0" w14:textId="77777777" w:rsidR="0061330C" w:rsidRDefault="0061330C">
                                  <w:pPr>
                                    <w:pStyle w:val="TableParagraph"/>
                                    <w:spacing w:before="39" w:line="256" w:lineRule="auto"/>
                                    <w:ind w:left="22"/>
                                    <w:rPr>
                                      <w:sz w:val="17"/>
                                    </w:rPr>
                                  </w:pPr>
                                  <w:r>
                                    <w:rPr>
                                      <w:sz w:val="17"/>
                                    </w:rPr>
                                    <w:t>Plays with own sex parts in public</w:t>
                                  </w:r>
                                </w:p>
                              </w:tc>
                            </w:tr>
                            <w:tr w:rsidR="0061330C" w14:paraId="1B6AC3EF" w14:textId="77777777">
                              <w:trPr>
                                <w:trHeight w:val="282"/>
                              </w:trPr>
                              <w:tc>
                                <w:tcPr>
                                  <w:tcW w:w="235" w:type="dxa"/>
                                  <w:hideMark/>
                                </w:tcPr>
                                <w:p w14:paraId="1422A3E3" w14:textId="77777777" w:rsidR="0061330C" w:rsidRDefault="0061330C">
                                  <w:pPr>
                                    <w:pStyle w:val="TableParagraph"/>
                                    <w:spacing w:line="256" w:lineRule="auto"/>
                                    <w:ind w:left="24"/>
                                    <w:rPr>
                                      <w:b/>
                                      <w:sz w:val="17"/>
                                    </w:rPr>
                                  </w:pPr>
                                  <w:r>
                                    <w:rPr>
                                      <w:b/>
                                      <w:sz w:val="17"/>
                                    </w:rPr>
                                    <w:t>0</w:t>
                                  </w:r>
                                </w:p>
                              </w:tc>
                              <w:tc>
                                <w:tcPr>
                                  <w:tcW w:w="325" w:type="dxa"/>
                                  <w:hideMark/>
                                </w:tcPr>
                                <w:p w14:paraId="0FF60366" w14:textId="77777777" w:rsidR="0061330C" w:rsidRDefault="0061330C">
                                  <w:pPr>
                                    <w:pStyle w:val="TableParagraph"/>
                                    <w:spacing w:line="256" w:lineRule="auto"/>
                                    <w:ind w:left="116"/>
                                    <w:rPr>
                                      <w:b/>
                                      <w:sz w:val="17"/>
                                    </w:rPr>
                                  </w:pPr>
                                  <w:r>
                                    <w:rPr>
                                      <w:b/>
                                      <w:sz w:val="17"/>
                                    </w:rPr>
                                    <w:t>1</w:t>
                                  </w:r>
                                </w:p>
                              </w:tc>
                              <w:tc>
                                <w:tcPr>
                                  <w:tcW w:w="289" w:type="dxa"/>
                                  <w:hideMark/>
                                </w:tcPr>
                                <w:p w14:paraId="6BED21EA" w14:textId="77777777" w:rsidR="0061330C" w:rsidRDefault="0061330C">
                                  <w:pPr>
                                    <w:pStyle w:val="TableParagraph"/>
                                    <w:spacing w:line="256" w:lineRule="auto"/>
                                    <w:ind w:left="35"/>
                                    <w:jc w:val="center"/>
                                    <w:rPr>
                                      <w:b/>
                                      <w:sz w:val="17"/>
                                    </w:rPr>
                                  </w:pPr>
                                  <w:r>
                                    <w:rPr>
                                      <w:b/>
                                      <w:sz w:val="17"/>
                                    </w:rPr>
                                    <w:t>2</w:t>
                                  </w:r>
                                </w:p>
                              </w:tc>
                              <w:tc>
                                <w:tcPr>
                                  <w:tcW w:w="377" w:type="dxa"/>
                                  <w:hideMark/>
                                </w:tcPr>
                                <w:p w14:paraId="033B0140" w14:textId="77777777" w:rsidR="0061330C" w:rsidRDefault="0061330C">
                                  <w:pPr>
                                    <w:pStyle w:val="TableParagraph"/>
                                    <w:spacing w:line="256" w:lineRule="auto"/>
                                    <w:ind w:left="58" w:right="41"/>
                                    <w:jc w:val="center"/>
                                    <w:rPr>
                                      <w:sz w:val="17"/>
                                    </w:rPr>
                                  </w:pPr>
                                  <w:r>
                                    <w:rPr>
                                      <w:sz w:val="17"/>
                                    </w:rPr>
                                    <w:t>60.</w:t>
                                  </w:r>
                                </w:p>
                              </w:tc>
                              <w:tc>
                                <w:tcPr>
                                  <w:tcW w:w="3742" w:type="dxa"/>
                                  <w:hideMark/>
                                </w:tcPr>
                                <w:p w14:paraId="09ABB5D1" w14:textId="77777777" w:rsidR="0061330C" w:rsidRDefault="0061330C">
                                  <w:pPr>
                                    <w:pStyle w:val="TableParagraph"/>
                                    <w:spacing w:line="256" w:lineRule="auto"/>
                                    <w:ind w:left="22"/>
                                    <w:rPr>
                                      <w:sz w:val="17"/>
                                    </w:rPr>
                                  </w:pPr>
                                  <w:r>
                                    <w:rPr>
                                      <w:sz w:val="17"/>
                                    </w:rPr>
                                    <w:t>Plays with own sex parts too much</w:t>
                                  </w:r>
                                </w:p>
                              </w:tc>
                            </w:tr>
                            <w:tr w:rsidR="0061330C" w14:paraId="2D0DBA18" w14:textId="77777777">
                              <w:trPr>
                                <w:trHeight w:val="281"/>
                              </w:trPr>
                              <w:tc>
                                <w:tcPr>
                                  <w:tcW w:w="235" w:type="dxa"/>
                                  <w:hideMark/>
                                </w:tcPr>
                                <w:p w14:paraId="69EB6A59" w14:textId="77777777" w:rsidR="0061330C" w:rsidRDefault="0061330C">
                                  <w:pPr>
                                    <w:pStyle w:val="TableParagraph"/>
                                    <w:spacing w:before="41" w:line="256" w:lineRule="auto"/>
                                    <w:ind w:left="24"/>
                                    <w:rPr>
                                      <w:b/>
                                      <w:sz w:val="17"/>
                                    </w:rPr>
                                  </w:pPr>
                                  <w:r>
                                    <w:rPr>
                                      <w:b/>
                                      <w:sz w:val="17"/>
                                    </w:rPr>
                                    <w:t>0</w:t>
                                  </w:r>
                                </w:p>
                              </w:tc>
                              <w:tc>
                                <w:tcPr>
                                  <w:tcW w:w="325" w:type="dxa"/>
                                  <w:hideMark/>
                                </w:tcPr>
                                <w:p w14:paraId="075BD4AE" w14:textId="77777777" w:rsidR="0061330C" w:rsidRDefault="0061330C">
                                  <w:pPr>
                                    <w:pStyle w:val="TableParagraph"/>
                                    <w:spacing w:before="41" w:line="256" w:lineRule="auto"/>
                                    <w:ind w:left="116"/>
                                    <w:rPr>
                                      <w:b/>
                                      <w:sz w:val="17"/>
                                    </w:rPr>
                                  </w:pPr>
                                  <w:r>
                                    <w:rPr>
                                      <w:b/>
                                      <w:sz w:val="17"/>
                                    </w:rPr>
                                    <w:t>1</w:t>
                                  </w:r>
                                </w:p>
                              </w:tc>
                              <w:tc>
                                <w:tcPr>
                                  <w:tcW w:w="289" w:type="dxa"/>
                                  <w:hideMark/>
                                </w:tcPr>
                                <w:p w14:paraId="68FAC810" w14:textId="77777777" w:rsidR="0061330C" w:rsidRDefault="0061330C">
                                  <w:pPr>
                                    <w:pStyle w:val="TableParagraph"/>
                                    <w:spacing w:before="41" w:line="256" w:lineRule="auto"/>
                                    <w:ind w:left="35"/>
                                    <w:jc w:val="center"/>
                                    <w:rPr>
                                      <w:b/>
                                      <w:sz w:val="17"/>
                                    </w:rPr>
                                  </w:pPr>
                                  <w:r>
                                    <w:rPr>
                                      <w:b/>
                                      <w:sz w:val="17"/>
                                    </w:rPr>
                                    <w:t>2</w:t>
                                  </w:r>
                                </w:p>
                              </w:tc>
                              <w:tc>
                                <w:tcPr>
                                  <w:tcW w:w="377" w:type="dxa"/>
                                  <w:hideMark/>
                                </w:tcPr>
                                <w:p w14:paraId="77D9F822" w14:textId="77777777" w:rsidR="0061330C" w:rsidRDefault="0061330C">
                                  <w:pPr>
                                    <w:pStyle w:val="TableParagraph"/>
                                    <w:spacing w:before="41" w:line="256" w:lineRule="auto"/>
                                    <w:ind w:left="58" w:right="41"/>
                                    <w:jc w:val="center"/>
                                    <w:rPr>
                                      <w:sz w:val="17"/>
                                    </w:rPr>
                                  </w:pPr>
                                  <w:r>
                                    <w:rPr>
                                      <w:sz w:val="17"/>
                                    </w:rPr>
                                    <w:t>61.</w:t>
                                  </w:r>
                                </w:p>
                              </w:tc>
                              <w:tc>
                                <w:tcPr>
                                  <w:tcW w:w="3742" w:type="dxa"/>
                                  <w:hideMark/>
                                </w:tcPr>
                                <w:p w14:paraId="001126E4" w14:textId="77777777" w:rsidR="0061330C" w:rsidRDefault="0061330C">
                                  <w:pPr>
                                    <w:pStyle w:val="TableParagraph"/>
                                    <w:spacing w:before="41" w:line="256" w:lineRule="auto"/>
                                    <w:ind w:left="22"/>
                                    <w:rPr>
                                      <w:sz w:val="17"/>
                                    </w:rPr>
                                  </w:pPr>
                                  <w:r>
                                    <w:rPr>
                                      <w:sz w:val="17"/>
                                    </w:rPr>
                                    <w:t>Poor school work</w:t>
                                  </w:r>
                                </w:p>
                              </w:tc>
                            </w:tr>
                            <w:tr w:rsidR="0061330C" w14:paraId="466271E0" w14:textId="77777777">
                              <w:trPr>
                                <w:trHeight w:val="280"/>
                              </w:trPr>
                              <w:tc>
                                <w:tcPr>
                                  <w:tcW w:w="235" w:type="dxa"/>
                                  <w:hideMark/>
                                </w:tcPr>
                                <w:p w14:paraId="02A8E638" w14:textId="77777777" w:rsidR="0061330C" w:rsidRDefault="0061330C">
                                  <w:pPr>
                                    <w:pStyle w:val="TableParagraph"/>
                                    <w:spacing w:line="256" w:lineRule="auto"/>
                                    <w:ind w:left="24"/>
                                    <w:rPr>
                                      <w:b/>
                                      <w:sz w:val="17"/>
                                    </w:rPr>
                                  </w:pPr>
                                  <w:r>
                                    <w:rPr>
                                      <w:b/>
                                      <w:sz w:val="17"/>
                                    </w:rPr>
                                    <w:t>0</w:t>
                                  </w:r>
                                </w:p>
                              </w:tc>
                              <w:tc>
                                <w:tcPr>
                                  <w:tcW w:w="325" w:type="dxa"/>
                                  <w:hideMark/>
                                </w:tcPr>
                                <w:p w14:paraId="249495A3" w14:textId="77777777" w:rsidR="0061330C" w:rsidRDefault="0061330C">
                                  <w:pPr>
                                    <w:pStyle w:val="TableParagraph"/>
                                    <w:spacing w:line="256" w:lineRule="auto"/>
                                    <w:ind w:left="116"/>
                                    <w:rPr>
                                      <w:b/>
                                      <w:sz w:val="17"/>
                                    </w:rPr>
                                  </w:pPr>
                                  <w:r>
                                    <w:rPr>
                                      <w:b/>
                                      <w:sz w:val="17"/>
                                    </w:rPr>
                                    <w:t>1</w:t>
                                  </w:r>
                                </w:p>
                              </w:tc>
                              <w:tc>
                                <w:tcPr>
                                  <w:tcW w:w="289" w:type="dxa"/>
                                  <w:hideMark/>
                                </w:tcPr>
                                <w:p w14:paraId="733D56E5" w14:textId="77777777" w:rsidR="0061330C" w:rsidRDefault="0061330C">
                                  <w:pPr>
                                    <w:pStyle w:val="TableParagraph"/>
                                    <w:spacing w:line="256" w:lineRule="auto"/>
                                    <w:ind w:left="35"/>
                                    <w:jc w:val="center"/>
                                    <w:rPr>
                                      <w:b/>
                                      <w:sz w:val="17"/>
                                    </w:rPr>
                                  </w:pPr>
                                  <w:r>
                                    <w:rPr>
                                      <w:b/>
                                      <w:sz w:val="17"/>
                                    </w:rPr>
                                    <w:t>2</w:t>
                                  </w:r>
                                </w:p>
                              </w:tc>
                              <w:tc>
                                <w:tcPr>
                                  <w:tcW w:w="377" w:type="dxa"/>
                                  <w:hideMark/>
                                </w:tcPr>
                                <w:p w14:paraId="133B8761" w14:textId="77777777" w:rsidR="0061330C" w:rsidRDefault="0061330C">
                                  <w:pPr>
                                    <w:pStyle w:val="TableParagraph"/>
                                    <w:spacing w:line="256" w:lineRule="auto"/>
                                    <w:ind w:left="58" w:right="41"/>
                                    <w:jc w:val="center"/>
                                    <w:rPr>
                                      <w:sz w:val="17"/>
                                    </w:rPr>
                                  </w:pPr>
                                  <w:r>
                                    <w:rPr>
                                      <w:sz w:val="17"/>
                                    </w:rPr>
                                    <w:t>62.</w:t>
                                  </w:r>
                                </w:p>
                              </w:tc>
                              <w:tc>
                                <w:tcPr>
                                  <w:tcW w:w="3742" w:type="dxa"/>
                                  <w:hideMark/>
                                </w:tcPr>
                                <w:p w14:paraId="6DC55533" w14:textId="77777777" w:rsidR="0061330C" w:rsidRDefault="0061330C">
                                  <w:pPr>
                                    <w:pStyle w:val="TableParagraph"/>
                                    <w:spacing w:line="256" w:lineRule="auto"/>
                                    <w:ind w:left="22"/>
                                    <w:rPr>
                                      <w:sz w:val="17"/>
                                    </w:rPr>
                                  </w:pPr>
                                  <w:r>
                                    <w:rPr>
                                      <w:sz w:val="17"/>
                                    </w:rPr>
                                    <w:t>Poorly coordinated or clumsy</w:t>
                                  </w:r>
                                </w:p>
                              </w:tc>
                            </w:tr>
                            <w:tr w:rsidR="0061330C" w14:paraId="3E92A464" w14:textId="77777777">
                              <w:trPr>
                                <w:trHeight w:val="280"/>
                              </w:trPr>
                              <w:tc>
                                <w:tcPr>
                                  <w:tcW w:w="235" w:type="dxa"/>
                                  <w:hideMark/>
                                </w:tcPr>
                                <w:p w14:paraId="49B76B07" w14:textId="77777777" w:rsidR="0061330C" w:rsidRDefault="0061330C">
                                  <w:pPr>
                                    <w:pStyle w:val="TableParagraph"/>
                                    <w:spacing w:line="256" w:lineRule="auto"/>
                                    <w:ind w:left="24"/>
                                    <w:rPr>
                                      <w:b/>
                                      <w:sz w:val="17"/>
                                    </w:rPr>
                                  </w:pPr>
                                  <w:r>
                                    <w:rPr>
                                      <w:b/>
                                      <w:sz w:val="17"/>
                                    </w:rPr>
                                    <w:t>0</w:t>
                                  </w:r>
                                </w:p>
                              </w:tc>
                              <w:tc>
                                <w:tcPr>
                                  <w:tcW w:w="325" w:type="dxa"/>
                                  <w:hideMark/>
                                </w:tcPr>
                                <w:p w14:paraId="1C91BE6B" w14:textId="77777777" w:rsidR="0061330C" w:rsidRDefault="0061330C">
                                  <w:pPr>
                                    <w:pStyle w:val="TableParagraph"/>
                                    <w:spacing w:line="256" w:lineRule="auto"/>
                                    <w:ind w:left="116"/>
                                    <w:rPr>
                                      <w:b/>
                                      <w:sz w:val="17"/>
                                    </w:rPr>
                                  </w:pPr>
                                  <w:r>
                                    <w:rPr>
                                      <w:b/>
                                      <w:sz w:val="17"/>
                                    </w:rPr>
                                    <w:t>1</w:t>
                                  </w:r>
                                </w:p>
                              </w:tc>
                              <w:tc>
                                <w:tcPr>
                                  <w:tcW w:w="289" w:type="dxa"/>
                                  <w:hideMark/>
                                </w:tcPr>
                                <w:p w14:paraId="1E42BE4E" w14:textId="77777777" w:rsidR="0061330C" w:rsidRDefault="0061330C">
                                  <w:pPr>
                                    <w:pStyle w:val="TableParagraph"/>
                                    <w:spacing w:line="256" w:lineRule="auto"/>
                                    <w:ind w:left="35"/>
                                    <w:jc w:val="center"/>
                                    <w:rPr>
                                      <w:b/>
                                      <w:sz w:val="17"/>
                                    </w:rPr>
                                  </w:pPr>
                                  <w:r>
                                    <w:rPr>
                                      <w:b/>
                                      <w:sz w:val="17"/>
                                    </w:rPr>
                                    <w:t>2</w:t>
                                  </w:r>
                                </w:p>
                              </w:tc>
                              <w:tc>
                                <w:tcPr>
                                  <w:tcW w:w="377" w:type="dxa"/>
                                  <w:hideMark/>
                                </w:tcPr>
                                <w:p w14:paraId="018B68FE" w14:textId="77777777" w:rsidR="0061330C" w:rsidRDefault="0061330C">
                                  <w:pPr>
                                    <w:pStyle w:val="TableParagraph"/>
                                    <w:spacing w:line="256" w:lineRule="auto"/>
                                    <w:ind w:left="58" w:right="41"/>
                                    <w:jc w:val="center"/>
                                    <w:rPr>
                                      <w:sz w:val="17"/>
                                    </w:rPr>
                                  </w:pPr>
                                  <w:r>
                                    <w:rPr>
                                      <w:sz w:val="17"/>
                                    </w:rPr>
                                    <w:t>63.</w:t>
                                  </w:r>
                                </w:p>
                              </w:tc>
                              <w:tc>
                                <w:tcPr>
                                  <w:tcW w:w="3742" w:type="dxa"/>
                                  <w:hideMark/>
                                </w:tcPr>
                                <w:p w14:paraId="5C4783A8" w14:textId="77777777" w:rsidR="0061330C" w:rsidRDefault="0061330C">
                                  <w:pPr>
                                    <w:pStyle w:val="TableParagraph"/>
                                    <w:spacing w:line="256" w:lineRule="auto"/>
                                    <w:ind w:left="22"/>
                                    <w:rPr>
                                      <w:sz w:val="17"/>
                                    </w:rPr>
                                  </w:pPr>
                                  <w:r>
                                    <w:rPr>
                                      <w:sz w:val="17"/>
                                    </w:rPr>
                                    <w:t>Prefers being with older kids</w:t>
                                  </w:r>
                                </w:p>
                              </w:tc>
                            </w:tr>
                            <w:tr w:rsidR="0061330C" w14:paraId="3A6FED26" w14:textId="77777777">
                              <w:trPr>
                                <w:trHeight w:val="282"/>
                              </w:trPr>
                              <w:tc>
                                <w:tcPr>
                                  <w:tcW w:w="235" w:type="dxa"/>
                                  <w:hideMark/>
                                </w:tcPr>
                                <w:p w14:paraId="1AB965E6" w14:textId="77777777" w:rsidR="0061330C" w:rsidRDefault="0061330C">
                                  <w:pPr>
                                    <w:pStyle w:val="TableParagraph"/>
                                    <w:spacing w:line="256" w:lineRule="auto"/>
                                    <w:ind w:left="24"/>
                                    <w:rPr>
                                      <w:b/>
                                      <w:sz w:val="17"/>
                                    </w:rPr>
                                  </w:pPr>
                                  <w:r>
                                    <w:rPr>
                                      <w:b/>
                                      <w:sz w:val="17"/>
                                    </w:rPr>
                                    <w:t>0</w:t>
                                  </w:r>
                                </w:p>
                              </w:tc>
                              <w:tc>
                                <w:tcPr>
                                  <w:tcW w:w="325" w:type="dxa"/>
                                  <w:hideMark/>
                                </w:tcPr>
                                <w:p w14:paraId="5586ECAA" w14:textId="77777777" w:rsidR="0061330C" w:rsidRDefault="0061330C">
                                  <w:pPr>
                                    <w:pStyle w:val="TableParagraph"/>
                                    <w:spacing w:line="256" w:lineRule="auto"/>
                                    <w:ind w:left="116"/>
                                    <w:rPr>
                                      <w:b/>
                                      <w:sz w:val="17"/>
                                    </w:rPr>
                                  </w:pPr>
                                  <w:r>
                                    <w:rPr>
                                      <w:b/>
                                      <w:sz w:val="17"/>
                                    </w:rPr>
                                    <w:t>1</w:t>
                                  </w:r>
                                </w:p>
                              </w:tc>
                              <w:tc>
                                <w:tcPr>
                                  <w:tcW w:w="289" w:type="dxa"/>
                                  <w:hideMark/>
                                </w:tcPr>
                                <w:p w14:paraId="343213DE" w14:textId="77777777" w:rsidR="0061330C" w:rsidRDefault="0061330C">
                                  <w:pPr>
                                    <w:pStyle w:val="TableParagraph"/>
                                    <w:spacing w:line="256" w:lineRule="auto"/>
                                    <w:ind w:left="35"/>
                                    <w:jc w:val="center"/>
                                    <w:rPr>
                                      <w:b/>
                                      <w:sz w:val="17"/>
                                    </w:rPr>
                                  </w:pPr>
                                  <w:r>
                                    <w:rPr>
                                      <w:b/>
                                      <w:sz w:val="17"/>
                                    </w:rPr>
                                    <w:t>2</w:t>
                                  </w:r>
                                </w:p>
                              </w:tc>
                              <w:tc>
                                <w:tcPr>
                                  <w:tcW w:w="377" w:type="dxa"/>
                                  <w:hideMark/>
                                </w:tcPr>
                                <w:p w14:paraId="00310AE3" w14:textId="77777777" w:rsidR="0061330C" w:rsidRDefault="0061330C">
                                  <w:pPr>
                                    <w:pStyle w:val="TableParagraph"/>
                                    <w:spacing w:line="256" w:lineRule="auto"/>
                                    <w:ind w:left="58" w:right="41"/>
                                    <w:jc w:val="center"/>
                                    <w:rPr>
                                      <w:sz w:val="17"/>
                                    </w:rPr>
                                  </w:pPr>
                                  <w:r>
                                    <w:rPr>
                                      <w:sz w:val="17"/>
                                    </w:rPr>
                                    <w:t>64.</w:t>
                                  </w:r>
                                </w:p>
                              </w:tc>
                              <w:tc>
                                <w:tcPr>
                                  <w:tcW w:w="3742" w:type="dxa"/>
                                  <w:hideMark/>
                                </w:tcPr>
                                <w:p w14:paraId="747B54C5" w14:textId="77777777" w:rsidR="0061330C" w:rsidRDefault="0061330C">
                                  <w:pPr>
                                    <w:pStyle w:val="TableParagraph"/>
                                    <w:spacing w:line="256" w:lineRule="auto"/>
                                    <w:ind w:left="22"/>
                                    <w:rPr>
                                      <w:sz w:val="17"/>
                                    </w:rPr>
                                  </w:pPr>
                                  <w:r>
                                    <w:rPr>
                                      <w:sz w:val="17"/>
                                    </w:rPr>
                                    <w:t>Prefers being with younger kids</w:t>
                                  </w:r>
                                </w:p>
                              </w:tc>
                            </w:tr>
                            <w:tr w:rsidR="0061330C" w14:paraId="642ED96D" w14:textId="77777777">
                              <w:trPr>
                                <w:trHeight w:val="282"/>
                              </w:trPr>
                              <w:tc>
                                <w:tcPr>
                                  <w:tcW w:w="235" w:type="dxa"/>
                                  <w:hideMark/>
                                </w:tcPr>
                                <w:p w14:paraId="72E99C19" w14:textId="77777777" w:rsidR="0061330C" w:rsidRDefault="0061330C">
                                  <w:pPr>
                                    <w:pStyle w:val="TableParagraph"/>
                                    <w:spacing w:before="41" w:line="256" w:lineRule="auto"/>
                                    <w:ind w:left="24"/>
                                    <w:rPr>
                                      <w:b/>
                                      <w:sz w:val="17"/>
                                    </w:rPr>
                                  </w:pPr>
                                  <w:r>
                                    <w:rPr>
                                      <w:b/>
                                      <w:sz w:val="17"/>
                                    </w:rPr>
                                    <w:t>0</w:t>
                                  </w:r>
                                </w:p>
                              </w:tc>
                              <w:tc>
                                <w:tcPr>
                                  <w:tcW w:w="325" w:type="dxa"/>
                                  <w:hideMark/>
                                </w:tcPr>
                                <w:p w14:paraId="07166E5C" w14:textId="77777777" w:rsidR="0061330C" w:rsidRDefault="0061330C">
                                  <w:pPr>
                                    <w:pStyle w:val="TableParagraph"/>
                                    <w:spacing w:before="41" w:line="256" w:lineRule="auto"/>
                                    <w:ind w:left="116"/>
                                    <w:rPr>
                                      <w:b/>
                                      <w:sz w:val="17"/>
                                    </w:rPr>
                                  </w:pPr>
                                  <w:r>
                                    <w:rPr>
                                      <w:b/>
                                      <w:sz w:val="17"/>
                                    </w:rPr>
                                    <w:t>1</w:t>
                                  </w:r>
                                </w:p>
                              </w:tc>
                              <w:tc>
                                <w:tcPr>
                                  <w:tcW w:w="289" w:type="dxa"/>
                                  <w:hideMark/>
                                </w:tcPr>
                                <w:p w14:paraId="02947BE5" w14:textId="77777777" w:rsidR="0061330C" w:rsidRDefault="0061330C">
                                  <w:pPr>
                                    <w:pStyle w:val="TableParagraph"/>
                                    <w:spacing w:before="41" w:line="256" w:lineRule="auto"/>
                                    <w:ind w:left="35"/>
                                    <w:jc w:val="center"/>
                                    <w:rPr>
                                      <w:b/>
                                      <w:sz w:val="17"/>
                                    </w:rPr>
                                  </w:pPr>
                                  <w:r>
                                    <w:rPr>
                                      <w:b/>
                                      <w:sz w:val="17"/>
                                    </w:rPr>
                                    <w:t>2</w:t>
                                  </w:r>
                                </w:p>
                              </w:tc>
                              <w:tc>
                                <w:tcPr>
                                  <w:tcW w:w="377" w:type="dxa"/>
                                  <w:hideMark/>
                                </w:tcPr>
                                <w:p w14:paraId="1561A3B6" w14:textId="77777777" w:rsidR="0061330C" w:rsidRDefault="0061330C">
                                  <w:pPr>
                                    <w:pStyle w:val="TableParagraph"/>
                                    <w:spacing w:before="41" w:line="256" w:lineRule="auto"/>
                                    <w:ind w:left="58" w:right="41"/>
                                    <w:jc w:val="center"/>
                                    <w:rPr>
                                      <w:sz w:val="17"/>
                                    </w:rPr>
                                  </w:pPr>
                                  <w:r>
                                    <w:rPr>
                                      <w:sz w:val="17"/>
                                    </w:rPr>
                                    <w:t>65.</w:t>
                                  </w:r>
                                </w:p>
                              </w:tc>
                              <w:tc>
                                <w:tcPr>
                                  <w:tcW w:w="3742" w:type="dxa"/>
                                  <w:hideMark/>
                                </w:tcPr>
                                <w:p w14:paraId="5DD23457" w14:textId="77777777" w:rsidR="0061330C" w:rsidRDefault="0061330C">
                                  <w:pPr>
                                    <w:pStyle w:val="TableParagraph"/>
                                    <w:spacing w:before="41" w:line="256" w:lineRule="auto"/>
                                    <w:ind w:left="22"/>
                                    <w:rPr>
                                      <w:sz w:val="17"/>
                                    </w:rPr>
                                  </w:pPr>
                                  <w:r>
                                    <w:rPr>
                                      <w:sz w:val="17"/>
                                    </w:rPr>
                                    <w:t>Refuses to talk</w:t>
                                  </w:r>
                                </w:p>
                              </w:tc>
                            </w:tr>
                            <w:tr w:rsidR="0061330C" w14:paraId="41B2018B" w14:textId="77777777">
                              <w:trPr>
                                <w:trHeight w:val="869"/>
                              </w:trPr>
                              <w:tc>
                                <w:tcPr>
                                  <w:tcW w:w="235" w:type="dxa"/>
                                  <w:hideMark/>
                                </w:tcPr>
                                <w:p w14:paraId="7458130B" w14:textId="77777777" w:rsidR="0061330C" w:rsidRDefault="0061330C">
                                  <w:pPr>
                                    <w:pStyle w:val="TableParagraph"/>
                                    <w:spacing w:line="256" w:lineRule="auto"/>
                                    <w:ind w:left="24"/>
                                    <w:rPr>
                                      <w:b/>
                                      <w:sz w:val="17"/>
                                    </w:rPr>
                                  </w:pPr>
                                  <w:r>
                                    <w:rPr>
                                      <w:b/>
                                      <w:sz w:val="17"/>
                                    </w:rPr>
                                    <w:t>0</w:t>
                                  </w:r>
                                </w:p>
                              </w:tc>
                              <w:tc>
                                <w:tcPr>
                                  <w:tcW w:w="325" w:type="dxa"/>
                                  <w:hideMark/>
                                </w:tcPr>
                                <w:p w14:paraId="71DF9523" w14:textId="77777777" w:rsidR="0061330C" w:rsidRDefault="0061330C">
                                  <w:pPr>
                                    <w:pStyle w:val="TableParagraph"/>
                                    <w:spacing w:line="256" w:lineRule="auto"/>
                                    <w:ind w:left="116"/>
                                    <w:rPr>
                                      <w:b/>
                                      <w:sz w:val="17"/>
                                    </w:rPr>
                                  </w:pPr>
                                  <w:r>
                                    <w:rPr>
                                      <w:b/>
                                      <w:sz w:val="17"/>
                                    </w:rPr>
                                    <w:t>1</w:t>
                                  </w:r>
                                </w:p>
                              </w:tc>
                              <w:tc>
                                <w:tcPr>
                                  <w:tcW w:w="289" w:type="dxa"/>
                                  <w:hideMark/>
                                </w:tcPr>
                                <w:p w14:paraId="29696191" w14:textId="77777777" w:rsidR="0061330C" w:rsidRDefault="0061330C">
                                  <w:pPr>
                                    <w:pStyle w:val="TableParagraph"/>
                                    <w:spacing w:line="256" w:lineRule="auto"/>
                                    <w:ind w:left="35"/>
                                    <w:jc w:val="center"/>
                                    <w:rPr>
                                      <w:b/>
                                      <w:sz w:val="17"/>
                                    </w:rPr>
                                  </w:pPr>
                                  <w:r>
                                    <w:rPr>
                                      <w:b/>
                                      <w:sz w:val="17"/>
                                    </w:rPr>
                                    <w:t>2</w:t>
                                  </w:r>
                                </w:p>
                              </w:tc>
                              <w:tc>
                                <w:tcPr>
                                  <w:tcW w:w="377" w:type="dxa"/>
                                  <w:hideMark/>
                                </w:tcPr>
                                <w:p w14:paraId="4AD0C946" w14:textId="77777777" w:rsidR="0061330C" w:rsidRDefault="0061330C">
                                  <w:pPr>
                                    <w:pStyle w:val="TableParagraph"/>
                                    <w:spacing w:line="256" w:lineRule="auto"/>
                                    <w:ind w:left="58" w:right="41"/>
                                    <w:jc w:val="center"/>
                                    <w:rPr>
                                      <w:sz w:val="17"/>
                                    </w:rPr>
                                  </w:pPr>
                                  <w:r>
                                    <w:rPr>
                                      <w:sz w:val="17"/>
                                    </w:rPr>
                                    <w:t>66.</w:t>
                                  </w:r>
                                </w:p>
                              </w:tc>
                              <w:tc>
                                <w:tcPr>
                                  <w:tcW w:w="3742" w:type="dxa"/>
                                  <w:tcBorders>
                                    <w:top w:val="nil"/>
                                    <w:left w:val="nil"/>
                                    <w:bottom w:val="single" w:sz="4" w:space="0" w:color="000000"/>
                                    <w:right w:val="nil"/>
                                  </w:tcBorders>
                                  <w:hideMark/>
                                </w:tcPr>
                                <w:p w14:paraId="46C654DA" w14:textId="77777777" w:rsidR="0061330C" w:rsidRDefault="0061330C">
                                  <w:pPr>
                                    <w:pStyle w:val="TableParagraph"/>
                                    <w:spacing w:line="256" w:lineRule="auto"/>
                                    <w:ind w:left="22" w:right="319"/>
                                    <w:rPr>
                                      <w:sz w:val="17"/>
                                    </w:rPr>
                                  </w:pPr>
                                  <w:r>
                                    <w:rPr>
                                      <w:sz w:val="17"/>
                                    </w:rPr>
                                    <w:t>Repeats certain acts over and over; compulsions (describe):</w:t>
                                  </w:r>
                                </w:p>
                              </w:tc>
                            </w:tr>
                            <w:tr w:rsidR="0061330C" w14:paraId="071F2AAF" w14:textId="77777777">
                              <w:trPr>
                                <w:trHeight w:val="280"/>
                              </w:trPr>
                              <w:tc>
                                <w:tcPr>
                                  <w:tcW w:w="235" w:type="dxa"/>
                                  <w:hideMark/>
                                </w:tcPr>
                                <w:p w14:paraId="64F1FCDF" w14:textId="77777777" w:rsidR="0061330C" w:rsidRDefault="0061330C">
                                  <w:pPr>
                                    <w:pStyle w:val="TableParagraph"/>
                                    <w:spacing w:before="39" w:line="256" w:lineRule="auto"/>
                                    <w:ind w:left="24"/>
                                    <w:rPr>
                                      <w:b/>
                                      <w:sz w:val="17"/>
                                    </w:rPr>
                                  </w:pPr>
                                  <w:r>
                                    <w:rPr>
                                      <w:b/>
                                      <w:sz w:val="17"/>
                                    </w:rPr>
                                    <w:t>0</w:t>
                                  </w:r>
                                </w:p>
                              </w:tc>
                              <w:tc>
                                <w:tcPr>
                                  <w:tcW w:w="325" w:type="dxa"/>
                                  <w:hideMark/>
                                </w:tcPr>
                                <w:p w14:paraId="327EECE0" w14:textId="77777777" w:rsidR="0061330C" w:rsidRDefault="0061330C">
                                  <w:pPr>
                                    <w:pStyle w:val="TableParagraph"/>
                                    <w:spacing w:before="39" w:line="256" w:lineRule="auto"/>
                                    <w:ind w:left="116"/>
                                    <w:rPr>
                                      <w:b/>
                                      <w:sz w:val="17"/>
                                    </w:rPr>
                                  </w:pPr>
                                  <w:r>
                                    <w:rPr>
                                      <w:b/>
                                      <w:sz w:val="17"/>
                                    </w:rPr>
                                    <w:t>1</w:t>
                                  </w:r>
                                </w:p>
                              </w:tc>
                              <w:tc>
                                <w:tcPr>
                                  <w:tcW w:w="289" w:type="dxa"/>
                                  <w:hideMark/>
                                </w:tcPr>
                                <w:p w14:paraId="4A521C80"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4B1C2D25" w14:textId="77777777" w:rsidR="0061330C" w:rsidRDefault="0061330C">
                                  <w:pPr>
                                    <w:pStyle w:val="TableParagraph"/>
                                    <w:spacing w:before="39" w:line="256" w:lineRule="auto"/>
                                    <w:ind w:left="58" w:right="41"/>
                                    <w:jc w:val="center"/>
                                    <w:rPr>
                                      <w:sz w:val="17"/>
                                    </w:rPr>
                                  </w:pPr>
                                  <w:r>
                                    <w:rPr>
                                      <w:sz w:val="17"/>
                                    </w:rPr>
                                    <w:t>67.</w:t>
                                  </w:r>
                                </w:p>
                              </w:tc>
                              <w:tc>
                                <w:tcPr>
                                  <w:tcW w:w="3742" w:type="dxa"/>
                                  <w:tcBorders>
                                    <w:top w:val="single" w:sz="4" w:space="0" w:color="000000"/>
                                    <w:left w:val="nil"/>
                                    <w:bottom w:val="nil"/>
                                    <w:right w:val="nil"/>
                                  </w:tcBorders>
                                  <w:hideMark/>
                                </w:tcPr>
                                <w:p w14:paraId="12FCCBB2" w14:textId="77777777" w:rsidR="0061330C" w:rsidRDefault="0061330C">
                                  <w:pPr>
                                    <w:pStyle w:val="TableParagraph"/>
                                    <w:spacing w:before="39" w:line="256" w:lineRule="auto"/>
                                    <w:ind w:left="22"/>
                                    <w:rPr>
                                      <w:sz w:val="17"/>
                                    </w:rPr>
                                  </w:pPr>
                                  <w:r>
                                    <w:rPr>
                                      <w:sz w:val="17"/>
                                    </w:rPr>
                                    <w:t>Runs away from home</w:t>
                                  </w:r>
                                </w:p>
                              </w:tc>
                            </w:tr>
                            <w:tr w:rsidR="0061330C" w14:paraId="0F59EA8D" w14:textId="77777777">
                              <w:trPr>
                                <w:trHeight w:val="280"/>
                              </w:trPr>
                              <w:tc>
                                <w:tcPr>
                                  <w:tcW w:w="235" w:type="dxa"/>
                                  <w:hideMark/>
                                </w:tcPr>
                                <w:p w14:paraId="51B525D5" w14:textId="77777777" w:rsidR="0061330C" w:rsidRDefault="0061330C">
                                  <w:pPr>
                                    <w:pStyle w:val="TableParagraph"/>
                                    <w:spacing w:line="256" w:lineRule="auto"/>
                                    <w:ind w:left="24"/>
                                    <w:rPr>
                                      <w:b/>
                                      <w:sz w:val="17"/>
                                    </w:rPr>
                                  </w:pPr>
                                  <w:r>
                                    <w:rPr>
                                      <w:b/>
                                      <w:sz w:val="17"/>
                                    </w:rPr>
                                    <w:t>0</w:t>
                                  </w:r>
                                </w:p>
                              </w:tc>
                              <w:tc>
                                <w:tcPr>
                                  <w:tcW w:w="325" w:type="dxa"/>
                                  <w:hideMark/>
                                </w:tcPr>
                                <w:p w14:paraId="2D79474E" w14:textId="77777777" w:rsidR="0061330C" w:rsidRDefault="0061330C">
                                  <w:pPr>
                                    <w:pStyle w:val="TableParagraph"/>
                                    <w:spacing w:line="256" w:lineRule="auto"/>
                                    <w:ind w:left="116"/>
                                    <w:rPr>
                                      <w:b/>
                                      <w:sz w:val="17"/>
                                    </w:rPr>
                                  </w:pPr>
                                  <w:r>
                                    <w:rPr>
                                      <w:b/>
                                      <w:sz w:val="17"/>
                                    </w:rPr>
                                    <w:t>1</w:t>
                                  </w:r>
                                </w:p>
                              </w:tc>
                              <w:tc>
                                <w:tcPr>
                                  <w:tcW w:w="289" w:type="dxa"/>
                                  <w:hideMark/>
                                </w:tcPr>
                                <w:p w14:paraId="20B13688" w14:textId="77777777" w:rsidR="0061330C" w:rsidRDefault="0061330C">
                                  <w:pPr>
                                    <w:pStyle w:val="TableParagraph"/>
                                    <w:spacing w:line="256" w:lineRule="auto"/>
                                    <w:ind w:left="35"/>
                                    <w:jc w:val="center"/>
                                    <w:rPr>
                                      <w:b/>
                                      <w:sz w:val="17"/>
                                    </w:rPr>
                                  </w:pPr>
                                  <w:r>
                                    <w:rPr>
                                      <w:b/>
                                      <w:sz w:val="17"/>
                                    </w:rPr>
                                    <w:t>2</w:t>
                                  </w:r>
                                </w:p>
                              </w:tc>
                              <w:tc>
                                <w:tcPr>
                                  <w:tcW w:w="377" w:type="dxa"/>
                                  <w:hideMark/>
                                </w:tcPr>
                                <w:p w14:paraId="4985C5EA" w14:textId="77777777" w:rsidR="0061330C" w:rsidRDefault="0061330C">
                                  <w:pPr>
                                    <w:pStyle w:val="TableParagraph"/>
                                    <w:spacing w:line="256" w:lineRule="auto"/>
                                    <w:ind w:left="58" w:right="41"/>
                                    <w:jc w:val="center"/>
                                    <w:rPr>
                                      <w:sz w:val="17"/>
                                    </w:rPr>
                                  </w:pPr>
                                  <w:r>
                                    <w:rPr>
                                      <w:sz w:val="17"/>
                                    </w:rPr>
                                    <w:t>68.</w:t>
                                  </w:r>
                                </w:p>
                              </w:tc>
                              <w:tc>
                                <w:tcPr>
                                  <w:tcW w:w="3742" w:type="dxa"/>
                                  <w:hideMark/>
                                </w:tcPr>
                                <w:p w14:paraId="2C0678ED" w14:textId="77777777" w:rsidR="0061330C" w:rsidRDefault="0061330C">
                                  <w:pPr>
                                    <w:pStyle w:val="TableParagraph"/>
                                    <w:spacing w:line="256" w:lineRule="auto"/>
                                    <w:ind w:left="22"/>
                                    <w:rPr>
                                      <w:sz w:val="17"/>
                                    </w:rPr>
                                  </w:pPr>
                                  <w:r>
                                    <w:rPr>
                                      <w:sz w:val="17"/>
                                    </w:rPr>
                                    <w:t>Screams a lot</w:t>
                                  </w:r>
                                </w:p>
                              </w:tc>
                            </w:tr>
                            <w:tr w:rsidR="0061330C" w14:paraId="383F6D81" w14:textId="77777777">
                              <w:trPr>
                                <w:trHeight w:val="281"/>
                              </w:trPr>
                              <w:tc>
                                <w:tcPr>
                                  <w:tcW w:w="235" w:type="dxa"/>
                                  <w:hideMark/>
                                </w:tcPr>
                                <w:p w14:paraId="0787DD85" w14:textId="77777777" w:rsidR="0061330C" w:rsidRDefault="0061330C">
                                  <w:pPr>
                                    <w:pStyle w:val="TableParagraph"/>
                                    <w:spacing w:line="256" w:lineRule="auto"/>
                                    <w:ind w:left="24"/>
                                    <w:rPr>
                                      <w:b/>
                                      <w:sz w:val="17"/>
                                    </w:rPr>
                                  </w:pPr>
                                  <w:r>
                                    <w:rPr>
                                      <w:b/>
                                      <w:sz w:val="17"/>
                                    </w:rPr>
                                    <w:t>0</w:t>
                                  </w:r>
                                </w:p>
                              </w:tc>
                              <w:tc>
                                <w:tcPr>
                                  <w:tcW w:w="325" w:type="dxa"/>
                                  <w:hideMark/>
                                </w:tcPr>
                                <w:p w14:paraId="0249F6EF" w14:textId="77777777" w:rsidR="0061330C" w:rsidRDefault="0061330C">
                                  <w:pPr>
                                    <w:pStyle w:val="TableParagraph"/>
                                    <w:spacing w:line="256" w:lineRule="auto"/>
                                    <w:ind w:left="116"/>
                                    <w:rPr>
                                      <w:b/>
                                      <w:sz w:val="17"/>
                                    </w:rPr>
                                  </w:pPr>
                                  <w:r>
                                    <w:rPr>
                                      <w:b/>
                                      <w:sz w:val="17"/>
                                    </w:rPr>
                                    <w:t>1</w:t>
                                  </w:r>
                                </w:p>
                              </w:tc>
                              <w:tc>
                                <w:tcPr>
                                  <w:tcW w:w="289" w:type="dxa"/>
                                  <w:hideMark/>
                                </w:tcPr>
                                <w:p w14:paraId="6A92EA77" w14:textId="77777777" w:rsidR="0061330C" w:rsidRDefault="0061330C">
                                  <w:pPr>
                                    <w:pStyle w:val="TableParagraph"/>
                                    <w:spacing w:line="256" w:lineRule="auto"/>
                                    <w:ind w:left="35"/>
                                    <w:jc w:val="center"/>
                                    <w:rPr>
                                      <w:b/>
                                      <w:sz w:val="17"/>
                                    </w:rPr>
                                  </w:pPr>
                                  <w:r>
                                    <w:rPr>
                                      <w:b/>
                                      <w:sz w:val="17"/>
                                    </w:rPr>
                                    <w:t>2</w:t>
                                  </w:r>
                                </w:p>
                              </w:tc>
                              <w:tc>
                                <w:tcPr>
                                  <w:tcW w:w="377" w:type="dxa"/>
                                  <w:hideMark/>
                                </w:tcPr>
                                <w:p w14:paraId="2139C78D" w14:textId="77777777" w:rsidR="0061330C" w:rsidRDefault="0061330C">
                                  <w:pPr>
                                    <w:pStyle w:val="TableParagraph"/>
                                    <w:spacing w:line="256" w:lineRule="auto"/>
                                    <w:ind w:left="58" w:right="41"/>
                                    <w:jc w:val="center"/>
                                    <w:rPr>
                                      <w:sz w:val="17"/>
                                    </w:rPr>
                                  </w:pPr>
                                  <w:r>
                                    <w:rPr>
                                      <w:sz w:val="17"/>
                                    </w:rPr>
                                    <w:t>69.</w:t>
                                  </w:r>
                                </w:p>
                              </w:tc>
                              <w:tc>
                                <w:tcPr>
                                  <w:tcW w:w="3742" w:type="dxa"/>
                                  <w:hideMark/>
                                </w:tcPr>
                                <w:p w14:paraId="40A9416B" w14:textId="77777777" w:rsidR="0061330C" w:rsidRDefault="0061330C">
                                  <w:pPr>
                                    <w:pStyle w:val="TableParagraph"/>
                                    <w:spacing w:line="256" w:lineRule="auto"/>
                                    <w:ind w:left="22"/>
                                    <w:rPr>
                                      <w:sz w:val="17"/>
                                    </w:rPr>
                                  </w:pPr>
                                  <w:r>
                                    <w:rPr>
                                      <w:sz w:val="17"/>
                                    </w:rPr>
                                    <w:t>Secretive, keeps things to self</w:t>
                                  </w:r>
                                </w:p>
                              </w:tc>
                            </w:tr>
                            <w:tr w:rsidR="0061330C" w14:paraId="553E9BE4" w14:textId="77777777">
                              <w:trPr>
                                <w:trHeight w:val="478"/>
                              </w:trPr>
                              <w:tc>
                                <w:tcPr>
                                  <w:tcW w:w="235" w:type="dxa"/>
                                  <w:hideMark/>
                                </w:tcPr>
                                <w:p w14:paraId="7458BA36" w14:textId="77777777" w:rsidR="0061330C" w:rsidRDefault="0061330C">
                                  <w:pPr>
                                    <w:pStyle w:val="TableParagraph"/>
                                    <w:spacing w:before="41" w:line="256" w:lineRule="auto"/>
                                    <w:ind w:left="24"/>
                                    <w:rPr>
                                      <w:b/>
                                      <w:sz w:val="17"/>
                                    </w:rPr>
                                  </w:pPr>
                                  <w:r>
                                    <w:rPr>
                                      <w:b/>
                                      <w:sz w:val="17"/>
                                    </w:rPr>
                                    <w:t>0</w:t>
                                  </w:r>
                                </w:p>
                              </w:tc>
                              <w:tc>
                                <w:tcPr>
                                  <w:tcW w:w="325" w:type="dxa"/>
                                  <w:hideMark/>
                                </w:tcPr>
                                <w:p w14:paraId="0AECAD58" w14:textId="77777777" w:rsidR="0061330C" w:rsidRDefault="0061330C">
                                  <w:pPr>
                                    <w:pStyle w:val="TableParagraph"/>
                                    <w:spacing w:before="41" w:line="256" w:lineRule="auto"/>
                                    <w:ind w:left="116"/>
                                    <w:rPr>
                                      <w:b/>
                                      <w:sz w:val="17"/>
                                    </w:rPr>
                                  </w:pPr>
                                  <w:r>
                                    <w:rPr>
                                      <w:b/>
                                      <w:sz w:val="17"/>
                                    </w:rPr>
                                    <w:t>1</w:t>
                                  </w:r>
                                </w:p>
                              </w:tc>
                              <w:tc>
                                <w:tcPr>
                                  <w:tcW w:w="289" w:type="dxa"/>
                                  <w:hideMark/>
                                </w:tcPr>
                                <w:p w14:paraId="34C2C909" w14:textId="77777777" w:rsidR="0061330C" w:rsidRDefault="0061330C">
                                  <w:pPr>
                                    <w:pStyle w:val="TableParagraph"/>
                                    <w:spacing w:before="41" w:line="256" w:lineRule="auto"/>
                                    <w:ind w:left="35"/>
                                    <w:jc w:val="center"/>
                                    <w:rPr>
                                      <w:b/>
                                      <w:sz w:val="17"/>
                                    </w:rPr>
                                  </w:pPr>
                                  <w:r>
                                    <w:rPr>
                                      <w:b/>
                                      <w:sz w:val="17"/>
                                    </w:rPr>
                                    <w:t>2</w:t>
                                  </w:r>
                                </w:p>
                              </w:tc>
                              <w:tc>
                                <w:tcPr>
                                  <w:tcW w:w="377" w:type="dxa"/>
                                  <w:hideMark/>
                                </w:tcPr>
                                <w:p w14:paraId="2FA71D5C" w14:textId="77777777" w:rsidR="0061330C" w:rsidRDefault="0061330C">
                                  <w:pPr>
                                    <w:pStyle w:val="TableParagraph"/>
                                    <w:spacing w:before="41" w:line="256" w:lineRule="auto"/>
                                    <w:ind w:left="58" w:right="41"/>
                                    <w:jc w:val="center"/>
                                    <w:rPr>
                                      <w:sz w:val="17"/>
                                    </w:rPr>
                                  </w:pPr>
                                  <w:r>
                                    <w:rPr>
                                      <w:sz w:val="17"/>
                                    </w:rPr>
                                    <w:t>70.</w:t>
                                  </w:r>
                                </w:p>
                              </w:tc>
                              <w:tc>
                                <w:tcPr>
                                  <w:tcW w:w="3742" w:type="dxa"/>
                                  <w:tcBorders>
                                    <w:top w:val="nil"/>
                                    <w:left w:val="nil"/>
                                    <w:bottom w:val="single" w:sz="4" w:space="0" w:color="000000"/>
                                    <w:right w:val="nil"/>
                                  </w:tcBorders>
                                  <w:hideMark/>
                                </w:tcPr>
                                <w:p w14:paraId="391E2A04" w14:textId="77777777" w:rsidR="0061330C" w:rsidRDefault="0061330C">
                                  <w:pPr>
                                    <w:pStyle w:val="TableParagraph"/>
                                    <w:spacing w:before="41" w:line="256" w:lineRule="auto"/>
                                    <w:ind w:left="22"/>
                                    <w:rPr>
                                      <w:sz w:val="17"/>
                                    </w:rPr>
                                  </w:pPr>
                                  <w:r>
                                    <w:rPr>
                                      <w:sz w:val="17"/>
                                    </w:rPr>
                                    <w:t>Sees things that aren’t there (describe):</w:t>
                                  </w:r>
                                </w:p>
                              </w:tc>
                            </w:tr>
                            <w:tr w:rsidR="0061330C" w14:paraId="69BC3835" w14:textId="77777777">
                              <w:trPr>
                                <w:trHeight w:val="280"/>
                              </w:trPr>
                              <w:tc>
                                <w:tcPr>
                                  <w:tcW w:w="235" w:type="dxa"/>
                                  <w:hideMark/>
                                </w:tcPr>
                                <w:p w14:paraId="5DEF5BC2" w14:textId="77777777" w:rsidR="0061330C" w:rsidRDefault="0061330C">
                                  <w:pPr>
                                    <w:pStyle w:val="TableParagraph"/>
                                    <w:spacing w:before="39" w:line="256" w:lineRule="auto"/>
                                    <w:ind w:left="24"/>
                                    <w:rPr>
                                      <w:b/>
                                      <w:sz w:val="17"/>
                                    </w:rPr>
                                  </w:pPr>
                                  <w:r>
                                    <w:rPr>
                                      <w:b/>
                                      <w:sz w:val="17"/>
                                    </w:rPr>
                                    <w:t>0</w:t>
                                  </w:r>
                                </w:p>
                              </w:tc>
                              <w:tc>
                                <w:tcPr>
                                  <w:tcW w:w="325" w:type="dxa"/>
                                  <w:hideMark/>
                                </w:tcPr>
                                <w:p w14:paraId="42A00AD3" w14:textId="77777777" w:rsidR="0061330C" w:rsidRDefault="0061330C">
                                  <w:pPr>
                                    <w:pStyle w:val="TableParagraph"/>
                                    <w:spacing w:before="39" w:line="256" w:lineRule="auto"/>
                                    <w:ind w:left="116"/>
                                    <w:rPr>
                                      <w:b/>
                                      <w:sz w:val="17"/>
                                    </w:rPr>
                                  </w:pPr>
                                  <w:r>
                                    <w:rPr>
                                      <w:b/>
                                      <w:sz w:val="17"/>
                                    </w:rPr>
                                    <w:t>1</w:t>
                                  </w:r>
                                </w:p>
                              </w:tc>
                              <w:tc>
                                <w:tcPr>
                                  <w:tcW w:w="289" w:type="dxa"/>
                                  <w:hideMark/>
                                </w:tcPr>
                                <w:p w14:paraId="10CC2955"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035A4BD8" w14:textId="77777777" w:rsidR="0061330C" w:rsidRDefault="0061330C">
                                  <w:pPr>
                                    <w:pStyle w:val="TableParagraph"/>
                                    <w:spacing w:before="39" w:line="256" w:lineRule="auto"/>
                                    <w:ind w:left="58" w:right="41"/>
                                    <w:jc w:val="center"/>
                                    <w:rPr>
                                      <w:sz w:val="17"/>
                                    </w:rPr>
                                  </w:pPr>
                                  <w:r>
                                    <w:rPr>
                                      <w:sz w:val="17"/>
                                    </w:rPr>
                                    <w:t>71.</w:t>
                                  </w:r>
                                </w:p>
                              </w:tc>
                              <w:tc>
                                <w:tcPr>
                                  <w:tcW w:w="3742" w:type="dxa"/>
                                  <w:tcBorders>
                                    <w:top w:val="single" w:sz="4" w:space="0" w:color="000000"/>
                                    <w:left w:val="nil"/>
                                    <w:bottom w:val="nil"/>
                                    <w:right w:val="nil"/>
                                  </w:tcBorders>
                                  <w:hideMark/>
                                </w:tcPr>
                                <w:p w14:paraId="3A1C4628" w14:textId="77777777" w:rsidR="0061330C" w:rsidRDefault="0061330C">
                                  <w:pPr>
                                    <w:pStyle w:val="TableParagraph"/>
                                    <w:spacing w:before="39" w:line="256" w:lineRule="auto"/>
                                    <w:ind w:left="22"/>
                                    <w:rPr>
                                      <w:sz w:val="17"/>
                                    </w:rPr>
                                  </w:pPr>
                                  <w:r>
                                    <w:rPr>
                                      <w:sz w:val="17"/>
                                    </w:rPr>
                                    <w:t>Self-conscious or easily embarrassed</w:t>
                                  </w:r>
                                </w:p>
                              </w:tc>
                            </w:tr>
                            <w:tr w:rsidR="0061330C" w14:paraId="5D6C5155" w14:textId="77777777">
                              <w:trPr>
                                <w:trHeight w:val="280"/>
                              </w:trPr>
                              <w:tc>
                                <w:tcPr>
                                  <w:tcW w:w="235" w:type="dxa"/>
                                  <w:hideMark/>
                                </w:tcPr>
                                <w:p w14:paraId="74C534A0" w14:textId="77777777" w:rsidR="0061330C" w:rsidRDefault="0061330C">
                                  <w:pPr>
                                    <w:pStyle w:val="TableParagraph"/>
                                    <w:spacing w:line="256" w:lineRule="auto"/>
                                    <w:ind w:left="24"/>
                                    <w:rPr>
                                      <w:b/>
                                      <w:sz w:val="17"/>
                                    </w:rPr>
                                  </w:pPr>
                                  <w:r>
                                    <w:rPr>
                                      <w:b/>
                                      <w:sz w:val="17"/>
                                    </w:rPr>
                                    <w:t>0</w:t>
                                  </w:r>
                                </w:p>
                              </w:tc>
                              <w:tc>
                                <w:tcPr>
                                  <w:tcW w:w="325" w:type="dxa"/>
                                  <w:hideMark/>
                                </w:tcPr>
                                <w:p w14:paraId="4C80C321" w14:textId="77777777" w:rsidR="0061330C" w:rsidRDefault="0061330C">
                                  <w:pPr>
                                    <w:pStyle w:val="TableParagraph"/>
                                    <w:spacing w:line="256" w:lineRule="auto"/>
                                    <w:ind w:left="116"/>
                                    <w:rPr>
                                      <w:b/>
                                      <w:sz w:val="17"/>
                                    </w:rPr>
                                  </w:pPr>
                                  <w:r>
                                    <w:rPr>
                                      <w:b/>
                                      <w:sz w:val="17"/>
                                    </w:rPr>
                                    <w:t>1</w:t>
                                  </w:r>
                                </w:p>
                              </w:tc>
                              <w:tc>
                                <w:tcPr>
                                  <w:tcW w:w="289" w:type="dxa"/>
                                  <w:hideMark/>
                                </w:tcPr>
                                <w:p w14:paraId="02CA9D23" w14:textId="77777777" w:rsidR="0061330C" w:rsidRDefault="0061330C">
                                  <w:pPr>
                                    <w:pStyle w:val="TableParagraph"/>
                                    <w:spacing w:line="256" w:lineRule="auto"/>
                                    <w:ind w:left="35"/>
                                    <w:jc w:val="center"/>
                                    <w:rPr>
                                      <w:b/>
                                      <w:sz w:val="17"/>
                                    </w:rPr>
                                  </w:pPr>
                                  <w:r>
                                    <w:rPr>
                                      <w:b/>
                                      <w:sz w:val="17"/>
                                    </w:rPr>
                                    <w:t>2</w:t>
                                  </w:r>
                                </w:p>
                              </w:tc>
                              <w:tc>
                                <w:tcPr>
                                  <w:tcW w:w="377" w:type="dxa"/>
                                  <w:hideMark/>
                                </w:tcPr>
                                <w:p w14:paraId="31FAFA84" w14:textId="77777777" w:rsidR="0061330C" w:rsidRDefault="0061330C">
                                  <w:pPr>
                                    <w:pStyle w:val="TableParagraph"/>
                                    <w:spacing w:line="256" w:lineRule="auto"/>
                                    <w:ind w:left="58" w:right="41"/>
                                    <w:jc w:val="center"/>
                                    <w:rPr>
                                      <w:sz w:val="17"/>
                                    </w:rPr>
                                  </w:pPr>
                                  <w:r>
                                    <w:rPr>
                                      <w:sz w:val="17"/>
                                    </w:rPr>
                                    <w:t>72.</w:t>
                                  </w:r>
                                </w:p>
                              </w:tc>
                              <w:tc>
                                <w:tcPr>
                                  <w:tcW w:w="3742" w:type="dxa"/>
                                  <w:hideMark/>
                                </w:tcPr>
                                <w:p w14:paraId="046979A5" w14:textId="77777777" w:rsidR="0061330C" w:rsidRDefault="0061330C">
                                  <w:pPr>
                                    <w:pStyle w:val="TableParagraph"/>
                                    <w:spacing w:line="256" w:lineRule="auto"/>
                                    <w:ind w:left="22"/>
                                    <w:rPr>
                                      <w:sz w:val="17"/>
                                    </w:rPr>
                                  </w:pPr>
                                  <w:r>
                                    <w:rPr>
                                      <w:sz w:val="17"/>
                                    </w:rPr>
                                    <w:t>Sets fires</w:t>
                                  </w:r>
                                </w:p>
                              </w:tc>
                            </w:tr>
                            <w:tr w:rsidR="0061330C" w14:paraId="25ED8DCE" w14:textId="77777777">
                              <w:trPr>
                                <w:trHeight w:val="288"/>
                              </w:trPr>
                              <w:tc>
                                <w:tcPr>
                                  <w:tcW w:w="235" w:type="dxa"/>
                                  <w:hideMark/>
                                </w:tcPr>
                                <w:p w14:paraId="1F791208" w14:textId="77777777" w:rsidR="0061330C" w:rsidRDefault="0061330C">
                                  <w:pPr>
                                    <w:pStyle w:val="TableParagraph"/>
                                    <w:spacing w:line="256" w:lineRule="auto"/>
                                    <w:ind w:left="24"/>
                                    <w:rPr>
                                      <w:b/>
                                      <w:sz w:val="17"/>
                                    </w:rPr>
                                  </w:pPr>
                                  <w:r>
                                    <w:rPr>
                                      <w:b/>
                                      <w:sz w:val="17"/>
                                    </w:rPr>
                                    <w:t>0</w:t>
                                  </w:r>
                                </w:p>
                              </w:tc>
                              <w:tc>
                                <w:tcPr>
                                  <w:tcW w:w="325" w:type="dxa"/>
                                  <w:hideMark/>
                                </w:tcPr>
                                <w:p w14:paraId="02B582D2" w14:textId="77777777" w:rsidR="0061330C" w:rsidRDefault="0061330C">
                                  <w:pPr>
                                    <w:pStyle w:val="TableParagraph"/>
                                    <w:spacing w:line="256" w:lineRule="auto"/>
                                    <w:ind w:left="116"/>
                                    <w:rPr>
                                      <w:b/>
                                      <w:sz w:val="17"/>
                                    </w:rPr>
                                  </w:pPr>
                                  <w:r>
                                    <w:rPr>
                                      <w:b/>
                                      <w:sz w:val="17"/>
                                    </w:rPr>
                                    <w:t>1</w:t>
                                  </w:r>
                                </w:p>
                              </w:tc>
                              <w:tc>
                                <w:tcPr>
                                  <w:tcW w:w="289" w:type="dxa"/>
                                  <w:hideMark/>
                                </w:tcPr>
                                <w:p w14:paraId="08685177" w14:textId="77777777" w:rsidR="0061330C" w:rsidRDefault="0061330C">
                                  <w:pPr>
                                    <w:pStyle w:val="TableParagraph"/>
                                    <w:spacing w:line="256" w:lineRule="auto"/>
                                    <w:ind w:left="35"/>
                                    <w:jc w:val="center"/>
                                    <w:rPr>
                                      <w:b/>
                                      <w:sz w:val="17"/>
                                    </w:rPr>
                                  </w:pPr>
                                  <w:r>
                                    <w:rPr>
                                      <w:b/>
                                      <w:sz w:val="17"/>
                                    </w:rPr>
                                    <w:t>2</w:t>
                                  </w:r>
                                </w:p>
                              </w:tc>
                              <w:tc>
                                <w:tcPr>
                                  <w:tcW w:w="377" w:type="dxa"/>
                                  <w:hideMark/>
                                </w:tcPr>
                                <w:p w14:paraId="2509E4ED" w14:textId="77777777" w:rsidR="0061330C" w:rsidRDefault="0061330C">
                                  <w:pPr>
                                    <w:pStyle w:val="TableParagraph"/>
                                    <w:spacing w:line="256" w:lineRule="auto"/>
                                    <w:ind w:left="58" w:right="41"/>
                                    <w:jc w:val="center"/>
                                    <w:rPr>
                                      <w:sz w:val="17"/>
                                    </w:rPr>
                                  </w:pPr>
                                  <w:r>
                                    <w:rPr>
                                      <w:sz w:val="17"/>
                                    </w:rPr>
                                    <w:t>73.</w:t>
                                  </w:r>
                                </w:p>
                              </w:tc>
                              <w:tc>
                                <w:tcPr>
                                  <w:tcW w:w="3742" w:type="dxa"/>
                                  <w:hideMark/>
                                </w:tcPr>
                                <w:p w14:paraId="07A02664" w14:textId="77777777" w:rsidR="0061330C" w:rsidRDefault="0061330C">
                                  <w:pPr>
                                    <w:pStyle w:val="TableParagraph"/>
                                    <w:spacing w:line="256" w:lineRule="auto"/>
                                    <w:ind w:left="22"/>
                                    <w:rPr>
                                      <w:sz w:val="17"/>
                                    </w:rPr>
                                  </w:pPr>
                                  <w:r>
                                    <w:rPr>
                                      <w:sz w:val="17"/>
                                    </w:rPr>
                                    <w:t>Sexual problems (describe):</w:t>
                                  </w:r>
                                </w:p>
                              </w:tc>
                            </w:tr>
                            <w:tr w:rsidR="0061330C" w14:paraId="48ECBD65" w14:textId="77777777">
                              <w:trPr>
                                <w:trHeight w:val="189"/>
                              </w:trPr>
                              <w:tc>
                                <w:tcPr>
                                  <w:tcW w:w="235" w:type="dxa"/>
                                </w:tcPr>
                                <w:p w14:paraId="2565CDE6" w14:textId="77777777" w:rsidR="0061330C" w:rsidRDefault="0061330C">
                                  <w:pPr>
                                    <w:pStyle w:val="TableParagraph"/>
                                    <w:spacing w:before="0" w:line="256" w:lineRule="auto"/>
                                    <w:rPr>
                                      <w:rFonts w:ascii="Times New Roman"/>
                                      <w:sz w:val="12"/>
                                    </w:rPr>
                                  </w:pPr>
                                </w:p>
                              </w:tc>
                              <w:tc>
                                <w:tcPr>
                                  <w:tcW w:w="325" w:type="dxa"/>
                                </w:tcPr>
                                <w:p w14:paraId="4D98B946" w14:textId="77777777" w:rsidR="0061330C" w:rsidRDefault="0061330C">
                                  <w:pPr>
                                    <w:pStyle w:val="TableParagraph"/>
                                    <w:spacing w:before="0" w:line="256" w:lineRule="auto"/>
                                    <w:rPr>
                                      <w:rFonts w:ascii="Times New Roman"/>
                                      <w:sz w:val="12"/>
                                    </w:rPr>
                                  </w:pPr>
                                </w:p>
                              </w:tc>
                              <w:tc>
                                <w:tcPr>
                                  <w:tcW w:w="289" w:type="dxa"/>
                                </w:tcPr>
                                <w:p w14:paraId="770883E9" w14:textId="77777777" w:rsidR="0061330C" w:rsidRDefault="0061330C">
                                  <w:pPr>
                                    <w:pStyle w:val="TableParagraph"/>
                                    <w:spacing w:before="0" w:line="256" w:lineRule="auto"/>
                                    <w:rPr>
                                      <w:rFonts w:ascii="Times New Roman"/>
                                      <w:sz w:val="12"/>
                                    </w:rPr>
                                  </w:pPr>
                                </w:p>
                              </w:tc>
                              <w:tc>
                                <w:tcPr>
                                  <w:tcW w:w="377" w:type="dxa"/>
                                </w:tcPr>
                                <w:p w14:paraId="1CB98320" w14:textId="77777777" w:rsidR="0061330C" w:rsidRDefault="0061330C">
                                  <w:pPr>
                                    <w:pStyle w:val="TableParagraph"/>
                                    <w:spacing w:before="0" w:line="256" w:lineRule="auto"/>
                                    <w:rPr>
                                      <w:rFonts w:ascii="Times New Roman"/>
                                      <w:sz w:val="12"/>
                                    </w:rPr>
                                  </w:pPr>
                                </w:p>
                              </w:tc>
                              <w:tc>
                                <w:tcPr>
                                  <w:tcW w:w="3742" w:type="dxa"/>
                                  <w:tcBorders>
                                    <w:top w:val="nil"/>
                                    <w:left w:val="nil"/>
                                    <w:bottom w:val="single" w:sz="4" w:space="0" w:color="000000"/>
                                    <w:right w:val="nil"/>
                                  </w:tcBorders>
                                </w:tcPr>
                                <w:p w14:paraId="13E8114F" w14:textId="77777777" w:rsidR="0061330C" w:rsidRDefault="0061330C">
                                  <w:pPr>
                                    <w:pStyle w:val="TableParagraph"/>
                                    <w:spacing w:before="0" w:line="256" w:lineRule="auto"/>
                                    <w:rPr>
                                      <w:rFonts w:ascii="Times New Roman"/>
                                      <w:sz w:val="12"/>
                                    </w:rPr>
                                  </w:pPr>
                                </w:p>
                              </w:tc>
                            </w:tr>
                            <w:tr w:rsidR="0061330C" w14:paraId="0DE0C877" w14:textId="77777777">
                              <w:trPr>
                                <w:trHeight w:val="280"/>
                              </w:trPr>
                              <w:tc>
                                <w:tcPr>
                                  <w:tcW w:w="235" w:type="dxa"/>
                                  <w:hideMark/>
                                </w:tcPr>
                                <w:p w14:paraId="3D2AA049" w14:textId="77777777" w:rsidR="0061330C" w:rsidRDefault="0061330C">
                                  <w:pPr>
                                    <w:pStyle w:val="TableParagraph"/>
                                    <w:spacing w:before="39" w:line="256" w:lineRule="auto"/>
                                    <w:ind w:left="24"/>
                                    <w:rPr>
                                      <w:b/>
                                      <w:sz w:val="17"/>
                                    </w:rPr>
                                  </w:pPr>
                                  <w:r>
                                    <w:rPr>
                                      <w:b/>
                                      <w:sz w:val="17"/>
                                    </w:rPr>
                                    <w:t>0</w:t>
                                  </w:r>
                                </w:p>
                              </w:tc>
                              <w:tc>
                                <w:tcPr>
                                  <w:tcW w:w="325" w:type="dxa"/>
                                  <w:hideMark/>
                                </w:tcPr>
                                <w:p w14:paraId="2753ED22" w14:textId="77777777" w:rsidR="0061330C" w:rsidRDefault="0061330C">
                                  <w:pPr>
                                    <w:pStyle w:val="TableParagraph"/>
                                    <w:spacing w:before="39" w:line="256" w:lineRule="auto"/>
                                    <w:ind w:left="116"/>
                                    <w:rPr>
                                      <w:b/>
                                      <w:sz w:val="17"/>
                                    </w:rPr>
                                  </w:pPr>
                                  <w:r>
                                    <w:rPr>
                                      <w:b/>
                                      <w:sz w:val="17"/>
                                    </w:rPr>
                                    <w:t>1</w:t>
                                  </w:r>
                                </w:p>
                              </w:tc>
                              <w:tc>
                                <w:tcPr>
                                  <w:tcW w:w="289" w:type="dxa"/>
                                  <w:hideMark/>
                                </w:tcPr>
                                <w:p w14:paraId="59BCF84F"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418EC910" w14:textId="77777777" w:rsidR="0061330C" w:rsidRDefault="0061330C">
                                  <w:pPr>
                                    <w:pStyle w:val="TableParagraph"/>
                                    <w:spacing w:before="39" w:line="256" w:lineRule="auto"/>
                                    <w:ind w:left="58" w:right="41"/>
                                    <w:jc w:val="center"/>
                                    <w:rPr>
                                      <w:sz w:val="17"/>
                                    </w:rPr>
                                  </w:pPr>
                                  <w:r>
                                    <w:rPr>
                                      <w:sz w:val="17"/>
                                    </w:rPr>
                                    <w:t>74.</w:t>
                                  </w:r>
                                </w:p>
                              </w:tc>
                              <w:tc>
                                <w:tcPr>
                                  <w:tcW w:w="3742" w:type="dxa"/>
                                  <w:tcBorders>
                                    <w:top w:val="single" w:sz="4" w:space="0" w:color="000000"/>
                                    <w:left w:val="nil"/>
                                    <w:bottom w:val="nil"/>
                                    <w:right w:val="nil"/>
                                  </w:tcBorders>
                                  <w:hideMark/>
                                </w:tcPr>
                                <w:p w14:paraId="1DC446E7" w14:textId="77777777" w:rsidR="0061330C" w:rsidRDefault="0061330C">
                                  <w:pPr>
                                    <w:pStyle w:val="TableParagraph"/>
                                    <w:spacing w:before="39" w:line="256" w:lineRule="auto"/>
                                    <w:ind w:left="22"/>
                                    <w:rPr>
                                      <w:sz w:val="17"/>
                                    </w:rPr>
                                  </w:pPr>
                                  <w:r>
                                    <w:rPr>
                                      <w:sz w:val="17"/>
                                    </w:rPr>
                                    <w:t>Showing off or clowning</w:t>
                                  </w:r>
                                </w:p>
                              </w:tc>
                            </w:tr>
                            <w:tr w:rsidR="0061330C" w14:paraId="3A8F9BCC" w14:textId="77777777">
                              <w:trPr>
                                <w:trHeight w:val="282"/>
                              </w:trPr>
                              <w:tc>
                                <w:tcPr>
                                  <w:tcW w:w="235" w:type="dxa"/>
                                  <w:hideMark/>
                                </w:tcPr>
                                <w:p w14:paraId="037727B8" w14:textId="77777777" w:rsidR="0061330C" w:rsidRDefault="0061330C">
                                  <w:pPr>
                                    <w:pStyle w:val="TableParagraph"/>
                                    <w:spacing w:line="256" w:lineRule="auto"/>
                                    <w:ind w:left="24"/>
                                    <w:rPr>
                                      <w:b/>
                                      <w:sz w:val="17"/>
                                    </w:rPr>
                                  </w:pPr>
                                  <w:r>
                                    <w:rPr>
                                      <w:b/>
                                      <w:sz w:val="17"/>
                                    </w:rPr>
                                    <w:t>0</w:t>
                                  </w:r>
                                </w:p>
                              </w:tc>
                              <w:tc>
                                <w:tcPr>
                                  <w:tcW w:w="325" w:type="dxa"/>
                                  <w:hideMark/>
                                </w:tcPr>
                                <w:p w14:paraId="0D3B70F3" w14:textId="77777777" w:rsidR="0061330C" w:rsidRDefault="0061330C">
                                  <w:pPr>
                                    <w:pStyle w:val="TableParagraph"/>
                                    <w:spacing w:line="256" w:lineRule="auto"/>
                                    <w:ind w:left="116"/>
                                    <w:rPr>
                                      <w:b/>
                                      <w:sz w:val="17"/>
                                    </w:rPr>
                                  </w:pPr>
                                  <w:r>
                                    <w:rPr>
                                      <w:b/>
                                      <w:sz w:val="17"/>
                                    </w:rPr>
                                    <w:t>1</w:t>
                                  </w:r>
                                </w:p>
                              </w:tc>
                              <w:tc>
                                <w:tcPr>
                                  <w:tcW w:w="289" w:type="dxa"/>
                                  <w:hideMark/>
                                </w:tcPr>
                                <w:p w14:paraId="3C68C91C" w14:textId="77777777" w:rsidR="0061330C" w:rsidRDefault="0061330C">
                                  <w:pPr>
                                    <w:pStyle w:val="TableParagraph"/>
                                    <w:spacing w:line="256" w:lineRule="auto"/>
                                    <w:ind w:left="35"/>
                                    <w:jc w:val="center"/>
                                    <w:rPr>
                                      <w:b/>
                                      <w:sz w:val="17"/>
                                    </w:rPr>
                                  </w:pPr>
                                  <w:r>
                                    <w:rPr>
                                      <w:b/>
                                      <w:sz w:val="17"/>
                                    </w:rPr>
                                    <w:t>2</w:t>
                                  </w:r>
                                </w:p>
                              </w:tc>
                              <w:tc>
                                <w:tcPr>
                                  <w:tcW w:w="377" w:type="dxa"/>
                                  <w:hideMark/>
                                </w:tcPr>
                                <w:p w14:paraId="1AF7FECE" w14:textId="77777777" w:rsidR="0061330C" w:rsidRDefault="0061330C">
                                  <w:pPr>
                                    <w:pStyle w:val="TableParagraph"/>
                                    <w:spacing w:line="256" w:lineRule="auto"/>
                                    <w:ind w:left="58" w:right="41"/>
                                    <w:jc w:val="center"/>
                                    <w:rPr>
                                      <w:sz w:val="17"/>
                                    </w:rPr>
                                  </w:pPr>
                                  <w:r>
                                    <w:rPr>
                                      <w:sz w:val="17"/>
                                    </w:rPr>
                                    <w:t>75.</w:t>
                                  </w:r>
                                </w:p>
                              </w:tc>
                              <w:tc>
                                <w:tcPr>
                                  <w:tcW w:w="3742" w:type="dxa"/>
                                  <w:hideMark/>
                                </w:tcPr>
                                <w:p w14:paraId="36F6F130" w14:textId="77777777" w:rsidR="0061330C" w:rsidRDefault="0061330C">
                                  <w:pPr>
                                    <w:pStyle w:val="TableParagraph"/>
                                    <w:spacing w:line="256" w:lineRule="auto"/>
                                    <w:ind w:left="22"/>
                                    <w:rPr>
                                      <w:sz w:val="17"/>
                                    </w:rPr>
                                  </w:pPr>
                                  <w:r>
                                    <w:rPr>
                                      <w:sz w:val="17"/>
                                    </w:rPr>
                                    <w:t>Too shy or timid</w:t>
                                  </w:r>
                                </w:p>
                              </w:tc>
                            </w:tr>
                            <w:tr w:rsidR="0061330C" w14:paraId="5944DE70" w14:textId="77777777">
                              <w:trPr>
                                <w:trHeight w:val="281"/>
                              </w:trPr>
                              <w:tc>
                                <w:tcPr>
                                  <w:tcW w:w="235" w:type="dxa"/>
                                  <w:hideMark/>
                                </w:tcPr>
                                <w:p w14:paraId="3258C763" w14:textId="77777777" w:rsidR="0061330C" w:rsidRDefault="0061330C">
                                  <w:pPr>
                                    <w:pStyle w:val="TableParagraph"/>
                                    <w:spacing w:before="41" w:line="256" w:lineRule="auto"/>
                                    <w:ind w:left="24"/>
                                    <w:rPr>
                                      <w:b/>
                                      <w:sz w:val="17"/>
                                    </w:rPr>
                                  </w:pPr>
                                  <w:r>
                                    <w:rPr>
                                      <w:b/>
                                      <w:sz w:val="17"/>
                                    </w:rPr>
                                    <w:t>0</w:t>
                                  </w:r>
                                </w:p>
                              </w:tc>
                              <w:tc>
                                <w:tcPr>
                                  <w:tcW w:w="325" w:type="dxa"/>
                                  <w:hideMark/>
                                </w:tcPr>
                                <w:p w14:paraId="12E5F87C" w14:textId="77777777" w:rsidR="0061330C" w:rsidRDefault="0061330C">
                                  <w:pPr>
                                    <w:pStyle w:val="TableParagraph"/>
                                    <w:spacing w:before="41" w:line="256" w:lineRule="auto"/>
                                    <w:ind w:left="116"/>
                                    <w:rPr>
                                      <w:b/>
                                      <w:sz w:val="17"/>
                                    </w:rPr>
                                  </w:pPr>
                                  <w:r>
                                    <w:rPr>
                                      <w:b/>
                                      <w:sz w:val="17"/>
                                    </w:rPr>
                                    <w:t>1</w:t>
                                  </w:r>
                                </w:p>
                              </w:tc>
                              <w:tc>
                                <w:tcPr>
                                  <w:tcW w:w="289" w:type="dxa"/>
                                  <w:hideMark/>
                                </w:tcPr>
                                <w:p w14:paraId="1B7A6685" w14:textId="77777777" w:rsidR="0061330C" w:rsidRDefault="0061330C">
                                  <w:pPr>
                                    <w:pStyle w:val="TableParagraph"/>
                                    <w:spacing w:before="41" w:line="256" w:lineRule="auto"/>
                                    <w:ind w:left="35"/>
                                    <w:jc w:val="center"/>
                                    <w:rPr>
                                      <w:b/>
                                      <w:sz w:val="17"/>
                                    </w:rPr>
                                  </w:pPr>
                                  <w:r>
                                    <w:rPr>
                                      <w:b/>
                                      <w:sz w:val="17"/>
                                    </w:rPr>
                                    <w:t>2</w:t>
                                  </w:r>
                                </w:p>
                              </w:tc>
                              <w:tc>
                                <w:tcPr>
                                  <w:tcW w:w="377" w:type="dxa"/>
                                  <w:hideMark/>
                                </w:tcPr>
                                <w:p w14:paraId="41BBBC01" w14:textId="77777777" w:rsidR="0061330C" w:rsidRDefault="0061330C">
                                  <w:pPr>
                                    <w:pStyle w:val="TableParagraph"/>
                                    <w:spacing w:before="41" w:line="256" w:lineRule="auto"/>
                                    <w:ind w:left="58" w:right="41"/>
                                    <w:jc w:val="center"/>
                                    <w:rPr>
                                      <w:sz w:val="17"/>
                                    </w:rPr>
                                  </w:pPr>
                                  <w:r>
                                    <w:rPr>
                                      <w:sz w:val="17"/>
                                    </w:rPr>
                                    <w:t>76.</w:t>
                                  </w:r>
                                </w:p>
                              </w:tc>
                              <w:tc>
                                <w:tcPr>
                                  <w:tcW w:w="3742" w:type="dxa"/>
                                  <w:hideMark/>
                                </w:tcPr>
                                <w:p w14:paraId="5A285B56" w14:textId="77777777" w:rsidR="0061330C" w:rsidRDefault="0061330C">
                                  <w:pPr>
                                    <w:pStyle w:val="TableParagraph"/>
                                    <w:spacing w:before="41" w:line="256" w:lineRule="auto"/>
                                    <w:ind w:left="22"/>
                                    <w:rPr>
                                      <w:sz w:val="17"/>
                                    </w:rPr>
                                  </w:pPr>
                                  <w:r>
                                    <w:rPr>
                                      <w:sz w:val="17"/>
                                    </w:rPr>
                                    <w:t>Sleeps less than most kids</w:t>
                                  </w:r>
                                </w:p>
                              </w:tc>
                            </w:tr>
                            <w:tr w:rsidR="0061330C" w14:paraId="45675607" w14:textId="77777777">
                              <w:trPr>
                                <w:trHeight w:val="763"/>
                              </w:trPr>
                              <w:tc>
                                <w:tcPr>
                                  <w:tcW w:w="235" w:type="dxa"/>
                                  <w:hideMark/>
                                </w:tcPr>
                                <w:p w14:paraId="4216539E" w14:textId="77777777" w:rsidR="0061330C" w:rsidRDefault="0061330C">
                                  <w:pPr>
                                    <w:pStyle w:val="TableParagraph"/>
                                    <w:spacing w:line="256" w:lineRule="auto"/>
                                    <w:ind w:left="24"/>
                                    <w:rPr>
                                      <w:b/>
                                      <w:sz w:val="17"/>
                                    </w:rPr>
                                  </w:pPr>
                                  <w:r>
                                    <w:rPr>
                                      <w:b/>
                                      <w:sz w:val="17"/>
                                    </w:rPr>
                                    <w:t>0</w:t>
                                  </w:r>
                                </w:p>
                              </w:tc>
                              <w:tc>
                                <w:tcPr>
                                  <w:tcW w:w="325" w:type="dxa"/>
                                  <w:hideMark/>
                                </w:tcPr>
                                <w:p w14:paraId="6D92A192" w14:textId="77777777" w:rsidR="0061330C" w:rsidRDefault="0061330C">
                                  <w:pPr>
                                    <w:pStyle w:val="TableParagraph"/>
                                    <w:spacing w:line="256" w:lineRule="auto"/>
                                    <w:ind w:left="116"/>
                                    <w:rPr>
                                      <w:b/>
                                      <w:sz w:val="17"/>
                                    </w:rPr>
                                  </w:pPr>
                                  <w:r>
                                    <w:rPr>
                                      <w:b/>
                                      <w:sz w:val="17"/>
                                    </w:rPr>
                                    <w:t>1</w:t>
                                  </w:r>
                                </w:p>
                              </w:tc>
                              <w:tc>
                                <w:tcPr>
                                  <w:tcW w:w="289" w:type="dxa"/>
                                  <w:hideMark/>
                                </w:tcPr>
                                <w:p w14:paraId="2D4D61B1" w14:textId="77777777" w:rsidR="0061330C" w:rsidRDefault="0061330C">
                                  <w:pPr>
                                    <w:pStyle w:val="TableParagraph"/>
                                    <w:spacing w:line="256" w:lineRule="auto"/>
                                    <w:ind w:left="35"/>
                                    <w:jc w:val="center"/>
                                    <w:rPr>
                                      <w:b/>
                                      <w:sz w:val="17"/>
                                    </w:rPr>
                                  </w:pPr>
                                  <w:r>
                                    <w:rPr>
                                      <w:b/>
                                      <w:sz w:val="17"/>
                                    </w:rPr>
                                    <w:t>2</w:t>
                                  </w:r>
                                </w:p>
                              </w:tc>
                              <w:tc>
                                <w:tcPr>
                                  <w:tcW w:w="377" w:type="dxa"/>
                                  <w:hideMark/>
                                </w:tcPr>
                                <w:p w14:paraId="0CA97C53" w14:textId="77777777" w:rsidR="0061330C" w:rsidRDefault="0061330C">
                                  <w:pPr>
                                    <w:pStyle w:val="TableParagraph"/>
                                    <w:spacing w:line="256" w:lineRule="auto"/>
                                    <w:ind w:left="58" w:right="41"/>
                                    <w:jc w:val="center"/>
                                    <w:rPr>
                                      <w:sz w:val="17"/>
                                    </w:rPr>
                                  </w:pPr>
                                  <w:r>
                                    <w:rPr>
                                      <w:sz w:val="17"/>
                                    </w:rPr>
                                    <w:t>77.</w:t>
                                  </w:r>
                                </w:p>
                              </w:tc>
                              <w:tc>
                                <w:tcPr>
                                  <w:tcW w:w="3742" w:type="dxa"/>
                                  <w:hideMark/>
                                </w:tcPr>
                                <w:p w14:paraId="5D133865" w14:textId="77777777" w:rsidR="0061330C" w:rsidRDefault="0061330C">
                                  <w:pPr>
                                    <w:pStyle w:val="TableParagraph"/>
                                    <w:spacing w:line="256" w:lineRule="auto"/>
                                    <w:ind w:left="22" w:right="319"/>
                                    <w:rPr>
                                      <w:sz w:val="17"/>
                                    </w:rPr>
                                  </w:pPr>
                                  <w:r>
                                    <w:rPr>
                                      <w:sz w:val="17"/>
                                    </w:rPr>
                                    <w:t>Sleeps more than most kids during day and/or night (describe):):</w:t>
                                  </w:r>
                                </w:p>
                              </w:tc>
                            </w:tr>
                            <w:tr w:rsidR="0061330C" w14:paraId="4FDFCCC4" w14:textId="77777777">
                              <w:trPr>
                                <w:trHeight w:val="105"/>
                              </w:trPr>
                              <w:tc>
                                <w:tcPr>
                                  <w:tcW w:w="235" w:type="dxa"/>
                                </w:tcPr>
                                <w:p w14:paraId="285C347E" w14:textId="77777777" w:rsidR="0061330C" w:rsidRDefault="0061330C">
                                  <w:pPr>
                                    <w:pStyle w:val="TableParagraph"/>
                                    <w:spacing w:before="0" w:line="256" w:lineRule="auto"/>
                                    <w:rPr>
                                      <w:rFonts w:ascii="Times New Roman"/>
                                      <w:sz w:val="4"/>
                                    </w:rPr>
                                  </w:pPr>
                                </w:p>
                              </w:tc>
                              <w:tc>
                                <w:tcPr>
                                  <w:tcW w:w="325" w:type="dxa"/>
                                </w:tcPr>
                                <w:p w14:paraId="74569977" w14:textId="77777777" w:rsidR="0061330C" w:rsidRDefault="0061330C">
                                  <w:pPr>
                                    <w:pStyle w:val="TableParagraph"/>
                                    <w:spacing w:before="0" w:line="256" w:lineRule="auto"/>
                                    <w:rPr>
                                      <w:rFonts w:ascii="Times New Roman"/>
                                      <w:sz w:val="4"/>
                                    </w:rPr>
                                  </w:pPr>
                                </w:p>
                              </w:tc>
                              <w:tc>
                                <w:tcPr>
                                  <w:tcW w:w="289" w:type="dxa"/>
                                </w:tcPr>
                                <w:p w14:paraId="394A6650" w14:textId="77777777" w:rsidR="0061330C" w:rsidRDefault="0061330C">
                                  <w:pPr>
                                    <w:pStyle w:val="TableParagraph"/>
                                    <w:spacing w:before="0" w:line="256" w:lineRule="auto"/>
                                    <w:rPr>
                                      <w:rFonts w:ascii="Times New Roman"/>
                                      <w:sz w:val="4"/>
                                    </w:rPr>
                                  </w:pPr>
                                </w:p>
                              </w:tc>
                              <w:tc>
                                <w:tcPr>
                                  <w:tcW w:w="377" w:type="dxa"/>
                                </w:tcPr>
                                <w:p w14:paraId="7643DD1B" w14:textId="77777777" w:rsidR="0061330C" w:rsidRDefault="0061330C">
                                  <w:pPr>
                                    <w:pStyle w:val="TableParagraph"/>
                                    <w:spacing w:before="0" w:line="256" w:lineRule="auto"/>
                                    <w:rPr>
                                      <w:rFonts w:ascii="Times New Roman"/>
                                      <w:sz w:val="4"/>
                                    </w:rPr>
                                  </w:pPr>
                                </w:p>
                              </w:tc>
                              <w:tc>
                                <w:tcPr>
                                  <w:tcW w:w="3742" w:type="dxa"/>
                                  <w:tcBorders>
                                    <w:top w:val="nil"/>
                                    <w:left w:val="nil"/>
                                    <w:bottom w:val="single" w:sz="4" w:space="0" w:color="000000"/>
                                    <w:right w:val="nil"/>
                                  </w:tcBorders>
                                </w:tcPr>
                                <w:p w14:paraId="2486510B" w14:textId="77777777" w:rsidR="0061330C" w:rsidRDefault="0061330C">
                                  <w:pPr>
                                    <w:pStyle w:val="TableParagraph"/>
                                    <w:spacing w:before="0" w:line="256" w:lineRule="auto"/>
                                    <w:rPr>
                                      <w:rFonts w:ascii="Times New Roman"/>
                                      <w:sz w:val="4"/>
                                    </w:rPr>
                                  </w:pPr>
                                </w:p>
                              </w:tc>
                            </w:tr>
                            <w:tr w:rsidR="0061330C" w14:paraId="359BC730" w14:textId="77777777">
                              <w:trPr>
                                <w:trHeight w:val="280"/>
                              </w:trPr>
                              <w:tc>
                                <w:tcPr>
                                  <w:tcW w:w="235" w:type="dxa"/>
                                  <w:hideMark/>
                                </w:tcPr>
                                <w:p w14:paraId="57BF56C4" w14:textId="77777777" w:rsidR="0061330C" w:rsidRDefault="0061330C">
                                  <w:pPr>
                                    <w:pStyle w:val="TableParagraph"/>
                                    <w:spacing w:before="39" w:line="256" w:lineRule="auto"/>
                                    <w:ind w:left="24"/>
                                    <w:rPr>
                                      <w:b/>
                                      <w:sz w:val="17"/>
                                    </w:rPr>
                                  </w:pPr>
                                  <w:r>
                                    <w:rPr>
                                      <w:b/>
                                      <w:sz w:val="17"/>
                                    </w:rPr>
                                    <w:t>0</w:t>
                                  </w:r>
                                </w:p>
                              </w:tc>
                              <w:tc>
                                <w:tcPr>
                                  <w:tcW w:w="325" w:type="dxa"/>
                                  <w:hideMark/>
                                </w:tcPr>
                                <w:p w14:paraId="627075B1" w14:textId="77777777" w:rsidR="0061330C" w:rsidRDefault="0061330C">
                                  <w:pPr>
                                    <w:pStyle w:val="TableParagraph"/>
                                    <w:spacing w:before="39" w:line="256" w:lineRule="auto"/>
                                    <w:ind w:left="116"/>
                                    <w:rPr>
                                      <w:b/>
                                      <w:sz w:val="17"/>
                                    </w:rPr>
                                  </w:pPr>
                                  <w:r>
                                    <w:rPr>
                                      <w:b/>
                                      <w:sz w:val="17"/>
                                    </w:rPr>
                                    <w:t>1</w:t>
                                  </w:r>
                                </w:p>
                              </w:tc>
                              <w:tc>
                                <w:tcPr>
                                  <w:tcW w:w="289" w:type="dxa"/>
                                  <w:hideMark/>
                                </w:tcPr>
                                <w:p w14:paraId="0F5FF500"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6F46B17A" w14:textId="77777777" w:rsidR="0061330C" w:rsidRDefault="0061330C">
                                  <w:pPr>
                                    <w:pStyle w:val="TableParagraph"/>
                                    <w:spacing w:before="39" w:line="256" w:lineRule="auto"/>
                                    <w:ind w:left="58" w:right="41"/>
                                    <w:jc w:val="center"/>
                                    <w:rPr>
                                      <w:sz w:val="17"/>
                                    </w:rPr>
                                  </w:pPr>
                                  <w:r>
                                    <w:rPr>
                                      <w:sz w:val="17"/>
                                    </w:rPr>
                                    <w:t>78.</w:t>
                                  </w:r>
                                </w:p>
                              </w:tc>
                              <w:tc>
                                <w:tcPr>
                                  <w:tcW w:w="3742" w:type="dxa"/>
                                  <w:tcBorders>
                                    <w:top w:val="single" w:sz="4" w:space="0" w:color="000000"/>
                                    <w:left w:val="nil"/>
                                    <w:bottom w:val="nil"/>
                                    <w:right w:val="nil"/>
                                  </w:tcBorders>
                                  <w:hideMark/>
                                </w:tcPr>
                                <w:p w14:paraId="0613832B" w14:textId="77777777" w:rsidR="0061330C" w:rsidRDefault="0061330C">
                                  <w:pPr>
                                    <w:pStyle w:val="TableParagraph"/>
                                    <w:spacing w:before="39" w:line="256" w:lineRule="auto"/>
                                    <w:ind w:left="22"/>
                                    <w:rPr>
                                      <w:sz w:val="17"/>
                                    </w:rPr>
                                  </w:pPr>
                                  <w:r>
                                    <w:rPr>
                                      <w:sz w:val="17"/>
                                    </w:rPr>
                                    <w:t>Inattentive or easily distracted</w:t>
                                  </w:r>
                                </w:p>
                              </w:tc>
                            </w:tr>
                            <w:tr w:rsidR="0061330C" w14:paraId="3DD8CD8C" w14:textId="77777777">
                              <w:trPr>
                                <w:trHeight w:val="672"/>
                              </w:trPr>
                              <w:tc>
                                <w:tcPr>
                                  <w:tcW w:w="235" w:type="dxa"/>
                                  <w:hideMark/>
                                </w:tcPr>
                                <w:p w14:paraId="3435499D" w14:textId="77777777" w:rsidR="0061330C" w:rsidRDefault="0061330C">
                                  <w:pPr>
                                    <w:pStyle w:val="TableParagraph"/>
                                    <w:spacing w:line="256" w:lineRule="auto"/>
                                    <w:ind w:left="24"/>
                                    <w:rPr>
                                      <w:b/>
                                      <w:sz w:val="17"/>
                                    </w:rPr>
                                  </w:pPr>
                                  <w:r>
                                    <w:rPr>
                                      <w:b/>
                                      <w:sz w:val="17"/>
                                    </w:rPr>
                                    <w:t>0</w:t>
                                  </w:r>
                                </w:p>
                              </w:tc>
                              <w:tc>
                                <w:tcPr>
                                  <w:tcW w:w="325" w:type="dxa"/>
                                  <w:hideMark/>
                                </w:tcPr>
                                <w:p w14:paraId="7B55E951" w14:textId="77777777" w:rsidR="0061330C" w:rsidRDefault="0061330C">
                                  <w:pPr>
                                    <w:pStyle w:val="TableParagraph"/>
                                    <w:spacing w:line="256" w:lineRule="auto"/>
                                    <w:ind w:left="116"/>
                                    <w:rPr>
                                      <w:b/>
                                      <w:sz w:val="17"/>
                                    </w:rPr>
                                  </w:pPr>
                                  <w:r>
                                    <w:rPr>
                                      <w:b/>
                                      <w:sz w:val="17"/>
                                    </w:rPr>
                                    <w:t>1</w:t>
                                  </w:r>
                                </w:p>
                              </w:tc>
                              <w:tc>
                                <w:tcPr>
                                  <w:tcW w:w="289" w:type="dxa"/>
                                  <w:hideMark/>
                                </w:tcPr>
                                <w:p w14:paraId="29E4CE19" w14:textId="77777777" w:rsidR="0061330C" w:rsidRDefault="0061330C">
                                  <w:pPr>
                                    <w:pStyle w:val="TableParagraph"/>
                                    <w:spacing w:line="256" w:lineRule="auto"/>
                                    <w:ind w:left="35"/>
                                    <w:jc w:val="center"/>
                                    <w:rPr>
                                      <w:b/>
                                      <w:sz w:val="17"/>
                                    </w:rPr>
                                  </w:pPr>
                                  <w:r>
                                    <w:rPr>
                                      <w:b/>
                                      <w:sz w:val="17"/>
                                    </w:rPr>
                                    <w:t>2</w:t>
                                  </w:r>
                                </w:p>
                              </w:tc>
                              <w:tc>
                                <w:tcPr>
                                  <w:tcW w:w="377" w:type="dxa"/>
                                  <w:hideMark/>
                                </w:tcPr>
                                <w:p w14:paraId="49C370B8" w14:textId="77777777" w:rsidR="0061330C" w:rsidRDefault="0061330C">
                                  <w:pPr>
                                    <w:pStyle w:val="TableParagraph"/>
                                    <w:spacing w:line="256" w:lineRule="auto"/>
                                    <w:ind w:left="58" w:right="41"/>
                                    <w:jc w:val="center"/>
                                    <w:rPr>
                                      <w:sz w:val="17"/>
                                    </w:rPr>
                                  </w:pPr>
                                  <w:r>
                                    <w:rPr>
                                      <w:sz w:val="17"/>
                                    </w:rPr>
                                    <w:t>79.</w:t>
                                  </w:r>
                                </w:p>
                              </w:tc>
                              <w:tc>
                                <w:tcPr>
                                  <w:tcW w:w="3742" w:type="dxa"/>
                                  <w:tcBorders>
                                    <w:top w:val="nil"/>
                                    <w:left w:val="nil"/>
                                    <w:bottom w:val="single" w:sz="4" w:space="0" w:color="000000"/>
                                    <w:right w:val="nil"/>
                                  </w:tcBorders>
                                  <w:hideMark/>
                                </w:tcPr>
                                <w:p w14:paraId="69C8224D" w14:textId="77777777" w:rsidR="0061330C" w:rsidRDefault="0061330C">
                                  <w:pPr>
                                    <w:pStyle w:val="TableParagraph"/>
                                    <w:spacing w:line="256" w:lineRule="auto"/>
                                    <w:ind w:left="22"/>
                                    <w:rPr>
                                      <w:sz w:val="17"/>
                                    </w:rPr>
                                  </w:pPr>
                                  <w:r>
                                    <w:rPr>
                                      <w:sz w:val="17"/>
                                    </w:rPr>
                                    <w:t>Speech problem (describe):</w:t>
                                  </w:r>
                                </w:p>
                              </w:tc>
                            </w:tr>
                            <w:tr w:rsidR="0061330C" w14:paraId="244C31FF" w14:textId="77777777">
                              <w:trPr>
                                <w:trHeight w:val="281"/>
                              </w:trPr>
                              <w:tc>
                                <w:tcPr>
                                  <w:tcW w:w="235" w:type="dxa"/>
                                  <w:hideMark/>
                                </w:tcPr>
                                <w:p w14:paraId="41524B13" w14:textId="77777777" w:rsidR="0061330C" w:rsidRDefault="0061330C">
                                  <w:pPr>
                                    <w:pStyle w:val="TableParagraph"/>
                                    <w:spacing w:before="39" w:line="256" w:lineRule="auto"/>
                                    <w:ind w:left="24"/>
                                    <w:rPr>
                                      <w:b/>
                                      <w:sz w:val="17"/>
                                    </w:rPr>
                                  </w:pPr>
                                  <w:r>
                                    <w:rPr>
                                      <w:b/>
                                      <w:sz w:val="17"/>
                                    </w:rPr>
                                    <w:t>0</w:t>
                                  </w:r>
                                </w:p>
                              </w:tc>
                              <w:tc>
                                <w:tcPr>
                                  <w:tcW w:w="325" w:type="dxa"/>
                                  <w:hideMark/>
                                </w:tcPr>
                                <w:p w14:paraId="0D17023B" w14:textId="77777777" w:rsidR="0061330C" w:rsidRDefault="0061330C">
                                  <w:pPr>
                                    <w:pStyle w:val="TableParagraph"/>
                                    <w:spacing w:before="39" w:line="256" w:lineRule="auto"/>
                                    <w:ind w:left="116"/>
                                    <w:rPr>
                                      <w:b/>
                                      <w:sz w:val="17"/>
                                    </w:rPr>
                                  </w:pPr>
                                  <w:r>
                                    <w:rPr>
                                      <w:b/>
                                      <w:sz w:val="17"/>
                                    </w:rPr>
                                    <w:t>1</w:t>
                                  </w:r>
                                </w:p>
                              </w:tc>
                              <w:tc>
                                <w:tcPr>
                                  <w:tcW w:w="289" w:type="dxa"/>
                                  <w:hideMark/>
                                </w:tcPr>
                                <w:p w14:paraId="46BD3B3E"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6496A0FF" w14:textId="77777777" w:rsidR="0061330C" w:rsidRDefault="0061330C">
                                  <w:pPr>
                                    <w:pStyle w:val="TableParagraph"/>
                                    <w:spacing w:before="39" w:line="256" w:lineRule="auto"/>
                                    <w:ind w:left="58" w:right="41"/>
                                    <w:jc w:val="center"/>
                                    <w:rPr>
                                      <w:sz w:val="17"/>
                                    </w:rPr>
                                  </w:pPr>
                                  <w:r>
                                    <w:rPr>
                                      <w:sz w:val="17"/>
                                    </w:rPr>
                                    <w:t>80.</w:t>
                                  </w:r>
                                </w:p>
                              </w:tc>
                              <w:tc>
                                <w:tcPr>
                                  <w:tcW w:w="3742" w:type="dxa"/>
                                  <w:tcBorders>
                                    <w:top w:val="single" w:sz="4" w:space="0" w:color="000000"/>
                                    <w:left w:val="nil"/>
                                    <w:bottom w:val="nil"/>
                                    <w:right w:val="nil"/>
                                  </w:tcBorders>
                                  <w:hideMark/>
                                </w:tcPr>
                                <w:p w14:paraId="01AB50EC" w14:textId="77777777" w:rsidR="0061330C" w:rsidRDefault="0061330C">
                                  <w:pPr>
                                    <w:pStyle w:val="TableParagraph"/>
                                    <w:spacing w:before="39" w:line="256" w:lineRule="auto"/>
                                    <w:ind w:left="22"/>
                                    <w:rPr>
                                      <w:sz w:val="17"/>
                                    </w:rPr>
                                  </w:pPr>
                                  <w:r>
                                    <w:rPr>
                                      <w:sz w:val="17"/>
                                    </w:rPr>
                                    <w:t>Stares blankly</w:t>
                                  </w:r>
                                </w:p>
                              </w:tc>
                            </w:tr>
                            <w:tr w:rsidR="0061330C" w14:paraId="00568F67" w14:textId="77777777">
                              <w:trPr>
                                <w:trHeight w:val="282"/>
                              </w:trPr>
                              <w:tc>
                                <w:tcPr>
                                  <w:tcW w:w="235" w:type="dxa"/>
                                  <w:hideMark/>
                                </w:tcPr>
                                <w:p w14:paraId="1A26C953" w14:textId="77777777" w:rsidR="0061330C" w:rsidRDefault="0061330C">
                                  <w:pPr>
                                    <w:pStyle w:val="TableParagraph"/>
                                    <w:spacing w:before="41" w:line="256" w:lineRule="auto"/>
                                    <w:ind w:left="24"/>
                                    <w:rPr>
                                      <w:b/>
                                      <w:sz w:val="17"/>
                                    </w:rPr>
                                  </w:pPr>
                                  <w:r>
                                    <w:rPr>
                                      <w:b/>
                                      <w:sz w:val="17"/>
                                    </w:rPr>
                                    <w:t>0</w:t>
                                  </w:r>
                                </w:p>
                              </w:tc>
                              <w:tc>
                                <w:tcPr>
                                  <w:tcW w:w="325" w:type="dxa"/>
                                  <w:hideMark/>
                                </w:tcPr>
                                <w:p w14:paraId="5D063CC8" w14:textId="77777777" w:rsidR="0061330C" w:rsidRDefault="0061330C">
                                  <w:pPr>
                                    <w:pStyle w:val="TableParagraph"/>
                                    <w:spacing w:before="41" w:line="256" w:lineRule="auto"/>
                                    <w:ind w:left="116"/>
                                    <w:rPr>
                                      <w:b/>
                                      <w:sz w:val="17"/>
                                    </w:rPr>
                                  </w:pPr>
                                  <w:r>
                                    <w:rPr>
                                      <w:b/>
                                      <w:sz w:val="17"/>
                                    </w:rPr>
                                    <w:t>1</w:t>
                                  </w:r>
                                </w:p>
                              </w:tc>
                              <w:tc>
                                <w:tcPr>
                                  <w:tcW w:w="289" w:type="dxa"/>
                                  <w:hideMark/>
                                </w:tcPr>
                                <w:p w14:paraId="5356B75F" w14:textId="77777777" w:rsidR="0061330C" w:rsidRDefault="0061330C">
                                  <w:pPr>
                                    <w:pStyle w:val="TableParagraph"/>
                                    <w:spacing w:before="41" w:line="256" w:lineRule="auto"/>
                                    <w:ind w:left="35"/>
                                    <w:jc w:val="center"/>
                                    <w:rPr>
                                      <w:b/>
                                      <w:sz w:val="17"/>
                                    </w:rPr>
                                  </w:pPr>
                                  <w:r>
                                    <w:rPr>
                                      <w:b/>
                                      <w:sz w:val="17"/>
                                    </w:rPr>
                                    <w:t>2</w:t>
                                  </w:r>
                                </w:p>
                              </w:tc>
                              <w:tc>
                                <w:tcPr>
                                  <w:tcW w:w="377" w:type="dxa"/>
                                  <w:hideMark/>
                                </w:tcPr>
                                <w:p w14:paraId="40C594DF" w14:textId="77777777" w:rsidR="0061330C" w:rsidRDefault="0061330C">
                                  <w:pPr>
                                    <w:pStyle w:val="TableParagraph"/>
                                    <w:spacing w:before="41" w:line="256" w:lineRule="auto"/>
                                    <w:ind w:left="58" w:right="41"/>
                                    <w:jc w:val="center"/>
                                    <w:rPr>
                                      <w:sz w:val="17"/>
                                    </w:rPr>
                                  </w:pPr>
                                  <w:r>
                                    <w:rPr>
                                      <w:sz w:val="17"/>
                                    </w:rPr>
                                    <w:t>81.</w:t>
                                  </w:r>
                                </w:p>
                              </w:tc>
                              <w:tc>
                                <w:tcPr>
                                  <w:tcW w:w="3742" w:type="dxa"/>
                                  <w:hideMark/>
                                </w:tcPr>
                                <w:p w14:paraId="76ED1549" w14:textId="77777777" w:rsidR="0061330C" w:rsidRDefault="0061330C">
                                  <w:pPr>
                                    <w:pStyle w:val="TableParagraph"/>
                                    <w:spacing w:before="41" w:line="256" w:lineRule="auto"/>
                                    <w:ind w:left="22"/>
                                    <w:rPr>
                                      <w:sz w:val="17"/>
                                    </w:rPr>
                                  </w:pPr>
                                  <w:r>
                                    <w:rPr>
                                      <w:sz w:val="17"/>
                                    </w:rPr>
                                    <w:t>Steals at home</w:t>
                                  </w:r>
                                </w:p>
                              </w:tc>
                            </w:tr>
                            <w:tr w:rsidR="0061330C" w14:paraId="3841FBE1" w14:textId="77777777">
                              <w:trPr>
                                <w:trHeight w:val="280"/>
                              </w:trPr>
                              <w:tc>
                                <w:tcPr>
                                  <w:tcW w:w="235" w:type="dxa"/>
                                  <w:hideMark/>
                                </w:tcPr>
                                <w:p w14:paraId="13C81BE4" w14:textId="77777777" w:rsidR="0061330C" w:rsidRDefault="0061330C">
                                  <w:pPr>
                                    <w:pStyle w:val="TableParagraph"/>
                                    <w:spacing w:line="256" w:lineRule="auto"/>
                                    <w:ind w:left="24"/>
                                    <w:rPr>
                                      <w:b/>
                                      <w:sz w:val="17"/>
                                    </w:rPr>
                                  </w:pPr>
                                  <w:r>
                                    <w:rPr>
                                      <w:b/>
                                      <w:sz w:val="17"/>
                                    </w:rPr>
                                    <w:t>0</w:t>
                                  </w:r>
                                </w:p>
                              </w:tc>
                              <w:tc>
                                <w:tcPr>
                                  <w:tcW w:w="325" w:type="dxa"/>
                                  <w:hideMark/>
                                </w:tcPr>
                                <w:p w14:paraId="7EE2B984" w14:textId="77777777" w:rsidR="0061330C" w:rsidRDefault="0061330C">
                                  <w:pPr>
                                    <w:pStyle w:val="TableParagraph"/>
                                    <w:spacing w:line="256" w:lineRule="auto"/>
                                    <w:ind w:left="116"/>
                                    <w:rPr>
                                      <w:b/>
                                      <w:sz w:val="17"/>
                                    </w:rPr>
                                  </w:pPr>
                                  <w:r>
                                    <w:rPr>
                                      <w:b/>
                                      <w:sz w:val="17"/>
                                    </w:rPr>
                                    <w:t>1</w:t>
                                  </w:r>
                                </w:p>
                              </w:tc>
                              <w:tc>
                                <w:tcPr>
                                  <w:tcW w:w="289" w:type="dxa"/>
                                  <w:hideMark/>
                                </w:tcPr>
                                <w:p w14:paraId="5AF3F44B" w14:textId="77777777" w:rsidR="0061330C" w:rsidRDefault="0061330C">
                                  <w:pPr>
                                    <w:pStyle w:val="TableParagraph"/>
                                    <w:spacing w:line="256" w:lineRule="auto"/>
                                    <w:ind w:left="35"/>
                                    <w:jc w:val="center"/>
                                    <w:rPr>
                                      <w:b/>
                                      <w:sz w:val="17"/>
                                    </w:rPr>
                                  </w:pPr>
                                  <w:r>
                                    <w:rPr>
                                      <w:b/>
                                      <w:sz w:val="17"/>
                                    </w:rPr>
                                    <w:t>2</w:t>
                                  </w:r>
                                </w:p>
                              </w:tc>
                              <w:tc>
                                <w:tcPr>
                                  <w:tcW w:w="377" w:type="dxa"/>
                                  <w:hideMark/>
                                </w:tcPr>
                                <w:p w14:paraId="5BEFD083" w14:textId="77777777" w:rsidR="0061330C" w:rsidRDefault="0061330C">
                                  <w:pPr>
                                    <w:pStyle w:val="TableParagraph"/>
                                    <w:spacing w:line="256" w:lineRule="auto"/>
                                    <w:ind w:left="58" w:right="41"/>
                                    <w:jc w:val="center"/>
                                    <w:rPr>
                                      <w:sz w:val="17"/>
                                    </w:rPr>
                                  </w:pPr>
                                  <w:r>
                                    <w:rPr>
                                      <w:sz w:val="17"/>
                                    </w:rPr>
                                    <w:t>82.</w:t>
                                  </w:r>
                                </w:p>
                              </w:tc>
                              <w:tc>
                                <w:tcPr>
                                  <w:tcW w:w="3742" w:type="dxa"/>
                                  <w:hideMark/>
                                </w:tcPr>
                                <w:p w14:paraId="1A1F27AE" w14:textId="77777777" w:rsidR="0061330C" w:rsidRDefault="0061330C">
                                  <w:pPr>
                                    <w:pStyle w:val="TableParagraph"/>
                                    <w:spacing w:line="256" w:lineRule="auto"/>
                                    <w:ind w:left="22"/>
                                    <w:rPr>
                                      <w:sz w:val="17"/>
                                    </w:rPr>
                                  </w:pPr>
                                  <w:r>
                                    <w:rPr>
                                      <w:sz w:val="17"/>
                                    </w:rPr>
                                    <w:t>Steals outside the home</w:t>
                                  </w:r>
                                </w:p>
                              </w:tc>
                            </w:tr>
                            <w:tr w:rsidR="0061330C" w14:paraId="7218B770" w14:textId="77777777">
                              <w:trPr>
                                <w:trHeight w:val="1003"/>
                              </w:trPr>
                              <w:tc>
                                <w:tcPr>
                                  <w:tcW w:w="235" w:type="dxa"/>
                                  <w:hideMark/>
                                </w:tcPr>
                                <w:p w14:paraId="5668AD05" w14:textId="77777777" w:rsidR="0061330C" w:rsidRDefault="0061330C">
                                  <w:pPr>
                                    <w:pStyle w:val="TableParagraph"/>
                                    <w:spacing w:line="256" w:lineRule="auto"/>
                                    <w:ind w:left="24"/>
                                    <w:rPr>
                                      <w:b/>
                                      <w:sz w:val="17"/>
                                    </w:rPr>
                                  </w:pPr>
                                  <w:r>
                                    <w:rPr>
                                      <w:b/>
                                      <w:sz w:val="17"/>
                                    </w:rPr>
                                    <w:t>0</w:t>
                                  </w:r>
                                </w:p>
                              </w:tc>
                              <w:tc>
                                <w:tcPr>
                                  <w:tcW w:w="325" w:type="dxa"/>
                                  <w:hideMark/>
                                </w:tcPr>
                                <w:p w14:paraId="08C28132" w14:textId="77777777" w:rsidR="0061330C" w:rsidRDefault="0061330C">
                                  <w:pPr>
                                    <w:pStyle w:val="TableParagraph"/>
                                    <w:spacing w:line="256" w:lineRule="auto"/>
                                    <w:ind w:left="116"/>
                                    <w:rPr>
                                      <w:b/>
                                      <w:sz w:val="17"/>
                                    </w:rPr>
                                  </w:pPr>
                                  <w:r>
                                    <w:rPr>
                                      <w:b/>
                                      <w:sz w:val="17"/>
                                    </w:rPr>
                                    <w:t>1</w:t>
                                  </w:r>
                                </w:p>
                              </w:tc>
                              <w:tc>
                                <w:tcPr>
                                  <w:tcW w:w="289" w:type="dxa"/>
                                  <w:hideMark/>
                                </w:tcPr>
                                <w:p w14:paraId="28E30F9E" w14:textId="77777777" w:rsidR="0061330C" w:rsidRDefault="0061330C">
                                  <w:pPr>
                                    <w:pStyle w:val="TableParagraph"/>
                                    <w:spacing w:line="256" w:lineRule="auto"/>
                                    <w:ind w:left="35"/>
                                    <w:jc w:val="center"/>
                                    <w:rPr>
                                      <w:b/>
                                      <w:sz w:val="17"/>
                                    </w:rPr>
                                  </w:pPr>
                                  <w:r>
                                    <w:rPr>
                                      <w:b/>
                                      <w:sz w:val="17"/>
                                    </w:rPr>
                                    <w:t>2</w:t>
                                  </w:r>
                                </w:p>
                              </w:tc>
                              <w:tc>
                                <w:tcPr>
                                  <w:tcW w:w="377" w:type="dxa"/>
                                  <w:hideMark/>
                                </w:tcPr>
                                <w:p w14:paraId="29DAD992" w14:textId="77777777" w:rsidR="0061330C" w:rsidRDefault="0061330C">
                                  <w:pPr>
                                    <w:pStyle w:val="TableParagraph"/>
                                    <w:spacing w:line="256" w:lineRule="auto"/>
                                    <w:ind w:left="58" w:right="41"/>
                                    <w:jc w:val="center"/>
                                    <w:rPr>
                                      <w:sz w:val="17"/>
                                    </w:rPr>
                                  </w:pPr>
                                  <w:r>
                                    <w:rPr>
                                      <w:sz w:val="17"/>
                                    </w:rPr>
                                    <w:t>83.</w:t>
                                  </w:r>
                                </w:p>
                              </w:tc>
                              <w:tc>
                                <w:tcPr>
                                  <w:tcW w:w="3742" w:type="dxa"/>
                                  <w:tcBorders>
                                    <w:top w:val="nil"/>
                                    <w:left w:val="nil"/>
                                    <w:bottom w:val="single" w:sz="6" w:space="0" w:color="000000"/>
                                    <w:right w:val="nil"/>
                                  </w:tcBorders>
                                  <w:hideMark/>
                                </w:tcPr>
                                <w:p w14:paraId="4BD98038" w14:textId="77777777" w:rsidR="0061330C" w:rsidRDefault="0061330C">
                                  <w:pPr>
                                    <w:pStyle w:val="TableParagraph"/>
                                    <w:spacing w:line="256" w:lineRule="auto"/>
                                    <w:ind w:left="22" w:right="319"/>
                                    <w:rPr>
                                      <w:sz w:val="17"/>
                                    </w:rPr>
                                  </w:pPr>
                                  <w:r>
                                    <w:rPr>
                                      <w:sz w:val="17"/>
                                    </w:rPr>
                                    <w:t>Stores up too many things he/she doesn’t need (describe):</w:t>
                                  </w:r>
                                </w:p>
                              </w:tc>
                            </w:tr>
                          </w:tbl>
                          <w:p w14:paraId="39422E63" w14:textId="77777777" w:rsidR="0061330C" w:rsidRDefault="0061330C" w:rsidP="00C120CD">
                            <w:pPr>
                              <w:pStyle w:val="BodyText"/>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5E649" id="Text Box 108" o:spid="_x0000_s1108" type="#_x0000_t202" style="position:absolute;margin-left:54.95pt;margin-top:13.65pt;width:248.45pt;height:552.3pt;z-index:-25165811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" filled="f" stroked="f">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35"/>
                        <w:gridCol w:w="325"/>
                        <w:gridCol w:w="289"/>
                        <w:gridCol w:w="377"/>
                        <w:gridCol w:w="3742"/>
                      </w:tblGrid>
                      <w:tr w:rsidR="0061330C" w14:paraId="054E8FA5" w14:textId="77777777">
                        <w:trPr>
                          <w:trHeight w:val="389"/>
                        </w:trPr>
                        <w:tc>
                          <w:tcPr>
                            <w:tcW w:w="235" w:type="dxa"/>
                            <w:hideMark/>
                          </w:tcPr>
                          <w:p w14:paraId="66B5CF5A" w14:textId="77777777" w:rsidR="0061330C" w:rsidRDefault="0061330C">
                            <w:pPr>
                              <w:pStyle w:val="TableParagraph"/>
                              <w:spacing w:before="149" w:line="256" w:lineRule="auto"/>
                              <w:ind w:left="24"/>
                              <w:rPr>
                                <w:b/>
                                <w:sz w:val="17"/>
                              </w:rPr>
                            </w:pPr>
                            <w:r>
                              <w:rPr>
                                <w:b/>
                                <w:sz w:val="17"/>
                              </w:rPr>
                              <w:t>0</w:t>
                            </w:r>
                          </w:p>
                        </w:tc>
                        <w:tc>
                          <w:tcPr>
                            <w:tcW w:w="325" w:type="dxa"/>
                            <w:hideMark/>
                          </w:tcPr>
                          <w:p w14:paraId="67E0AAA7" w14:textId="77777777" w:rsidR="0061330C" w:rsidRDefault="0061330C">
                            <w:pPr>
                              <w:pStyle w:val="TableParagraph"/>
                              <w:spacing w:before="149" w:line="256" w:lineRule="auto"/>
                              <w:ind w:left="116"/>
                              <w:rPr>
                                <w:b/>
                                <w:sz w:val="17"/>
                              </w:rPr>
                            </w:pPr>
                            <w:r>
                              <w:rPr>
                                <w:b/>
                                <w:sz w:val="17"/>
                              </w:rPr>
                              <w:t>1</w:t>
                            </w:r>
                          </w:p>
                        </w:tc>
                        <w:tc>
                          <w:tcPr>
                            <w:tcW w:w="289" w:type="dxa"/>
                            <w:hideMark/>
                          </w:tcPr>
                          <w:p w14:paraId="30FFA548" w14:textId="77777777" w:rsidR="0061330C" w:rsidRDefault="0061330C">
                            <w:pPr>
                              <w:pStyle w:val="TableParagraph"/>
                              <w:spacing w:before="149" w:line="256" w:lineRule="auto"/>
                              <w:ind w:left="35"/>
                              <w:jc w:val="center"/>
                              <w:rPr>
                                <w:b/>
                                <w:sz w:val="17"/>
                              </w:rPr>
                            </w:pPr>
                            <w:r>
                              <w:rPr>
                                <w:b/>
                                <w:sz w:val="17"/>
                              </w:rPr>
                              <w:t>2</w:t>
                            </w:r>
                          </w:p>
                        </w:tc>
                        <w:tc>
                          <w:tcPr>
                            <w:tcW w:w="377" w:type="dxa"/>
                            <w:hideMark/>
                          </w:tcPr>
                          <w:p w14:paraId="5A74821D" w14:textId="77777777" w:rsidR="0061330C" w:rsidRDefault="0061330C">
                            <w:pPr>
                              <w:pStyle w:val="TableParagraph"/>
                              <w:spacing w:before="149" w:line="256" w:lineRule="auto"/>
                              <w:ind w:left="58" w:right="41"/>
                              <w:jc w:val="center"/>
                              <w:rPr>
                                <w:sz w:val="17"/>
                              </w:rPr>
                            </w:pPr>
                            <w:r>
                              <w:rPr>
                                <w:sz w:val="17"/>
                              </w:rPr>
                              <w:t>57.</w:t>
                            </w:r>
                          </w:p>
                        </w:tc>
                        <w:tc>
                          <w:tcPr>
                            <w:tcW w:w="3742" w:type="dxa"/>
                            <w:hideMark/>
                          </w:tcPr>
                          <w:p w14:paraId="42B06CE6" w14:textId="77777777" w:rsidR="0061330C" w:rsidRDefault="0061330C">
                            <w:pPr>
                              <w:pStyle w:val="TableParagraph"/>
                              <w:spacing w:before="149" w:line="256" w:lineRule="auto"/>
                              <w:ind w:left="22"/>
                              <w:rPr>
                                <w:sz w:val="17"/>
                              </w:rPr>
                            </w:pPr>
                            <w:r>
                              <w:rPr>
                                <w:sz w:val="17"/>
                              </w:rPr>
                              <w:t>Physically attacks people</w:t>
                            </w:r>
                          </w:p>
                        </w:tc>
                      </w:tr>
                      <w:tr w:rsidR="0061330C" w14:paraId="614B4B9D" w14:textId="77777777">
                        <w:trPr>
                          <w:trHeight w:val="868"/>
                        </w:trPr>
                        <w:tc>
                          <w:tcPr>
                            <w:tcW w:w="235" w:type="dxa"/>
                            <w:hideMark/>
                          </w:tcPr>
                          <w:p w14:paraId="31E9697C" w14:textId="77777777" w:rsidR="0061330C" w:rsidRDefault="0061330C">
                            <w:pPr>
                              <w:pStyle w:val="TableParagraph"/>
                              <w:spacing w:line="256" w:lineRule="auto"/>
                              <w:ind w:left="24"/>
                              <w:rPr>
                                <w:b/>
                                <w:sz w:val="17"/>
                              </w:rPr>
                            </w:pPr>
                            <w:r>
                              <w:rPr>
                                <w:b/>
                                <w:sz w:val="17"/>
                              </w:rPr>
                              <w:t>0</w:t>
                            </w:r>
                          </w:p>
                        </w:tc>
                        <w:tc>
                          <w:tcPr>
                            <w:tcW w:w="325" w:type="dxa"/>
                            <w:hideMark/>
                          </w:tcPr>
                          <w:p w14:paraId="62808AE5" w14:textId="77777777" w:rsidR="0061330C" w:rsidRDefault="0061330C">
                            <w:pPr>
                              <w:pStyle w:val="TableParagraph"/>
                              <w:spacing w:line="256" w:lineRule="auto"/>
                              <w:ind w:left="116"/>
                              <w:rPr>
                                <w:b/>
                                <w:sz w:val="17"/>
                              </w:rPr>
                            </w:pPr>
                            <w:r>
                              <w:rPr>
                                <w:b/>
                                <w:sz w:val="17"/>
                              </w:rPr>
                              <w:t>1</w:t>
                            </w:r>
                          </w:p>
                        </w:tc>
                        <w:tc>
                          <w:tcPr>
                            <w:tcW w:w="289" w:type="dxa"/>
                            <w:hideMark/>
                          </w:tcPr>
                          <w:p w14:paraId="785D4CA7" w14:textId="77777777" w:rsidR="0061330C" w:rsidRDefault="0061330C">
                            <w:pPr>
                              <w:pStyle w:val="TableParagraph"/>
                              <w:spacing w:line="256" w:lineRule="auto"/>
                              <w:ind w:left="35"/>
                              <w:jc w:val="center"/>
                              <w:rPr>
                                <w:b/>
                                <w:sz w:val="17"/>
                              </w:rPr>
                            </w:pPr>
                            <w:r>
                              <w:rPr>
                                <w:b/>
                                <w:sz w:val="17"/>
                              </w:rPr>
                              <w:t>2</w:t>
                            </w:r>
                          </w:p>
                        </w:tc>
                        <w:tc>
                          <w:tcPr>
                            <w:tcW w:w="377" w:type="dxa"/>
                            <w:hideMark/>
                          </w:tcPr>
                          <w:p w14:paraId="2E529E3A" w14:textId="77777777" w:rsidR="0061330C" w:rsidRDefault="0061330C">
                            <w:pPr>
                              <w:pStyle w:val="TableParagraph"/>
                              <w:spacing w:line="256" w:lineRule="auto"/>
                              <w:ind w:left="58" w:right="41"/>
                              <w:jc w:val="center"/>
                              <w:rPr>
                                <w:sz w:val="17"/>
                              </w:rPr>
                            </w:pPr>
                            <w:r>
                              <w:rPr>
                                <w:sz w:val="17"/>
                              </w:rPr>
                              <w:t>58.</w:t>
                            </w:r>
                          </w:p>
                        </w:tc>
                        <w:tc>
                          <w:tcPr>
                            <w:tcW w:w="3742" w:type="dxa"/>
                            <w:tcBorders>
                              <w:top w:val="nil"/>
                              <w:left w:val="nil"/>
                              <w:bottom w:val="single" w:sz="4" w:space="0" w:color="000000"/>
                              <w:right w:val="nil"/>
                            </w:tcBorders>
                            <w:hideMark/>
                          </w:tcPr>
                          <w:p w14:paraId="328CDEC7" w14:textId="77777777" w:rsidR="0061330C" w:rsidRDefault="0061330C">
                            <w:pPr>
                              <w:pStyle w:val="TableParagraph"/>
                              <w:spacing w:line="256" w:lineRule="auto"/>
                              <w:ind w:left="22" w:right="319"/>
                              <w:rPr>
                                <w:sz w:val="17"/>
                              </w:rPr>
                            </w:pPr>
                            <w:r>
                              <w:rPr>
                                <w:sz w:val="17"/>
                              </w:rPr>
                              <w:t>Picks nose, skin, or other parts of body (describe):</w:t>
                            </w:r>
                          </w:p>
                        </w:tc>
                      </w:tr>
                      <w:tr w:rsidR="0061330C" w14:paraId="4E866021" w14:textId="77777777">
                        <w:trPr>
                          <w:trHeight w:val="280"/>
                        </w:trPr>
                        <w:tc>
                          <w:tcPr>
                            <w:tcW w:w="235" w:type="dxa"/>
                            <w:hideMark/>
                          </w:tcPr>
                          <w:p w14:paraId="20A09F47" w14:textId="77777777" w:rsidR="0061330C" w:rsidRDefault="0061330C">
                            <w:pPr>
                              <w:pStyle w:val="TableParagraph"/>
                              <w:spacing w:before="39" w:line="256" w:lineRule="auto"/>
                              <w:ind w:left="24"/>
                              <w:rPr>
                                <w:b/>
                                <w:sz w:val="17"/>
                              </w:rPr>
                            </w:pPr>
                            <w:r>
                              <w:rPr>
                                <w:b/>
                                <w:sz w:val="17"/>
                              </w:rPr>
                              <w:t>0</w:t>
                            </w:r>
                          </w:p>
                        </w:tc>
                        <w:tc>
                          <w:tcPr>
                            <w:tcW w:w="325" w:type="dxa"/>
                            <w:hideMark/>
                          </w:tcPr>
                          <w:p w14:paraId="4D0B2715" w14:textId="77777777" w:rsidR="0061330C" w:rsidRDefault="0061330C">
                            <w:pPr>
                              <w:pStyle w:val="TableParagraph"/>
                              <w:spacing w:before="39" w:line="256" w:lineRule="auto"/>
                              <w:ind w:left="116"/>
                              <w:rPr>
                                <w:b/>
                                <w:sz w:val="17"/>
                              </w:rPr>
                            </w:pPr>
                            <w:r>
                              <w:rPr>
                                <w:b/>
                                <w:sz w:val="17"/>
                              </w:rPr>
                              <w:t>1</w:t>
                            </w:r>
                          </w:p>
                        </w:tc>
                        <w:tc>
                          <w:tcPr>
                            <w:tcW w:w="289" w:type="dxa"/>
                            <w:hideMark/>
                          </w:tcPr>
                          <w:p w14:paraId="3FE724A0"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2174D95B" w14:textId="77777777" w:rsidR="0061330C" w:rsidRDefault="0061330C">
                            <w:pPr>
                              <w:pStyle w:val="TableParagraph"/>
                              <w:spacing w:before="39" w:line="256" w:lineRule="auto"/>
                              <w:ind w:left="58" w:right="41"/>
                              <w:jc w:val="center"/>
                              <w:rPr>
                                <w:sz w:val="17"/>
                              </w:rPr>
                            </w:pPr>
                            <w:r>
                              <w:rPr>
                                <w:sz w:val="17"/>
                              </w:rPr>
                              <w:t>59.</w:t>
                            </w:r>
                          </w:p>
                        </w:tc>
                        <w:tc>
                          <w:tcPr>
                            <w:tcW w:w="3742" w:type="dxa"/>
                            <w:tcBorders>
                              <w:top w:val="single" w:sz="4" w:space="0" w:color="000000"/>
                              <w:left w:val="nil"/>
                              <w:bottom w:val="nil"/>
                              <w:right w:val="nil"/>
                            </w:tcBorders>
                            <w:hideMark/>
                          </w:tcPr>
                          <w:p w14:paraId="1AC339A0" w14:textId="77777777" w:rsidR="0061330C" w:rsidRDefault="0061330C">
                            <w:pPr>
                              <w:pStyle w:val="TableParagraph"/>
                              <w:spacing w:before="39" w:line="256" w:lineRule="auto"/>
                              <w:ind w:left="22"/>
                              <w:rPr>
                                <w:sz w:val="17"/>
                              </w:rPr>
                            </w:pPr>
                            <w:r>
                              <w:rPr>
                                <w:sz w:val="17"/>
                              </w:rPr>
                              <w:t>Plays with own sex parts in public</w:t>
                            </w:r>
                          </w:p>
                        </w:tc>
                      </w:tr>
                      <w:tr w:rsidR="0061330C" w14:paraId="1B6AC3EF" w14:textId="77777777">
                        <w:trPr>
                          <w:trHeight w:val="282"/>
                        </w:trPr>
                        <w:tc>
                          <w:tcPr>
                            <w:tcW w:w="235" w:type="dxa"/>
                            <w:hideMark/>
                          </w:tcPr>
                          <w:p w14:paraId="1422A3E3" w14:textId="77777777" w:rsidR="0061330C" w:rsidRDefault="0061330C">
                            <w:pPr>
                              <w:pStyle w:val="TableParagraph"/>
                              <w:spacing w:line="256" w:lineRule="auto"/>
                              <w:ind w:left="24"/>
                              <w:rPr>
                                <w:b/>
                                <w:sz w:val="17"/>
                              </w:rPr>
                            </w:pPr>
                            <w:r>
                              <w:rPr>
                                <w:b/>
                                <w:sz w:val="17"/>
                              </w:rPr>
                              <w:t>0</w:t>
                            </w:r>
                          </w:p>
                        </w:tc>
                        <w:tc>
                          <w:tcPr>
                            <w:tcW w:w="325" w:type="dxa"/>
                            <w:hideMark/>
                          </w:tcPr>
                          <w:p w14:paraId="0FF60366" w14:textId="77777777" w:rsidR="0061330C" w:rsidRDefault="0061330C">
                            <w:pPr>
                              <w:pStyle w:val="TableParagraph"/>
                              <w:spacing w:line="256" w:lineRule="auto"/>
                              <w:ind w:left="116"/>
                              <w:rPr>
                                <w:b/>
                                <w:sz w:val="17"/>
                              </w:rPr>
                            </w:pPr>
                            <w:r>
                              <w:rPr>
                                <w:b/>
                                <w:sz w:val="17"/>
                              </w:rPr>
                              <w:t>1</w:t>
                            </w:r>
                          </w:p>
                        </w:tc>
                        <w:tc>
                          <w:tcPr>
                            <w:tcW w:w="289" w:type="dxa"/>
                            <w:hideMark/>
                          </w:tcPr>
                          <w:p w14:paraId="6BED21EA" w14:textId="77777777" w:rsidR="0061330C" w:rsidRDefault="0061330C">
                            <w:pPr>
                              <w:pStyle w:val="TableParagraph"/>
                              <w:spacing w:line="256" w:lineRule="auto"/>
                              <w:ind w:left="35"/>
                              <w:jc w:val="center"/>
                              <w:rPr>
                                <w:b/>
                                <w:sz w:val="17"/>
                              </w:rPr>
                            </w:pPr>
                            <w:r>
                              <w:rPr>
                                <w:b/>
                                <w:sz w:val="17"/>
                              </w:rPr>
                              <w:t>2</w:t>
                            </w:r>
                          </w:p>
                        </w:tc>
                        <w:tc>
                          <w:tcPr>
                            <w:tcW w:w="377" w:type="dxa"/>
                            <w:hideMark/>
                          </w:tcPr>
                          <w:p w14:paraId="033B0140" w14:textId="77777777" w:rsidR="0061330C" w:rsidRDefault="0061330C">
                            <w:pPr>
                              <w:pStyle w:val="TableParagraph"/>
                              <w:spacing w:line="256" w:lineRule="auto"/>
                              <w:ind w:left="58" w:right="41"/>
                              <w:jc w:val="center"/>
                              <w:rPr>
                                <w:sz w:val="17"/>
                              </w:rPr>
                            </w:pPr>
                            <w:r>
                              <w:rPr>
                                <w:sz w:val="17"/>
                              </w:rPr>
                              <w:t>60.</w:t>
                            </w:r>
                          </w:p>
                        </w:tc>
                        <w:tc>
                          <w:tcPr>
                            <w:tcW w:w="3742" w:type="dxa"/>
                            <w:hideMark/>
                          </w:tcPr>
                          <w:p w14:paraId="09ABB5D1" w14:textId="77777777" w:rsidR="0061330C" w:rsidRDefault="0061330C">
                            <w:pPr>
                              <w:pStyle w:val="TableParagraph"/>
                              <w:spacing w:line="256" w:lineRule="auto"/>
                              <w:ind w:left="22"/>
                              <w:rPr>
                                <w:sz w:val="17"/>
                              </w:rPr>
                            </w:pPr>
                            <w:r>
                              <w:rPr>
                                <w:sz w:val="17"/>
                              </w:rPr>
                              <w:t>Plays with own sex parts too much</w:t>
                            </w:r>
                          </w:p>
                        </w:tc>
                      </w:tr>
                      <w:tr w:rsidR="0061330C" w14:paraId="2D0DBA18" w14:textId="77777777">
                        <w:trPr>
                          <w:trHeight w:val="281"/>
                        </w:trPr>
                        <w:tc>
                          <w:tcPr>
                            <w:tcW w:w="235" w:type="dxa"/>
                            <w:hideMark/>
                          </w:tcPr>
                          <w:p w14:paraId="69EB6A59" w14:textId="77777777" w:rsidR="0061330C" w:rsidRDefault="0061330C">
                            <w:pPr>
                              <w:pStyle w:val="TableParagraph"/>
                              <w:spacing w:before="41" w:line="256" w:lineRule="auto"/>
                              <w:ind w:left="24"/>
                              <w:rPr>
                                <w:b/>
                                <w:sz w:val="17"/>
                              </w:rPr>
                            </w:pPr>
                            <w:r>
                              <w:rPr>
                                <w:b/>
                                <w:sz w:val="17"/>
                              </w:rPr>
                              <w:t>0</w:t>
                            </w:r>
                          </w:p>
                        </w:tc>
                        <w:tc>
                          <w:tcPr>
                            <w:tcW w:w="325" w:type="dxa"/>
                            <w:hideMark/>
                          </w:tcPr>
                          <w:p w14:paraId="075BD4AE" w14:textId="77777777" w:rsidR="0061330C" w:rsidRDefault="0061330C">
                            <w:pPr>
                              <w:pStyle w:val="TableParagraph"/>
                              <w:spacing w:before="41" w:line="256" w:lineRule="auto"/>
                              <w:ind w:left="116"/>
                              <w:rPr>
                                <w:b/>
                                <w:sz w:val="17"/>
                              </w:rPr>
                            </w:pPr>
                            <w:r>
                              <w:rPr>
                                <w:b/>
                                <w:sz w:val="17"/>
                              </w:rPr>
                              <w:t>1</w:t>
                            </w:r>
                          </w:p>
                        </w:tc>
                        <w:tc>
                          <w:tcPr>
                            <w:tcW w:w="289" w:type="dxa"/>
                            <w:hideMark/>
                          </w:tcPr>
                          <w:p w14:paraId="68FAC810" w14:textId="77777777" w:rsidR="0061330C" w:rsidRDefault="0061330C">
                            <w:pPr>
                              <w:pStyle w:val="TableParagraph"/>
                              <w:spacing w:before="41" w:line="256" w:lineRule="auto"/>
                              <w:ind w:left="35"/>
                              <w:jc w:val="center"/>
                              <w:rPr>
                                <w:b/>
                                <w:sz w:val="17"/>
                              </w:rPr>
                            </w:pPr>
                            <w:r>
                              <w:rPr>
                                <w:b/>
                                <w:sz w:val="17"/>
                              </w:rPr>
                              <w:t>2</w:t>
                            </w:r>
                          </w:p>
                        </w:tc>
                        <w:tc>
                          <w:tcPr>
                            <w:tcW w:w="377" w:type="dxa"/>
                            <w:hideMark/>
                          </w:tcPr>
                          <w:p w14:paraId="77D9F822" w14:textId="77777777" w:rsidR="0061330C" w:rsidRDefault="0061330C">
                            <w:pPr>
                              <w:pStyle w:val="TableParagraph"/>
                              <w:spacing w:before="41" w:line="256" w:lineRule="auto"/>
                              <w:ind w:left="58" w:right="41"/>
                              <w:jc w:val="center"/>
                              <w:rPr>
                                <w:sz w:val="17"/>
                              </w:rPr>
                            </w:pPr>
                            <w:r>
                              <w:rPr>
                                <w:sz w:val="17"/>
                              </w:rPr>
                              <w:t>61.</w:t>
                            </w:r>
                          </w:p>
                        </w:tc>
                        <w:tc>
                          <w:tcPr>
                            <w:tcW w:w="3742" w:type="dxa"/>
                            <w:hideMark/>
                          </w:tcPr>
                          <w:p w14:paraId="001126E4" w14:textId="77777777" w:rsidR="0061330C" w:rsidRDefault="0061330C">
                            <w:pPr>
                              <w:pStyle w:val="TableParagraph"/>
                              <w:spacing w:before="41" w:line="256" w:lineRule="auto"/>
                              <w:ind w:left="22"/>
                              <w:rPr>
                                <w:sz w:val="17"/>
                              </w:rPr>
                            </w:pPr>
                            <w:r>
                              <w:rPr>
                                <w:sz w:val="17"/>
                              </w:rPr>
                              <w:t>Poor school work</w:t>
                            </w:r>
                          </w:p>
                        </w:tc>
                      </w:tr>
                      <w:tr w:rsidR="0061330C" w14:paraId="466271E0" w14:textId="77777777">
                        <w:trPr>
                          <w:trHeight w:val="280"/>
                        </w:trPr>
                        <w:tc>
                          <w:tcPr>
                            <w:tcW w:w="235" w:type="dxa"/>
                            <w:hideMark/>
                          </w:tcPr>
                          <w:p w14:paraId="02A8E638" w14:textId="77777777" w:rsidR="0061330C" w:rsidRDefault="0061330C">
                            <w:pPr>
                              <w:pStyle w:val="TableParagraph"/>
                              <w:spacing w:line="256" w:lineRule="auto"/>
                              <w:ind w:left="24"/>
                              <w:rPr>
                                <w:b/>
                                <w:sz w:val="17"/>
                              </w:rPr>
                            </w:pPr>
                            <w:r>
                              <w:rPr>
                                <w:b/>
                                <w:sz w:val="17"/>
                              </w:rPr>
                              <w:t>0</w:t>
                            </w:r>
                          </w:p>
                        </w:tc>
                        <w:tc>
                          <w:tcPr>
                            <w:tcW w:w="325" w:type="dxa"/>
                            <w:hideMark/>
                          </w:tcPr>
                          <w:p w14:paraId="249495A3" w14:textId="77777777" w:rsidR="0061330C" w:rsidRDefault="0061330C">
                            <w:pPr>
                              <w:pStyle w:val="TableParagraph"/>
                              <w:spacing w:line="256" w:lineRule="auto"/>
                              <w:ind w:left="116"/>
                              <w:rPr>
                                <w:b/>
                                <w:sz w:val="17"/>
                              </w:rPr>
                            </w:pPr>
                            <w:r>
                              <w:rPr>
                                <w:b/>
                                <w:sz w:val="17"/>
                              </w:rPr>
                              <w:t>1</w:t>
                            </w:r>
                          </w:p>
                        </w:tc>
                        <w:tc>
                          <w:tcPr>
                            <w:tcW w:w="289" w:type="dxa"/>
                            <w:hideMark/>
                          </w:tcPr>
                          <w:p w14:paraId="733D56E5" w14:textId="77777777" w:rsidR="0061330C" w:rsidRDefault="0061330C">
                            <w:pPr>
                              <w:pStyle w:val="TableParagraph"/>
                              <w:spacing w:line="256" w:lineRule="auto"/>
                              <w:ind w:left="35"/>
                              <w:jc w:val="center"/>
                              <w:rPr>
                                <w:b/>
                                <w:sz w:val="17"/>
                              </w:rPr>
                            </w:pPr>
                            <w:r>
                              <w:rPr>
                                <w:b/>
                                <w:sz w:val="17"/>
                              </w:rPr>
                              <w:t>2</w:t>
                            </w:r>
                          </w:p>
                        </w:tc>
                        <w:tc>
                          <w:tcPr>
                            <w:tcW w:w="377" w:type="dxa"/>
                            <w:hideMark/>
                          </w:tcPr>
                          <w:p w14:paraId="133B8761" w14:textId="77777777" w:rsidR="0061330C" w:rsidRDefault="0061330C">
                            <w:pPr>
                              <w:pStyle w:val="TableParagraph"/>
                              <w:spacing w:line="256" w:lineRule="auto"/>
                              <w:ind w:left="58" w:right="41"/>
                              <w:jc w:val="center"/>
                              <w:rPr>
                                <w:sz w:val="17"/>
                              </w:rPr>
                            </w:pPr>
                            <w:r>
                              <w:rPr>
                                <w:sz w:val="17"/>
                              </w:rPr>
                              <w:t>62.</w:t>
                            </w:r>
                          </w:p>
                        </w:tc>
                        <w:tc>
                          <w:tcPr>
                            <w:tcW w:w="3742" w:type="dxa"/>
                            <w:hideMark/>
                          </w:tcPr>
                          <w:p w14:paraId="6DC55533" w14:textId="77777777" w:rsidR="0061330C" w:rsidRDefault="0061330C">
                            <w:pPr>
                              <w:pStyle w:val="TableParagraph"/>
                              <w:spacing w:line="256" w:lineRule="auto"/>
                              <w:ind w:left="22"/>
                              <w:rPr>
                                <w:sz w:val="17"/>
                              </w:rPr>
                            </w:pPr>
                            <w:r>
                              <w:rPr>
                                <w:sz w:val="17"/>
                              </w:rPr>
                              <w:t>Poorly coordinated or clumsy</w:t>
                            </w:r>
                          </w:p>
                        </w:tc>
                      </w:tr>
                      <w:tr w:rsidR="0061330C" w14:paraId="3E92A464" w14:textId="77777777">
                        <w:trPr>
                          <w:trHeight w:val="280"/>
                        </w:trPr>
                        <w:tc>
                          <w:tcPr>
                            <w:tcW w:w="235" w:type="dxa"/>
                            <w:hideMark/>
                          </w:tcPr>
                          <w:p w14:paraId="49B76B07" w14:textId="77777777" w:rsidR="0061330C" w:rsidRDefault="0061330C">
                            <w:pPr>
                              <w:pStyle w:val="TableParagraph"/>
                              <w:spacing w:line="256" w:lineRule="auto"/>
                              <w:ind w:left="24"/>
                              <w:rPr>
                                <w:b/>
                                <w:sz w:val="17"/>
                              </w:rPr>
                            </w:pPr>
                            <w:r>
                              <w:rPr>
                                <w:b/>
                                <w:sz w:val="17"/>
                              </w:rPr>
                              <w:t>0</w:t>
                            </w:r>
                          </w:p>
                        </w:tc>
                        <w:tc>
                          <w:tcPr>
                            <w:tcW w:w="325" w:type="dxa"/>
                            <w:hideMark/>
                          </w:tcPr>
                          <w:p w14:paraId="1C91BE6B" w14:textId="77777777" w:rsidR="0061330C" w:rsidRDefault="0061330C">
                            <w:pPr>
                              <w:pStyle w:val="TableParagraph"/>
                              <w:spacing w:line="256" w:lineRule="auto"/>
                              <w:ind w:left="116"/>
                              <w:rPr>
                                <w:b/>
                                <w:sz w:val="17"/>
                              </w:rPr>
                            </w:pPr>
                            <w:r>
                              <w:rPr>
                                <w:b/>
                                <w:sz w:val="17"/>
                              </w:rPr>
                              <w:t>1</w:t>
                            </w:r>
                          </w:p>
                        </w:tc>
                        <w:tc>
                          <w:tcPr>
                            <w:tcW w:w="289" w:type="dxa"/>
                            <w:hideMark/>
                          </w:tcPr>
                          <w:p w14:paraId="1E42BE4E" w14:textId="77777777" w:rsidR="0061330C" w:rsidRDefault="0061330C">
                            <w:pPr>
                              <w:pStyle w:val="TableParagraph"/>
                              <w:spacing w:line="256" w:lineRule="auto"/>
                              <w:ind w:left="35"/>
                              <w:jc w:val="center"/>
                              <w:rPr>
                                <w:b/>
                                <w:sz w:val="17"/>
                              </w:rPr>
                            </w:pPr>
                            <w:r>
                              <w:rPr>
                                <w:b/>
                                <w:sz w:val="17"/>
                              </w:rPr>
                              <w:t>2</w:t>
                            </w:r>
                          </w:p>
                        </w:tc>
                        <w:tc>
                          <w:tcPr>
                            <w:tcW w:w="377" w:type="dxa"/>
                            <w:hideMark/>
                          </w:tcPr>
                          <w:p w14:paraId="018B68FE" w14:textId="77777777" w:rsidR="0061330C" w:rsidRDefault="0061330C">
                            <w:pPr>
                              <w:pStyle w:val="TableParagraph"/>
                              <w:spacing w:line="256" w:lineRule="auto"/>
                              <w:ind w:left="58" w:right="41"/>
                              <w:jc w:val="center"/>
                              <w:rPr>
                                <w:sz w:val="17"/>
                              </w:rPr>
                            </w:pPr>
                            <w:r>
                              <w:rPr>
                                <w:sz w:val="17"/>
                              </w:rPr>
                              <w:t>63.</w:t>
                            </w:r>
                          </w:p>
                        </w:tc>
                        <w:tc>
                          <w:tcPr>
                            <w:tcW w:w="3742" w:type="dxa"/>
                            <w:hideMark/>
                          </w:tcPr>
                          <w:p w14:paraId="5C4783A8" w14:textId="77777777" w:rsidR="0061330C" w:rsidRDefault="0061330C">
                            <w:pPr>
                              <w:pStyle w:val="TableParagraph"/>
                              <w:spacing w:line="256" w:lineRule="auto"/>
                              <w:ind w:left="22"/>
                              <w:rPr>
                                <w:sz w:val="17"/>
                              </w:rPr>
                            </w:pPr>
                            <w:r>
                              <w:rPr>
                                <w:sz w:val="17"/>
                              </w:rPr>
                              <w:t>Prefers being with older kids</w:t>
                            </w:r>
                          </w:p>
                        </w:tc>
                      </w:tr>
                      <w:tr w:rsidR="0061330C" w14:paraId="3A6FED26" w14:textId="77777777">
                        <w:trPr>
                          <w:trHeight w:val="282"/>
                        </w:trPr>
                        <w:tc>
                          <w:tcPr>
                            <w:tcW w:w="235" w:type="dxa"/>
                            <w:hideMark/>
                          </w:tcPr>
                          <w:p w14:paraId="1AB965E6" w14:textId="77777777" w:rsidR="0061330C" w:rsidRDefault="0061330C">
                            <w:pPr>
                              <w:pStyle w:val="TableParagraph"/>
                              <w:spacing w:line="256" w:lineRule="auto"/>
                              <w:ind w:left="24"/>
                              <w:rPr>
                                <w:b/>
                                <w:sz w:val="17"/>
                              </w:rPr>
                            </w:pPr>
                            <w:r>
                              <w:rPr>
                                <w:b/>
                                <w:sz w:val="17"/>
                              </w:rPr>
                              <w:t>0</w:t>
                            </w:r>
                          </w:p>
                        </w:tc>
                        <w:tc>
                          <w:tcPr>
                            <w:tcW w:w="325" w:type="dxa"/>
                            <w:hideMark/>
                          </w:tcPr>
                          <w:p w14:paraId="5586ECAA" w14:textId="77777777" w:rsidR="0061330C" w:rsidRDefault="0061330C">
                            <w:pPr>
                              <w:pStyle w:val="TableParagraph"/>
                              <w:spacing w:line="256" w:lineRule="auto"/>
                              <w:ind w:left="116"/>
                              <w:rPr>
                                <w:b/>
                                <w:sz w:val="17"/>
                              </w:rPr>
                            </w:pPr>
                            <w:r>
                              <w:rPr>
                                <w:b/>
                                <w:sz w:val="17"/>
                              </w:rPr>
                              <w:t>1</w:t>
                            </w:r>
                          </w:p>
                        </w:tc>
                        <w:tc>
                          <w:tcPr>
                            <w:tcW w:w="289" w:type="dxa"/>
                            <w:hideMark/>
                          </w:tcPr>
                          <w:p w14:paraId="343213DE" w14:textId="77777777" w:rsidR="0061330C" w:rsidRDefault="0061330C">
                            <w:pPr>
                              <w:pStyle w:val="TableParagraph"/>
                              <w:spacing w:line="256" w:lineRule="auto"/>
                              <w:ind w:left="35"/>
                              <w:jc w:val="center"/>
                              <w:rPr>
                                <w:b/>
                                <w:sz w:val="17"/>
                              </w:rPr>
                            </w:pPr>
                            <w:r>
                              <w:rPr>
                                <w:b/>
                                <w:sz w:val="17"/>
                              </w:rPr>
                              <w:t>2</w:t>
                            </w:r>
                          </w:p>
                        </w:tc>
                        <w:tc>
                          <w:tcPr>
                            <w:tcW w:w="377" w:type="dxa"/>
                            <w:hideMark/>
                          </w:tcPr>
                          <w:p w14:paraId="00310AE3" w14:textId="77777777" w:rsidR="0061330C" w:rsidRDefault="0061330C">
                            <w:pPr>
                              <w:pStyle w:val="TableParagraph"/>
                              <w:spacing w:line="256" w:lineRule="auto"/>
                              <w:ind w:left="58" w:right="41"/>
                              <w:jc w:val="center"/>
                              <w:rPr>
                                <w:sz w:val="17"/>
                              </w:rPr>
                            </w:pPr>
                            <w:r>
                              <w:rPr>
                                <w:sz w:val="17"/>
                              </w:rPr>
                              <w:t>64.</w:t>
                            </w:r>
                          </w:p>
                        </w:tc>
                        <w:tc>
                          <w:tcPr>
                            <w:tcW w:w="3742" w:type="dxa"/>
                            <w:hideMark/>
                          </w:tcPr>
                          <w:p w14:paraId="747B54C5" w14:textId="77777777" w:rsidR="0061330C" w:rsidRDefault="0061330C">
                            <w:pPr>
                              <w:pStyle w:val="TableParagraph"/>
                              <w:spacing w:line="256" w:lineRule="auto"/>
                              <w:ind w:left="22"/>
                              <w:rPr>
                                <w:sz w:val="17"/>
                              </w:rPr>
                            </w:pPr>
                            <w:r>
                              <w:rPr>
                                <w:sz w:val="17"/>
                              </w:rPr>
                              <w:t>Prefers being with younger kids</w:t>
                            </w:r>
                          </w:p>
                        </w:tc>
                      </w:tr>
                      <w:tr w:rsidR="0061330C" w14:paraId="642ED96D" w14:textId="77777777">
                        <w:trPr>
                          <w:trHeight w:val="282"/>
                        </w:trPr>
                        <w:tc>
                          <w:tcPr>
                            <w:tcW w:w="235" w:type="dxa"/>
                            <w:hideMark/>
                          </w:tcPr>
                          <w:p w14:paraId="72E99C19" w14:textId="77777777" w:rsidR="0061330C" w:rsidRDefault="0061330C">
                            <w:pPr>
                              <w:pStyle w:val="TableParagraph"/>
                              <w:spacing w:before="41" w:line="256" w:lineRule="auto"/>
                              <w:ind w:left="24"/>
                              <w:rPr>
                                <w:b/>
                                <w:sz w:val="17"/>
                              </w:rPr>
                            </w:pPr>
                            <w:r>
                              <w:rPr>
                                <w:b/>
                                <w:sz w:val="17"/>
                              </w:rPr>
                              <w:t>0</w:t>
                            </w:r>
                          </w:p>
                        </w:tc>
                        <w:tc>
                          <w:tcPr>
                            <w:tcW w:w="325" w:type="dxa"/>
                            <w:hideMark/>
                          </w:tcPr>
                          <w:p w14:paraId="07166E5C" w14:textId="77777777" w:rsidR="0061330C" w:rsidRDefault="0061330C">
                            <w:pPr>
                              <w:pStyle w:val="TableParagraph"/>
                              <w:spacing w:before="41" w:line="256" w:lineRule="auto"/>
                              <w:ind w:left="116"/>
                              <w:rPr>
                                <w:b/>
                                <w:sz w:val="17"/>
                              </w:rPr>
                            </w:pPr>
                            <w:r>
                              <w:rPr>
                                <w:b/>
                                <w:sz w:val="17"/>
                              </w:rPr>
                              <w:t>1</w:t>
                            </w:r>
                          </w:p>
                        </w:tc>
                        <w:tc>
                          <w:tcPr>
                            <w:tcW w:w="289" w:type="dxa"/>
                            <w:hideMark/>
                          </w:tcPr>
                          <w:p w14:paraId="02947BE5" w14:textId="77777777" w:rsidR="0061330C" w:rsidRDefault="0061330C">
                            <w:pPr>
                              <w:pStyle w:val="TableParagraph"/>
                              <w:spacing w:before="41" w:line="256" w:lineRule="auto"/>
                              <w:ind w:left="35"/>
                              <w:jc w:val="center"/>
                              <w:rPr>
                                <w:b/>
                                <w:sz w:val="17"/>
                              </w:rPr>
                            </w:pPr>
                            <w:r>
                              <w:rPr>
                                <w:b/>
                                <w:sz w:val="17"/>
                              </w:rPr>
                              <w:t>2</w:t>
                            </w:r>
                          </w:p>
                        </w:tc>
                        <w:tc>
                          <w:tcPr>
                            <w:tcW w:w="377" w:type="dxa"/>
                            <w:hideMark/>
                          </w:tcPr>
                          <w:p w14:paraId="1561A3B6" w14:textId="77777777" w:rsidR="0061330C" w:rsidRDefault="0061330C">
                            <w:pPr>
                              <w:pStyle w:val="TableParagraph"/>
                              <w:spacing w:before="41" w:line="256" w:lineRule="auto"/>
                              <w:ind w:left="58" w:right="41"/>
                              <w:jc w:val="center"/>
                              <w:rPr>
                                <w:sz w:val="17"/>
                              </w:rPr>
                            </w:pPr>
                            <w:r>
                              <w:rPr>
                                <w:sz w:val="17"/>
                              </w:rPr>
                              <w:t>65.</w:t>
                            </w:r>
                          </w:p>
                        </w:tc>
                        <w:tc>
                          <w:tcPr>
                            <w:tcW w:w="3742" w:type="dxa"/>
                            <w:hideMark/>
                          </w:tcPr>
                          <w:p w14:paraId="5DD23457" w14:textId="77777777" w:rsidR="0061330C" w:rsidRDefault="0061330C">
                            <w:pPr>
                              <w:pStyle w:val="TableParagraph"/>
                              <w:spacing w:before="41" w:line="256" w:lineRule="auto"/>
                              <w:ind w:left="22"/>
                              <w:rPr>
                                <w:sz w:val="17"/>
                              </w:rPr>
                            </w:pPr>
                            <w:r>
                              <w:rPr>
                                <w:sz w:val="17"/>
                              </w:rPr>
                              <w:t>Refuses to talk</w:t>
                            </w:r>
                          </w:p>
                        </w:tc>
                      </w:tr>
                      <w:tr w:rsidR="0061330C" w14:paraId="41B2018B" w14:textId="77777777">
                        <w:trPr>
                          <w:trHeight w:val="869"/>
                        </w:trPr>
                        <w:tc>
                          <w:tcPr>
                            <w:tcW w:w="235" w:type="dxa"/>
                            <w:hideMark/>
                          </w:tcPr>
                          <w:p w14:paraId="7458130B" w14:textId="77777777" w:rsidR="0061330C" w:rsidRDefault="0061330C">
                            <w:pPr>
                              <w:pStyle w:val="TableParagraph"/>
                              <w:spacing w:line="256" w:lineRule="auto"/>
                              <w:ind w:left="24"/>
                              <w:rPr>
                                <w:b/>
                                <w:sz w:val="17"/>
                              </w:rPr>
                            </w:pPr>
                            <w:r>
                              <w:rPr>
                                <w:b/>
                                <w:sz w:val="17"/>
                              </w:rPr>
                              <w:t>0</w:t>
                            </w:r>
                          </w:p>
                        </w:tc>
                        <w:tc>
                          <w:tcPr>
                            <w:tcW w:w="325" w:type="dxa"/>
                            <w:hideMark/>
                          </w:tcPr>
                          <w:p w14:paraId="71DF9523" w14:textId="77777777" w:rsidR="0061330C" w:rsidRDefault="0061330C">
                            <w:pPr>
                              <w:pStyle w:val="TableParagraph"/>
                              <w:spacing w:line="256" w:lineRule="auto"/>
                              <w:ind w:left="116"/>
                              <w:rPr>
                                <w:b/>
                                <w:sz w:val="17"/>
                              </w:rPr>
                            </w:pPr>
                            <w:r>
                              <w:rPr>
                                <w:b/>
                                <w:sz w:val="17"/>
                              </w:rPr>
                              <w:t>1</w:t>
                            </w:r>
                          </w:p>
                        </w:tc>
                        <w:tc>
                          <w:tcPr>
                            <w:tcW w:w="289" w:type="dxa"/>
                            <w:hideMark/>
                          </w:tcPr>
                          <w:p w14:paraId="29696191" w14:textId="77777777" w:rsidR="0061330C" w:rsidRDefault="0061330C">
                            <w:pPr>
                              <w:pStyle w:val="TableParagraph"/>
                              <w:spacing w:line="256" w:lineRule="auto"/>
                              <w:ind w:left="35"/>
                              <w:jc w:val="center"/>
                              <w:rPr>
                                <w:b/>
                                <w:sz w:val="17"/>
                              </w:rPr>
                            </w:pPr>
                            <w:r>
                              <w:rPr>
                                <w:b/>
                                <w:sz w:val="17"/>
                              </w:rPr>
                              <w:t>2</w:t>
                            </w:r>
                          </w:p>
                        </w:tc>
                        <w:tc>
                          <w:tcPr>
                            <w:tcW w:w="377" w:type="dxa"/>
                            <w:hideMark/>
                          </w:tcPr>
                          <w:p w14:paraId="4AD0C946" w14:textId="77777777" w:rsidR="0061330C" w:rsidRDefault="0061330C">
                            <w:pPr>
                              <w:pStyle w:val="TableParagraph"/>
                              <w:spacing w:line="256" w:lineRule="auto"/>
                              <w:ind w:left="58" w:right="41"/>
                              <w:jc w:val="center"/>
                              <w:rPr>
                                <w:sz w:val="17"/>
                              </w:rPr>
                            </w:pPr>
                            <w:r>
                              <w:rPr>
                                <w:sz w:val="17"/>
                              </w:rPr>
                              <w:t>66.</w:t>
                            </w:r>
                          </w:p>
                        </w:tc>
                        <w:tc>
                          <w:tcPr>
                            <w:tcW w:w="3742" w:type="dxa"/>
                            <w:tcBorders>
                              <w:top w:val="nil"/>
                              <w:left w:val="nil"/>
                              <w:bottom w:val="single" w:sz="4" w:space="0" w:color="000000"/>
                              <w:right w:val="nil"/>
                            </w:tcBorders>
                            <w:hideMark/>
                          </w:tcPr>
                          <w:p w14:paraId="46C654DA" w14:textId="77777777" w:rsidR="0061330C" w:rsidRDefault="0061330C">
                            <w:pPr>
                              <w:pStyle w:val="TableParagraph"/>
                              <w:spacing w:line="256" w:lineRule="auto"/>
                              <w:ind w:left="22" w:right="319"/>
                              <w:rPr>
                                <w:sz w:val="17"/>
                              </w:rPr>
                            </w:pPr>
                            <w:r>
                              <w:rPr>
                                <w:sz w:val="17"/>
                              </w:rPr>
                              <w:t>Repeats certain acts over and over; compulsions (describe):</w:t>
                            </w:r>
                          </w:p>
                        </w:tc>
                      </w:tr>
                      <w:tr w:rsidR="0061330C" w14:paraId="071F2AAF" w14:textId="77777777">
                        <w:trPr>
                          <w:trHeight w:val="280"/>
                        </w:trPr>
                        <w:tc>
                          <w:tcPr>
                            <w:tcW w:w="235" w:type="dxa"/>
                            <w:hideMark/>
                          </w:tcPr>
                          <w:p w14:paraId="64F1FCDF" w14:textId="77777777" w:rsidR="0061330C" w:rsidRDefault="0061330C">
                            <w:pPr>
                              <w:pStyle w:val="TableParagraph"/>
                              <w:spacing w:before="39" w:line="256" w:lineRule="auto"/>
                              <w:ind w:left="24"/>
                              <w:rPr>
                                <w:b/>
                                <w:sz w:val="17"/>
                              </w:rPr>
                            </w:pPr>
                            <w:r>
                              <w:rPr>
                                <w:b/>
                                <w:sz w:val="17"/>
                              </w:rPr>
                              <w:t>0</w:t>
                            </w:r>
                          </w:p>
                        </w:tc>
                        <w:tc>
                          <w:tcPr>
                            <w:tcW w:w="325" w:type="dxa"/>
                            <w:hideMark/>
                          </w:tcPr>
                          <w:p w14:paraId="327EECE0" w14:textId="77777777" w:rsidR="0061330C" w:rsidRDefault="0061330C">
                            <w:pPr>
                              <w:pStyle w:val="TableParagraph"/>
                              <w:spacing w:before="39" w:line="256" w:lineRule="auto"/>
                              <w:ind w:left="116"/>
                              <w:rPr>
                                <w:b/>
                                <w:sz w:val="17"/>
                              </w:rPr>
                            </w:pPr>
                            <w:r>
                              <w:rPr>
                                <w:b/>
                                <w:sz w:val="17"/>
                              </w:rPr>
                              <w:t>1</w:t>
                            </w:r>
                          </w:p>
                        </w:tc>
                        <w:tc>
                          <w:tcPr>
                            <w:tcW w:w="289" w:type="dxa"/>
                            <w:hideMark/>
                          </w:tcPr>
                          <w:p w14:paraId="4A521C80"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4B1C2D25" w14:textId="77777777" w:rsidR="0061330C" w:rsidRDefault="0061330C">
                            <w:pPr>
                              <w:pStyle w:val="TableParagraph"/>
                              <w:spacing w:before="39" w:line="256" w:lineRule="auto"/>
                              <w:ind w:left="58" w:right="41"/>
                              <w:jc w:val="center"/>
                              <w:rPr>
                                <w:sz w:val="17"/>
                              </w:rPr>
                            </w:pPr>
                            <w:r>
                              <w:rPr>
                                <w:sz w:val="17"/>
                              </w:rPr>
                              <w:t>67.</w:t>
                            </w:r>
                          </w:p>
                        </w:tc>
                        <w:tc>
                          <w:tcPr>
                            <w:tcW w:w="3742" w:type="dxa"/>
                            <w:tcBorders>
                              <w:top w:val="single" w:sz="4" w:space="0" w:color="000000"/>
                              <w:left w:val="nil"/>
                              <w:bottom w:val="nil"/>
                              <w:right w:val="nil"/>
                            </w:tcBorders>
                            <w:hideMark/>
                          </w:tcPr>
                          <w:p w14:paraId="12FCCBB2" w14:textId="77777777" w:rsidR="0061330C" w:rsidRDefault="0061330C">
                            <w:pPr>
                              <w:pStyle w:val="TableParagraph"/>
                              <w:spacing w:before="39" w:line="256" w:lineRule="auto"/>
                              <w:ind w:left="22"/>
                              <w:rPr>
                                <w:sz w:val="17"/>
                              </w:rPr>
                            </w:pPr>
                            <w:r>
                              <w:rPr>
                                <w:sz w:val="17"/>
                              </w:rPr>
                              <w:t>Runs away from home</w:t>
                            </w:r>
                          </w:p>
                        </w:tc>
                      </w:tr>
                      <w:tr w:rsidR="0061330C" w14:paraId="0F59EA8D" w14:textId="77777777">
                        <w:trPr>
                          <w:trHeight w:val="280"/>
                        </w:trPr>
                        <w:tc>
                          <w:tcPr>
                            <w:tcW w:w="235" w:type="dxa"/>
                            <w:hideMark/>
                          </w:tcPr>
                          <w:p w14:paraId="51B525D5" w14:textId="77777777" w:rsidR="0061330C" w:rsidRDefault="0061330C">
                            <w:pPr>
                              <w:pStyle w:val="TableParagraph"/>
                              <w:spacing w:line="256" w:lineRule="auto"/>
                              <w:ind w:left="24"/>
                              <w:rPr>
                                <w:b/>
                                <w:sz w:val="17"/>
                              </w:rPr>
                            </w:pPr>
                            <w:r>
                              <w:rPr>
                                <w:b/>
                                <w:sz w:val="17"/>
                              </w:rPr>
                              <w:t>0</w:t>
                            </w:r>
                          </w:p>
                        </w:tc>
                        <w:tc>
                          <w:tcPr>
                            <w:tcW w:w="325" w:type="dxa"/>
                            <w:hideMark/>
                          </w:tcPr>
                          <w:p w14:paraId="2D79474E" w14:textId="77777777" w:rsidR="0061330C" w:rsidRDefault="0061330C">
                            <w:pPr>
                              <w:pStyle w:val="TableParagraph"/>
                              <w:spacing w:line="256" w:lineRule="auto"/>
                              <w:ind w:left="116"/>
                              <w:rPr>
                                <w:b/>
                                <w:sz w:val="17"/>
                              </w:rPr>
                            </w:pPr>
                            <w:r>
                              <w:rPr>
                                <w:b/>
                                <w:sz w:val="17"/>
                              </w:rPr>
                              <w:t>1</w:t>
                            </w:r>
                          </w:p>
                        </w:tc>
                        <w:tc>
                          <w:tcPr>
                            <w:tcW w:w="289" w:type="dxa"/>
                            <w:hideMark/>
                          </w:tcPr>
                          <w:p w14:paraId="20B13688" w14:textId="77777777" w:rsidR="0061330C" w:rsidRDefault="0061330C">
                            <w:pPr>
                              <w:pStyle w:val="TableParagraph"/>
                              <w:spacing w:line="256" w:lineRule="auto"/>
                              <w:ind w:left="35"/>
                              <w:jc w:val="center"/>
                              <w:rPr>
                                <w:b/>
                                <w:sz w:val="17"/>
                              </w:rPr>
                            </w:pPr>
                            <w:r>
                              <w:rPr>
                                <w:b/>
                                <w:sz w:val="17"/>
                              </w:rPr>
                              <w:t>2</w:t>
                            </w:r>
                          </w:p>
                        </w:tc>
                        <w:tc>
                          <w:tcPr>
                            <w:tcW w:w="377" w:type="dxa"/>
                            <w:hideMark/>
                          </w:tcPr>
                          <w:p w14:paraId="4985C5EA" w14:textId="77777777" w:rsidR="0061330C" w:rsidRDefault="0061330C">
                            <w:pPr>
                              <w:pStyle w:val="TableParagraph"/>
                              <w:spacing w:line="256" w:lineRule="auto"/>
                              <w:ind w:left="58" w:right="41"/>
                              <w:jc w:val="center"/>
                              <w:rPr>
                                <w:sz w:val="17"/>
                              </w:rPr>
                            </w:pPr>
                            <w:r>
                              <w:rPr>
                                <w:sz w:val="17"/>
                              </w:rPr>
                              <w:t>68.</w:t>
                            </w:r>
                          </w:p>
                        </w:tc>
                        <w:tc>
                          <w:tcPr>
                            <w:tcW w:w="3742" w:type="dxa"/>
                            <w:hideMark/>
                          </w:tcPr>
                          <w:p w14:paraId="2C0678ED" w14:textId="77777777" w:rsidR="0061330C" w:rsidRDefault="0061330C">
                            <w:pPr>
                              <w:pStyle w:val="TableParagraph"/>
                              <w:spacing w:line="256" w:lineRule="auto"/>
                              <w:ind w:left="22"/>
                              <w:rPr>
                                <w:sz w:val="17"/>
                              </w:rPr>
                            </w:pPr>
                            <w:r>
                              <w:rPr>
                                <w:sz w:val="17"/>
                              </w:rPr>
                              <w:t>Screams a lot</w:t>
                            </w:r>
                          </w:p>
                        </w:tc>
                      </w:tr>
                      <w:tr w:rsidR="0061330C" w14:paraId="383F6D81" w14:textId="77777777">
                        <w:trPr>
                          <w:trHeight w:val="281"/>
                        </w:trPr>
                        <w:tc>
                          <w:tcPr>
                            <w:tcW w:w="235" w:type="dxa"/>
                            <w:hideMark/>
                          </w:tcPr>
                          <w:p w14:paraId="0787DD85" w14:textId="77777777" w:rsidR="0061330C" w:rsidRDefault="0061330C">
                            <w:pPr>
                              <w:pStyle w:val="TableParagraph"/>
                              <w:spacing w:line="256" w:lineRule="auto"/>
                              <w:ind w:left="24"/>
                              <w:rPr>
                                <w:b/>
                                <w:sz w:val="17"/>
                              </w:rPr>
                            </w:pPr>
                            <w:r>
                              <w:rPr>
                                <w:b/>
                                <w:sz w:val="17"/>
                              </w:rPr>
                              <w:t>0</w:t>
                            </w:r>
                          </w:p>
                        </w:tc>
                        <w:tc>
                          <w:tcPr>
                            <w:tcW w:w="325" w:type="dxa"/>
                            <w:hideMark/>
                          </w:tcPr>
                          <w:p w14:paraId="0249F6EF" w14:textId="77777777" w:rsidR="0061330C" w:rsidRDefault="0061330C">
                            <w:pPr>
                              <w:pStyle w:val="TableParagraph"/>
                              <w:spacing w:line="256" w:lineRule="auto"/>
                              <w:ind w:left="116"/>
                              <w:rPr>
                                <w:b/>
                                <w:sz w:val="17"/>
                              </w:rPr>
                            </w:pPr>
                            <w:r>
                              <w:rPr>
                                <w:b/>
                                <w:sz w:val="17"/>
                              </w:rPr>
                              <w:t>1</w:t>
                            </w:r>
                          </w:p>
                        </w:tc>
                        <w:tc>
                          <w:tcPr>
                            <w:tcW w:w="289" w:type="dxa"/>
                            <w:hideMark/>
                          </w:tcPr>
                          <w:p w14:paraId="6A92EA77" w14:textId="77777777" w:rsidR="0061330C" w:rsidRDefault="0061330C">
                            <w:pPr>
                              <w:pStyle w:val="TableParagraph"/>
                              <w:spacing w:line="256" w:lineRule="auto"/>
                              <w:ind w:left="35"/>
                              <w:jc w:val="center"/>
                              <w:rPr>
                                <w:b/>
                                <w:sz w:val="17"/>
                              </w:rPr>
                            </w:pPr>
                            <w:r>
                              <w:rPr>
                                <w:b/>
                                <w:sz w:val="17"/>
                              </w:rPr>
                              <w:t>2</w:t>
                            </w:r>
                          </w:p>
                        </w:tc>
                        <w:tc>
                          <w:tcPr>
                            <w:tcW w:w="377" w:type="dxa"/>
                            <w:hideMark/>
                          </w:tcPr>
                          <w:p w14:paraId="2139C78D" w14:textId="77777777" w:rsidR="0061330C" w:rsidRDefault="0061330C">
                            <w:pPr>
                              <w:pStyle w:val="TableParagraph"/>
                              <w:spacing w:line="256" w:lineRule="auto"/>
                              <w:ind w:left="58" w:right="41"/>
                              <w:jc w:val="center"/>
                              <w:rPr>
                                <w:sz w:val="17"/>
                              </w:rPr>
                            </w:pPr>
                            <w:r>
                              <w:rPr>
                                <w:sz w:val="17"/>
                              </w:rPr>
                              <w:t>69.</w:t>
                            </w:r>
                          </w:p>
                        </w:tc>
                        <w:tc>
                          <w:tcPr>
                            <w:tcW w:w="3742" w:type="dxa"/>
                            <w:hideMark/>
                          </w:tcPr>
                          <w:p w14:paraId="40A9416B" w14:textId="77777777" w:rsidR="0061330C" w:rsidRDefault="0061330C">
                            <w:pPr>
                              <w:pStyle w:val="TableParagraph"/>
                              <w:spacing w:line="256" w:lineRule="auto"/>
                              <w:ind w:left="22"/>
                              <w:rPr>
                                <w:sz w:val="17"/>
                              </w:rPr>
                            </w:pPr>
                            <w:r>
                              <w:rPr>
                                <w:sz w:val="17"/>
                              </w:rPr>
                              <w:t>Secretive, keeps things to self</w:t>
                            </w:r>
                          </w:p>
                        </w:tc>
                      </w:tr>
                      <w:tr w:rsidR="0061330C" w14:paraId="553E9BE4" w14:textId="77777777">
                        <w:trPr>
                          <w:trHeight w:val="478"/>
                        </w:trPr>
                        <w:tc>
                          <w:tcPr>
                            <w:tcW w:w="235" w:type="dxa"/>
                            <w:hideMark/>
                          </w:tcPr>
                          <w:p w14:paraId="7458BA36" w14:textId="77777777" w:rsidR="0061330C" w:rsidRDefault="0061330C">
                            <w:pPr>
                              <w:pStyle w:val="TableParagraph"/>
                              <w:spacing w:before="41" w:line="256" w:lineRule="auto"/>
                              <w:ind w:left="24"/>
                              <w:rPr>
                                <w:b/>
                                <w:sz w:val="17"/>
                              </w:rPr>
                            </w:pPr>
                            <w:r>
                              <w:rPr>
                                <w:b/>
                                <w:sz w:val="17"/>
                              </w:rPr>
                              <w:t>0</w:t>
                            </w:r>
                          </w:p>
                        </w:tc>
                        <w:tc>
                          <w:tcPr>
                            <w:tcW w:w="325" w:type="dxa"/>
                            <w:hideMark/>
                          </w:tcPr>
                          <w:p w14:paraId="0AECAD58" w14:textId="77777777" w:rsidR="0061330C" w:rsidRDefault="0061330C">
                            <w:pPr>
                              <w:pStyle w:val="TableParagraph"/>
                              <w:spacing w:before="41" w:line="256" w:lineRule="auto"/>
                              <w:ind w:left="116"/>
                              <w:rPr>
                                <w:b/>
                                <w:sz w:val="17"/>
                              </w:rPr>
                            </w:pPr>
                            <w:r>
                              <w:rPr>
                                <w:b/>
                                <w:sz w:val="17"/>
                              </w:rPr>
                              <w:t>1</w:t>
                            </w:r>
                          </w:p>
                        </w:tc>
                        <w:tc>
                          <w:tcPr>
                            <w:tcW w:w="289" w:type="dxa"/>
                            <w:hideMark/>
                          </w:tcPr>
                          <w:p w14:paraId="34C2C909" w14:textId="77777777" w:rsidR="0061330C" w:rsidRDefault="0061330C">
                            <w:pPr>
                              <w:pStyle w:val="TableParagraph"/>
                              <w:spacing w:before="41" w:line="256" w:lineRule="auto"/>
                              <w:ind w:left="35"/>
                              <w:jc w:val="center"/>
                              <w:rPr>
                                <w:b/>
                                <w:sz w:val="17"/>
                              </w:rPr>
                            </w:pPr>
                            <w:r>
                              <w:rPr>
                                <w:b/>
                                <w:sz w:val="17"/>
                              </w:rPr>
                              <w:t>2</w:t>
                            </w:r>
                          </w:p>
                        </w:tc>
                        <w:tc>
                          <w:tcPr>
                            <w:tcW w:w="377" w:type="dxa"/>
                            <w:hideMark/>
                          </w:tcPr>
                          <w:p w14:paraId="2FA71D5C" w14:textId="77777777" w:rsidR="0061330C" w:rsidRDefault="0061330C">
                            <w:pPr>
                              <w:pStyle w:val="TableParagraph"/>
                              <w:spacing w:before="41" w:line="256" w:lineRule="auto"/>
                              <w:ind w:left="58" w:right="41"/>
                              <w:jc w:val="center"/>
                              <w:rPr>
                                <w:sz w:val="17"/>
                              </w:rPr>
                            </w:pPr>
                            <w:r>
                              <w:rPr>
                                <w:sz w:val="17"/>
                              </w:rPr>
                              <w:t>70.</w:t>
                            </w:r>
                          </w:p>
                        </w:tc>
                        <w:tc>
                          <w:tcPr>
                            <w:tcW w:w="3742" w:type="dxa"/>
                            <w:tcBorders>
                              <w:top w:val="nil"/>
                              <w:left w:val="nil"/>
                              <w:bottom w:val="single" w:sz="4" w:space="0" w:color="000000"/>
                              <w:right w:val="nil"/>
                            </w:tcBorders>
                            <w:hideMark/>
                          </w:tcPr>
                          <w:p w14:paraId="391E2A04" w14:textId="77777777" w:rsidR="0061330C" w:rsidRDefault="0061330C">
                            <w:pPr>
                              <w:pStyle w:val="TableParagraph"/>
                              <w:spacing w:before="41" w:line="256" w:lineRule="auto"/>
                              <w:ind w:left="22"/>
                              <w:rPr>
                                <w:sz w:val="17"/>
                              </w:rPr>
                            </w:pPr>
                            <w:r>
                              <w:rPr>
                                <w:sz w:val="17"/>
                              </w:rPr>
                              <w:t>Sees things that aren’t there (describe):</w:t>
                            </w:r>
                          </w:p>
                        </w:tc>
                      </w:tr>
                      <w:tr w:rsidR="0061330C" w14:paraId="69BC3835" w14:textId="77777777">
                        <w:trPr>
                          <w:trHeight w:val="280"/>
                        </w:trPr>
                        <w:tc>
                          <w:tcPr>
                            <w:tcW w:w="235" w:type="dxa"/>
                            <w:hideMark/>
                          </w:tcPr>
                          <w:p w14:paraId="5DEF5BC2" w14:textId="77777777" w:rsidR="0061330C" w:rsidRDefault="0061330C">
                            <w:pPr>
                              <w:pStyle w:val="TableParagraph"/>
                              <w:spacing w:before="39" w:line="256" w:lineRule="auto"/>
                              <w:ind w:left="24"/>
                              <w:rPr>
                                <w:b/>
                                <w:sz w:val="17"/>
                              </w:rPr>
                            </w:pPr>
                            <w:r>
                              <w:rPr>
                                <w:b/>
                                <w:sz w:val="17"/>
                              </w:rPr>
                              <w:t>0</w:t>
                            </w:r>
                          </w:p>
                        </w:tc>
                        <w:tc>
                          <w:tcPr>
                            <w:tcW w:w="325" w:type="dxa"/>
                            <w:hideMark/>
                          </w:tcPr>
                          <w:p w14:paraId="42A00AD3" w14:textId="77777777" w:rsidR="0061330C" w:rsidRDefault="0061330C">
                            <w:pPr>
                              <w:pStyle w:val="TableParagraph"/>
                              <w:spacing w:before="39" w:line="256" w:lineRule="auto"/>
                              <w:ind w:left="116"/>
                              <w:rPr>
                                <w:b/>
                                <w:sz w:val="17"/>
                              </w:rPr>
                            </w:pPr>
                            <w:r>
                              <w:rPr>
                                <w:b/>
                                <w:sz w:val="17"/>
                              </w:rPr>
                              <w:t>1</w:t>
                            </w:r>
                          </w:p>
                        </w:tc>
                        <w:tc>
                          <w:tcPr>
                            <w:tcW w:w="289" w:type="dxa"/>
                            <w:hideMark/>
                          </w:tcPr>
                          <w:p w14:paraId="10CC2955"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035A4BD8" w14:textId="77777777" w:rsidR="0061330C" w:rsidRDefault="0061330C">
                            <w:pPr>
                              <w:pStyle w:val="TableParagraph"/>
                              <w:spacing w:before="39" w:line="256" w:lineRule="auto"/>
                              <w:ind w:left="58" w:right="41"/>
                              <w:jc w:val="center"/>
                              <w:rPr>
                                <w:sz w:val="17"/>
                              </w:rPr>
                            </w:pPr>
                            <w:r>
                              <w:rPr>
                                <w:sz w:val="17"/>
                              </w:rPr>
                              <w:t>71.</w:t>
                            </w:r>
                          </w:p>
                        </w:tc>
                        <w:tc>
                          <w:tcPr>
                            <w:tcW w:w="3742" w:type="dxa"/>
                            <w:tcBorders>
                              <w:top w:val="single" w:sz="4" w:space="0" w:color="000000"/>
                              <w:left w:val="nil"/>
                              <w:bottom w:val="nil"/>
                              <w:right w:val="nil"/>
                            </w:tcBorders>
                            <w:hideMark/>
                          </w:tcPr>
                          <w:p w14:paraId="3A1C4628" w14:textId="77777777" w:rsidR="0061330C" w:rsidRDefault="0061330C">
                            <w:pPr>
                              <w:pStyle w:val="TableParagraph"/>
                              <w:spacing w:before="39" w:line="256" w:lineRule="auto"/>
                              <w:ind w:left="22"/>
                              <w:rPr>
                                <w:sz w:val="17"/>
                              </w:rPr>
                            </w:pPr>
                            <w:r>
                              <w:rPr>
                                <w:sz w:val="17"/>
                              </w:rPr>
                              <w:t>Self-conscious or easily embarrassed</w:t>
                            </w:r>
                          </w:p>
                        </w:tc>
                      </w:tr>
                      <w:tr w:rsidR="0061330C" w14:paraId="5D6C5155" w14:textId="77777777">
                        <w:trPr>
                          <w:trHeight w:val="280"/>
                        </w:trPr>
                        <w:tc>
                          <w:tcPr>
                            <w:tcW w:w="235" w:type="dxa"/>
                            <w:hideMark/>
                          </w:tcPr>
                          <w:p w14:paraId="74C534A0" w14:textId="77777777" w:rsidR="0061330C" w:rsidRDefault="0061330C">
                            <w:pPr>
                              <w:pStyle w:val="TableParagraph"/>
                              <w:spacing w:line="256" w:lineRule="auto"/>
                              <w:ind w:left="24"/>
                              <w:rPr>
                                <w:b/>
                                <w:sz w:val="17"/>
                              </w:rPr>
                            </w:pPr>
                            <w:r>
                              <w:rPr>
                                <w:b/>
                                <w:sz w:val="17"/>
                              </w:rPr>
                              <w:t>0</w:t>
                            </w:r>
                          </w:p>
                        </w:tc>
                        <w:tc>
                          <w:tcPr>
                            <w:tcW w:w="325" w:type="dxa"/>
                            <w:hideMark/>
                          </w:tcPr>
                          <w:p w14:paraId="4C80C321" w14:textId="77777777" w:rsidR="0061330C" w:rsidRDefault="0061330C">
                            <w:pPr>
                              <w:pStyle w:val="TableParagraph"/>
                              <w:spacing w:line="256" w:lineRule="auto"/>
                              <w:ind w:left="116"/>
                              <w:rPr>
                                <w:b/>
                                <w:sz w:val="17"/>
                              </w:rPr>
                            </w:pPr>
                            <w:r>
                              <w:rPr>
                                <w:b/>
                                <w:sz w:val="17"/>
                              </w:rPr>
                              <w:t>1</w:t>
                            </w:r>
                          </w:p>
                        </w:tc>
                        <w:tc>
                          <w:tcPr>
                            <w:tcW w:w="289" w:type="dxa"/>
                            <w:hideMark/>
                          </w:tcPr>
                          <w:p w14:paraId="02CA9D23" w14:textId="77777777" w:rsidR="0061330C" w:rsidRDefault="0061330C">
                            <w:pPr>
                              <w:pStyle w:val="TableParagraph"/>
                              <w:spacing w:line="256" w:lineRule="auto"/>
                              <w:ind w:left="35"/>
                              <w:jc w:val="center"/>
                              <w:rPr>
                                <w:b/>
                                <w:sz w:val="17"/>
                              </w:rPr>
                            </w:pPr>
                            <w:r>
                              <w:rPr>
                                <w:b/>
                                <w:sz w:val="17"/>
                              </w:rPr>
                              <w:t>2</w:t>
                            </w:r>
                          </w:p>
                        </w:tc>
                        <w:tc>
                          <w:tcPr>
                            <w:tcW w:w="377" w:type="dxa"/>
                            <w:hideMark/>
                          </w:tcPr>
                          <w:p w14:paraId="31FAFA84" w14:textId="77777777" w:rsidR="0061330C" w:rsidRDefault="0061330C">
                            <w:pPr>
                              <w:pStyle w:val="TableParagraph"/>
                              <w:spacing w:line="256" w:lineRule="auto"/>
                              <w:ind w:left="58" w:right="41"/>
                              <w:jc w:val="center"/>
                              <w:rPr>
                                <w:sz w:val="17"/>
                              </w:rPr>
                            </w:pPr>
                            <w:r>
                              <w:rPr>
                                <w:sz w:val="17"/>
                              </w:rPr>
                              <w:t>72.</w:t>
                            </w:r>
                          </w:p>
                        </w:tc>
                        <w:tc>
                          <w:tcPr>
                            <w:tcW w:w="3742" w:type="dxa"/>
                            <w:hideMark/>
                          </w:tcPr>
                          <w:p w14:paraId="046979A5" w14:textId="77777777" w:rsidR="0061330C" w:rsidRDefault="0061330C">
                            <w:pPr>
                              <w:pStyle w:val="TableParagraph"/>
                              <w:spacing w:line="256" w:lineRule="auto"/>
                              <w:ind w:left="22"/>
                              <w:rPr>
                                <w:sz w:val="17"/>
                              </w:rPr>
                            </w:pPr>
                            <w:r>
                              <w:rPr>
                                <w:sz w:val="17"/>
                              </w:rPr>
                              <w:t>Sets fires</w:t>
                            </w:r>
                          </w:p>
                        </w:tc>
                      </w:tr>
                      <w:tr w:rsidR="0061330C" w14:paraId="25ED8DCE" w14:textId="77777777">
                        <w:trPr>
                          <w:trHeight w:val="288"/>
                        </w:trPr>
                        <w:tc>
                          <w:tcPr>
                            <w:tcW w:w="235" w:type="dxa"/>
                            <w:hideMark/>
                          </w:tcPr>
                          <w:p w14:paraId="1F791208" w14:textId="77777777" w:rsidR="0061330C" w:rsidRDefault="0061330C">
                            <w:pPr>
                              <w:pStyle w:val="TableParagraph"/>
                              <w:spacing w:line="256" w:lineRule="auto"/>
                              <w:ind w:left="24"/>
                              <w:rPr>
                                <w:b/>
                                <w:sz w:val="17"/>
                              </w:rPr>
                            </w:pPr>
                            <w:r>
                              <w:rPr>
                                <w:b/>
                                <w:sz w:val="17"/>
                              </w:rPr>
                              <w:t>0</w:t>
                            </w:r>
                          </w:p>
                        </w:tc>
                        <w:tc>
                          <w:tcPr>
                            <w:tcW w:w="325" w:type="dxa"/>
                            <w:hideMark/>
                          </w:tcPr>
                          <w:p w14:paraId="02B582D2" w14:textId="77777777" w:rsidR="0061330C" w:rsidRDefault="0061330C">
                            <w:pPr>
                              <w:pStyle w:val="TableParagraph"/>
                              <w:spacing w:line="256" w:lineRule="auto"/>
                              <w:ind w:left="116"/>
                              <w:rPr>
                                <w:b/>
                                <w:sz w:val="17"/>
                              </w:rPr>
                            </w:pPr>
                            <w:r>
                              <w:rPr>
                                <w:b/>
                                <w:sz w:val="17"/>
                              </w:rPr>
                              <w:t>1</w:t>
                            </w:r>
                          </w:p>
                        </w:tc>
                        <w:tc>
                          <w:tcPr>
                            <w:tcW w:w="289" w:type="dxa"/>
                            <w:hideMark/>
                          </w:tcPr>
                          <w:p w14:paraId="08685177" w14:textId="77777777" w:rsidR="0061330C" w:rsidRDefault="0061330C">
                            <w:pPr>
                              <w:pStyle w:val="TableParagraph"/>
                              <w:spacing w:line="256" w:lineRule="auto"/>
                              <w:ind w:left="35"/>
                              <w:jc w:val="center"/>
                              <w:rPr>
                                <w:b/>
                                <w:sz w:val="17"/>
                              </w:rPr>
                            </w:pPr>
                            <w:r>
                              <w:rPr>
                                <w:b/>
                                <w:sz w:val="17"/>
                              </w:rPr>
                              <w:t>2</w:t>
                            </w:r>
                          </w:p>
                        </w:tc>
                        <w:tc>
                          <w:tcPr>
                            <w:tcW w:w="377" w:type="dxa"/>
                            <w:hideMark/>
                          </w:tcPr>
                          <w:p w14:paraId="2509E4ED" w14:textId="77777777" w:rsidR="0061330C" w:rsidRDefault="0061330C">
                            <w:pPr>
                              <w:pStyle w:val="TableParagraph"/>
                              <w:spacing w:line="256" w:lineRule="auto"/>
                              <w:ind w:left="58" w:right="41"/>
                              <w:jc w:val="center"/>
                              <w:rPr>
                                <w:sz w:val="17"/>
                              </w:rPr>
                            </w:pPr>
                            <w:r>
                              <w:rPr>
                                <w:sz w:val="17"/>
                              </w:rPr>
                              <w:t>73.</w:t>
                            </w:r>
                          </w:p>
                        </w:tc>
                        <w:tc>
                          <w:tcPr>
                            <w:tcW w:w="3742" w:type="dxa"/>
                            <w:hideMark/>
                          </w:tcPr>
                          <w:p w14:paraId="07A02664" w14:textId="77777777" w:rsidR="0061330C" w:rsidRDefault="0061330C">
                            <w:pPr>
                              <w:pStyle w:val="TableParagraph"/>
                              <w:spacing w:line="256" w:lineRule="auto"/>
                              <w:ind w:left="22"/>
                              <w:rPr>
                                <w:sz w:val="17"/>
                              </w:rPr>
                            </w:pPr>
                            <w:r>
                              <w:rPr>
                                <w:sz w:val="17"/>
                              </w:rPr>
                              <w:t>Sexual problems (describe):</w:t>
                            </w:r>
                          </w:p>
                        </w:tc>
                      </w:tr>
                      <w:tr w:rsidR="0061330C" w14:paraId="48ECBD65" w14:textId="77777777">
                        <w:trPr>
                          <w:trHeight w:val="189"/>
                        </w:trPr>
                        <w:tc>
                          <w:tcPr>
                            <w:tcW w:w="235" w:type="dxa"/>
                          </w:tcPr>
                          <w:p w14:paraId="2565CDE6" w14:textId="77777777" w:rsidR="0061330C" w:rsidRDefault="0061330C">
                            <w:pPr>
                              <w:pStyle w:val="TableParagraph"/>
                              <w:spacing w:before="0" w:line="256" w:lineRule="auto"/>
                              <w:rPr>
                                <w:rFonts w:ascii="Times New Roman"/>
                                <w:sz w:val="12"/>
                              </w:rPr>
                            </w:pPr>
                          </w:p>
                        </w:tc>
                        <w:tc>
                          <w:tcPr>
                            <w:tcW w:w="325" w:type="dxa"/>
                          </w:tcPr>
                          <w:p w14:paraId="4D98B946" w14:textId="77777777" w:rsidR="0061330C" w:rsidRDefault="0061330C">
                            <w:pPr>
                              <w:pStyle w:val="TableParagraph"/>
                              <w:spacing w:before="0" w:line="256" w:lineRule="auto"/>
                              <w:rPr>
                                <w:rFonts w:ascii="Times New Roman"/>
                                <w:sz w:val="12"/>
                              </w:rPr>
                            </w:pPr>
                          </w:p>
                        </w:tc>
                        <w:tc>
                          <w:tcPr>
                            <w:tcW w:w="289" w:type="dxa"/>
                          </w:tcPr>
                          <w:p w14:paraId="770883E9" w14:textId="77777777" w:rsidR="0061330C" w:rsidRDefault="0061330C">
                            <w:pPr>
                              <w:pStyle w:val="TableParagraph"/>
                              <w:spacing w:before="0" w:line="256" w:lineRule="auto"/>
                              <w:rPr>
                                <w:rFonts w:ascii="Times New Roman"/>
                                <w:sz w:val="12"/>
                              </w:rPr>
                            </w:pPr>
                          </w:p>
                        </w:tc>
                        <w:tc>
                          <w:tcPr>
                            <w:tcW w:w="377" w:type="dxa"/>
                          </w:tcPr>
                          <w:p w14:paraId="1CB98320" w14:textId="77777777" w:rsidR="0061330C" w:rsidRDefault="0061330C">
                            <w:pPr>
                              <w:pStyle w:val="TableParagraph"/>
                              <w:spacing w:before="0" w:line="256" w:lineRule="auto"/>
                              <w:rPr>
                                <w:rFonts w:ascii="Times New Roman"/>
                                <w:sz w:val="12"/>
                              </w:rPr>
                            </w:pPr>
                          </w:p>
                        </w:tc>
                        <w:tc>
                          <w:tcPr>
                            <w:tcW w:w="3742" w:type="dxa"/>
                            <w:tcBorders>
                              <w:top w:val="nil"/>
                              <w:left w:val="nil"/>
                              <w:bottom w:val="single" w:sz="4" w:space="0" w:color="000000"/>
                              <w:right w:val="nil"/>
                            </w:tcBorders>
                          </w:tcPr>
                          <w:p w14:paraId="13E8114F" w14:textId="77777777" w:rsidR="0061330C" w:rsidRDefault="0061330C">
                            <w:pPr>
                              <w:pStyle w:val="TableParagraph"/>
                              <w:spacing w:before="0" w:line="256" w:lineRule="auto"/>
                              <w:rPr>
                                <w:rFonts w:ascii="Times New Roman"/>
                                <w:sz w:val="12"/>
                              </w:rPr>
                            </w:pPr>
                          </w:p>
                        </w:tc>
                      </w:tr>
                      <w:tr w:rsidR="0061330C" w14:paraId="0DE0C877" w14:textId="77777777">
                        <w:trPr>
                          <w:trHeight w:val="280"/>
                        </w:trPr>
                        <w:tc>
                          <w:tcPr>
                            <w:tcW w:w="235" w:type="dxa"/>
                            <w:hideMark/>
                          </w:tcPr>
                          <w:p w14:paraId="3D2AA049" w14:textId="77777777" w:rsidR="0061330C" w:rsidRDefault="0061330C">
                            <w:pPr>
                              <w:pStyle w:val="TableParagraph"/>
                              <w:spacing w:before="39" w:line="256" w:lineRule="auto"/>
                              <w:ind w:left="24"/>
                              <w:rPr>
                                <w:b/>
                                <w:sz w:val="17"/>
                              </w:rPr>
                            </w:pPr>
                            <w:r>
                              <w:rPr>
                                <w:b/>
                                <w:sz w:val="17"/>
                              </w:rPr>
                              <w:t>0</w:t>
                            </w:r>
                          </w:p>
                        </w:tc>
                        <w:tc>
                          <w:tcPr>
                            <w:tcW w:w="325" w:type="dxa"/>
                            <w:hideMark/>
                          </w:tcPr>
                          <w:p w14:paraId="2753ED22" w14:textId="77777777" w:rsidR="0061330C" w:rsidRDefault="0061330C">
                            <w:pPr>
                              <w:pStyle w:val="TableParagraph"/>
                              <w:spacing w:before="39" w:line="256" w:lineRule="auto"/>
                              <w:ind w:left="116"/>
                              <w:rPr>
                                <w:b/>
                                <w:sz w:val="17"/>
                              </w:rPr>
                            </w:pPr>
                            <w:r>
                              <w:rPr>
                                <w:b/>
                                <w:sz w:val="17"/>
                              </w:rPr>
                              <w:t>1</w:t>
                            </w:r>
                          </w:p>
                        </w:tc>
                        <w:tc>
                          <w:tcPr>
                            <w:tcW w:w="289" w:type="dxa"/>
                            <w:hideMark/>
                          </w:tcPr>
                          <w:p w14:paraId="59BCF84F"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418EC910" w14:textId="77777777" w:rsidR="0061330C" w:rsidRDefault="0061330C">
                            <w:pPr>
                              <w:pStyle w:val="TableParagraph"/>
                              <w:spacing w:before="39" w:line="256" w:lineRule="auto"/>
                              <w:ind w:left="58" w:right="41"/>
                              <w:jc w:val="center"/>
                              <w:rPr>
                                <w:sz w:val="17"/>
                              </w:rPr>
                            </w:pPr>
                            <w:r>
                              <w:rPr>
                                <w:sz w:val="17"/>
                              </w:rPr>
                              <w:t>74.</w:t>
                            </w:r>
                          </w:p>
                        </w:tc>
                        <w:tc>
                          <w:tcPr>
                            <w:tcW w:w="3742" w:type="dxa"/>
                            <w:tcBorders>
                              <w:top w:val="single" w:sz="4" w:space="0" w:color="000000"/>
                              <w:left w:val="nil"/>
                              <w:bottom w:val="nil"/>
                              <w:right w:val="nil"/>
                            </w:tcBorders>
                            <w:hideMark/>
                          </w:tcPr>
                          <w:p w14:paraId="1DC446E7" w14:textId="77777777" w:rsidR="0061330C" w:rsidRDefault="0061330C">
                            <w:pPr>
                              <w:pStyle w:val="TableParagraph"/>
                              <w:spacing w:before="39" w:line="256" w:lineRule="auto"/>
                              <w:ind w:left="22"/>
                              <w:rPr>
                                <w:sz w:val="17"/>
                              </w:rPr>
                            </w:pPr>
                            <w:r>
                              <w:rPr>
                                <w:sz w:val="17"/>
                              </w:rPr>
                              <w:t>Showing off or clowning</w:t>
                            </w:r>
                          </w:p>
                        </w:tc>
                      </w:tr>
                      <w:tr w:rsidR="0061330C" w14:paraId="3A8F9BCC" w14:textId="77777777">
                        <w:trPr>
                          <w:trHeight w:val="282"/>
                        </w:trPr>
                        <w:tc>
                          <w:tcPr>
                            <w:tcW w:w="235" w:type="dxa"/>
                            <w:hideMark/>
                          </w:tcPr>
                          <w:p w14:paraId="037727B8" w14:textId="77777777" w:rsidR="0061330C" w:rsidRDefault="0061330C">
                            <w:pPr>
                              <w:pStyle w:val="TableParagraph"/>
                              <w:spacing w:line="256" w:lineRule="auto"/>
                              <w:ind w:left="24"/>
                              <w:rPr>
                                <w:b/>
                                <w:sz w:val="17"/>
                              </w:rPr>
                            </w:pPr>
                            <w:r>
                              <w:rPr>
                                <w:b/>
                                <w:sz w:val="17"/>
                              </w:rPr>
                              <w:t>0</w:t>
                            </w:r>
                          </w:p>
                        </w:tc>
                        <w:tc>
                          <w:tcPr>
                            <w:tcW w:w="325" w:type="dxa"/>
                            <w:hideMark/>
                          </w:tcPr>
                          <w:p w14:paraId="0D3B70F3" w14:textId="77777777" w:rsidR="0061330C" w:rsidRDefault="0061330C">
                            <w:pPr>
                              <w:pStyle w:val="TableParagraph"/>
                              <w:spacing w:line="256" w:lineRule="auto"/>
                              <w:ind w:left="116"/>
                              <w:rPr>
                                <w:b/>
                                <w:sz w:val="17"/>
                              </w:rPr>
                            </w:pPr>
                            <w:r>
                              <w:rPr>
                                <w:b/>
                                <w:sz w:val="17"/>
                              </w:rPr>
                              <w:t>1</w:t>
                            </w:r>
                          </w:p>
                        </w:tc>
                        <w:tc>
                          <w:tcPr>
                            <w:tcW w:w="289" w:type="dxa"/>
                            <w:hideMark/>
                          </w:tcPr>
                          <w:p w14:paraId="3C68C91C" w14:textId="77777777" w:rsidR="0061330C" w:rsidRDefault="0061330C">
                            <w:pPr>
                              <w:pStyle w:val="TableParagraph"/>
                              <w:spacing w:line="256" w:lineRule="auto"/>
                              <w:ind w:left="35"/>
                              <w:jc w:val="center"/>
                              <w:rPr>
                                <w:b/>
                                <w:sz w:val="17"/>
                              </w:rPr>
                            </w:pPr>
                            <w:r>
                              <w:rPr>
                                <w:b/>
                                <w:sz w:val="17"/>
                              </w:rPr>
                              <w:t>2</w:t>
                            </w:r>
                          </w:p>
                        </w:tc>
                        <w:tc>
                          <w:tcPr>
                            <w:tcW w:w="377" w:type="dxa"/>
                            <w:hideMark/>
                          </w:tcPr>
                          <w:p w14:paraId="1AF7FECE" w14:textId="77777777" w:rsidR="0061330C" w:rsidRDefault="0061330C">
                            <w:pPr>
                              <w:pStyle w:val="TableParagraph"/>
                              <w:spacing w:line="256" w:lineRule="auto"/>
                              <w:ind w:left="58" w:right="41"/>
                              <w:jc w:val="center"/>
                              <w:rPr>
                                <w:sz w:val="17"/>
                              </w:rPr>
                            </w:pPr>
                            <w:r>
                              <w:rPr>
                                <w:sz w:val="17"/>
                              </w:rPr>
                              <w:t>75.</w:t>
                            </w:r>
                          </w:p>
                        </w:tc>
                        <w:tc>
                          <w:tcPr>
                            <w:tcW w:w="3742" w:type="dxa"/>
                            <w:hideMark/>
                          </w:tcPr>
                          <w:p w14:paraId="36F6F130" w14:textId="77777777" w:rsidR="0061330C" w:rsidRDefault="0061330C">
                            <w:pPr>
                              <w:pStyle w:val="TableParagraph"/>
                              <w:spacing w:line="256" w:lineRule="auto"/>
                              <w:ind w:left="22"/>
                              <w:rPr>
                                <w:sz w:val="17"/>
                              </w:rPr>
                            </w:pPr>
                            <w:r>
                              <w:rPr>
                                <w:sz w:val="17"/>
                              </w:rPr>
                              <w:t>Too shy or timid</w:t>
                            </w:r>
                          </w:p>
                        </w:tc>
                      </w:tr>
                      <w:tr w:rsidR="0061330C" w14:paraId="5944DE70" w14:textId="77777777">
                        <w:trPr>
                          <w:trHeight w:val="281"/>
                        </w:trPr>
                        <w:tc>
                          <w:tcPr>
                            <w:tcW w:w="235" w:type="dxa"/>
                            <w:hideMark/>
                          </w:tcPr>
                          <w:p w14:paraId="3258C763" w14:textId="77777777" w:rsidR="0061330C" w:rsidRDefault="0061330C">
                            <w:pPr>
                              <w:pStyle w:val="TableParagraph"/>
                              <w:spacing w:before="41" w:line="256" w:lineRule="auto"/>
                              <w:ind w:left="24"/>
                              <w:rPr>
                                <w:b/>
                                <w:sz w:val="17"/>
                              </w:rPr>
                            </w:pPr>
                            <w:r>
                              <w:rPr>
                                <w:b/>
                                <w:sz w:val="17"/>
                              </w:rPr>
                              <w:t>0</w:t>
                            </w:r>
                          </w:p>
                        </w:tc>
                        <w:tc>
                          <w:tcPr>
                            <w:tcW w:w="325" w:type="dxa"/>
                            <w:hideMark/>
                          </w:tcPr>
                          <w:p w14:paraId="12E5F87C" w14:textId="77777777" w:rsidR="0061330C" w:rsidRDefault="0061330C">
                            <w:pPr>
                              <w:pStyle w:val="TableParagraph"/>
                              <w:spacing w:before="41" w:line="256" w:lineRule="auto"/>
                              <w:ind w:left="116"/>
                              <w:rPr>
                                <w:b/>
                                <w:sz w:val="17"/>
                              </w:rPr>
                            </w:pPr>
                            <w:r>
                              <w:rPr>
                                <w:b/>
                                <w:sz w:val="17"/>
                              </w:rPr>
                              <w:t>1</w:t>
                            </w:r>
                          </w:p>
                        </w:tc>
                        <w:tc>
                          <w:tcPr>
                            <w:tcW w:w="289" w:type="dxa"/>
                            <w:hideMark/>
                          </w:tcPr>
                          <w:p w14:paraId="1B7A6685" w14:textId="77777777" w:rsidR="0061330C" w:rsidRDefault="0061330C">
                            <w:pPr>
                              <w:pStyle w:val="TableParagraph"/>
                              <w:spacing w:before="41" w:line="256" w:lineRule="auto"/>
                              <w:ind w:left="35"/>
                              <w:jc w:val="center"/>
                              <w:rPr>
                                <w:b/>
                                <w:sz w:val="17"/>
                              </w:rPr>
                            </w:pPr>
                            <w:r>
                              <w:rPr>
                                <w:b/>
                                <w:sz w:val="17"/>
                              </w:rPr>
                              <w:t>2</w:t>
                            </w:r>
                          </w:p>
                        </w:tc>
                        <w:tc>
                          <w:tcPr>
                            <w:tcW w:w="377" w:type="dxa"/>
                            <w:hideMark/>
                          </w:tcPr>
                          <w:p w14:paraId="41BBBC01" w14:textId="77777777" w:rsidR="0061330C" w:rsidRDefault="0061330C">
                            <w:pPr>
                              <w:pStyle w:val="TableParagraph"/>
                              <w:spacing w:before="41" w:line="256" w:lineRule="auto"/>
                              <w:ind w:left="58" w:right="41"/>
                              <w:jc w:val="center"/>
                              <w:rPr>
                                <w:sz w:val="17"/>
                              </w:rPr>
                            </w:pPr>
                            <w:r>
                              <w:rPr>
                                <w:sz w:val="17"/>
                              </w:rPr>
                              <w:t>76.</w:t>
                            </w:r>
                          </w:p>
                        </w:tc>
                        <w:tc>
                          <w:tcPr>
                            <w:tcW w:w="3742" w:type="dxa"/>
                            <w:hideMark/>
                          </w:tcPr>
                          <w:p w14:paraId="5A285B56" w14:textId="77777777" w:rsidR="0061330C" w:rsidRDefault="0061330C">
                            <w:pPr>
                              <w:pStyle w:val="TableParagraph"/>
                              <w:spacing w:before="41" w:line="256" w:lineRule="auto"/>
                              <w:ind w:left="22"/>
                              <w:rPr>
                                <w:sz w:val="17"/>
                              </w:rPr>
                            </w:pPr>
                            <w:r>
                              <w:rPr>
                                <w:sz w:val="17"/>
                              </w:rPr>
                              <w:t>Sleeps less than most kids</w:t>
                            </w:r>
                          </w:p>
                        </w:tc>
                      </w:tr>
                      <w:tr w:rsidR="0061330C" w14:paraId="45675607" w14:textId="77777777">
                        <w:trPr>
                          <w:trHeight w:val="763"/>
                        </w:trPr>
                        <w:tc>
                          <w:tcPr>
                            <w:tcW w:w="235" w:type="dxa"/>
                            <w:hideMark/>
                          </w:tcPr>
                          <w:p w14:paraId="4216539E" w14:textId="77777777" w:rsidR="0061330C" w:rsidRDefault="0061330C">
                            <w:pPr>
                              <w:pStyle w:val="TableParagraph"/>
                              <w:spacing w:line="256" w:lineRule="auto"/>
                              <w:ind w:left="24"/>
                              <w:rPr>
                                <w:b/>
                                <w:sz w:val="17"/>
                              </w:rPr>
                            </w:pPr>
                            <w:r>
                              <w:rPr>
                                <w:b/>
                                <w:sz w:val="17"/>
                              </w:rPr>
                              <w:t>0</w:t>
                            </w:r>
                          </w:p>
                        </w:tc>
                        <w:tc>
                          <w:tcPr>
                            <w:tcW w:w="325" w:type="dxa"/>
                            <w:hideMark/>
                          </w:tcPr>
                          <w:p w14:paraId="6D92A192" w14:textId="77777777" w:rsidR="0061330C" w:rsidRDefault="0061330C">
                            <w:pPr>
                              <w:pStyle w:val="TableParagraph"/>
                              <w:spacing w:line="256" w:lineRule="auto"/>
                              <w:ind w:left="116"/>
                              <w:rPr>
                                <w:b/>
                                <w:sz w:val="17"/>
                              </w:rPr>
                            </w:pPr>
                            <w:r>
                              <w:rPr>
                                <w:b/>
                                <w:sz w:val="17"/>
                              </w:rPr>
                              <w:t>1</w:t>
                            </w:r>
                          </w:p>
                        </w:tc>
                        <w:tc>
                          <w:tcPr>
                            <w:tcW w:w="289" w:type="dxa"/>
                            <w:hideMark/>
                          </w:tcPr>
                          <w:p w14:paraId="2D4D61B1" w14:textId="77777777" w:rsidR="0061330C" w:rsidRDefault="0061330C">
                            <w:pPr>
                              <w:pStyle w:val="TableParagraph"/>
                              <w:spacing w:line="256" w:lineRule="auto"/>
                              <w:ind w:left="35"/>
                              <w:jc w:val="center"/>
                              <w:rPr>
                                <w:b/>
                                <w:sz w:val="17"/>
                              </w:rPr>
                            </w:pPr>
                            <w:r>
                              <w:rPr>
                                <w:b/>
                                <w:sz w:val="17"/>
                              </w:rPr>
                              <w:t>2</w:t>
                            </w:r>
                          </w:p>
                        </w:tc>
                        <w:tc>
                          <w:tcPr>
                            <w:tcW w:w="377" w:type="dxa"/>
                            <w:hideMark/>
                          </w:tcPr>
                          <w:p w14:paraId="0CA97C53" w14:textId="77777777" w:rsidR="0061330C" w:rsidRDefault="0061330C">
                            <w:pPr>
                              <w:pStyle w:val="TableParagraph"/>
                              <w:spacing w:line="256" w:lineRule="auto"/>
                              <w:ind w:left="58" w:right="41"/>
                              <w:jc w:val="center"/>
                              <w:rPr>
                                <w:sz w:val="17"/>
                              </w:rPr>
                            </w:pPr>
                            <w:r>
                              <w:rPr>
                                <w:sz w:val="17"/>
                              </w:rPr>
                              <w:t>77.</w:t>
                            </w:r>
                          </w:p>
                        </w:tc>
                        <w:tc>
                          <w:tcPr>
                            <w:tcW w:w="3742" w:type="dxa"/>
                            <w:hideMark/>
                          </w:tcPr>
                          <w:p w14:paraId="5D133865" w14:textId="77777777" w:rsidR="0061330C" w:rsidRDefault="0061330C">
                            <w:pPr>
                              <w:pStyle w:val="TableParagraph"/>
                              <w:spacing w:line="256" w:lineRule="auto"/>
                              <w:ind w:left="22" w:right="319"/>
                              <w:rPr>
                                <w:sz w:val="17"/>
                              </w:rPr>
                            </w:pPr>
                            <w:r>
                              <w:rPr>
                                <w:sz w:val="17"/>
                              </w:rPr>
                              <w:t>Sleeps more than most kids during day and/or night (describe):):</w:t>
                            </w:r>
                          </w:p>
                        </w:tc>
                      </w:tr>
                      <w:tr w:rsidR="0061330C" w14:paraId="4FDFCCC4" w14:textId="77777777">
                        <w:trPr>
                          <w:trHeight w:val="105"/>
                        </w:trPr>
                        <w:tc>
                          <w:tcPr>
                            <w:tcW w:w="235" w:type="dxa"/>
                          </w:tcPr>
                          <w:p w14:paraId="285C347E" w14:textId="77777777" w:rsidR="0061330C" w:rsidRDefault="0061330C">
                            <w:pPr>
                              <w:pStyle w:val="TableParagraph"/>
                              <w:spacing w:before="0" w:line="256" w:lineRule="auto"/>
                              <w:rPr>
                                <w:rFonts w:ascii="Times New Roman"/>
                                <w:sz w:val="4"/>
                              </w:rPr>
                            </w:pPr>
                          </w:p>
                        </w:tc>
                        <w:tc>
                          <w:tcPr>
                            <w:tcW w:w="325" w:type="dxa"/>
                          </w:tcPr>
                          <w:p w14:paraId="74569977" w14:textId="77777777" w:rsidR="0061330C" w:rsidRDefault="0061330C">
                            <w:pPr>
                              <w:pStyle w:val="TableParagraph"/>
                              <w:spacing w:before="0" w:line="256" w:lineRule="auto"/>
                              <w:rPr>
                                <w:rFonts w:ascii="Times New Roman"/>
                                <w:sz w:val="4"/>
                              </w:rPr>
                            </w:pPr>
                          </w:p>
                        </w:tc>
                        <w:tc>
                          <w:tcPr>
                            <w:tcW w:w="289" w:type="dxa"/>
                          </w:tcPr>
                          <w:p w14:paraId="394A6650" w14:textId="77777777" w:rsidR="0061330C" w:rsidRDefault="0061330C">
                            <w:pPr>
                              <w:pStyle w:val="TableParagraph"/>
                              <w:spacing w:before="0" w:line="256" w:lineRule="auto"/>
                              <w:rPr>
                                <w:rFonts w:ascii="Times New Roman"/>
                                <w:sz w:val="4"/>
                              </w:rPr>
                            </w:pPr>
                          </w:p>
                        </w:tc>
                        <w:tc>
                          <w:tcPr>
                            <w:tcW w:w="377" w:type="dxa"/>
                          </w:tcPr>
                          <w:p w14:paraId="7643DD1B" w14:textId="77777777" w:rsidR="0061330C" w:rsidRDefault="0061330C">
                            <w:pPr>
                              <w:pStyle w:val="TableParagraph"/>
                              <w:spacing w:before="0" w:line="256" w:lineRule="auto"/>
                              <w:rPr>
                                <w:rFonts w:ascii="Times New Roman"/>
                                <w:sz w:val="4"/>
                              </w:rPr>
                            </w:pPr>
                          </w:p>
                        </w:tc>
                        <w:tc>
                          <w:tcPr>
                            <w:tcW w:w="3742" w:type="dxa"/>
                            <w:tcBorders>
                              <w:top w:val="nil"/>
                              <w:left w:val="nil"/>
                              <w:bottom w:val="single" w:sz="4" w:space="0" w:color="000000"/>
                              <w:right w:val="nil"/>
                            </w:tcBorders>
                          </w:tcPr>
                          <w:p w14:paraId="2486510B" w14:textId="77777777" w:rsidR="0061330C" w:rsidRDefault="0061330C">
                            <w:pPr>
                              <w:pStyle w:val="TableParagraph"/>
                              <w:spacing w:before="0" w:line="256" w:lineRule="auto"/>
                              <w:rPr>
                                <w:rFonts w:ascii="Times New Roman"/>
                                <w:sz w:val="4"/>
                              </w:rPr>
                            </w:pPr>
                          </w:p>
                        </w:tc>
                      </w:tr>
                      <w:tr w:rsidR="0061330C" w14:paraId="359BC730" w14:textId="77777777">
                        <w:trPr>
                          <w:trHeight w:val="280"/>
                        </w:trPr>
                        <w:tc>
                          <w:tcPr>
                            <w:tcW w:w="235" w:type="dxa"/>
                            <w:hideMark/>
                          </w:tcPr>
                          <w:p w14:paraId="57BF56C4" w14:textId="77777777" w:rsidR="0061330C" w:rsidRDefault="0061330C">
                            <w:pPr>
                              <w:pStyle w:val="TableParagraph"/>
                              <w:spacing w:before="39" w:line="256" w:lineRule="auto"/>
                              <w:ind w:left="24"/>
                              <w:rPr>
                                <w:b/>
                                <w:sz w:val="17"/>
                              </w:rPr>
                            </w:pPr>
                            <w:r>
                              <w:rPr>
                                <w:b/>
                                <w:sz w:val="17"/>
                              </w:rPr>
                              <w:t>0</w:t>
                            </w:r>
                          </w:p>
                        </w:tc>
                        <w:tc>
                          <w:tcPr>
                            <w:tcW w:w="325" w:type="dxa"/>
                            <w:hideMark/>
                          </w:tcPr>
                          <w:p w14:paraId="627075B1" w14:textId="77777777" w:rsidR="0061330C" w:rsidRDefault="0061330C">
                            <w:pPr>
                              <w:pStyle w:val="TableParagraph"/>
                              <w:spacing w:before="39" w:line="256" w:lineRule="auto"/>
                              <w:ind w:left="116"/>
                              <w:rPr>
                                <w:b/>
                                <w:sz w:val="17"/>
                              </w:rPr>
                            </w:pPr>
                            <w:r>
                              <w:rPr>
                                <w:b/>
                                <w:sz w:val="17"/>
                              </w:rPr>
                              <w:t>1</w:t>
                            </w:r>
                          </w:p>
                        </w:tc>
                        <w:tc>
                          <w:tcPr>
                            <w:tcW w:w="289" w:type="dxa"/>
                            <w:hideMark/>
                          </w:tcPr>
                          <w:p w14:paraId="0F5FF500"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6F46B17A" w14:textId="77777777" w:rsidR="0061330C" w:rsidRDefault="0061330C">
                            <w:pPr>
                              <w:pStyle w:val="TableParagraph"/>
                              <w:spacing w:before="39" w:line="256" w:lineRule="auto"/>
                              <w:ind w:left="58" w:right="41"/>
                              <w:jc w:val="center"/>
                              <w:rPr>
                                <w:sz w:val="17"/>
                              </w:rPr>
                            </w:pPr>
                            <w:r>
                              <w:rPr>
                                <w:sz w:val="17"/>
                              </w:rPr>
                              <w:t>78.</w:t>
                            </w:r>
                          </w:p>
                        </w:tc>
                        <w:tc>
                          <w:tcPr>
                            <w:tcW w:w="3742" w:type="dxa"/>
                            <w:tcBorders>
                              <w:top w:val="single" w:sz="4" w:space="0" w:color="000000"/>
                              <w:left w:val="nil"/>
                              <w:bottom w:val="nil"/>
                              <w:right w:val="nil"/>
                            </w:tcBorders>
                            <w:hideMark/>
                          </w:tcPr>
                          <w:p w14:paraId="0613832B" w14:textId="77777777" w:rsidR="0061330C" w:rsidRDefault="0061330C">
                            <w:pPr>
                              <w:pStyle w:val="TableParagraph"/>
                              <w:spacing w:before="39" w:line="256" w:lineRule="auto"/>
                              <w:ind w:left="22"/>
                              <w:rPr>
                                <w:sz w:val="17"/>
                              </w:rPr>
                            </w:pPr>
                            <w:r>
                              <w:rPr>
                                <w:sz w:val="17"/>
                              </w:rPr>
                              <w:t>Inattentive or easily distracted</w:t>
                            </w:r>
                          </w:p>
                        </w:tc>
                      </w:tr>
                      <w:tr w:rsidR="0061330C" w14:paraId="3DD8CD8C" w14:textId="77777777">
                        <w:trPr>
                          <w:trHeight w:val="672"/>
                        </w:trPr>
                        <w:tc>
                          <w:tcPr>
                            <w:tcW w:w="235" w:type="dxa"/>
                            <w:hideMark/>
                          </w:tcPr>
                          <w:p w14:paraId="3435499D" w14:textId="77777777" w:rsidR="0061330C" w:rsidRDefault="0061330C">
                            <w:pPr>
                              <w:pStyle w:val="TableParagraph"/>
                              <w:spacing w:line="256" w:lineRule="auto"/>
                              <w:ind w:left="24"/>
                              <w:rPr>
                                <w:b/>
                                <w:sz w:val="17"/>
                              </w:rPr>
                            </w:pPr>
                            <w:r>
                              <w:rPr>
                                <w:b/>
                                <w:sz w:val="17"/>
                              </w:rPr>
                              <w:t>0</w:t>
                            </w:r>
                          </w:p>
                        </w:tc>
                        <w:tc>
                          <w:tcPr>
                            <w:tcW w:w="325" w:type="dxa"/>
                            <w:hideMark/>
                          </w:tcPr>
                          <w:p w14:paraId="7B55E951" w14:textId="77777777" w:rsidR="0061330C" w:rsidRDefault="0061330C">
                            <w:pPr>
                              <w:pStyle w:val="TableParagraph"/>
                              <w:spacing w:line="256" w:lineRule="auto"/>
                              <w:ind w:left="116"/>
                              <w:rPr>
                                <w:b/>
                                <w:sz w:val="17"/>
                              </w:rPr>
                            </w:pPr>
                            <w:r>
                              <w:rPr>
                                <w:b/>
                                <w:sz w:val="17"/>
                              </w:rPr>
                              <w:t>1</w:t>
                            </w:r>
                          </w:p>
                        </w:tc>
                        <w:tc>
                          <w:tcPr>
                            <w:tcW w:w="289" w:type="dxa"/>
                            <w:hideMark/>
                          </w:tcPr>
                          <w:p w14:paraId="29E4CE19" w14:textId="77777777" w:rsidR="0061330C" w:rsidRDefault="0061330C">
                            <w:pPr>
                              <w:pStyle w:val="TableParagraph"/>
                              <w:spacing w:line="256" w:lineRule="auto"/>
                              <w:ind w:left="35"/>
                              <w:jc w:val="center"/>
                              <w:rPr>
                                <w:b/>
                                <w:sz w:val="17"/>
                              </w:rPr>
                            </w:pPr>
                            <w:r>
                              <w:rPr>
                                <w:b/>
                                <w:sz w:val="17"/>
                              </w:rPr>
                              <w:t>2</w:t>
                            </w:r>
                          </w:p>
                        </w:tc>
                        <w:tc>
                          <w:tcPr>
                            <w:tcW w:w="377" w:type="dxa"/>
                            <w:hideMark/>
                          </w:tcPr>
                          <w:p w14:paraId="49C370B8" w14:textId="77777777" w:rsidR="0061330C" w:rsidRDefault="0061330C">
                            <w:pPr>
                              <w:pStyle w:val="TableParagraph"/>
                              <w:spacing w:line="256" w:lineRule="auto"/>
                              <w:ind w:left="58" w:right="41"/>
                              <w:jc w:val="center"/>
                              <w:rPr>
                                <w:sz w:val="17"/>
                              </w:rPr>
                            </w:pPr>
                            <w:r>
                              <w:rPr>
                                <w:sz w:val="17"/>
                              </w:rPr>
                              <w:t>79.</w:t>
                            </w:r>
                          </w:p>
                        </w:tc>
                        <w:tc>
                          <w:tcPr>
                            <w:tcW w:w="3742" w:type="dxa"/>
                            <w:tcBorders>
                              <w:top w:val="nil"/>
                              <w:left w:val="nil"/>
                              <w:bottom w:val="single" w:sz="4" w:space="0" w:color="000000"/>
                              <w:right w:val="nil"/>
                            </w:tcBorders>
                            <w:hideMark/>
                          </w:tcPr>
                          <w:p w14:paraId="69C8224D" w14:textId="77777777" w:rsidR="0061330C" w:rsidRDefault="0061330C">
                            <w:pPr>
                              <w:pStyle w:val="TableParagraph"/>
                              <w:spacing w:line="256" w:lineRule="auto"/>
                              <w:ind w:left="22"/>
                              <w:rPr>
                                <w:sz w:val="17"/>
                              </w:rPr>
                            </w:pPr>
                            <w:r>
                              <w:rPr>
                                <w:sz w:val="17"/>
                              </w:rPr>
                              <w:t>Speech problem (describe):</w:t>
                            </w:r>
                          </w:p>
                        </w:tc>
                      </w:tr>
                      <w:tr w:rsidR="0061330C" w14:paraId="244C31FF" w14:textId="77777777">
                        <w:trPr>
                          <w:trHeight w:val="281"/>
                        </w:trPr>
                        <w:tc>
                          <w:tcPr>
                            <w:tcW w:w="235" w:type="dxa"/>
                            <w:hideMark/>
                          </w:tcPr>
                          <w:p w14:paraId="41524B13" w14:textId="77777777" w:rsidR="0061330C" w:rsidRDefault="0061330C">
                            <w:pPr>
                              <w:pStyle w:val="TableParagraph"/>
                              <w:spacing w:before="39" w:line="256" w:lineRule="auto"/>
                              <w:ind w:left="24"/>
                              <w:rPr>
                                <w:b/>
                                <w:sz w:val="17"/>
                              </w:rPr>
                            </w:pPr>
                            <w:r>
                              <w:rPr>
                                <w:b/>
                                <w:sz w:val="17"/>
                              </w:rPr>
                              <w:t>0</w:t>
                            </w:r>
                          </w:p>
                        </w:tc>
                        <w:tc>
                          <w:tcPr>
                            <w:tcW w:w="325" w:type="dxa"/>
                            <w:hideMark/>
                          </w:tcPr>
                          <w:p w14:paraId="0D17023B" w14:textId="77777777" w:rsidR="0061330C" w:rsidRDefault="0061330C">
                            <w:pPr>
                              <w:pStyle w:val="TableParagraph"/>
                              <w:spacing w:before="39" w:line="256" w:lineRule="auto"/>
                              <w:ind w:left="116"/>
                              <w:rPr>
                                <w:b/>
                                <w:sz w:val="17"/>
                              </w:rPr>
                            </w:pPr>
                            <w:r>
                              <w:rPr>
                                <w:b/>
                                <w:sz w:val="17"/>
                              </w:rPr>
                              <w:t>1</w:t>
                            </w:r>
                          </w:p>
                        </w:tc>
                        <w:tc>
                          <w:tcPr>
                            <w:tcW w:w="289" w:type="dxa"/>
                            <w:hideMark/>
                          </w:tcPr>
                          <w:p w14:paraId="46BD3B3E" w14:textId="77777777" w:rsidR="0061330C" w:rsidRDefault="0061330C">
                            <w:pPr>
                              <w:pStyle w:val="TableParagraph"/>
                              <w:spacing w:before="39" w:line="256" w:lineRule="auto"/>
                              <w:ind w:left="35"/>
                              <w:jc w:val="center"/>
                              <w:rPr>
                                <w:b/>
                                <w:sz w:val="17"/>
                              </w:rPr>
                            </w:pPr>
                            <w:r>
                              <w:rPr>
                                <w:b/>
                                <w:sz w:val="17"/>
                              </w:rPr>
                              <w:t>2</w:t>
                            </w:r>
                          </w:p>
                        </w:tc>
                        <w:tc>
                          <w:tcPr>
                            <w:tcW w:w="377" w:type="dxa"/>
                            <w:hideMark/>
                          </w:tcPr>
                          <w:p w14:paraId="6496A0FF" w14:textId="77777777" w:rsidR="0061330C" w:rsidRDefault="0061330C">
                            <w:pPr>
                              <w:pStyle w:val="TableParagraph"/>
                              <w:spacing w:before="39" w:line="256" w:lineRule="auto"/>
                              <w:ind w:left="58" w:right="41"/>
                              <w:jc w:val="center"/>
                              <w:rPr>
                                <w:sz w:val="17"/>
                              </w:rPr>
                            </w:pPr>
                            <w:r>
                              <w:rPr>
                                <w:sz w:val="17"/>
                              </w:rPr>
                              <w:t>80.</w:t>
                            </w:r>
                          </w:p>
                        </w:tc>
                        <w:tc>
                          <w:tcPr>
                            <w:tcW w:w="3742" w:type="dxa"/>
                            <w:tcBorders>
                              <w:top w:val="single" w:sz="4" w:space="0" w:color="000000"/>
                              <w:left w:val="nil"/>
                              <w:bottom w:val="nil"/>
                              <w:right w:val="nil"/>
                            </w:tcBorders>
                            <w:hideMark/>
                          </w:tcPr>
                          <w:p w14:paraId="01AB50EC" w14:textId="77777777" w:rsidR="0061330C" w:rsidRDefault="0061330C">
                            <w:pPr>
                              <w:pStyle w:val="TableParagraph"/>
                              <w:spacing w:before="39" w:line="256" w:lineRule="auto"/>
                              <w:ind w:left="22"/>
                              <w:rPr>
                                <w:sz w:val="17"/>
                              </w:rPr>
                            </w:pPr>
                            <w:r>
                              <w:rPr>
                                <w:sz w:val="17"/>
                              </w:rPr>
                              <w:t>Stares blankly</w:t>
                            </w:r>
                          </w:p>
                        </w:tc>
                      </w:tr>
                      <w:tr w:rsidR="0061330C" w14:paraId="00568F67" w14:textId="77777777">
                        <w:trPr>
                          <w:trHeight w:val="282"/>
                        </w:trPr>
                        <w:tc>
                          <w:tcPr>
                            <w:tcW w:w="235" w:type="dxa"/>
                            <w:hideMark/>
                          </w:tcPr>
                          <w:p w14:paraId="1A26C953" w14:textId="77777777" w:rsidR="0061330C" w:rsidRDefault="0061330C">
                            <w:pPr>
                              <w:pStyle w:val="TableParagraph"/>
                              <w:spacing w:before="41" w:line="256" w:lineRule="auto"/>
                              <w:ind w:left="24"/>
                              <w:rPr>
                                <w:b/>
                                <w:sz w:val="17"/>
                              </w:rPr>
                            </w:pPr>
                            <w:r>
                              <w:rPr>
                                <w:b/>
                                <w:sz w:val="17"/>
                              </w:rPr>
                              <w:t>0</w:t>
                            </w:r>
                          </w:p>
                        </w:tc>
                        <w:tc>
                          <w:tcPr>
                            <w:tcW w:w="325" w:type="dxa"/>
                            <w:hideMark/>
                          </w:tcPr>
                          <w:p w14:paraId="5D063CC8" w14:textId="77777777" w:rsidR="0061330C" w:rsidRDefault="0061330C">
                            <w:pPr>
                              <w:pStyle w:val="TableParagraph"/>
                              <w:spacing w:before="41" w:line="256" w:lineRule="auto"/>
                              <w:ind w:left="116"/>
                              <w:rPr>
                                <w:b/>
                                <w:sz w:val="17"/>
                              </w:rPr>
                            </w:pPr>
                            <w:r>
                              <w:rPr>
                                <w:b/>
                                <w:sz w:val="17"/>
                              </w:rPr>
                              <w:t>1</w:t>
                            </w:r>
                          </w:p>
                        </w:tc>
                        <w:tc>
                          <w:tcPr>
                            <w:tcW w:w="289" w:type="dxa"/>
                            <w:hideMark/>
                          </w:tcPr>
                          <w:p w14:paraId="5356B75F" w14:textId="77777777" w:rsidR="0061330C" w:rsidRDefault="0061330C">
                            <w:pPr>
                              <w:pStyle w:val="TableParagraph"/>
                              <w:spacing w:before="41" w:line="256" w:lineRule="auto"/>
                              <w:ind w:left="35"/>
                              <w:jc w:val="center"/>
                              <w:rPr>
                                <w:b/>
                                <w:sz w:val="17"/>
                              </w:rPr>
                            </w:pPr>
                            <w:r>
                              <w:rPr>
                                <w:b/>
                                <w:sz w:val="17"/>
                              </w:rPr>
                              <w:t>2</w:t>
                            </w:r>
                          </w:p>
                        </w:tc>
                        <w:tc>
                          <w:tcPr>
                            <w:tcW w:w="377" w:type="dxa"/>
                            <w:hideMark/>
                          </w:tcPr>
                          <w:p w14:paraId="40C594DF" w14:textId="77777777" w:rsidR="0061330C" w:rsidRDefault="0061330C">
                            <w:pPr>
                              <w:pStyle w:val="TableParagraph"/>
                              <w:spacing w:before="41" w:line="256" w:lineRule="auto"/>
                              <w:ind w:left="58" w:right="41"/>
                              <w:jc w:val="center"/>
                              <w:rPr>
                                <w:sz w:val="17"/>
                              </w:rPr>
                            </w:pPr>
                            <w:r>
                              <w:rPr>
                                <w:sz w:val="17"/>
                              </w:rPr>
                              <w:t>81.</w:t>
                            </w:r>
                          </w:p>
                        </w:tc>
                        <w:tc>
                          <w:tcPr>
                            <w:tcW w:w="3742" w:type="dxa"/>
                            <w:hideMark/>
                          </w:tcPr>
                          <w:p w14:paraId="76ED1549" w14:textId="77777777" w:rsidR="0061330C" w:rsidRDefault="0061330C">
                            <w:pPr>
                              <w:pStyle w:val="TableParagraph"/>
                              <w:spacing w:before="41" w:line="256" w:lineRule="auto"/>
                              <w:ind w:left="22"/>
                              <w:rPr>
                                <w:sz w:val="17"/>
                              </w:rPr>
                            </w:pPr>
                            <w:r>
                              <w:rPr>
                                <w:sz w:val="17"/>
                              </w:rPr>
                              <w:t>Steals at home</w:t>
                            </w:r>
                          </w:p>
                        </w:tc>
                      </w:tr>
                      <w:tr w:rsidR="0061330C" w14:paraId="3841FBE1" w14:textId="77777777">
                        <w:trPr>
                          <w:trHeight w:val="280"/>
                        </w:trPr>
                        <w:tc>
                          <w:tcPr>
                            <w:tcW w:w="235" w:type="dxa"/>
                            <w:hideMark/>
                          </w:tcPr>
                          <w:p w14:paraId="13C81BE4" w14:textId="77777777" w:rsidR="0061330C" w:rsidRDefault="0061330C">
                            <w:pPr>
                              <w:pStyle w:val="TableParagraph"/>
                              <w:spacing w:line="256" w:lineRule="auto"/>
                              <w:ind w:left="24"/>
                              <w:rPr>
                                <w:b/>
                                <w:sz w:val="17"/>
                              </w:rPr>
                            </w:pPr>
                            <w:r>
                              <w:rPr>
                                <w:b/>
                                <w:sz w:val="17"/>
                              </w:rPr>
                              <w:t>0</w:t>
                            </w:r>
                          </w:p>
                        </w:tc>
                        <w:tc>
                          <w:tcPr>
                            <w:tcW w:w="325" w:type="dxa"/>
                            <w:hideMark/>
                          </w:tcPr>
                          <w:p w14:paraId="7EE2B984" w14:textId="77777777" w:rsidR="0061330C" w:rsidRDefault="0061330C">
                            <w:pPr>
                              <w:pStyle w:val="TableParagraph"/>
                              <w:spacing w:line="256" w:lineRule="auto"/>
                              <w:ind w:left="116"/>
                              <w:rPr>
                                <w:b/>
                                <w:sz w:val="17"/>
                              </w:rPr>
                            </w:pPr>
                            <w:r>
                              <w:rPr>
                                <w:b/>
                                <w:sz w:val="17"/>
                              </w:rPr>
                              <w:t>1</w:t>
                            </w:r>
                          </w:p>
                        </w:tc>
                        <w:tc>
                          <w:tcPr>
                            <w:tcW w:w="289" w:type="dxa"/>
                            <w:hideMark/>
                          </w:tcPr>
                          <w:p w14:paraId="5AF3F44B" w14:textId="77777777" w:rsidR="0061330C" w:rsidRDefault="0061330C">
                            <w:pPr>
                              <w:pStyle w:val="TableParagraph"/>
                              <w:spacing w:line="256" w:lineRule="auto"/>
                              <w:ind w:left="35"/>
                              <w:jc w:val="center"/>
                              <w:rPr>
                                <w:b/>
                                <w:sz w:val="17"/>
                              </w:rPr>
                            </w:pPr>
                            <w:r>
                              <w:rPr>
                                <w:b/>
                                <w:sz w:val="17"/>
                              </w:rPr>
                              <w:t>2</w:t>
                            </w:r>
                          </w:p>
                        </w:tc>
                        <w:tc>
                          <w:tcPr>
                            <w:tcW w:w="377" w:type="dxa"/>
                            <w:hideMark/>
                          </w:tcPr>
                          <w:p w14:paraId="5BEFD083" w14:textId="77777777" w:rsidR="0061330C" w:rsidRDefault="0061330C">
                            <w:pPr>
                              <w:pStyle w:val="TableParagraph"/>
                              <w:spacing w:line="256" w:lineRule="auto"/>
                              <w:ind w:left="58" w:right="41"/>
                              <w:jc w:val="center"/>
                              <w:rPr>
                                <w:sz w:val="17"/>
                              </w:rPr>
                            </w:pPr>
                            <w:r>
                              <w:rPr>
                                <w:sz w:val="17"/>
                              </w:rPr>
                              <w:t>82.</w:t>
                            </w:r>
                          </w:p>
                        </w:tc>
                        <w:tc>
                          <w:tcPr>
                            <w:tcW w:w="3742" w:type="dxa"/>
                            <w:hideMark/>
                          </w:tcPr>
                          <w:p w14:paraId="1A1F27AE" w14:textId="77777777" w:rsidR="0061330C" w:rsidRDefault="0061330C">
                            <w:pPr>
                              <w:pStyle w:val="TableParagraph"/>
                              <w:spacing w:line="256" w:lineRule="auto"/>
                              <w:ind w:left="22"/>
                              <w:rPr>
                                <w:sz w:val="17"/>
                              </w:rPr>
                            </w:pPr>
                            <w:r>
                              <w:rPr>
                                <w:sz w:val="17"/>
                              </w:rPr>
                              <w:t>Steals outside the home</w:t>
                            </w:r>
                          </w:p>
                        </w:tc>
                      </w:tr>
                      <w:tr w:rsidR="0061330C" w14:paraId="7218B770" w14:textId="77777777">
                        <w:trPr>
                          <w:trHeight w:val="1003"/>
                        </w:trPr>
                        <w:tc>
                          <w:tcPr>
                            <w:tcW w:w="235" w:type="dxa"/>
                            <w:hideMark/>
                          </w:tcPr>
                          <w:p w14:paraId="5668AD05" w14:textId="77777777" w:rsidR="0061330C" w:rsidRDefault="0061330C">
                            <w:pPr>
                              <w:pStyle w:val="TableParagraph"/>
                              <w:spacing w:line="256" w:lineRule="auto"/>
                              <w:ind w:left="24"/>
                              <w:rPr>
                                <w:b/>
                                <w:sz w:val="17"/>
                              </w:rPr>
                            </w:pPr>
                            <w:r>
                              <w:rPr>
                                <w:b/>
                                <w:sz w:val="17"/>
                              </w:rPr>
                              <w:t>0</w:t>
                            </w:r>
                          </w:p>
                        </w:tc>
                        <w:tc>
                          <w:tcPr>
                            <w:tcW w:w="325" w:type="dxa"/>
                            <w:hideMark/>
                          </w:tcPr>
                          <w:p w14:paraId="08C28132" w14:textId="77777777" w:rsidR="0061330C" w:rsidRDefault="0061330C">
                            <w:pPr>
                              <w:pStyle w:val="TableParagraph"/>
                              <w:spacing w:line="256" w:lineRule="auto"/>
                              <w:ind w:left="116"/>
                              <w:rPr>
                                <w:b/>
                                <w:sz w:val="17"/>
                              </w:rPr>
                            </w:pPr>
                            <w:r>
                              <w:rPr>
                                <w:b/>
                                <w:sz w:val="17"/>
                              </w:rPr>
                              <w:t>1</w:t>
                            </w:r>
                          </w:p>
                        </w:tc>
                        <w:tc>
                          <w:tcPr>
                            <w:tcW w:w="289" w:type="dxa"/>
                            <w:hideMark/>
                          </w:tcPr>
                          <w:p w14:paraId="28E30F9E" w14:textId="77777777" w:rsidR="0061330C" w:rsidRDefault="0061330C">
                            <w:pPr>
                              <w:pStyle w:val="TableParagraph"/>
                              <w:spacing w:line="256" w:lineRule="auto"/>
                              <w:ind w:left="35"/>
                              <w:jc w:val="center"/>
                              <w:rPr>
                                <w:b/>
                                <w:sz w:val="17"/>
                              </w:rPr>
                            </w:pPr>
                            <w:r>
                              <w:rPr>
                                <w:b/>
                                <w:sz w:val="17"/>
                              </w:rPr>
                              <w:t>2</w:t>
                            </w:r>
                          </w:p>
                        </w:tc>
                        <w:tc>
                          <w:tcPr>
                            <w:tcW w:w="377" w:type="dxa"/>
                            <w:hideMark/>
                          </w:tcPr>
                          <w:p w14:paraId="29DAD992" w14:textId="77777777" w:rsidR="0061330C" w:rsidRDefault="0061330C">
                            <w:pPr>
                              <w:pStyle w:val="TableParagraph"/>
                              <w:spacing w:line="256" w:lineRule="auto"/>
                              <w:ind w:left="58" w:right="41"/>
                              <w:jc w:val="center"/>
                              <w:rPr>
                                <w:sz w:val="17"/>
                              </w:rPr>
                            </w:pPr>
                            <w:r>
                              <w:rPr>
                                <w:sz w:val="17"/>
                              </w:rPr>
                              <w:t>83.</w:t>
                            </w:r>
                          </w:p>
                        </w:tc>
                        <w:tc>
                          <w:tcPr>
                            <w:tcW w:w="3742" w:type="dxa"/>
                            <w:tcBorders>
                              <w:top w:val="nil"/>
                              <w:left w:val="nil"/>
                              <w:bottom w:val="single" w:sz="6" w:space="0" w:color="000000"/>
                              <w:right w:val="nil"/>
                            </w:tcBorders>
                            <w:hideMark/>
                          </w:tcPr>
                          <w:p w14:paraId="4BD98038" w14:textId="77777777" w:rsidR="0061330C" w:rsidRDefault="0061330C">
                            <w:pPr>
                              <w:pStyle w:val="TableParagraph"/>
                              <w:spacing w:line="256" w:lineRule="auto"/>
                              <w:ind w:left="22" w:right="319"/>
                              <w:rPr>
                                <w:sz w:val="17"/>
                              </w:rPr>
                            </w:pPr>
                            <w:r>
                              <w:rPr>
                                <w:sz w:val="17"/>
                              </w:rPr>
                              <w:t>Stores up too many things he/she doesn’t need (describe):</w:t>
                            </w:r>
                          </w:p>
                        </w:tc>
                      </w:tr>
                    </w:tbl>
                    <w:p w14:paraId="39422E63" w14:textId="77777777" w:rsidR="0061330C" w:rsidRDefault="0061330C" w:rsidP="00C120CD">
                      <w:pPr>
                        <w:pStyle w:val="BodyText"/>
                      </w:pPr>
                    </w:p>
                  </w:txbxContent>
                </v:textbox>
                <w10:wrap type="topAndBottom" anchorx="page"/>
              </v:shape>
            </w:pict>
          </mc:Fallback>
        </mc:AlternateContent>
      </w:r>
      <w:r w:rsidRPr="00D541E8">
        <w:rPr>
          <w:noProof/>
        </w:rPr>
        <mc:AlternateContent>
          <mc:Choice Requires="wps">
            <w:drawing>
              <wp:anchor distT="0" distB="0" distL="0" distR="0" simplePos="0" relativeHeight="251658364" behindDoc="1" locked="0" layoutInCell="1" allowOverlap="1" wp14:anchorId="53606D30" wp14:editId="1AAFF482">
                <wp:simplePos x="0" y="0"/>
                <wp:positionH relativeFrom="page">
                  <wp:posOffset>4076065</wp:posOffset>
                </wp:positionH>
                <wp:positionV relativeFrom="paragraph">
                  <wp:posOffset>239395</wp:posOffset>
                </wp:positionV>
                <wp:extent cx="3061970" cy="7230110"/>
                <wp:effectExtent l="0" t="0" r="5080" b="8890"/>
                <wp:wrapTopAndBottom/>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61970" cy="7230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63"/>
                              <w:gridCol w:w="332"/>
                              <w:gridCol w:w="343"/>
                              <w:gridCol w:w="503"/>
                              <w:gridCol w:w="3379"/>
                            </w:tblGrid>
                            <w:tr w:rsidR="0061330C" w14:paraId="4EC03E2D" w14:textId="77777777">
                              <w:trPr>
                                <w:trHeight w:val="676"/>
                              </w:trPr>
                              <w:tc>
                                <w:tcPr>
                                  <w:tcW w:w="263" w:type="dxa"/>
                                  <w:hideMark/>
                                </w:tcPr>
                                <w:p w14:paraId="31267845" w14:textId="77777777" w:rsidR="0061330C" w:rsidRDefault="0061330C">
                                  <w:pPr>
                                    <w:pStyle w:val="TableParagraph"/>
                                    <w:spacing w:before="45" w:line="256" w:lineRule="auto"/>
                                    <w:ind w:left="50"/>
                                    <w:rPr>
                                      <w:b/>
                                      <w:sz w:val="17"/>
                                    </w:rPr>
                                  </w:pPr>
                                  <w:r>
                                    <w:rPr>
                                      <w:b/>
                                      <w:sz w:val="17"/>
                                    </w:rPr>
                                    <w:t>0</w:t>
                                  </w:r>
                                </w:p>
                              </w:tc>
                              <w:tc>
                                <w:tcPr>
                                  <w:tcW w:w="332" w:type="dxa"/>
                                  <w:hideMark/>
                                </w:tcPr>
                                <w:p w14:paraId="2BE0C4DC" w14:textId="77777777" w:rsidR="0061330C" w:rsidRDefault="0061330C">
                                  <w:pPr>
                                    <w:pStyle w:val="TableParagraph"/>
                                    <w:spacing w:before="45" w:line="256" w:lineRule="auto"/>
                                    <w:ind w:left="118"/>
                                    <w:rPr>
                                      <w:b/>
                                      <w:sz w:val="17"/>
                                    </w:rPr>
                                  </w:pPr>
                                  <w:r>
                                    <w:rPr>
                                      <w:b/>
                                      <w:sz w:val="17"/>
                                    </w:rPr>
                                    <w:t>1</w:t>
                                  </w:r>
                                </w:p>
                              </w:tc>
                              <w:tc>
                                <w:tcPr>
                                  <w:tcW w:w="343" w:type="dxa"/>
                                  <w:hideMark/>
                                </w:tcPr>
                                <w:p w14:paraId="68ED04EF" w14:textId="77777777" w:rsidR="0061330C" w:rsidRDefault="0061330C">
                                  <w:pPr>
                                    <w:pStyle w:val="TableParagraph"/>
                                    <w:spacing w:before="45" w:line="256" w:lineRule="auto"/>
                                    <w:ind w:left="120"/>
                                    <w:rPr>
                                      <w:b/>
                                      <w:sz w:val="17"/>
                                    </w:rPr>
                                  </w:pPr>
                                  <w:r>
                                    <w:rPr>
                                      <w:b/>
                                      <w:sz w:val="17"/>
                                    </w:rPr>
                                    <w:t>2</w:t>
                                  </w:r>
                                </w:p>
                              </w:tc>
                              <w:tc>
                                <w:tcPr>
                                  <w:tcW w:w="503" w:type="dxa"/>
                                  <w:hideMark/>
                                </w:tcPr>
                                <w:p w14:paraId="67E33CEF" w14:textId="77777777" w:rsidR="0061330C" w:rsidRDefault="0061330C">
                                  <w:pPr>
                                    <w:pStyle w:val="TableParagraph"/>
                                    <w:spacing w:before="45" w:line="256" w:lineRule="auto"/>
                                    <w:ind w:right="41"/>
                                    <w:jc w:val="right"/>
                                    <w:rPr>
                                      <w:sz w:val="17"/>
                                    </w:rPr>
                                  </w:pPr>
                                  <w:r>
                                    <w:rPr>
                                      <w:sz w:val="17"/>
                                    </w:rPr>
                                    <w:t>84.</w:t>
                                  </w:r>
                                </w:p>
                              </w:tc>
                              <w:tc>
                                <w:tcPr>
                                  <w:tcW w:w="3379" w:type="dxa"/>
                                  <w:tcBorders>
                                    <w:top w:val="nil"/>
                                    <w:left w:val="nil"/>
                                    <w:bottom w:val="single" w:sz="4" w:space="0" w:color="000000"/>
                                    <w:right w:val="nil"/>
                                  </w:tcBorders>
                                  <w:hideMark/>
                                </w:tcPr>
                                <w:p w14:paraId="13A57D2F" w14:textId="77777777" w:rsidR="0061330C" w:rsidRDefault="0061330C">
                                  <w:pPr>
                                    <w:pStyle w:val="TableParagraph"/>
                                    <w:spacing w:before="45" w:line="256" w:lineRule="auto"/>
                                    <w:ind w:left="44"/>
                                    <w:rPr>
                                      <w:sz w:val="17"/>
                                    </w:rPr>
                                  </w:pPr>
                                  <w:r>
                                    <w:rPr>
                                      <w:sz w:val="17"/>
                                    </w:rPr>
                                    <w:t>Strange behavior (describe):</w:t>
                                  </w:r>
                                </w:p>
                              </w:tc>
                            </w:tr>
                            <w:tr w:rsidR="0061330C" w14:paraId="177523AA" w14:textId="77777777">
                              <w:trPr>
                                <w:trHeight w:val="673"/>
                              </w:trPr>
                              <w:tc>
                                <w:tcPr>
                                  <w:tcW w:w="263" w:type="dxa"/>
                                  <w:hideMark/>
                                </w:tcPr>
                                <w:p w14:paraId="401E36D7" w14:textId="77777777" w:rsidR="0061330C" w:rsidRDefault="0061330C">
                                  <w:pPr>
                                    <w:pStyle w:val="TableParagraph"/>
                                    <w:spacing w:before="39" w:line="256" w:lineRule="auto"/>
                                    <w:ind w:left="50"/>
                                    <w:rPr>
                                      <w:b/>
                                      <w:sz w:val="17"/>
                                    </w:rPr>
                                  </w:pPr>
                                  <w:r>
                                    <w:rPr>
                                      <w:b/>
                                      <w:sz w:val="17"/>
                                    </w:rPr>
                                    <w:t>0</w:t>
                                  </w:r>
                                </w:p>
                              </w:tc>
                              <w:tc>
                                <w:tcPr>
                                  <w:tcW w:w="332" w:type="dxa"/>
                                  <w:hideMark/>
                                </w:tcPr>
                                <w:p w14:paraId="622A9E8F" w14:textId="77777777" w:rsidR="0061330C" w:rsidRDefault="0061330C">
                                  <w:pPr>
                                    <w:pStyle w:val="TableParagraph"/>
                                    <w:spacing w:before="39" w:line="256" w:lineRule="auto"/>
                                    <w:ind w:left="118"/>
                                    <w:rPr>
                                      <w:b/>
                                      <w:sz w:val="17"/>
                                    </w:rPr>
                                  </w:pPr>
                                  <w:r>
                                    <w:rPr>
                                      <w:b/>
                                      <w:sz w:val="17"/>
                                    </w:rPr>
                                    <w:t>1</w:t>
                                  </w:r>
                                </w:p>
                              </w:tc>
                              <w:tc>
                                <w:tcPr>
                                  <w:tcW w:w="343" w:type="dxa"/>
                                  <w:hideMark/>
                                </w:tcPr>
                                <w:p w14:paraId="1811C698" w14:textId="77777777" w:rsidR="0061330C" w:rsidRDefault="0061330C">
                                  <w:pPr>
                                    <w:pStyle w:val="TableParagraph"/>
                                    <w:spacing w:before="39" w:line="256" w:lineRule="auto"/>
                                    <w:ind w:left="120"/>
                                    <w:rPr>
                                      <w:b/>
                                      <w:sz w:val="17"/>
                                    </w:rPr>
                                  </w:pPr>
                                  <w:r>
                                    <w:rPr>
                                      <w:b/>
                                      <w:sz w:val="17"/>
                                    </w:rPr>
                                    <w:t>2</w:t>
                                  </w:r>
                                </w:p>
                              </w:tc>
                              <w:tc>
                                <w:tcPr>
                                  <w:tcW w:w="503" w:type="dxa"/>
                                  <w:hideMark/>
                                </w:tcPr>
                                <w:p w14:paraId="7CFC653F" w14:textId="77777777" w:rsidR="0061330C" w:rsidRDefault="0061330C">
                                  <w:pPr>
                                    <w:pStyle w:val="TableParagraph"/>
                                    <w:spacing w:before="39" w:line="256" w:lineRule="auto"/>
                                    <w:ind w:right="41"/>
                                    <w:jc w:val="right"/>
                                    <w:rPr>
                                      <w:sz w:val="17"/>
                                    </w:rPr>
                                  </w:pPr>
                                  <w:r>
                                    <w:rPr>
                                      <w:sz w:val="17"/>
                                    </w:rPr>
                                    <w:t>85.</w:t>
                                  </w:r>
                                </w:p>
                              </w:tc>
                              <w:tc>
                                <w:tcPr>
                                  <w:tcW w:w="3379" w:type="dxa"/>
                                  <w:tcBorders>
                                    <w:top w:val="single" w:sz="4" w:space="0" w:color="000000"/>
                                    <w:left w:val="nil"/>
                                    <w:bottom w:val="single" w:sz="4" w:space="0" w:color="000000"/>
                                    <w:right w:val="nil"/>
                                  </w:tcBorders>
                                  <w:hideMark/>
                                </w:tcPr>
                                <w:p w14:paraId="79C50C48" w14:textId="77777777" w:rsidR="0061330C" w:rsidRDefault="0061330C">
                                  <w:pPr>
                                    <w:pStyle w:val="TableParagraph"/>
                                    <w:spacing w:before="39" w:line="256" w:lineRule="auto"/>
                                    <w:ind w:left="44"/>
                                    <w:rPr>
                                      <w:sz w:val="17"/>
                                    </w:rPr>
                                  </w:pPr>
                                  <w:r>
                                    <w:rPr>
                                      <w:sz w:val="17"/>
                                    </w:rPr>
                                    <w:t>Strange ideas (describe):</w:t>
                                  </w:r>
                                </w:p>
                              </w:tc>
                            </w:tr>
                            <w:tr w:rsidR="0061330C" w14:paraId="5CB5C493" w14:textId="77777777">
                              <w:trPr>
                                <w:trHeight w:val="280"/>
                              </w:trPr>
                              <w:tc>
                                <w:tcPr>
                                  <w:tcW w:w="263" w:type="dxa"/>
                                  <w:hideMark/>
                                </w:tcPr>
                                <w:p w14:paraId="03E5EDD4" w14:textId="77777777" w:rsidR="0061330C" w:rsidRDefault="0061330C">
                                  <w:pPr>
                                    <w:pStyle w:val="TableParagraph"/>
                                    <w:spacing w:before="39" w:line="256" w:lineRule="auto"/>
                                    <w:ind w:left="50"/>
                                    <w:rPr>
                                      <w:b/>
                                      <w:sz w:val="17"/>
                                    </w:rPr>
                                  </w:pPr>
                                  <w:r>
                                    <w:rPr>
                                      <w:b/>
                                      <w:sz w:val="17"/>
                                    </w:rPr>
                                    <w:t>0</w:t>
                                  </w:r>
                                </w:p>
                              </w:tc>
                              <w:tc>
                                <w:tcPr>
                                  <w:tcW w:w="332" w:type="dxa"/>
                                  <w:hideMark/>
                                </w:tcPr>
                                <w:p w14:paraId="26E192EB" w14:textId="77777777" w:rsidR="0061330C" w:rsidRDefault="0061330C">
                                  <w:pPr>
                                    <w:pStyle w:val="TableParagraph"/>
                                    <w:spacing w:before="39" w:line="256" w:lineRule="auto"/>
                                    <w:ind w:left="118"/>
                                    <w:rPr>
                                      <w:b/>
                                      <w:sz w:val="17"/>
                                    </w:rPr>
                                  </w:pPr>
                                  <w:r>
                                    <w:rPr>
                                      <w:b/>
                                      <w:sz w:val="17"/>
                                    </w:rPr>
                                    <w:t>1</w:t>
                                  </w:r>
                                </w:p>
                              </w:tc>
                              <w:tc>
                                <w:tcPr>
                                  <w:tcW w:w="343" w:type="dxa"/>
                                  <w:hideMark/>
                                </w:tcPr>
                                <w:p w14:paraId="36CDFDFD" w14:textId="77777777" w:rsidR="0061330C" w:rsidRDefault="0061330C">
                                  <w:pPr>
                                    <w:pStyle w:val="TableParagraph"/>
                                    <w:spacing w:before="39" w:line="256" w:lineRule="auto"/>
                                    <w:ind w:left="120"/>
                                    <w:rPr>
                                      <w:b/>
                                      <w:sz w:val="17"/>
                                    </w:rPr>
                                  </w:pPr>
                                  <w:r>
                                    <w:rPr>
                                      <w:b/>
                                      <w:sz w:val="17"/>
                                    </w:rPr>
                                    <w:t>2</w:t>
                                  </w:r>
                                </w:p>
                              </w:tc>
                              <w:tc>
                                <w:tcPr>
                                  <w:tcW w:w="503" w:type="dxa"/>
                                  <w:hideMark/>
                                </w:tcPr>
                                <w:p w14:paraId="1795AABB" w14:textId="77777777" w:rsidR="0061330C" w:rsidRDefault="0061330C">
                                  <w:pPr>
                                    <w:pStyle w:val="TableParagraph"/>
                                    <w:spacing w:before="39" w:line="256" w:lineRule="auto"/>
                                    <w:ind w:right="41"/>
                                    <w:jc w:val="right"/>
                                    <w:rPr>
                                      <w:sz w:val="17"/>
                                    </w:rPr>
                                  </w:pPr>
                                  <w:r>
                                    <w:rPr>
                                      <w:sz w:val="17"/>
                                    </w:rPr>
                                    <w:t>86.</w:t>
                                  </w:r>
                                </w:p>
                              </w:tc>
                              <w:tc>
                                <w:tcPr>
                                  <w:tcW w:w="3379" w:type="dxa"/>
                                  <w:tcBorders>
                                    <w:top w:val="single" w:sz="4" w:space="0" w:color="000000"/>
                                    <w:left w:val="nil"/>
                                    <w:bottom w:val="nil"/>
                                    <w:right w:val="nil"/>
                                  </w:tcBorders>
                                  <w:hideMark/>
                                </w:tcPr>
                                <w:p w14:paraId="63C376E9" w14:textId="77777777" w:rsidR="0061330C" w:rsidRDefault="0061330C">
                                  <w:pPr>
                                    <w:pStyle w:val="TableParagraph"/>
                                    <w:spacing w:before="39" w:line="256" w:lineRule="auto"/>
                                    <w:ind w:left="44"/>
                                    <w:rPr>
                                      <w:sz w:val="17"/>
                                    </w:rPr>
                                  </w:pPr>
                                  <w:r>
                                    <w:rPr>
                                      <w:sz w:val="17"/>
                                    </w:rPr>
                                    <w:t>Stubborn, sullen, or irritable</w:t>
                                  </w:r>
                                </w:p>
                              </w:tc>
                            </w:tr>
                            <w:tr w:rsidR="0061330C" w14:paraId="49E22CA2" w14:textId="77777777">
                              <w:trPr>
                                <w:trHeight w:val="280"/>
                              </w:trPr>
                              <w:tc>
                                <w:tcPr>
                                  <w:tcW w:w="263" w:type="dxa"/>
                                  <w:hideMark/>
                                </w:tcPr>
                                <w:p w14:paraId="444325E0" w14:textId="77777777" w:rsidR="0061330C" w:rsidRDefault="0061330C">
                                  <w:pPr>
                                    <w:pStyle w:val="TableParagraph"/>
                                    <w:spacing w:line="256" w:lineRule="auto"/>
                                    <w:ind w:left="50"/>
                                    <w:rPr>
                                      <w:b/>
                                      <w:sz w:val="17"/>
                                    </w:rPr>
                                  </w:pPr>
                                  <w:r>
                                    <w:rPr>
                                      <w:b/>
                                      <w:sz w:val="17"/>
                                    </w:rPr>
                                    <w:t>0</w:t>
                                  </w:r>
                                </w:p>
                              </w:tc>
                              <w:tc>
                                <w:tcPr>
                                  <w:tcW w:w="332" w:type="dxa"/>
                                  <w:hideMark/>
                                </w:tcPr>
                                <w:p w14:paraId="5F10E07C" w14:textId="77777777" w:rsidR="0061330C" w:rsidRDefault="0061330C">
                                  <w:pPr>
                                    <w:pStyle w:val="TableParagraph"/>
                                    <w:spacing w:line="256" w:lineRule="auto"/>
                                    <w:ind w:left="118"/>
                                    <w:rPr>
                                      <w:b/>
                                      <w:sz w:val="17"/>
                                    </w:rPr>
                                  </w:pPr>
                                  <w:r>
                                    <w:rPr>
                                      <w:b/>
                                      <w:sz w:val="17"/>
                                    </w:rPr>
                                    <w:t>1</w:t>
                                  </w:r>
                                </w:p>
                              </w:tc>
                              <w:tc>
                                <w:tcPr>
                                  <w:tcW w:w="343" w:type="dxa"/>
                                  <w:hideMark/>
                                </w:tcPr>
                                <w:p w14:paraId="2580D448" w14:textId="77777777" w:rsidR="0061330C" w:rsidRDefault="0061330C">
                                  <w:pPr>
                                    <w:pStyle w:val="TableParagraph"/>
                                    <w:spacing w:line="256" w:lineRule="auto"/>
                                    <w:ind w:left="120"/>
                                    <w:rPr>
                                      <w:b/>
                                      <w:sz w:val="17"/>
                                    </w:rPr>
                                  </w:pPr>
                                  <w:r>
                                    <w:rPr>
                                      <w:b/>
                                      <w:sz w:val="17"/>
                                    </w:rPr>
                                    <w:t>2</w:t>
                                  </w:r>
                                </w:p>
                              </w:tc>
                              <w:tc>
                                <w:tcPr>
                                  <w:tcW w:w="503" w:type="dxa"/>
                                  <w:hideMark/>
                                </w:tcPr>
                                <w:p w14:paraId="5A5CA2D3" w14:textId="77777777" w:rsidR="0061330C" w:rsidRDefault="0061330C">
                                  <w:pPr>
                                    <w:pStyle w:val="TableParagraph"/>
                                    <w:spacing w:line="256" w:lineRule="auto"/>
                                    <w:ind w:right="41"/>
                                    <w:jc w:val="right"/>
                                    <w:rPr>
                                      <w:sz w:val="17"/>
                                    </w:rPr>
                                  </w:pPr>
                                  <w:r>
                                    <w:rPr>
                                      <w:sz w:val="17"/>
                                    </w:rPr>
                                    <w:t>87.</w:t>
                                  </w:r>
                                </w:p>
                              </w:tc>
                              <w:tc>
                                <w:tcPr>
                                  <w:tcW w:w="3379" w:type="dxa"/>
                                  <w:hideMark/>
                                </w:tcPr>
                                <w:p w14:paraId="2EDF5C3C" w14:textId="77777777" w:rsidR="0061330C" w:rsidRDefault="0061330C">
                                  <w:pPr>
                                    <w:pStyle w:val="TableParagraph"/>
                                    <w:spacing w:line="256" w:lineRule="auto"/>
                                    <w:ind w:left="44"/>
                                    <w:rPr>
                                      <w:sz w:val="17"/>
                                    </w:rPr>
                                  </w:pPr>
                                  <w:r>
                                    <w:rPr>
                                      <w:sz w:val="17"/>
                                    </w:rPr>
                                    <w:t>Sudden changes in mood or feelings</w:t>
                                  </w:r>
                                </w:p>
                              </w:tc>
                            </w:tr>
                            <w:tr w:rsidR="0061330C" w14:paraId="27ACA3BF" w14:textId="77777777">
                              <w:trPr>
                                <w:trHeight w:val="281"/>
                              </w:trPr>
                              <w:tc>
                                <w:tcPr>
                                  <w:tcW w:w="263" w:type="dxa"/>
                                  <w:hideMark/>
                                </w:tcPr>
                                <w:p w14:paraId="04D71D98" w14:textId="77777777" w:rsidR="0061330C" w:rsidRDefault="0061330C">
                                  <w:pPr>
                                    <w:pStyle w:val="TableParagraph"/>
                                    <w:spacing w:line="256" w:lineRule="auto"/>
                                    <w:ind w:left="50"/>
                                    <w:rPr>
                                      <w:b/>
                                      <w:sz w:val="17"/>
                                    </w:rPr>
                                  </w:pPr>
                                  <w:r>
                                    <w:rPr>
                                      <w:b/>
                                      <w:sz w:val="17"/>
                                    </w:rPr>
                                    <w:t>0</w:t>
                                  </w:r>
                                </w:p>
                              </w:tc>
                              <w:tc>
                                <w:tcPr>
                                  <w:tcW w:w="332" w:type="dxa"/>
                                  <w:hideMark/>
                                </w:tcPr>
                                <w:p w14:paraId="4B97026C" w14:textId="77777777" w:rsidR="0061330C" w:rsidRDefault="0061330C">
                                  <w:pPr>
                                    <w:pStyle w:val="TableParagraph"/>
                                    <w:spacing w:line="256" w:lineRule="auto"/>
                                    <w:ind w:left="118"/>
                                    <w:rPr>
                                      <w:b/>
                                      <w:sz w:val="17"/>
                                    </w:rPr>
                                  </w:pPr>
                                  <w:r>
                                    <w:rPr>
                                      <w:b/>
                                      <w:sz w:val="17"/>
                                    </w:rPr>
                                    <w:t>1</w:t>
                                  </w:r>
                                </w:p>
                              </w:tc>
                              <w:tc>
                                <w:tcPr>
                                  <w:tcW w:w="343" w:type="dxa"/>
                                  <w:hideMark/>
                                </w:tcPr>
                                <w:p w14:paraId="7B44B788" w14:textId="77777777" w:rsidR="0061330C" w:rsidRDefault="0061330C">
                                  <w:pPr>
                                    <w:pStyle w:val="TableParagraph"/>
                                    <w:spacing w:line="256" w:lineRule="auto"/>
                                    <w:ind w:left="120"/>
                                    <w:rPr>
                                      <w:b/>
                                      <w:sz w:val="17"/>
                                    </w:rPr>
                                  </w:pPr>
                                  <w:r>
                                    <w:rPr>
                                      <w:b/>
                                      <w:sz w:val="17"/>
                                    </w:rPr>
                                    <w:t>2</w:t>
                                  </w:r>
                                </w:p>
                              </w:tc>
                              <w:tc>
                                <w:tcPr>
                                  <w:tcW w:w="503" w:type="dxa"/>
                                  <w:hideMark/>
                                </w:tcPr>
                                <w:p w14:paraId="1641D57E" w14:textId="77777777" w:rsidR="0061330C" w:rsidRDefault="0061330C">
                                  <w:pPr>
                                    <w:pStyle w:val="TableParagraph"/>
                                    <w:spacing w:line="256" w:lineRule="auto"/>
                                    <w:ind w:right="41"/>
                                    <w:jc w:val="right"/>
                                    <w:rPr>
                                      <w:sz w:val="17"/>
                                    </w:rPr>
                                  </w:pPr>
                                  <w:r>
                                    <w:rPr>
                                      <w:sz w:val="17"/>
                                    </w:rPr>
                                    <w:t>88.</w:t>
                                  </w:r>
                                </w:p>
                              </w:tc>
                              <w:tc>
                                <w:tcPr>
                                  <w:tcW w:w="3379" w:type="dxa"/>
                                  <w:hideMark/>
                                </w:tcPr>
                                <w:p w14:paraId="76A80AA0" w14:textId="77777777" w:rsidR="0061330C" w:rsidRDefault="0061330C">
                                  <w:pPr>
                                    <w:pStyle w:val="TableParagraph"/>
                                    <w:spacing w:line="256" w:lineRule="auto"/>
                                    <w:ind w:left="44"/>
                                    <w:rPr>
                                      <w:sz w:val="17"/>
                                    </w:rPr>
                                  </w:pPr>
                                  <w:r>
                                    <w:rPr>
                                      <w:sz w:val="17"/>
                                    </w:rPr>
                                    <w:t>Sulks a lot</w:t>
                                  </w:r>
                                </w:p>
                              </w:tc>
                            </w:tr>
                            <w:tr w:rsidR="0061330C" w14:paraId="1C29618E" w14:textId="77777777">
                              <w:trPr>
                                <w:trHeight w:val="282"/>
                              </w:trPr>
                              <w:tc>
                                <w:tcPr>
                                  <w:tcW w:w="263" w:type="dxa"/>
                                  <w:hideMark/>
                                </w:tcPr>
                                <w:p w14:paraId="2512A789" w14:textId="77777777" w:rsidR="0061330C" w:rsidRDefault="0061330C">
                                  <w:pPr>
                                    <w:pStyle w:val="TableParagraph"/>
                                    <w:spacing w:before="41" w:line="256" w:lineRule="auto"/>
                                    <w:ind w:left="50"/>
                                    <w:rPr>
                                      <w:b/>
                                      <w:sz w:val="17"/>
                                    </w:rPr>
                                  </w:pPr>
                                  <w:r>
                                    <w:rPr>
                                      <w:b/>
                                      <w:sz w:val="17"/>
                                    </w:rPr>
                                    <w:t>0</w:t>
                                  </w:r>
                                </w:p>
                              </w:tc>
                              <w:tc>
                                <w:tcPr>
                                  <w:tcW w:w="332" w:type="dxa"/>
                                  <w:hideMark/>
                                </w:tcPr>
                                <w:p w14:paraId="57B201BE" w14:textId="77777777" w:rsidR="0061330C" w:rsidRDefault="0061330C">
                                  <w:pPr>
                                    <w:pStyle w:val="TableParagraph"/>
                                    <w:spacing w:before="41" w:line="256" w:lineRule="auto"/>
                                    <w:ind w:left="118"/>
                                    <w:rPr>
                                      <w:b/>
                                      <w:sz w:val="17"/>
                                    </w:rPr>
                                  </w:pPr>
                                  <w:r>
                                    <w:rPr>
                                      <w:b/>
                                      <w:sz w:val="17"/>
                                    </w:rPr>
                                    <w:t>1</w:t>
                                  </w:r>
                                </w:p>
                              </w:tc>
                              <w:tc>
                                <w:tcPr>
                                  <w:tcW w:w="343" w:type="dxa"/>
                                  <w:hideMark/>
                                </w:tcPr>
                                <w:p w14:paraId="62F9C118" w14:textId="77777777" w:rsidR="0061330C" w:rsidRDefault="0061330C">
                                  <w:pPr>
                                    <w:pStyle w:val="TableParagraph"/>
                                    <w:spacing w:before="41" w:line="256" w:lineRule="auto"/>
                                    <w:ind w:left="120"/>
                                    <w:rPr>
                                      <w:b/>
                                      <w:sz w:val="17"/>
                                    </w:rPr>
                                  </w:pPr>
                                  <w:r>
                                    <w:rPr>
                                      <w:b/>
                                      <w:sz w:val="17"/>
                                    </w:rPr>
                                    <w:t>2</w:t>
                                  </w:r>
                                </w:p>
                              </w:tc>
                              <w:tc>
                                <w:tcPr>
                                  <w:tcW w:w="503" w:type="dxa"/>
                                  <w:hideMark/>
                                </w:tcPr>
                                <w:p w14:paraId="2271A537" w14:textId="77777777" w:rsidR="0061330C" w:rsidRDefault="0061330C">
                                  <w:pPr>
                                    <w:pStyle w:val="TableParagraph"/>
                                    <w:spacing w:before="41" w:line="256" w:lineRule="auto"/>
                                    <w:ind w:right="41"/>
                                    <w:jc w:val="right"/>
                                    <w:rPr>
                                      <w:sz w:val="17"/>
                                    </w:rPr>
                                  </w:pPr>
                                  <w:r>
                                    <w:rPr>
                                      <w:sz w:val="17"/>
                                    </w:rPr>
                                    <w:t>89.</w:t>
                                  </w:r>
                                </w:p>
                              </w:tc>
                              <w:tc>
                                <w:tcPr>
                                  <w:tcW w:w="3379" w:type="dxa"/>
                                  <w:hideMark/>
                                </w:tcPr>
                                <w:p w14:paraId="7CDBED3E" w14:textId="77777777" w:rsidR="0061330C" w:rsidRDefault="0061330C">
                                  <w:pPr>
                                    <w:pStyle w:val="TableParagraph"/>
                                    <w:spacing w:before="41" w:line="256" w:lineRule="auto"/>
                                    <w:ind w:left="44"/>
                                    <w:rPr>
                                      <w:sz w:val="17"/>
                                    </w:rPr>
                                  </w:pPr>
                                  <w:r>
                                    <w:rPr>
                                      <w:sz w:val="17"/>
                                    </w:rPr>
                                    <w:t>Suspicious</w:t>
                                  </w:r>
                                </w:p>
                              </w:tc>
                            </w:tr>
                            <w:tr w:rsidR="0061330C" w14:paraId="3A924726" w14:textId="77777777">
                              <w:trPr>
                                <w:trHeight w:val="280"/>
                              </w:trPr>
                              <w:tc>
                                <w:tcPr>
                                  <w:tcW w:w="263" w:type="dxa"/>
                                  <w:hideMark/>
                                </w:tcPr>
                                <w:p w14:paraId="7A904C24" w14:textId="77777777" w:rsidR="0061330C" w:rsidRDefault="0061330C">
                                  <w:pPr>
                                    <w:pStyle w:val="TableParagraph"/>
                                    <w:spacing w:line="256" w:lineRule="auto"/>
                                    <w:ind w:left="50"/>
                                    <w:rPr>
                                      <w:b/>
                                      <w:sz w:val="17"/>
                                    </w:rPr>
                                  </w:pPr>
                                  <w:r>
                                    <w:rPr>
                                      <w:b/>
                                      <w:sz w:val="17"/>
                                    </w:rPr>
                                    <w:t>0</w:t>
                                  </w:r>
                                </w:p>
                              </w:tc>
                              <w:tc>
                                <w:tcPr>
                                  <w:tcW w:w="332" w:type="dxa"/>
                                  <w:hideMark/>
                                </w:tcPr>
                                <w:p w14:paraId="0CC5ECD4" w14:textId="77777777" w:rsidR="0061330C" w:rsidRDefault="0061330C">
                                  <w:pPr>
                                    <w:pStyle w:val="TableParagraph"/>
                                    <w:spacing w:line="256" w:lineRule="auto"/>
                                    <w:ind w:left="118"/>
                                    <w:rPr>
                                      <w:b/>
                                      <w:sz w:val="17"/>
                                    </w:rPr>
                                  </w:pPr>
                                  <w:r>
                                    <w:rPr>
                                      <w:b/>
                                      <w:sz w:val="17"/>
                                    </w:rPr>
                                    <w:t>1</w:t>
                                  </w:r>
                                </w:p>
                              </w:tc>
                              <w:tc>
                                <w:tcPr>
                                  <w:tcW w:w="343" w:type="dxa"/>
                                  <w:hideMark/>
                                </w:tcPr>
                                <w:p w14:paraId="201B3C49" w14:textId="77777777" w:rsidR="0061330C" w:rsidRDefault="0061330C">
                                  <w:pPr>
                                    <w:pStyle w:val="TableParagraph"/>
                                    <w:spacing w:line="256" w:lineRule="auto"/>
                                    <w:ind w:left="120"/>
                                    <w:rPr>
                                      <w:b/>
                                      <w:sz w:val="17"/>
                                    </w:rPr>
                                  </w:pPr>
                                  <w:r>
                                    <w:rPr>
                                      <w:b/>
                                      <w:sz w:val="17"/>
                                    </w:rPr>
                                    <w:t>2</w:t>
                                  </w:r>
                                </w:p>
                              </w:tc>
                              <w:tc>
                                <w:tcPr>
                                  <w:tcW w:w="503" w:type="dxa"/>
                                  <w:hideMark/>
                                </w:tcPr>
                                <w:p w14:paraId="4FE489FF" w14:textId="77777777" w:rsidR="0061330C" w:rsidRDefault="0061330C">
                                  <w:pPr>
                                    <w:pStyle w:val="TableParagraph"/>
                                    <w:spacing w:line="256" w:lineRule="auto"/>
                                    <w:ind w:right="41"/>
                                    <w:jc w:val="right"/>
                                    <w:rPr>
                                      <w:sz w:val="17"/>
                                    </w:rPr>
                                  </w:pPr>
                                  <w:r>
                                    <w:rPr>
                                      <w:sz w:val="17"/>
                                    </w:rPr>
                                    <w:t>90.</w:t>
                                  </w:r>
                                </w:p>
                              </w:tc>
                              <w:tc>
                                <w:tcPr>
                                  <w:tcW w:w="3379" w:type="dxa"/>
                                  <w:hideMark/>
                                </w:tcPr>
                                <w:p w14:paraId="0D8ECE70" w14:textId="77777777" w:rsidR="0061330C" w:rsidRDefault="0061330C">
                                  <w:pPr>
                                    <w:pStyle w:val="TableParagraph"/>
                                    <w:spacing w:line="256" w:lineRule="auto"/>
                                    <w:ind w:left="44"/>
                                    <w:rPr>
                                      <w:sz w:val="17"/>
                                    </w:rPr>
                                  </w:pPr>
                                  <w:r>
                                    <w:rPr>
                                      <w:sz w:val="17"/>
                                    </w:rPr>
                                    <w:t>Swearing or obscene language</w:t>
                                  </w:r>
                                </w:p>
                              </w:tc>
                            </w:tr>
                            <w:tr w:rsidR="0061330C" w14:paraId="41C6D7A4" w14:textId="77777777">
                              <w:trPr>
                                <w:trHeight w:val="280"/>
                              </w:trPr>
                              <w:tc>
                                <w:tcPr>
                                  <w:tcW w:w="263" w:type="dxa"/>
                                  <w:hideMark/>
                                </w:tcPr>
                                <w:p w14:paraId="18C059F1" w14:textId="77777777" w:rsidR="0061330C" w:rsidRDefault="0061330C">
                                  <w:pPr>
                                    <w:pStyle w:val="TableParagraph"/>
                                    <w:spacing w:line="256" w:lineRule="auto"/>
                                    <w:ind w:left="50"/>
                                    <w:rPr>
                                      <w:b/>
                                      <w:sz w:val="17"/>
                                    </w:rPr>
                                  </w:pPr>
                                  <w:r>
                                    <w:rPr>
                                      <w:b/>
                                      <w:sz w:val="17"/>
                                    </w:rPr>
                                    <w:t>0</w:t>
                                  </w:r>
                                </w:p>
                              </w:tc>
                              <w:tc>
                                <w:tcPr>
                                  <w:tcW w:w="332" w:type="dxa"/>
                                  <w:hideMark/>
                                </w:tcPr>
                                <w:p w14:paraId="264743ED" w14:textId="77777777" w:rsidR="0061330C" w:rsidRDefault="0061330C">
                                  <w:pPr>
                                    <w:pStyle w:val="TableParagraph"/>
                                    <w:spacing w:line="256" w:lineRule="auto"/>
                                    <w:ind w:left="118"/>
                                    <w:rPr>
                                      <w:b/>
                                      <w:sz w:val="17"/>
                                    </w:rPr>
                                  </w:pPr>
                                  <w:r>
                                    <w:rPr>
                                      <w:b/>
                                      <w:sz w:val="17"/>
                                    </w:rPr>
                                    <w:t>1</w:t>
                                  </w:r>
                                </w:p>
                              </w:tc>
                              <w:tc>
                                <w:tcPr>
                                  <w:tcW w:w="343" w:type="dxa"/>
                                  <w:hideMark/>
                                </w:tcPr>
                                <w:p w14:paraId="1705989E" w14:textId="77777777" w:rsidR="0061330C" w:rsidRDefault="0061330C">
                                  <w:pPr>
                                    <w:pStyle w:val="TableParagraph"/>
                                    <w:spacing w:line="256" w:lineRule="auto"/>
                                    <w:ind w:left="120"/>
                                    <w:rPr>
                                      <w:b/>
                                      <w:sz w:val="17"/>
                                    </w:rPr>
                                  </w:pPr>
                                  <w:r>
                                    <w:rPr>
                                      <w:b/>
                                      <w:sz w:val="17"/>
                                    </w:rPr>
                                    <w:t>2</w:t>
                                  </w:r>
                                </w:p>
                              </w:tc>
                              <w:tc>
                                <w:tcPr>
                                  <w:tcW w:w="503" w:type="dxa"/>
                                  <w:hideMark/>
                                </w:tcPr>
                                <w:p w14:paraId="4CBC9DBE" w14:textId="77777777" w:rsidR="0061330C" w:rsidRDefault="0061330C">
                                  <w:pPr>
                                    <w:pStyle w:val="TableParagraph"/>
                                    <w:spacing w:line="256" w:lineRule="auto"/>
                                    <w:ind w:right="41"/>
                                    <w:jc w:val="right"/>
                                    <w:rPr>
                                      <w:sz w:val="17"/>
                                    </w:rPr>
                                  </w:pPr>
                                  <w:r>
                                    <w:rPr>
                                      <w:sz w:val="17"/>
                                    </w:rPr>
                                    <w:t>91.</w:t>
                                  </w:r>
                                </w:p>
                              </w:tc>
                              <w:tc>
                                <w:tcPr>
                                  <w:tcW w:w="3379" w:type="dxa"/>
                                  <w:hideMark/>
                                </w:tcPr>
                                <w:p w14:paraId="7AFC72A3" w14:textId="77777777" w:rsidR="0061330C" w:rsidRDefault="0061330C">
                                  <w:pPr>
                                    <w:pStyle w:val="TableParagraph"/>
                                    <w:spacing w:line="256" w:lineRule="auto"/>
                                    <w:ind w:left="44"/>
                                    <w:rPr>
                                      <w:sz w:val="17"/>
                                    </w:rPr>
                                  </w:pPr>
                                  <w:r>
                                    <w:rPr>
                                      <w:sz w:val="17"/>
                                    </w:rPr>
                                    <w:t>Talks about killing self</w:t>
                                  </w:r>
                                </w:p>
                              </w:tc>
                            </w:tr>
                            <w:tr w:rsidR="0061330C" w14:paraId="57E6C7F8" w14:textId="77777777">
                              <w:trPr>
                                <w:trHeight w:val="478"/>
                              </w:trPr>
                              <w:tc>
                                <w:tcPr>
                                  <w:tcW w:w="263" w:type="dxa"/>
                                  <w:hideMark/>
                                </w:tcPr>
                                <w:p w14:paraId="044B954F" w14:textId="77777777" w:rsidR="0061330C" w:rsidRDefault="0061330C">
                                  <w:pPr>
                                    <w:pStyle w:val="TableParagraph"/>
                                    <w:spacing w:line="256" w:lineRule="auto"/>
                                    <w:ind w:left="50"/>
                                    <w:rPr>
                                      <w:b/>
                                      <w:sz w:val="17"/>
                                    </w:rPr>
                                  </w:pPr>
                                  <w:r>
                                    <w:rPr>
                                      <w:b/>
                                      <w:sz w:val="17"/>
                                    </w:rPr>
                                    <w:t>0</w:t>
                                  </w:r>
                                </w:p>
                              </w:tc>
                              <w:tc>
                                <w:tcPr>
                                  <w:tcW w:w="332" w:type="dxa"/>
                                  <w:hideMark/>
                                </w:tcPr>
                                <w:p w14:paraId="62ABAC4C" w14:textId="77777777" w:rsidR="0061330C" w:rsidRDefault="0061330C">
                                  <w:pPr>
                                    <w:pStyle w:val="TableParagraph"/>
                                    <w:spacing w:line="256" w:lineRule="auto"/>
                                    <w:ind w:left="118"/>
                                    <w:rPr>
                                      <w:b/>
                                      <w:sz w:val="17"/>
                                    </w:rPr>
                                  </w:pPr>
                                  <w:r>
                                    <w:rPr>
                                      <w:b/>
                                      <w:sz w:val="17"/>
                                    </w:rPr>
                                    <w:t>1</w:t>
                                  </w:r>
                                </w:p>
                              </w:tc>
                              <w:tc>
                                <w:tcPr>
                                  <w:tcW w:w="343" w:type="dxa"/>
                                  <w:hideMark/>
                                </w:tcPr>
                                <w:p w14:paraId="6EFDCD14" w14:textId="77777777" w:rsidR="0061330C" w:rsidRDefault="0061330C">
                                  <w:pPr>
                                    <w:pStyle w:val="TableParagraph"/>
                                    <w:spacing w:line="256" w:lineRule="auto"/>
                                    <w:ind w:left="120"/>
                                    <w:rPr>
                                      <w:b/>
                                      <w:sz w:val="17"/>
                                    </w:rPr>
                                  </w:pPr>
                                  <w:r>
                                    <w:rPr>
                                      <w:b/>
                                      <w:sz w:val="17"/>
                                    </w:rPr>
                                    <w:t>2</w:t>
                                  </w:r>
                                </w:p>
                              </w:tc>
                              <w:tc>
                                <w:tcPr>
                                  <w:tcW w:w="503" w:type="dxa"/>
                                  <w:hideMark/>
                                </w:tcPr>
                                <w:p w14:paraId="19B16092" w14:textId="77777777" w:rsidR="0061330C" w:rsidRDefault="0061330C">
                                  <w:pPr>
                                    <w:pStyle w:val="TableParagraph"/>
                                    <w:spacing w:line="256" w:lineRule="auto"/>
                                    <w:ind w:right="41"/>
                                    <w:jc w:val="right"/>
                                    <w:rPr>
                                      <w:sz w:val="17"/>
                                    </w:rPr>
                                  </w:pPr>
                                  <w:r>
                                    <w:rPr>
                                      <w:sz w:val="17"/>
                                    </w:rPr>
                                    <w:t>92.</w:t>
                                  </w:r>
                                </w:p>
                              </w:tc>
                              <w:tc>
                                <w:tcPr>
                                  <w:tcW w:w="3379" w:type="dxa"/>
                                  <w:tcBorders>
                                    <w:top w:val="nil"/>
                                    <w:left w:val="nil"/>
                                    <w:bottom w:val="single" w:sz="4" w:space="0" w:color="000000"/>
                                    <w:right w:val="nil"/>
                                  </w:tcBorders>
                                  <w:hideMark/>
                                </w:tcPr>
                                <w:p w14:paraId="44D26E85" w14:textId="77777777" w:rsidR="0061330C" w:rsidRDefault="0061330C">
                                  <w:pPr>
                                    <w:pStyle w:val="TableParagraph"/>
                                    <w:spacing w:line="256" w:lineRule="auto"/>
                                    <w:ind w:left="44"/>
                                    <w:rPr>
                                      <w:sz w:val="17"/>
                                    </w:rPr>
                                  </w:pPr>
                                  <w:r>
                                    <w:rPr>
                                      <w:sz w:val="17"/>
                                    </w:rPr>
                                    <w:t>Talks or walks in sleep (describe):</w:t>
                                  </w:r>
                                </w:p>
                              </w:tc>
                            </w:tr>
                            <w:tr w:rsidR="0061330C" w14:paraId="62426E62" w14:textId="77777777">
                              <w:trPr>
                                <w:trHeight w:val="281"/>
                              </w:trPr>
                              <w:tc>
                                <w:tcPr>
                                  <w:tcW w:w="263" w:type="dxa"/>
                                  <w:hideMark/>
                                </w:tcPr>
                                <w:p w14:paraId="4B926543" w14:textId="77777777" w:rsidR="0061330C" w:rsidRDefault="0061330C">
                                  <w:pPr>
                                    <w:pStyle w:val="TableParagraph"/>
                                    <w:spacing w:before="39" w:line="256" w:lineRule="auto"/>
                                    <w:ind w:left="50"/>
                                    <w:rPr>
                                      <w:b/>
                                      <w:sz w:val="17"/>
                                    </w:rPr>
                                  </w:pPr>
                                  <w:r>
                                    <w:rPr>
                                      <w:b/>
                                      <w:sz w:val="17"/>
                                    </w:rPr>
                                    <w:t>0</w:t>
                                  </w:r>
                                </w:p>
                              </w:tc>
                              <w:tc>
                                <w:tcPr>
                                  <w:tcW w:w="332" w:type="dxa"/>
                                  <w:hideMark/>
                                </w:tcPr>
                                <w:p w14:paraId="4A4391F5" w14:textId="77777777" w:rsidR="0061330C" w:rsidRDefault="0061330C">
                                  <w:pPr>
                                    <w:pStyle w:val="TableParagraph"/>
                                    <w:spacing w:before="39" w:line="256" w:lineRule="auto"/>
                                    <w:ind w:left="118"/>
                                    <w:rPr>
                                      <w:b/>
                                      <w:sz w:val="17"/>
                                    </w:rPr>
                                  </w:pPr>
                                  <w:r>
                                    <w:rPr>
                                      <w:b/>
                                      <w:sz w:val="17"/>
                                    </w:rPr>
                                    <w:t>1</w:t>
                                  </w:r>
                                </w:p>
                              </w:tc>
                              <w:tc>
                                <w:tcPr>
                                  <w:tcW w:w="343" w:type="dxa"/>
                                  <w:hideMark/>
                                </w:tcPr>
                                <w:p w14:paraId="1D433CF2" w14:textId="77777777" w:rsidR="0061330C" w:rsidRDefault="0061330C">
                                  <w:pPr>
                                    <w:pStyle w:val="TableParagraph"/>
                                    <w:spacing w:before="39" w:line="256" w:lineRule="auto"/>
                                    <w:ind w:left="120"/>
                                    <w:rPr>
                                      <w:b/>
                                      <w:sz w:val="17"/>
                                    </w:rPr>
                                  </w:pPr>
                                  <w:r>
                                    <w:rPr>
                                      <w:b/>
                                      <w:sz w:val="17"/>
                                    </w:rPr>
                                    <w:t>2</w:t>
                                  </w:r>
                                </w:p>
                              </w:tc>
                              <w:tc>
                                <w:tcPr>
                                  <w:tcW w:w="503" w:type="dxa"/>
                                  <w:hideMark/>
                                </w:tcPr>
                                <w:p w14:paraId="3785DAB1" w14:textId="77777777" w:rsidR="0061330C" w:rsidRDefault="0061330C">
                                  <w:pPr>
                                    <w:pStyle w:val="TableParagraph"/>
                                    <w:spacing w:before="39" w:line="256" w:lineRule="auto"/>
                                    <w:ind w:right="41"/>
                                    <w:jc w:val="right"/>
                                    <w:rPr>
                                      <w:sz w:val="17"/>
                                    </w:rPr>
                                  </w:pPr>
                                  <w:r>
                                    <w:rPr>
                                      <w:sz w:val="17"/>
                                    </w:rPr>
                                    <w:t>93.</w:t>
                                  </w:r>
                                </w:p>
                              </w:tc>
                              <w:tc>
                                <w:tcPr>
                                  <w:tcW w:w="3379" w:type="dxa"/>
                                  <w:tcBorders>
                                    <w:top w:val="single" w:sz="4" w:space="0" w:color="000000"/>
                                    <w:left w:val="nil"/>
                                    <w:bottom w:val="nil"/>
                                    <w:right w:val="nil"/>
                                  </w:tcBorders>
                                  <w:hideMark/>
                                </w:tcPr>
                                <w:p w14:paraId="25239CC8" w14:textId="77777777" w:rsidR="0061330C" w:rsidRDefault="0061330C">
                                  <w:pPr>
                                    <w:pStyle w:val="TableParagraph"/>
                                    <w:spacing w:before="39" w:line="256" w:lineRule="auto"/>
                                    <w:ind w:left="44"/>
                                    <w:rPr>
                                      <w:sz w:val="17"/>
                                    </w:rPr>
                                  </w:pPr>
                                  <w:r>
                                    <w:rPr>
                                      <w:sz w:val="17"/>
                                    </w:rPr>
                                    <w:t>Talks too much</w:t>
                                  </w:r>
                                </w:p>
                              </w:tc>
                            </w:tr>
                            <w:tr w:rsidR="0061330C" w14:paraId="58A63183" w14:textId="77777777">
                              <w:trPr>
                                <w:trHeight w:val="281"/>
                              </w:trPr>
                              <w:tc>
                                <w:tcPr>
                                  <w:tcW w:w="263" w:type="dxa"/>
                                  <w:hideMark/>
                                </w:tcPr>
                                <w:p w14:paraId="29919B9E" w14:textId="77777777" w:rsidR="0061330C" w:rsidRDefault="0061330C">
                                  <w:pPr>
                                    <w:pStyle w:val="TableParagraph"/>
                                    <w:spacing w:before="41" w:line="256" w:lineRule="auto"/>
                                    <w:ind w:left="50"/>
                                    <w:rPr>
                                      <w:b/>
                                      <w:sz w:val="17"/>
                                    </w:rPr>
                                  </w:pPr>
                                  <w:r>
                                    <w:rPr>
                                      <w:b/>
                                      <w:sz w:val="17"/>
                                    </w:rPr>
                                    <w:t>0</w:t>
                                  </w:r>
                                </w:p>
                              </w:tc>
                              <w:tc>
                                <w:tcPr>
                                  <w:tcW w:w="332" w:type="dxa"/>
                                  <w:hideMark/>
                                </w:tcPr>
                                <w:p w14:paraId="520BB318" w14:textId="77777777" w:rsidR="0061330C" w:rsidRDefault="0061330C">
                                  <w:pPr>
                                    <w:pStyle w:val="TableParagraph"/>
                                    <w:spacing w:before="41" w:line="256" w:lineRule="auto"/>
                                    <w:ind w:left="118"/>
                                    <w:rPr>
                                      <w:b/>
                                      <w:sz w:val="17"/>
                                    </w:rPr>
                                  </w:pPr>
                                  <w:r>
                                    <w:rPr>
                                      <w:b/>
                                      <w:sz w:val="17"/>
                                    </w:rPr>
                                    <w:t>1</w:t>
                                  </w:r>
                                </w:p>
                              </w:tc>
                              <w:tc>
                                <w:tcPr>
                                  <w:tcW w:w="343" w:type="dxa"/>
                                  <w:hideMark/>
                                </w:tcPr>
                                <w:p w14:paraId="25E2907D" w14:textId="77777777" w:rsidR="0061330C" w:rsidRDefault="0061330C">
                                  <w:pPr>
                                    <w:pStyle w:val="TableParagraph"/>
                                    <w:spacing w:before="41" w:line="256" w:lineRule="auto"/>
                                    <w:ind w:left="120"/>
                                    <w:rPr>
                                      <w:b/>
                                      <w:sz w:val="17"/>
                                    </w:rPr>
                                  </w:pPr>
                                  <w:r>
                                    <w:rPr>
                                      <w:b/>
                                      <w:sz w:val="17"/>
                                    </w:rPr>
                                    <w:t>2</w:t>
                                  </w:r>
                                </w:p>
                              </w:tc>
                              <w:tc>
                                <w:tcPr>
                                  <w:tcW w:w="503" w:type="dxa"/>
                                  <w:hideMark/>
                                </w:tcPr>
                                <w:p w14:paraId="7FCDCD0B" w14:textId="77777777" w:rsidR="0061330C" w:rsidRDefault="0061330C">
                                  <w:pPr>
                                    <w:pStyle w:val="TableParagraph"/>
                                    <w:spacing w:before="41" w:line="256" w:lineRule="auto"/>
                                    <w:ind w:right="41"/>
                                    <w:jc w:val="right"/>
                                    <w:rPr>
                                      <w:sz w:val="17"/>
                                    </w:rPr>
                                  </w:pPr>
                                  <w:r>
                                    <w:rPr>
                                      <w:sz w:val="17"/>
                                    </w:rPr>
                                    <w:t>94.</w:t>
                                  </w:r>
                                </w:p>
                              </w:tc>
                              <w:tc>
                                <w:tcPr>
                                  <w:tcW w:w="3379" w:type="dxa"/>
                                  <w:hideMark/>
                                </w:tcPr>
                                <w:p w14:paraId="154023B2" w14:textId="77777777" w:rsidR="0061330C" w:rsidRDefault="0061330C">
                                  <w:pPr>
                                    <w:pStyle w:val="TableParagraph"/>
                                    <w:spacing w:before="41" w:line="256" w:lineRule="auto"/>
                                    <w:ind w:left="44"/>
                                    <w:rPr>
                                      <w:sz w:val="17"/>
                                    </w:rPr>
                                  </w:pPr>
                                  <w:r>
                                    <w:rPr>
                                      <w:sz w:val="17"/>
                                    </w:rPr>
                                    <w:t>Teases a lot</w:t>
                                  </w:r>
                                </w:p>
                              </w:tc>
                            </w:tr>
                            <w:tr w:rsidR="0061330C" w14:paraId="3C611155" w14:textId="77777777">
                              <w:trPr>
                                <w:trHeight w:val="280"/>
                              </w:trPr>
                              <w:tc>
                                <w:tcPr>
                                  <w:tcW w:w="263" w:type="dxa"/>
                                  <w:hideMark/>
                                </w:tcPr>
                                <w:p w14:paraId="7AC66439" w14:textId="77777777" w:rsidR="0061330C" w:rsidRDefault="0061330C">
                                  <w:pPr>
                                    <w:pStyle w:val="TableParagraph"/>
                                    <w:spacing w:line="256" w:lineRule="auto"/>
                                    <w:ind w:left="50"/>
                                    <w:rPr>
                                      <w:b/>
                                      <w:sz w:val="17"/>
                                    </w:rPr>
                                  </w:pPr>
                                  <w:r>
                                    <w:rPr>
                                      <w:b/>
                                      <w:sz w:val="17"/>
                                    </w:rPr>
                                    <w:t>0</w:t>
                                  </w:r>
                                </w:p>
                              </w:tc>
                              <w:tc>
                                <w:tcPr>
                                  <w:tcW w:w="332" w:type="dxa"/>
                                  <w:hideMark/>
                                </w:tcPr>
                                <w:p w14:paraId="27FFE5A8" w14:textId="77777777" w:rsidR="0061330C" w:rsidRDefault="0061330C">
                                  <w:pPr>
                                    <w:pStyle w:val="TableParagraph"/>
                                    <w:spacing w:line="256" w:lineRule="auto"/>
                                    <w:ind w:left="118"/>
                                    <w:rPr>
                                      <w:b/>
                                      <w:sz w:val="17"/>
                                    </w:rPr>
                                  </w:pPr>
                                  <w:r>
                                    <w:rPr>
                                      <w:b/>
                                      <w:sz w:val="17"/>
                                    </w:rPr>
                                    <w:t>1</w:t>
                                  </w:r>
                                </w:p>
                              </w:tc>
                              <w:tc>
                                <w:tcPr>
                                  <w:tcW w:w="343" w:type="dxa"/>
                                  <w:hideMark/>
                                </w:tcPr>
                                <w:p w14:paraId="1F1A16C1" w14:textId="77777777" w:rsidR="0061330C" w:rsidRDefault="0061330C">
                                  <w:pPr>
                                    <w:pStyle w:val="TableParagraph"/>
                                    <w:spacing w:line="256" w:lineRule="auto"/>
                                    <w:ind w:left="120"/>
                                    <w:rPr>
                                      <w:b/>
                                      <w:sz w:val="17"/>
                                    </w:rPr>
                                  </w:pPr>
                                  <w:r>
                                    <w:rPr>
                                      <w:b/>
                                      <w:sz w:val="17"/>
                                    </w:rPr>
                                    <w:t>2</w:t>
                                  </w:r>
                                </w:p>
                              </w:tc>
                              <w:tc>
                                <w:tcPr>
                                  <w:tcW w:w="503" w:type="dxa"/>
                                  <w:hideMark/>
                                </w:tcPr>
                                <w:p w14:paraId="46E7B0D8" w14:textId="77777777" w:rsidR="0061330C" w:rsidRDefault="0061330C">
                                  <w:pPr>
                                    <w:pStyle w:val="TableParagraph"/>
                                    <w:spacing w:line="256" w:lineRule="auto"/>
                                    <w:ind w:right="41"/>
                                    <w:jc w:val="right"/>
                                    <w:rPr>
                                      <w:sz w:val="17"/>
                                    </w:rPr>
                                  </w:pPr>
                                  <w:r>
                                    <w:rPr>
                                      <w:sz w:val="17"/>
                                    </w:rPr>
                                    <w:t>95.</w:t>
                                  </w:r>
                                </w:p>
                              </w:tc>
                              <w:tc>
                                <w:tcPr>
                                  <w:tcW w:w="3379" w:type="dxa"/>
                                  <w:hideMark/>
                                </w:tcPr>
                                <w:p w14:paraId="41783A4A" w14:textId="77777777" w:rsidR="0061330C" w:rsidRDefault="0061330C">
                                  <w:pPr>
                                    <w:pStyle w:val="TableParagraph"/>
                                    <w:spacing w:line="256" w:lineRule="auto"/>
                                    <w:ind w:left="44"/>
                                    <w:rPr>
                                      <w:sz w:val="17"/>
                                    </w:rPr>
                                  </w:pPr>
                                  <w:r>
                                    <w:rPr>
                                      <w:sz w:val="17"/>
                                    </w:rPr>
                                    <w:t>Temper tantrums or hot temper</w:t>
                                  </w:r>
                                </w:p>
                              </w:tc>
                            </w:tr>
                            <w:tr w:rsidR="0061330C" w14:paraId="7DE072BA" w14:textId="77777777">
                              <w:trPr>
                                <w:trHeight w:val="280"/>
                              </w:trPr>
                              <w:tc>
                                <w:tcPr>
                                  <w:tcW w:w="263" w:type="dxa"/>
                                  <w:hideMark/>
                                </w:tcPr>
                                <w:p w14:paraId="72E2CBA8" w14:textId="77777777" w:rsidR="0061330C" w:rsidRDefault="0061330C">
                                  <w:pPr>
                                    <w:pStyle w:val="TableParagraph"/>
                                    <w:spacing w:line="256" w:lineRule="auto"/>
                                    <w:ind w:left="50"/>
                                    <w:rPr>
                                      <w:b/>
                                      <w:sz w:val="17"/>
                                    </w:rPr>
                                  </w:pPr>
                                  <w:r>
                                    <w:rPr>
                                      <w:b/>
                                      <w:sz w:val="17"/>
                                    </w:rPr>
                                    <w:t>0</w:t>
                                  </w:r>
                                </w:p>
                              </w:tc>
                              <w:tc>
                                <w:tcPr>
                                  <w:tcW w:w="332" w:type="dxa"/>
                                  <w:hideMark/>
                                </w:tcPr>
                                <w:p w14:paraId="01ABEDD0" w14:textId="77777777" w:rsidR="0061330C" w:rsidRDefault="0061330C">
                                  <w:pPr>
                                    <w:pStyle w:val="TableParagraph"/>
                                    <w:spacing w:line="256" w:lineRule="auto"/>
                                    <w:ind w:left="118"/>
                                    <w:rPr>
                                      <w:b/>
                                      <w:sz w:val="17"/>
                                    </w:rPr>
                                  </w:pPr>
                                  <w:r>
                                    <w:rPr>
                                      <w:b/>
                                      <w:sz w:val="17"/>
                                    </w:rPr>
                                    <w:t>1</w:t>
                                  </w:r>
                                </w:p>
                              </w:tc>
                              <w:tc>
                                <w:tcPr>
                                  <w:tcW w:w="343" w:type="dxa"/>
                                  <w:hideMark/>
                                </w:tcPr>
                                <w:p w14:paraId="3BCEE8C1" w14:textId="77777777" w:rsidR="0061330C" w:rsidRDefault="0061330C">
                                  <w:pPr>
                                    <w:pStyle w:val="TableParagraph"/>
                                    <w:spacing w:line="256" w:lineRule="auto"/>
                                    <w:ind w:left="120"/>
                                    <w:rPr>
                                      <w:b/>
                                      <w:sz w:val="17"/>
                                    </w:rPr>
                                  </w:pPr>
                                  <w:r>
                                    <w:rPr>
                                      <w:b/>
                                      <w:sz w:val="17"/>
                                    </w:rPr>
                                    <w:t>2</w:t>
                                  </w:r>
                                </w:p>
                              </w:tc>
                              <w:tc>
                                <w:tcPr>
                                  <w:tcW w:w="503" w:type="dxa"/>
                                  <w:hideMark/>
                                </w:tcPr>
                                <w:p w14:paraId="0BC403B1" w14:textId="77777777" w:rsidR="0061330C" w:rsidRDefault="0061330C">
                                  <w:pPr>
                                    <w:pStyle w:val="TableParagraph"/>
                                    <w:spacing w:line="256" w:lineRule="auto"/>
                                    <w:ind w:right="41"/>
                                    <w:jc w:val="right"/>
                                    <w:rPr>
                                      <w:sz w:val="17"/>
                                    </w:rPr>
                                  </w:pPr>
                                  <w:r>
                                    <w:rPr>
                                      <w:sz w:val="17"/>
                                    </w:rPr>
                                    <w:t>96.</w:t>
                                  </w:r>
                                </w:p>
                              </w:tc>
                              <w:tc>
                                <w:tcPr>
                                  <w:tcW w:w="3379" w:type="dxa"/>
                                  <w:hideMark/>
                                </w:tcPr>
                                <w:p w14:paraId="79CE6408" w14:textId="77777777" w:rsidR="0061330C" w:rsidRDefault="0061330C">
                                  <w:pPr>
                                    <w:pStyle w:val="TableParagraph"/>
                                    <w:spacing w:line="256" w:lineRule="auto"/>
                                    <w:ind w:left="44"/>
                                    <w:rPr>
                                      <w:sz w:val="17"/>
                                    </w:rPr>
                                  </w:pPr>
                                  <w:r>
                                    <w:rPr>
                                      <w:sz w:val="17"/>
                                    </w:rPr>
                                    <w:t>Thinks about sex too much</w:t>
                                  </w:r>
                                </w:p>
                              </w:tc>
                            </w:tr>
                            <w:tr w:rsidR="0061330C" w14:paraId="6F0DEA3E" w14:textId="77777777">
                              <w:trPr>
                                <w:trHeight w:val="282"/>
                              </w:trPr>
                              <w:tc>
                                <w:tcPr>
                                  <w:tcW w:w="263" w:type="dxa"/>
                                  <w:hideMark/>
                                </w:tcPr>
                                <w:p w14:paraId="269E3219" w14:textId="77777777" w:rsidR="0061330C" w:rsidRDefault="0061330C">
                                  <w:pPr>
                                    <w:pStyle w:val="TableParagraph"/>
                                    <w:spacing w:line="256" w:lineRule="auto"/>
                                    <w:ind w:left="50"/>
                                    <w:rPr>
                                      <w:b/>
                                      <w:sz w:val="17"/>
                                    </w:rPr>
                                  </w:pPr>
                                  <w:r>
                                    <w:rPr>
                                      <w:b/>
                                      <w:sz w:val="17"/>
                                    </w:rPr>
                                    <w:t>0</w:t>
                                  </w:r>
                                </w:p>
                              </w:tc>
                              <w:tc>
                                <w:tcPr>
                                  <w:tcW w:w="332" w:type="dxa"/>
                                  <w:hideMark/>
                                </w:tcPr>
                                <w:p w14:paraId="1DF4AB8C" w14:textId="77777777" w:rsidR="0061330C" w:rsidRDefault="0061330C">
                                  <w:pPr>
                                    <w:pStyle w:val="TableParagraph"/>
                                    <w:spacing w:line="256" w:lineRule="auto"/>
                                    <w:ind w:left="118"/>
                                    <w:rPr>
                                      <w:b/>
                                      <w:sz w:val="17"/>
                                    </w:rPr>
                                  </w:pPr>
                                  <w:r>
                                    <w:rPr>
                                      <w:b/>
                                      <w:sz w:val="17"/>
                                    </w:rPr>
                                    <w:t>1</w:t>
                                  </w:r>
                                </w:p>
                              </w:tc>
                              <w:tc>
                                <w:tcPr>
                                  <w:tcW w:w="343" w:type="dxa"/>
                                  <w:hideMark/>
                                </w:tcPr>
                                <w:p w14:paraId="4E65D1C1" w14:textId="77777777" w:rsidR="0061330C" w:rsidRDefault="0061330C">
                                  <w:pPr>
                                    <w:pStyle w:val="TableParagraph"/>
                                    <w:spacing w:line="256" w:lineRule="auto"/>
                                    <w:ind w:left="120"/>
                                    <w:rPr>
                                      <w:b/>
                                      <w:sz w:val="17"/>
                                    </w:rPr>
                                  </w:pPr>
                                  <w:r>
                                    <w:rPr>
                                      <w:b/>
                                      <w:sz w:val="17"/>
                                    </w:rPr>
                                    <w:t>2</w:t>
                                  </w:r>
                                </w:p>
                              </w:tc>
                              <w:tc>
                                <w:tcPr>
                                  <w:tcW w:w="503" w:type="dxa"/>
                                  <w:hideMark/>
                                </w:tcPr>
                                <w:p w14:paraId="332CC649" w14:textId="77777777" w:rsidR="0061330C" w:rsidRDefault="0061330C">
                                  <w:pPr>
                                    <w:pStyle w:val="TableParagraph"/>
                                    <w:spacing w:line="256" w:lineRule="auto"/>
                                    <w:ind w:right="41"/>
                                    <w:jc w:val="right"/>
                                    <w:rPr>
                                      <w:sz w:val="17"/>
                                    </w:rPr>
                                  </w:pPr>
                                  <w:r>
                                    <w:rPr>
                                      <w:sz w:val="17"/>
                                    </w:rPr>
                                    <w:t>97.</w:t>
                                  </w:r>
                                </w:p>
                              </w:tc>
                              <w:tc>
                                <w:tcPr>
                                  <w:tcW w:w="3379" w:type="dxa"/>
                                  <w:hideMark/>
                                </w:tcPr>
                                <w:p w14:paraId="57BFAAF2" w14:textId="77777777" w:rsidR="0061330C" w:rsidRDefault="0061330C">
                                  <w:pPr>
                                    <w:pStyle w:val="TableParagraph"/>
                                    <w:spacing w:line="256" w:lineRule="auto"/>
                                    <w:ind w:left="44"/>
                                    <w:rPr>
                                      <w:sz w:val="17"/>
                                    </w:rPr>
                                  </w:pPr>
                                  <w:r>
                                    <w:rPr>
                                      <w:sz w:val="17"/>
                                    </w:rPr>
                                    <w:t>Threatens people</w:t>
                                  </w:r>
                                </w:p>
                              </w:tc>
                            </w:tr>
                            <w:tr w:rsidR="0061330C" w14:paraId="31DA7675" w14:textId="77777777">
                              <w:trPr>
                                <w:trHeight w:val="281"/>
                              </w:trPr>
                              <w:tc>
                                <w:tcPr>
                                  <w:tcW w:w="263" w:type="dxa"/>
                                  <w:hideMark/>
                                </w:tcPr>
                                <w:p w14:paraId="03E02EAF" w14:textId="77777777" w:rsidR="0061330C" w:rsidRDefault="0061330C">
                                  <w:pPr>
                                    <w:pStyle w:val="TableParagraph"/>
                                    <w:spacing w:before="41" w:line="256" w:lineRule="auto"/>
                                    <w:ind w:left="50"/>
                                    <w:rPr>
                                      <w:b/>
                                      <w:sz w:val="17"/>
                                    </w:rPr>
                                  </w:pPr>
                                  <w:r>
                                    <w:rPr>
                                      <w:b/>
                                      <w:sz w:val="17"/>
                                    </w:rPr>
                                    <w:t>0</w:t>
                                  </w:r>
                                </w:p>
                              </w:tc>
                              <w:tc>
                                <w:tcPr>
                                  <w:tcW w:w="332" w:type="dxa"/>
                                  <w:hideMark/>
                                </w:tcPr>
                                <w:p w14:paraId="4A6BA140" w14:textId="77777777" w:rsidR="0061330C" w:rsidRDefault="0061330C">
                                  <w:pPr>
                                    <w:pStyle w:val="TableParagraph"/>
                                    <w:spacing w:before="41" w:line="256" w:lineRule="auto"/>
                                    <w:ind w:left="118"/>
                                    <w:rPr>
                                      <w:b/>
                                      <w:sz w:val="17"/>
                                    </w:rPr>
                                  </w:pPr>
                                  <w:r>
                                    <w:rPr>
                                      <w:b/>
                                      <w:sz w:val="17"/>
                                    </w:rPr>
                                    <w:t>1</w:t>
                                  </w:r>
                                </w:p>
                              </w:tc>
                              <w:tc>
                                <w:tcPr>
                                  <w:tcW w:w="343" w:type="dxa"/>
                                  <w:hideMark/>
                                </w:tcPr>
                                <w:p w14:paraId="1E15FE80" w14:textId="77777777" w:rsidR="0061330C" w:rsidRDefault="0061330C">
                                  <w:pPr>
                                    <w:pStyle w:val="TableParagraph"/>
                                    <w:spacing w:before="41" w:line="256" w:lineRule="auto"/>
                                    <w:ind w:left="120"/>
                                    <w:rPr>
                                      <w:b/>
                                      <w:sz w:val="17"/>
                                    </w:rPr>
                                  </w:pPr>
                                  <w:r>
                                    <w:rPr>
                                      <w:b/>
                                      <w:sz w:val="17"/>
                                    </w:rPr>
                                    <w:t>2</w:t>
                                  </w:r>
                                </w:p>
                              </w:tc>
                              <w:tc>
                                <w:tcPr>
                                  <w:tcW w:w="503" w:type="dxa"/>
                                  <w:hideMark/>
                                </w:tcPr>
                                <w:p w14:paraId="4CD13DB4" w14:textId="77777777" w:rsidR="0061330C" w:rsidRDefault="0061330C">
                                  <w:pPr>
                                    <w:pStyle w:val="TableParagraph"/>
                                    <w:spacing w:before="41" w:line="256" w:lineRule="auto"/>
                                    <w:ind w:right="41"/>
                                    <w:jc w:val="right"/>
                                    <w:rPr>
                                      <w:sz w:val="17"/>
                                    </w:rPr>
                                  </w:pPr>
                                  <w:r>
                                    <w:rPr>
                                      <w:sz w:val="17"/>
                                    </w:rPr>
                                    <w:t>98.</w:t>
                                  </w:r>
                                </w:p>
                              </w:tc>
                              <w:tc>
                                <w:tcPr>
                                  <w:tcW w:w="3379" w:type="dxa"/>
                                  <w:hideMark/>
                                </w:tcPr>
                                <w:p w14:paraId="12390DFE" w14:textId="77777777" w:rsidR="0061330C" w:rsidRDefault="0061330C">
                                  <w:pPr>
                                    <w:pStyle w:val="TableParagraph"/>
                                    <w:spacing w:before="41" w:line="256" w:lineRule="auto"/>
                                    <w:ind w:left="44"/>
                                    <w:rPr>
                                      <w:sz w:val="17"/>
                                    </w:rPr>
                                  </w:pPr>
                                  <w:r>
                                    <w:rPr>
                                      <w:sz w:val="17"/>
                                    </w:rPr>
                                    <w:t>Thumb-sucking</w:t>
                                  </w:r>
                                </w:p>
                              </w:tc>
                            </w:tr>
                            <w:tr w:rsidR="0061330C" w14:paraId="7C762A05" w14:textId="77777777">
                              <w:trPr>
                                <w:trHeight w:val="280"/>
                              </w:trPr>
                              <w:tc>
                                <w:tcPr>
                                  <w:tcW w:w="263" w:type="dxa"/>
                                  <w:hideMark/>
                                </w:tcPr>
                                <w:p w14:paraId="24FF2E4A" w14:textId="77777777" w:rsidR="0061330C" w:rsidRDefault="0061330C">
                                  <w:pPr>
                                    <w:pStyle w:val="TableParagraph"/>
                                    <w:spacing w:line="256" w:lineRule="auto"/>
                                    <w:ind w:left="50"/>
                                    <w:rPr>
                                      <w:b/>
                                      <w:sz w:val="17"/>
                                    </w:rPr>
                                  </w:pPr>
                                  <w:r>
                                    <w:rPr>
                                      <w:b/>
                                      <w:sz w:val="17"/>
                                    </w:rPr>
                                    <w:t>0</w:t>
                                  </w:r>
                                </w:p>
                              </w:tc>
                              <w:tc>
                                <w:tcPr>
                                  <w:tcW w:w="332" w:type="dxa"/>
                                  <w:hideMark/>
                                </w:tcPr>
                                <w:p w14:paraId="6C9F80CE" w14:textId="77777777" w:rsidR="0061330C" w:rsidRDefault="0061330C">
                                  <w:pPr>
                                    <w:pStyle w:val="TableParagraph"/>
                                    <w:spacing w:line="256" w:lineRule="auto"/>
                                    <w:ind w:left="118"/>
                                    <w:rPr>
                                      <w:b/>
                                      <w:sz w:val="17"/>
                                    </w:rPr>
                                  </w:pPr>
                                  <w:r>
                                    <w:rPr>
                                      <w:b/>
                                      <w:sz w:val="17"/>
                                    </w:rPr>
                                    <w:t>1</w:t>
                                  </w:r>
                                </w:p>
                              </w:tc>
                              <w:tc>
                                <w:tcPr>
                                  <w:tcW w:w="343" w:type="dxa"/>
                                  <w:hideMark/>
                                </w:tcPr>
                                <w:p w14:paraId="3E1D5A51" w14:textId="77777777" w:rsidR="0061330C" w:rsidRDefault="0061330C">
                                  <w:pPr>
                                    <w:pStyle w:val="TableParagraph"/>
                                    <w:spacing w:line="256" w:lineRule="auto"/>
                                    <w:ind w:left="120"/>
                                    <w:rPr>
                                      <w:b/>
                                      <w:sz w:val="17"/>
                                    </w:rPr>
                                  </w:pPr>
                                  <w:r>
                                    <w:rPr>
                                      <w:b/>
                                      <w:sz w:val="17"/>
                                    </w:rPr>
                                    <w:t>2</w:t>
                                  </w:r>
                                </w:p>
                              </w:tc>
                              <w:tc>
                                <w:tcPr>
                                  <w:tcW w:w="503" w:type="dxa"/>
                                  <w:hideMark/>
                                </w:tcPr>
                                <w:p w14:paraId="071EBC75" w14:textId="77777777" w:rsidR="0061330C" w:rsidRDefault="0061330C">
                                  <w:pPr>
                                    <w:pStyle w:val="TableParagraph"/>
                                    <w:spacing w:line="256" w:lineRule="auto"/>
                                    <w:ind w:right="41"/>
                                    <w:jc w:val="right"/>
                                    <w:rPr>
                                      <w:sz w:val="17"/>
                                    </w:rPr>
                                  </w:pPr>
                                  <w:r>
                                    <w:rPr>
                                      <w:sz w:val="17"/>
                                    </w:rPr>
                                    <w:t>99.</w:t>
                                  </w:r>
                                </w:p>
                              </w:tc>
                              <w:tc>
                                <w:tcPr>
                                  <w:tcW w:w="3379" w:type="dxa"/>
                                  <w:hideMark/>
                                </w:tcPr>
                                <w:p w14:paraId="41307E9D" w14:textId="77777777" w:rsidR="0061330C" w:rsidRDefault="0061330C">
                                  <w:pPr>
                                    <w:pStyle w:val="TableParagraph"/>
                                    <w:spacing w:line="256" w:lineRule="auto"/>
                                    <w:ind w:left="44"/>
                                    <w:rPr>
                                      <w:sz w:val="17"/>
                                    </w:rPr>
                                  </w:pPr>
                                  <w:r>
                                    <w:rPr>
                                      <w:sz w:val="17"/>
                                    </w:rPr>
                                    <w:t>Smokes, chews, or sniffs tobacco</w:t>
                                  </w:r>
                                </w:p>
                              </w:tc>
                            </w:tr>
                            <w:tr w:rsidR="0061330C" w14:paraId="36BA5A9C" w14:textId="77777777">
                              <w:trPr>
                                <w:trHeight w:val="482"/>
                              </w:trPr>
                              <w:tc>
                                <w:tcPr>
                                  <w:tcW w:w="263" w:type="dxa"/>
                                  <w:hideMark/>
                                </w:tcPr>
                                <w:p w14:paraId="5C36EB9D" w14:textId="77777777" w:rsidR="0061330C" w:rsidRDefault="0061330C">
                                  <w:pPr>
                                    <w:pStyle w:val="TableParagraph"/>
                                    <w:spacing w:line="256" w:lineRule="auto"/>
                                    <w:ind w:left="50"/>
                                    <w:rPr>
                                      <w:b/>
                                      <w:sz w:val="17"/>
                                    </w:rPr>
                                  </w:pPr>
                                  <w:r>
                                    <w:rPr>
                                      <w:b/>
                                      <w:sz w:val="17"/>
                                    </w:rPr>
                                    <w:t>0</w:t>
                                  </w:r>
                                </w:p>
                              </w:tc>
                              <w:tc>
                                <w:tcPr>
                                  <w:tcW w:w="332" w:type="dxa"/>
                                  <w:hideMark/>
                                </w:tcPr>
                                <w:p w14:paraId="41F9D228" w14:textId="77777777" w:rsidR="0061330C" w:rsidRDefault="0061330C">
                                  <w:pPr>
                                    <w:pStyle w:val="TableParagraph"/>
                                    <w:spacing w:line="256" w:lineRule="auto"/>
                                    <w:ind w:left="118"/>
                                    <w:rPr>
                                      <w:b/>
                                      <w:sz w:val="17"/>
                                    </w:rPr>
                                  </w:pPr>
                                  <w:r>
                                    <w:rPr>
                                      <w:b/>
                                      <w:sz w:val="17"/>
                                    </w:rPr>
                                    <w:t>1</w:t>
                                  </w:r>
                                </w:p>
                              </w:tc>
                              <w:tc>
                                <w:tcPr>
                                  <w:tcW w:w="343" w:type="dxa"/>
                                  <w:hideMark/>
                                </w:tcPr>
                                <w:p w14:paraId="2800267E" w14:textId="77777777" w:rsidR="0061330C" w:rsidRDefault="0061330C">
                                  <w:pPr>
                                    <w:pStyle w:val="TableParagraph"/>
                                    <w:spacing w:line="256" w:lineRule="auto"/>
                                    <w:ind w:left="120"/>
                                    <w:rPr>
                                      <w:b/>
                                      <w:sz w:val="17"/>
                                    </w:rPr>
                                  </w:pPr>
                                  <w:r>
                                    <w:rPr>
                                      <w:b/>
                                      <w:sz w:val="17"/>
                                    </w:rPr>
                                    <w:t>2</w:t>
                                  </w:r>
                                </w:p>
                              </w:tc>
                              <w:tc>
                                <w:tcPr>
                                  <w:tcW w:w="503" w:type="dxa"/>
                                  <w:hideMark/>
                                </w:tcPr>
                                <w:p w14:paraId="28D18113" w14:textId="77777777" w:rsidR="0061330C" w:rsidRDefault="0061330C">
                                  <w:pPr>
                                    <w:pStyle w:val="TableParagraph"/>
                                    <w:spacing w:line="256" w:lineRule="auto"/>
                                    <w:ind w:right="44"/>
                                    <w:jc w:val="right"/>
                                    <w:rPr>
                                      <w:sz w:val="17"/>
                                    </w:rPr>
                                  </w:pPr>
                                  <w:r>
                                    <w:rPr>
                                      <w:sz w:val="17"/>
                                    </w:rPr>
                                    <w:t>100.</w:t>
                                  </w:r>
                                </w:p>
                              </w:tc>
                              <w:tc>
                                <w:tcPr>
                                  <w:tcW w:w="3379" w:type="dxa"/>
                                  <w:hideMark/>
                                </w:tcPr>
                                <w:p w14:paraId="08516C74" w14:textId="77777777" w:rsidR="0061330C" w:rsidRDefault="0061330C">
                                  <w:pPr>
                                    <w:pStyle w:val="TableParagraph"/>
                                    <w:spacing w:line="256" w:lineRule="auto"/>
                                    <w:ind w:left="44"/>
                                    <w:rPr>
                                      <w:sz w:val="17"/>
                                    </w:rPr>
                                  </w:pPr>
                                  <w:r>
                                    <w:rPr>
                                      <w:sz w:val="17"/>
                                    </w:rPr>
                                    <w:t>Trouble sleeping (describe):</w:t>
                                  </w:r>
                                </w:p>
                              </w:tc>
                            </w:tr>
                            <w:tr w:rsidR="0061330C" w14:paraId="531B5700" w14:textId="77777777">
                              <w:trPr>
                                <w:trHeight w:val="482"/>
                              </w:trPr>
                              <w:tc>
                                <w:tcPr>
                                  <w:tcW w:w="263" w:type="dxa"/>
                                </w:tcPr>
                                <w:p w14:paraId="2632DC8E" w14:textId="77777777" w:rsidR="0061330C" w:rsidRDefault="0061330C">
                                  <w:pPr>
                                    <w:pStyle w:val="TableParagraph"/>
                                    <w:spacing w:before="0" w:line="256" w:lineRule="auto"/>
                                    <w:rPr>
                                      <w:b/>
                                      <w:sz w:val="21"/>
                                    </w:rPr>
                                  </w:pPr>
                                </w:p>
                                <w:p w14:paraId="0843EAD0" w14:textId="77777777" w:rsidR="0061330C" w:rsidRDefault="0061330C">
                                  <w:pPr>
                                    <w:pStyle w:val="TableParagraph"/>
                                    <w:spacing w:before="0" w:line="256" w:lineRule="auto"/>
                                    <w:ind w:left="50"/>
                                    <w:rPr>
                                      <w:b/>
                                      <w:sz w:val="17"/>
                                    </w:rPr>
                                  </w:pPr>
                                  <w:r>
                                    <w:rPr>
                                      <w:b/>
                                      <w:sz w:val="17"/>
                                    </w:rPr>
                                    <w:t>0</w:t>
                                  </w:r>
                                </w:p>
                              </w:tc>
                              <w:tc>
                                <w:tcPr>
                                  <w:tcW w:w="332" w:type="dxa"/>
                                </w:tcPr>
                                <w:p w14:paraId="3093DC05" w14:textId="77777777" w:rsidR="0061330C" w:rsidRDefault="0061330C">
                                  <w:pPr>
                                    <w:pStyle w:val="TableParagraph"/>
                                    <w:spacing w:before="0" w:line="256" w:lineRule="auto"/>
                                    <w:rPr>
                                      <w:b/>
                                      <w:sz w:val="21"/>
                                    </w:rPr>
                                  </w:pPr>
                                </w:p>
                                <w:p w14:paraId="336C76F8" w14:textId="77777777" w:rsidR="0061330C" w:rsidRDefault="0061330C">
                                  <w:pPr>
                                    <w:pStyle w:val="TableParagraph"/>
                                    <w:spacing w:before="0" w:line="256" w:lineRule="auto"/>
                                    <w:ind w:left="118"/>
                                    <w:rPr>
                                      <w:b/>
                                      <w:sz w:val="17"/>
                                    </w:rPr>
                                  </w:pPr>
                                  <w:r>
                                    <w:rPr>
                                      <w:b/>
                                      <w:sz w:val="17"/>
                                    </w:rPr>
                                    <w:t>1</w:t>
                                  </w:r>
                                </w:p>
                              </w:tc>
                              <w:tc>
                                <w:tcPr>
                                  <w:tcW w:w="343" w:type="dxa"/>
                                </w:tcPr>
                                <w:p w14:paraId="631CE90D" w14:textId="77777777" w:rsidR="0061330C" w:rsidRDefault="0061330C">
                                  <w:pPr>
                                    <w:pStyle w:val="TableParagraph"/>
                                    <w:spacing w:before="0" w:line="256" w:lineRule="auto"/>
                                    <w:rPr>
                                      <w:b/>
                                      <w:sz w:val="21"/>
                                    </w:rPr>
                                  </w:pPr>
                                </w:p>
                                <w:p w14:paraId="67257335" w14:textId="77777777" w:rsidR="0061330C" w:rsidRDefault="0061330C">
                                  <w:pPr>
                                    <w:pStyle w:val="TableParagraph"/>
                                    <w:spacing w:before="0" w:line="256" w:lineRule="auto"/>
                                    <w:ind w:left="120"/>
                                    <w:rPr>
                                      <w:b/>
                                      <w:sz w:val="17"/>
                                    </w:rPr>
                                  </w:pPr>
                                  <w:r>
                                    <w:rPr>
                                      <w:b/>
                                      <w:sz w:val="17"/>
                                    </w:rPr>
                                    <w:t>2</w:t>
                                  </w:r>
                                </w:p>
                              </w:tc>
                              <w:tc>
                                <w:tcPr>
                                  <w:tcW w:w="503" w:type="dxa"/>
                                </w:tcPr>
                                <w:p w14:paraId="22C1B024" w14:textId="77777777" w:rsidR="0061330C" w:rsidRDefault="0061330C">
                                  <w:pPr>
                                    <w:pStyle w:val="TableParagraph"/>
                                    <w:spacing w:before="0" w:line="256" w:lineRule="auto"/>
                                    <w:rPr>
                                      <w:b/>
                                      <w:sz w:val="21"/>
                                    </w:rPr>
                                  </w:pPr>
                                </w:p>
                                <w:p w14:paraId="7B8F2087" w14:textId="77777777" w:rsidR="0061330C" w:rsidRDefault="0061330C">
                                  <w:pPr>
                                    <w:pStyle w:val="TableParagraph"/>
                                    <w:spacing w:before="0" w:line="256" w:lineRule="auto"/>
                                    <w:ind w:right="44"/>
                                    <w:jc w:val="right"/>
                                    <w:rPr>
                                      <w:sz w:val="17"/>
                                    </w:rPr>
                                  </w:pPr>
                                  <w:r>
                                    <w:rPr>
                                      <w:sz w:val="17"/>
                                    </w:rPr>
                                    <w:t>101.</w:t>
                                  </w:r>
                                </w:p>
                              </w:tc>
                              <w:tc>
                                <w:tcPr>
                                  <w:tcW w:w="3379" w:type="dxa"/>
                                </w:tcPr>
                                <w:p w14:paraId="3CDFD7E0" w14:textId="77777777" w:rsidR="0061330C" w:rsidRDefault="0061330C">
                                  <w:pPr>
                                    <w:pStyle w:val="TableParagraph"/>
                                    <w:spacing w:before="0" w:line="256" w:lineRule="auto"/>
                                    <w:rPr>
                                      <w:b/>
                                      <w:sz w:val="21"/>
                                    </w:rPr>
                                  </w:pPr>
                                </w:p>
                                <w:p w14:paraId="72697786" w14:textId="77777777" w:rsidR="0061330C" w:rsidRDefault="0061330C">
                                  <w:pPr>
                                    <w:pStyle w:val="TableParagraph"/>
                                    <w:spacing w:before="0" w:line="256" w:lineRule="auto"/>
                                    <w:ind w:left="44"/>
                                    <w:rPr>
                                      <w:sz w:val="17"/>
                                    </w:rPr>
                                  </w:pPr>
                                  <w:r>
                                    <w:rPr>
                                      <w:sz w:val="17"/>
                                    </w:rPr>
                                    <w:t>Truancy, skips school</w:t>
                                  </w:r>
                                </w:p>
                              </w:tc>
                            </w:tr>
                            <w:tr w:rsidR="0061330C" w14:paraId="504F49CD" w14:textId="77777777">
                              <w:trPr>
                                <w:trHeight w:val="280"/>
                              </w:trPr>
                              <w:tc>
                                <w:tcPr>
                                  <w:tcW w:w="263" w:type="dxa"/>
                                  <w:hideMark/>
                                </w:tcPr>
                                <w:p w14:paraId="5AE576A3" w14:textId="77777777" w:rsidR="0061330C" w:rsidRDefault="0061330C">
                                  <w:pPr>
                                    <w:pStyle w:val="TableParagraph"/>
                                    <w:spacing w:line="256" w:lineRule="auto"/>
                                    <w:ind w:left="50"/>
                                    <w:rPr>
                                      <w:b/>
                                      <w:sz w:val="17"/>
                                    </w:rPr>
                                  </w:pPr>
                                  <w:r>
                                    <w:rPr>
                                      <w:b/>
                                      <w:sz w:val="17"/>
                                    </w:rPr>
                                    <w:t>0</w:t>
                                  </w:r>
                                </w:p>
                              </w:tc>
                              <w:tc>
                                <w:tcPr>
                                  <w:tcW w:w="332" w:type="dxa"/>
                                  <w:hideMark/>
                                </w:tcPr>
                                <w:p w14:paraId="30052AAD" w14:textId="77777777" w:rsidR="0061330C" w:rsidRDefault="0061330C">
                                  <w:pPr>
                                    <w:pStyle w:val="TableParagraph"/>
                                    <w:spacing w:line="256" w:lineRule="auto"/>
                                    <w:ind w:left="118"/>
                                    <w:rPr>
                                      <w:b/>
                                      <w:sz w:val="17"/>
                                    </w:rPr>
                                  </w:pPr>
                                  <w:r>
                                    <w:rPr>
                                      <w:b/>
                                      <w:sz w:val="17"/>
                                    </w:rPr>
                                    <w:t>1</w:t>
                                  </w:r>
                                </w:p>
                              </w:tc>
                              <w:tc>
                                <w:tcPr>
                                  <w:tcW w:w="343" w:type="dxa"/>
                                  <w:hideMark/>
                                </w:tcPr>
                                <w:p w14:paraId="5142F20F" w14:textId="77777777" w:rsidR="0061330C" w:rsidRDefault="0061330C">
                                  <w:pPr>
                                    <w:pStyle w:val="TableParagraph"/>
                                    <w:spacing w:line="256" w:lineRule="auto"/>
                                    <w:ind w:left="120"/>
                                    <w:rPr>
                                      <w:b/>
                                      <w:sz w:val="17"/>
                                    </w:rPr>
                                  </w:pPr>
                                  <w:r>
                                    <w:rPr>
                                      <w:b/>
                                      <w:sz w:val="17"/>
                                    </w:rPr>
                                    <w:t>2</w:t>
                                  </w:r>
                                </w:p>
                              </w:tc>
                              <w:tc>
                                <w:tcPr>
                                  <w:tcW w:w="503" w:type="dxa"/>
                                  <w:hideMark/>
                                </w:tcPr>
                                <w:p w14:paraId="104D00AB" w14:textId="77777777" w:rsidR="0061330C" w:rsidRDefault="0061330C">
                                  <w:pPr>
                                    <w:pStyle w:val="TableParagraph"/>
                                    <w:spacing w:line="256" w:lineRule="auto"/>
                                    <w:ind w:right="44"/>
                                    <w:jc w:val="right"/>
                                    <w:rPr>
                                      <w:sz w:val="17"/>
                                    </w:rPr>
                                  </w:pPr>
                                  <w:r>
                                    <w:rPr>
                                      <w:sz w:val="17"/>
                                    </w:rPr>
                                    <w:t>102.</w:t>
                                  </w:r>
                                </w:p>
                              </w:tc>
                              <w:tc>
                                <w:tcPr>
                                  <w:tcW w:w="3379" w:type="dxa"/>
                                  <w:hideMark/>
                                </w:tcPr>
                                <w:p w14:paraId="751F6414" w14:textId="77777777" w:rsidR="0061330C" w:rsidRDefault="0061330C">
                                  <w:pPr>
                                    <w:pStyle w:val="TableParagraph"/>
                                    <w:spacing w:line="256" w:lineRule="auto"/>
                                    <w:ind w:left="44"/>
                                    <w:rPr>
                                      <w:sz w:val="17"/>
                                    </w:rPr>
                                  </w:pPr>
                                  <w:r>
                                    <w:rPr>
                                      <w:sz w:val="17"/>
                                    </w:rPr>
                                    <w:t>Underactive, slow moving, or lacks energy</w:t>
                                  </w:r>
                                </w:p>
                              </w:tc>
                            </w:tr>
                            <w:tr w:rsidR="0061330C" w14:paraId="0388B906" w14:textId="77777777">
                              <w:trPr>
                                <w:trHeight w:val="281"/>
                              </w:trPr>
                              <w:tc>
                                <w:tcPr>
                                  <w:tcW w:w="263" w:type="dxa"/>
                                  <w:hideMark/>
                                </w:tcPr>
                                <w:p w14:paraId="0CCF251A" w14:textId="77777777" w:rsidR="0061330C" w:rsidRDefault="0061330C">
                                  <w:pPr>
                                    <w:pStyle w:val="TableParagraph"/>
                                    <w:spacing w:line="256" w:lineRule="auto"/>
                                    <w:ind w:left="50"/>
                                    <w:rPr>
                                      <w:b/>
                                      <w:sz w:val="17"/>
                                    </w:rPr>
                                  </w:pPr>
                                  <w:r>
                                    <w:rPr>
                                      <w:b/>
                                      <w:sz w:val="17"/>
                                    </w:rPr>
                                    <w:t>0</w:t>
                                  </w:r>
                                </w:p>
                              </w:tc>
                              <w:tc>
                                <w:tcPr>
                                  <w:tcW w:w="332" w:type="dxa"/>
                                  <w:hideMark/>
                                </w:tcPr>
                                <w:p w14:paraId="01CF11F1" w14:textId="77777777" w:rsidR="0061330C" w:rsidRDefault="0061330C">
                                  <w:pPr>
                                    <w:pStyle w:val="TableParagraph"/>
                                    <w:spacing w:line="256" w:lineRule="auto"/>
                                    <w:ind w:left="118"/>
                                    <w:rPr>
                                      <w:b/>
                                      <w:sz w:val="17"/>
                                    </w:rPr>
                                  </w:pPr>
                                  <w:r>
                                    <w:rPr>
                                      <w:b/>
                                      <w:sz w:val="17"/>
                                    </w:rPr>
                                    <w:t>1</w:t>
                                  </w:r>
                                </w:p>
                              </w:tc>
                              <w:tc>
                                <w:tcPr>
                                  <w:tcW w:w="343" w:type="dxa"/>
                                  <w:hideMark/>
                                </w:tcPr>
                                <w:p w14:paraId="7FF00691" w14:textId="77777777" w:rsidR="0061330C" w:rsidRDefault="0061330C">
                                  <w:pPr>
                                    <w:pStyle w:val="TableParagraph"/>
                                    <w:spacing w:line="256" w:lineRule="auto"/>
                                    <w:ind w:left="120"/>
                                    <w:rPr>
                                      <w:b/>
                                      <w:sz w:val="17"/>
                                    </w:rPr>
                                  </w:pPr>
                                  <w:r>
                                    <w:rPr>
                                      <w:b/>
                                      <w:sz w:val="17"/>
                                    </w:rPr>
                                    <w:t>2</w:t>
                                  </w:r>
                                </w:p>
                              </w:tc>
                              <w:tc>
                                <w:tcPr>
                                  <w:tcW w:w="503" w:type="dxa"/>
                                  <w:hideMark/>
                                </w:tcPr>
                                <w:p w14:paraId="3638D57A" w14:textId="77777777" w:rsidR="0061330C" w:rsidRDefault="0061330C">
                                  <w:pPr>
                                    <w:pStyle w:val="TableParagraph"/>
                                    <w:spacing w:line="256" w:lineRule="auto"/>
                                    <w:ind w:right="44"/>
                                    <w:jc w:val="right"/>
                                    <w:rPr>
                                      <w:sz w:val="17"/>
                                    </w:rPr>
                                  </w:pPr>
                                  <w:r>
                                    <w:rPr>
                                      <w:sz w:val="17"/>
                                    </w:rPr>
                                    <w:t>103.</w:t>
                                  </w:r>
                                </w:p>
                              </w:tc>
                              <w:tc>
                                <w:tcPr>
                                  <w:tcW w:w="3379" w:type="dxa"/>
                                  <w:hideMark/>
                                </w:tcPr>
                                <w:p w14:paraId="3D6269FC" w14:textId="77777777" w:rsidR="0061330C" w:rsidRDefault="0061330C">
                                  <w:pPr>
                                    <w:pStyle w:val="TableParagraph"/>
                                    <w:spacing w:line="256" w:lineRule="auto"/>
                                    <w:ind w:left="44"/>
                                    <w:rPr>
                                      <w:sz w:val="17"/>
                                    </w:rPr>
                                  </w:pPr>
                                  <w:r>
                                    <w:rPr>
                                      <w:sz w:val="17"/>
                                    </w:rPr>
                                    <w:t>Unhappy, sad, or depressed</w:t>
                                  </w:r>
                                </w:p>
                              </w:tc>
                            </w:tr>
                            <w:tr w:rsidR="0061330C" w14:paraId="6A716058" w14:textId="77777777">
                              <w:trPr>
                                <w:trHeight w:val="281"/>
                              </w:trPr>
                              <w:tc>
                                <w:tcPr>
                                  <w:tcW w:w="263" w:type="dxa"/>
                                  <w:hideMark/>
                                </w:tcPr>
                                <w:p w14:paraId="2F2ED1CE" w14:textId="77777777" w:rsidR="0061330C" w:rsidRDefault="0061330C">
                                  <w:pPr>
                                    <w:pStyle w:val="TableParagraph"/>
                                    <w:spacing w:line="256" w:lineRule="auto"/>
                                    <w:ind w:left="50"/>
                                    <w:rPr>
                                      <w:b/>
                                      <w:sz w:val="17"/>
                                    </w:rPr>
                                  </w:pPr>
                                  <w:r>
                                    <w:rPr>
                                      <w:b/>
                                      <w:sz w:val="17"/>
                                    </w:rPr>
                                    <w:t>0</w:t>
                                  </w:r>
                                </w:p>
                              </w:tc>
                              <w:tc>
                                <w:tcPr>
                                  <w:tcW w:w="332" w:type="dxa"/>
                                  <w:hideMark/>
                                </w:tcPr>
                                <w:p w14:paraId="32338F46" w14:textId="77777777" w:rsidR="0061330C" w:rsidRDefault="0061330C">
                                  <w:pPr>
                                    <w:pStyle w:val="TableParagraph"/>
                                    <w:spacing w:line="256" w:lineRule="auto"/>
                                    <w:ind w:left="118"/>
                                    <w:rPr>
                                      <w:b/>
                                      <w:sz w:val="17"/>
                                    </w:rPr>
                                  </w:pPr>
                                  <w:r>
                                    <w:rPr>
                                      <w:b/>
                                      <w:sz w:val="17"/>
                                    </w:rPr>
                                    <w:t>1</w:t>
                                  </w:r>
                                </w:p>
                              </w:tc>
                              <w:tc>
                                <w:tcPr>
                                  <w:tcW w:w="343" w:type="dxa"/>
                                  <w:hideMark/>
                                </w:tcPr>
                                <w:p w14:paraId="7F0C362F" w14:textId="77777777" w:rsidR="0061330C" w:rsidRDefault="0061330C">
                                  <w:pPr>
                                    <w:pStyle w:val="TableParagraph"/>
                                    <w:spacing w:line="256" w:lineRule="auto"/>
                                    <w:ind w:left="120"/>
                                    <w:rPr>
                                      <w:b/>
                                      <w:sz w:val="17"/>
                                    </w:rPr>
                                  </w:pPr>
                                  <w:r>
                                    <w:rPr>
                                      <w:b/>
                                      <w:sz w:val="17"/>
                                    </w:rPr>
                                    <w:t>2</w:t>
                                  </w:r>
                                </w:p>
                              </w:tc>
                              <w:tc>
                                <w:tcPr>
                                  <w:tcW w:w="503" w:type="dxa"/>
                                  <w:hideMark/>
                                </w:tcPr>
                                <w:p w14:paraId="1287AD67" w14:textId="77777777" w:rsidR="0061330C" w:rsidRDefault="0061330C">
                                  <w:pPr>
                                    <w:pStyle w:val="TableParagraph"/>
                                    <w:spacing w:line="256" w:lineRule="auto"/>
                                    <w:ind w:right="44"/>
                                    <w:jc w:val="right"/>
                                    <w:rPr>
                                      <w:sz w:val="17"/>
                                    </w:rPr>
                                  </w:pPr>
                                  <w:r>
                                    <w:rPr>
                                      <w:sz w:val="17"/>
                                    </w:rPr>
                                    <w:t>104.</w:t>
                                  </w:r>
                                </w:p>
                              </w:tc>
                              <w:tc>
                                <w:tcPr>
                                  <w:tcW w:w="3379" w:type="dxa"/>
                                  <w:hideMark/>
                                </w:tcPr>
                                <w:p w14:paraId="7A13F380" w14:textId="77777777" w:rsidR="0061330C" w:rsidRDefault="0061330C">
                                  <w:pPr>
                                    <w:pStyle w:val="TableParagraph"/>
                                    <w:spacing w:line="256" w:lineRule="auto"/>
                                    <w:ind w:left="44"/>
                                    <w:rPr>
                                      <w:sz w:val="17"/>
                                    </w:rPr>
                                  </w:pPr>
                                  <w:r>
                                    <w:rPr>
                                      <w:sz w:val="17"/>
                                    </w:rPr>
                                    <w:t>Unusually loud</w:t>
                                  </w:r>
                                </w:p>
                              </w:tc>
                            </w:tr>
                            <w:tr w:rsidR="0061330C" w14:paraId="61C0609D" w14:textId="77777777">
                              <w:trPr>
                                <w:trHeight w:val="579"/>
                              </w:trPr>
                              <w:tc>
                                <w:tcPr>
                                  <w:tcW w:w="263" w:type="dxa"/>
                                  <w:hideMark/>
                                </w:tcPr>
                                <w:p w14:paraId="1A8A1113" w14:textId="77777777" w:rsidR="0061330C" w:rsidRDefault="0061330C">
                                  <w:pPr>
                                    <w:pStyle w:val="TableParagraph"/>
                                    <w:spacing w:before="41" w:line="256" w:lineRule="auto"/>
                                    <w:ind w:left="50"/>
                                    <w:rPr>
                                      <w:b/>
                                      <w:sz w:val="17"/>
                                    </w:rPr>
                                  </w:pPr>
                                  <w:r>
                                    <w:rPr>
                                      <w:b/>
                                      <w:sz w:val="17"/>
                                    </w:rPr>
                                    <w:t>0</w:t>
                                  </w:r>
                                </w:p>
                              </w:tc>
                              <w:tc>
                                <w:tcPr>
                                  <w:tcW w:w="332" w:type="dxa"/>
                                  <w:hideMark/>
                                </w:tcPr>
                                <w:p w14:paraId="3DBDB81B" w14:textId="77777777" w:rsidR="0061330C" w:rsidRDefault="0061330C">
                                  <w:pPr>
                                    <w:pStyle w:val="TableParagraph"/>
                                    <w:spacing w:before="41" w:line="256" w:lineRule="auto"/>
                                    <w:ind w:left="118"/>
                                    <w:rPr>
                                      <w:b/>
                                      <w:sz w:val="17"/>
                                    </w:rPr>
                                  </w:pPr>
                                  <w:r>
                                    <w:rPr>
                                      <w:b/>
                                      <w:sz w:val="17"/>
                                    </w:rPr>
                                    <w:t>1</w:t>
                                  </w:r>
                                </w:p>
                              </w:tc>
                              <w:tc>
                                <w:tcPr>
                                  <w:tcW w:w="343" w:type="dxa"/>
                                  <w:hideMark/>
                                </w:tcPr>
                                <w:p w14:paraId="324CB21C" w14:textId="77777777" w:rsidR="0061330C" w:rsidRDefault="0061330C">
                                  <w:pPr>
                                    <w:pStyle w:val="TableParagraph"/>
                                    <w:spacing w:before="41" w:line="256" w:lineRule="auto"/>
                                    <w:ind w:left="120"/>
                                    <w:rPr>
                                      <w:b/>
                                      <w:sz w:val="17"/>
                                    </w:rPr>
                                  </w:pPr>
                                  <w:r>
                                    <w:rPr>
                                      <w:b/>
                                      <w:sz w:val="17"/>
                                    </w:rPr>
                                    <w:t>2</w:t>
                                  </w:r>
                                </w:p>
                              </w:tc>
                              <w:tc>
                                <w:tcPr>
                                  <w:tcW w:w="503" w:type="dxa"/>
                                  <w:hideMark/>
                                </w:tcPr>
                                <w:p w14:paraId="4359AEE5" w14:textId="77777777" w:rsidR="0061330C" w:rsidRDefault="0061330C">
                                  <w:pPr>
                                    <w:pStyle w:val="TableParagraph"/>
                                    <w:spacing w:before="41" w:line="256" w:lineRule="auto"/>
                                    <w:ind w:right="44"/>
                                    <w:jc w:val="right"/>
                                    <w:rPr>
                                      <w:sz w:val="17"/>
                                    </w:rPr>
                                  </w:pPr>
                                  <w:r>
                                    <w:rPr>
                                      <w:sz w:val="17"/>
                                    </w:rPr>
                                    <w:t>105.</w:t>
                                  </w:r>
                                </w:p>
                              </w:tc>
                              <w:tc>
                                <w:tcPr>
                                  <w:tcW w:w="3379" w:type="dxa"/>
                                  <w:hideMark/>
                                </w:tcPr>
                                <w:p w14:paraId="62974F0C" w14:textId="77777777" w:rsidR="0061330C" w:rsidRDefault="0061330C">
                                  <w:pPr>
                                    <w:pStyle w:val="TableParagraph"/>
                                    <w:spacing w:before="41" w:line="256" w:lineRule="auto"/>
                                    <w:ind w:left="44" w:right="27"/>
                                    <w:rPr>
                                      <w:sz w:val="17"/>
                                    </w:rPr>
                                  </w:pPr>
                                  <w:r>
                                    <w:rPr>
                                      <w:sz w:val="17"/>
                                    </w:rPr>
                                    <w:t>Uses drugs for nonmedical purposes (</w:t>
                                  </w:r>
                                  <w:r>
                                    <w:rPr>
                                      <w:b/>
                                      <w:i/>
                                      <w:sz w:val="17"/>
                                    </w:rPr>
                                    <w:t xml:space="preserve">don’t </w:t>
                                  </w:r>
                                  <w:r>
                                    <w:rPr>
                                      <w:sz w:val="17"/>
                                    </w:rPr>
                                    <w:t>include alcohol or tobacco) (describe):</w:t>
                                  </w:r>
                                </w:p>
                              </w:tc>
                            </w:tr>
                            <w:tr w:rsidR="0061330C" w14:paraId="149A7D85" w14:textId="77777777">
                              <w:trPr>
                                <w:trHeight w:val="384"/>
                              </w:trPr>
                              <w:tc>
                                <w:tcPr>
                                  <w:tcW w:w="263" w:type="dxa"/>
                                  <w:hideMark/>
                                </w:tcPr>
                                <w:p w14:paraId="2C475E66" w14:textId="77777777" w:rsidR="0061330C" w:rsidRDefault="0061330C">
                                  <w:pPr>
                                    <w:pStyle w:val="TableParagraph"/>
                                    <w:spacing w:before="143" w:line="256" w:lineRule="auto"/>
                                    <w:ind w:left="50"/>
                                    <w:rPr>
                                      <w:b/>
                                      <w:sz w:val="17"/>
                                    </w:rPr>
                                  </w:pPr>
                                  <w:r>
                                    <w:rPr>
                                      <w:b/>
                                      <w:sz w:val="17"/>
                                    </w:rPr>
                                    <w:t>0</w:t>
                                  </w:r>
                                </w:p>
                              </w:tc>
                              <w:tc>
                                <w:tcPr>
                                  <w:tcW w:w="332" w:type="dxa"/>
                                  <w:hideMark/>
                                </w:tcPr>
                                <w:p w14:paraId="48FD3018" w14:textId="77777777" w:rsidR="0061330C" w:rsidRDefault="0061330C">
                                  <w:pPr>
                                    <w:pStyle w:val="TableParagraph"/>
                                    <w:spacing w:before="143" w:line="256" w:lineRule="auto"/>
                                    <w:ind w:left="118"/>
                                    <w:rPr>
                                      <w:b/>
                                      <w:sz w:val="17"/>
                                    </w:rPr>
                                  </w:pPr>
                                  <w:r>
                                    <w:rPr>
                                      <w:b/>
                                      <w:sz w:val="17"/>
                                    </w:rPr>
                                    <w:t>1</w:t>
                                  </w:r>
                                </w:p>
                              </w:tc>
                              <w:tc>
                                <w:tcPr>
                                  <w:tcW w:w="343" w:type="dxa"/>
                                  <w:hideMark/>
                                </w:tcPr>
                                <w:p w14:paraId="342AD5AC" w14:textId="77777777" w:rsidR="0061330C" w:rsidRDefault="0061330C">
                                  <w:pPr>
                                    <w:pStyle w:val="TableParagraph"/>
                                    <w:spacing w:before="143" w:line="256" w:lineRule="auto"/>
                                    <w:ind w:left="120"/>
                                    <w:rPr>
                                      <w:b/>
                                      <w:sz w:val="17"/>
                                    </w:rPr>
                                  </w:pPr>
                                  <w:r>
                                    <w:rPr>
                                      <w:b/>
                                      <w:sz w:val="17"/>
                                    </w:rPr>
                                    <w:t>2</w:t>
                                  </w:r>
                                </w:p>
                              </w:tc>
                              <w:tc>
                                <w:tcPr>
                                  <w:tcW w:w="503" w:type="dxa"/>
                                  <w:hideMark/>
                                </w:tcPr>
                                <w:p w14:paraId="6A53EFDD" w14:textId="77777777" w:rsidR="0061330C" w:rsidRDefault="0061330C">
                                  <w:pPr>
                                    <w:pStyle w:val="TableParagraph"/>
                                    <w:spacing w:before="143" w:line="256" w:lineRule="auto"/>
                                    <w:ind w:right="44"/>
                                    <w:jc w:val="right"/>
                                    <w:rPr>
                                      <w:sz w:val="17"/>
                                    </w:rPr>
                                  </w:pPr>
                                  <w:r>
                                    <w:rPr>
                                      <w:sz w:val="17"/>
                                    </w:rPr>
                                    <w:t>106.</w:t>
                                  </w:r>
                                </w:p>
                              </w:tc>
                              <w:tc>
                                <w:tcPr>
                                  <w:tcW w:w="3379" w:type="dxa"/>
                                  <w:hideMark/>
                                </w:tcPr>
                                <w:p w14:paraId="3125DCF5" w14:textId="77777777" w:rsidR="0061330C" w:rsidRDefault="0061330C">
                                  <w:pPr>
                                    <w:pStyle w:val="TableParagraph"/>
                                    <w:spacing w:before="143" w:line="256" w:lineRule="auto"/>
                                    <w:ind w:left="44"/>
                                    <w:rPr>
                                      <w:sz w:val="17"/>
                                    </w:rPr>
                                  </w:pPr>
                                  <w:r>
                                    <w:rPr>
                                      <w:sz w:val="17"/>
                                    </w:rPr>
                                    <w:t>Vandalism</w:t>
                                  </w:r>
                                </w:p>
                              </w:tc>
                            </w:tr>
                            <w:tr w:rsidR="0061330C" w14:paraId="044B7ABC" w14:textId="77777777">
                              <w:trPr>
                                <w:trHeight w:val="281"/>
                              </w:trPr>
                              <w:tc>
                                <w:tcPr>
                                  <w:tcW w:w="263" w:type="dxa"/>
                                  <w:hideMark/>
                                </w:tcPr>
                                <w:p w14:paraId="05CE1AFB" w14:textId="77777777" w:rsidR="0061330C" w:rsidRDefault="0061330C">
                                  <w:pPr>
                                    <w:pStyle w:val="TableParagraph"/>
                                    <w:spacing w:line="256" w:lineRule="auto"/>
                                    <w:ind w:left="50"/>
                                    <w:rPr>
                                      <w:b/>
                                      <w:sz w:val="17"/>
                                    </w:rPr>
                                  </w:pPr>
                                  <w:r>
                                    <w:rPr>
                                      <w:b/>
                                      <w:sz w:val="17"/>
                                    </w:rPr>
                                    <w:t>0</w:t>
                                  </w:r>
                                </w:p>
                              </w:tc>
                              <w:tc>
                                <w:tcPr>
                                  <w:tcW w:w="332" w:type="dxa"/>
                                  <w:hideMark/>
                                </w:tcPr>
                                <w:p w14:paraId="4EEDC37C" w14:textId="77777777" w:rsidR="0061330C" w:rsidRDefault="0061330C">
                                  <w:pPr>
                                    <w:pStyle w:val="TableParagraph"/>
                                    <w:spacing w:line="256" w:lineRule="auto"/>
                                    <w:ind w:left="118"/>
                                    <w:rPr>
                                      <w:b/>
                                      <w:sz w:val="17"/>
                                    </w:rPr>
                                  </w:pPr>
                                  <w:r>
                                    <w:rPr>
                                      <w:b/>
                                      <w:sz w:val="17"/>
                                    </w:rPr>
                                    <w:t>1</w:t>
                                  </w:r>
                                </w:p>
                              </w:tc>
                              <w:tc>
                                <w:tcPr>
                                  <w:tcW w:w="343" w:type="dxa"/>
                                  <w:hideMark/>
                                </w:tcPr>
                                <w:p w14:paraId="12713DA6" w14:textId="77777777" w:rsidR="0061330C" w:rsidRDefault="0061330C">
                                  <w:pPr>
                                    <w:pStyle w:val="TableParagraph"/>
                                    <w:spacing w:line="256" w:lineRule="auto"/>
                                    <w:ind w:left="120"/>
                                    <w:rPr>
                                      <w:b/>
                                      <w:sz w:val="17"/>
                                    </w:rPr>
                                  </w:pPr>
                                  <w:r>
                                    <w:rPr>
                                      <w:b/>
                                      <w:sz w:val="17"/>
                                    </w:rPr>
                                    <w:t>2</w:t>
                                  </w:r>
                                </w:p>
                              </w:tc>
                              <w:tc>
                                <w:tcPr>
                                  <w:tcW w:w="503" w:type="dxa"/>
                                  <w:hideMark/>
                                </w:tcPr>
                                <w:p w14:paraId="1D56B55D" w14:textId="77777777" w:rsidR="0061330C" w:rsidRDefault="0061330C">
                                  <w:pPr>
                                    <w:pStyle w:val="TableParagraph"/>
                                    <w:spacing w:line="256" w:lineRule="auto"/>
                                    <w:ind w:right="44"/>
                                    <w:jc w:val="right"/>
                                    <w:rPr>
                                      <w:sz w:val="17"/>
                                    </w:rPr>
                                  </w:pPr>
                                  <w:r>
                                    <w:rPr>
                                      <w:sz w:val="17"/>
                                    </w:rPr>
                                    <w:t>107.</w:t>
                                  </w:r>
                                </w:p>
                              </w:tc>
                              <w:tc>
                                <w:tcPr>
                                  <w:tcW w:w="3379" w:type="dxa"/>
                                  <w:hideMark/>
                                </w:tcPr>
                                <w:p w14:paraId="22788322" w14:textId="77777777" w:rsidR="0061330C" w:rsidRDefault="0061330C">
                                  <w:pPr>
                                    <w:pStyle w:val="TableParagraph"/>
                                    <w:spacing w:line="256" w:lineRule="auto"/>
                                    <w:ind w:left="44"/>
                                    <w:rPr>
                                      <w:sz w:val="17"/>
                                    </w:rPr>
                                  </w:pPr>
                                  <w:r>
                                    <w:rPr>
                                      <w:sz w:val="17"/>
                                    </w:rPr>
                                    <w:t>Wets self during the day</w:t>
                                  </w:r>
                                </w:p>
                              </w:tc>
                            </w:tr>
                            <w:tr w:rsidR="0061330C" w14:paraId="7E7B6038" w14:textId="77777777">
                              <w:trPr>
                                <w:trHeight w:val="281"/>
                              </w:trPr>
                              <w:tc>
                                <w:tcPr>
                                  <w:tcW w:w="263" w:type="dxa"/>
                                  <w:hideMark/>
                                </w:tcPr>
                                <w:p w14:paraId="5EB0276E" w14:textId="77777777" w:rsidR="0061330C" w:rsidRDefault="0061330C">
                                  <w:pPr>
                                    <w:pStyle w:val="TableParagraph"/>
                                    <w:spacing w:before="41" w:line="256" w:lineRule="auto"/>
                                    <w:ind w:left="50"/>
                                    <w:rPr>
                                      <w:b/>
                                      <w:sz w:val="17"/>
                                    </w:rPr>
                                  </w:pPr>
                                  <w:r>
                                    <w:rPr>
                                      <w:b/>
                                      <w:sz w:val="17"/>
                                    </w:rPr>
                                    <w:t>0</w:t>
                                  </w:r>
                                </w:p>
                              </w:tc>
                              <w:tc>
                                <w:tcPr>
                                  <w:tcW w:w="332" w:type="dxa"/>
                                  <w:hideMark/>
                                </w:tcPr>
                                <w:p w14:paraId="26E59C73" w14:textId="77777777" w:rsidR="0061330C" w:rsidRDefault="0061330C">
                                  <w:pPr>
                                    <w:pStyle w:val="TableParagraph"/>
                                    <w:spacing w:before="41" w:line="256" w:lineRule="auto"/>
                                    <w:ind w:left="118"/>
                                    <w:rPr>
                                      <w:b/>
                                      <w:sz w:val="17"/>
                                    </w:rPr>
                                  </w:pPr>
                                  <w:r>
                                    <w:rPr>
                                      <w:b/>
                                      <w:sz w:val="17"/>
                                    </w:rPr>
                                    <w:t>1</w:t>
                                  </w:r>
                                </w:p>
                              </w:tc>
                              <w:tc>
                                <w:tcPr>
                                  <w:tcW w:w="343" w:type="dxa"/>
                                  <w:hideMark/>
                                </w:tcPr>
                                <w:p w14:paraId="51AFBA6C" w14:textId="77777777" w:rsidR="0061330C" w:rsidRDefault="0061330C">
                                  <w:pPr>
                                    <w:pStyle w:val="TableParagraph"/>
                                    <w:spacing w:before="41" w:line="256" w:lineRule="auto"/>
                                    <w:ind w:left="120"/>
                                    <w:rPr>
                                      <w:b/>
                                      <w:sz w:val="17"/>
                                    </w:rPr>
                                  </w:pPr>
                                  <w:r>
                                    <w:rPr>
                                      <w:b/>
                                      <w:sz w:val="17"/>
                                    </w:rPr>
                                    <w:t>2</w:t>
                                  </w:r>
                                </w:p>
                              </w:tc>
                              <w:tc>
                                <w:tcPr>
                                  <w:tcW w:w="503" w:type="dxa"/>
                                  <w:hideMark/>
                                </w:tcPr>
                                <w:p w14:paraId="5D8FA87C" w14:textId="77777777" w:rsidR="0061330C" w:rsidRDefault="0061330C">
                                  <w:pPr>
                                    <w:pStyle w:val="TableParagraph"/>
                                    <w:spacing w:before="41" w:line="256" w:lineRule="auto"/>
                                    <w:ind w:right="44"/>
                                    <w:jc w:val="right"/>
                                    <w:rPr>
                                      <w:sz w:val="17"/>
                                    </w:rPr>
                                  </w:pPr>
                                  <w:r>
                                    <w:rPr>
                                      <w:sz w:val="17"/>
                                    </w:rPr>
                                    <w:t>108.</w:t>
                                  </w:r>
                                </w:p>
                              </w:tc>
                              <w:tc>
                                <w:tcPr>
                                  <w:tcW w:w="3379" w:type="dxa"/>
                                  <w:hideMark/>
                                </w:tcPr>
                                <w:p w14:paraId="6B3F826C" w14:textId="77777777" w:rsidR="0061330C" w:rsidRDefault="0061330C">
                                  <w:pPr>
                                    <w:pStyle w:val="TableParagraph"/>
                                    <w:spacing w:before="41" w:line="256" w:lineRule="auto"/>
                                    <w:ind w:left="44"/>
                                    <w:rPr>
                                      <w:sz w:val="17"/>
                                    </w:rPr>
                                  </w:pPr>
                                  <w:r>
                                    <w:rPr>
                                      <w:sz w:val="17"/>
                                    </w:rPr>
                                    <w:t>Wets the bed</w:t>
                                  </w:r>
                                </w:p>
                              </w:tc>
                            </w:tr>
                            <w:tr w:rsidR="0061330C" w14:paraId="3663D88E" w14:textId="77777777">
                              <w:trPr>
                                <w:trHeight w:val="280"/>
                              </w:trPr>
                              <w:tc>
                                <w:tcPr>
                                  <w:tcW w:w="263" w:type="dxa"/>
                                  <w:hideMark/>
                                </w:tcPr>
                                <w:p w14:paraId="5E272F44" w14:textId="77777777" w:rsidR="0061330C" w:rsidRDefault="0061330C">
                                  <w:pPr>
                                    <w:pStyle w:val="TableParagraph"/>
                                    <w:spacing w:line="256" w:lineRule="auto"/>
                                    <w:ind w:left="50"/>
                                    <w:rPr>
                                      <w:b/>
                                      <w:sz w:val="17"/>
                                    </w:rPr>
                                  </w:pPr>
                                  <w:r>
                                    <w:rPr>
                                      <w:b/>
                                      <w:sz w:val="17"/>
                                    </w:rPr>
                                    <w:t>0</w:t>
                                  </w:r>
                                </w:p>
                              </w:tc>
                              <w:tc>
                                <w:tcPr>
                                  <w:tcW w:w="332" w:type="dxa"/>
                                  <w:hideMark/>
                                </w:tcPr>
                                <w:p w14:paraId="204D2556" w14:textId="77777777" w:rsidR="0061330C" w:rsidRDefault="0061330C">
                                  <w:pPr>
                                    <w:pStyle w:val="TableParagraph"/>
                                    <w:spacing w:line="256" w:lineRule="auto"/>
                                    <w:ind w:left="118"/>
                                    <w:rPr>
                                      <w:b/>
                                      <w:sz w:val="17"/>
                                    </w:rPr>
                                  </w:pPr>
                                  <w:r>
                                    <w:rPr>
                                      <w:b/>
                                      <w:sz w:val="17"/>
                                    </w:rPr>
                                    <w:t>1</w:t>
                                  </w:r>
                                </w:p>
                              </w:tc>
                              <w:tc>
                                <w:tcPr>
                                  <w:tcW w:w="343" w:type="dxa"/>
                                  <w:hideMark/>
                                </w:tcPr>
                                <w:p w14:paraId="4A9E21B8" w14:textId="77777777" w:rsidR="0061330C" w:rsidRDefault="0061330C">
                                  <w:pPr>
                                    <w:pStyle w:val="TableParagraph"/>
                                    <w:spacing w:line="256" w:lineRule="auto"/>
                                    <w:ind w:left="120"/>
                                    <w:rPr>
                                      <w:b/>
                                      <w:sz w:val="17"/>
                                    </w:rPr>
                                  </w:pPr>
                                  <w:r>
                                    <w:rPr>
                                      <w:b/>
                                      <w:sz w:val="17"/>
                                    </w:rPr>
                                    <w:t>2</w:t>
                                  </w:r>
                                </w:p>
                              </w:tc>
                              <w:tc>
                                <w:tcPr>
                                  <w:tcW w:w="503" w:type="dxa"/>
                                  <w:hideMark/>
                                </w:tcPr>
                                <w:p w14:paraId="2F8062A4" w14:textId="77777777" w:rsidR="0061330C" w:rsidRDefault="0061330C">
                                  <w:pPr>
                                    <w:pStyle w:val="TableParagraph"/>
                                    <w:spacing w:line="256" w:lineRule="auto"/>
                                    <w:ind w:right="44"/>
                                    <w:jc w:val="right"/>
                                    <w:rPr>
                                      <w:sz w:val="17"/>
                                    </w:rPr>
                                  </w:pPr>
                                  <w:r>
                                    <w:rPr>
                                      <w:sz w:val="17"/>
                                    </w:rPr>
                                    <w:t>109.</w:t>
                                  </w:r>
                                </w:p>
                              </w:tc>
                              <w:tc>
                                <w:tcPr>
                                  <w:tcW w:w="3379" w:type="dxa"/>
                                  <w:hideMark/>
                                </w:tcPr>
                                <w:p w14:paraId="6B54FC66" w14:textId="77777777" w:rsidR="0061330C" w:rsidRDefault="0061330C">
                                  <w:pPr>
                                    <w:pStyle w:val="TableParagraph"/>
                                    <w:spacing w:line="256" w:lineRule="auto"/>
                                    <w:ind w:left="44"/>
                                    <w:rPr>
                                      <w:sz w:val="17"/>
                                    </w:rPr>
                                  </w:pPr>
                                  <w:r>
                                    <w:rPr>
                                      <w:sz w:val="17"/>
                                    </w:rPr>
                                    <w:t>Whining</w:t>
                                  </w:r>
                                </w:p>
                              </w:tc>
                            </w:tr>
                            <w:tr w:rsidR="0061330C" w14:paraId="6C19C564" w14:textId="77777777">
                              <w:trPr>
                                <w:trHeight w:val="281"/>
                              </w:trPr>
                              <w:tc>
                                <w:tcPr>
                                  <w:tcW w:w="263" w:type="dxa"/>
                                  <w:hideMark/>
                                </w:tcPr>
                                <w:p w14:paraId="2F779109" w14:textId="77777777" w:rsidR="0061330C" w:rsidRDefault="0061330C">
                                  <w:pPr>
                                    <w:pStyle w:val="TableParagraph"/>
                                    <w:spacing w:line="256" w:lineRule="auto"/>
                                    <w:ind w:left="50"/>
                                    <w:rPr>
                                      <w:b/>
                                      <w:sz w:val="17"/>
                                    </w:rPr>
                                  </w:pPr>
                                  <w:r>
                                    <w:rPr>
                                      <w:b/>
                                      <w:sz w:val="17"/>
                                    </w:rPr>
                                    <w:t>0</w:t>
                                  </w:r>
                                </w:p>
                              </w:tc>
                              <w:tc>
                                <w:tcPr>
                                  <w:tcW w:w="332" w:type="dxa"/>
                                  <w:hideMark/>
                                </w:tcPr>
                                <w:p w14:paraId="1903CAC2" w14:textId="77777777" w:rsidR="0061330C" w:rsidRDefault="0061330C">
                                  <w:pPr>
                                    <w:pStyle w:val="TableParagraph"/>
                                    <w:spacing w:line="256" w:lineRule="auto"/>
                                    <w:ind w:left="118"/>
                                    <w:rPr>
                                      <w:b/>
                                      <w:sz w:val="17"/>
                                    </w:rPr>
                                  </w:pPr>
                                  <w:r>
                                    <w:rPr>
                                      <w:b/>
                                      <w:sz w:val="17"/>
                                    </w:rPr>
                                    <w:t>1</w:t>
                                  </w:r>
                                </w:p>
                              </w:tc>
                              <w:tc>
                                <w:tcPr>
                                  <w:tcW w:w="343" w:type="dxa"/>
                                  <w:hideMark/>
                                </w:tcPr>
                                <w:p w14:paraId="418628B4" w14:textId="77777777" w:rsidR="0061330C" w:rsidRDefault="0061330C">
                                  <w:pPr>
                                    <w:pStyle w:val="TableParagraph"/>
                                    <w:spacing w:line="256" w:lineRule="auto"/>
                                    <w:ind w:left="120"/>
                                    <w:rPr>
                                      <w:b/>
                                      <w:sz w:val="17"/>
                                    </w:rPr>
                                  </w:pPr>
                                  <w:r>
                                    <w:rPr>
                                      <w:b/>
                                      <w:sz w:val="17"/>
                                    </w:rPr>
                                    <w:t>2</w:t>
                                  </w:r>
                                </w:p>
                              </w:tc>
                              <w:tc>
                                <w:tcPr>
                                  <w:tcW w:w="503" w:type="dxa"/>
                                  <w:hideMark/>
                                </w:tcPr>
                                <w:p w14:paraId="52D44C05" w14:textId="77777777" w:rsidR="0061330C" w:rsidRDefault="0061330C">
                                  <w:pPr>
                                    <w:pStyle w:val="TableParagraph"/>
                                    <w:spacing w:line="256" w:lineRule="auto"/>
                                    <w:ind w:right="44"/>
                                    <w:jc w:val="right"/>
                                    <w:rPr>
                                      <w:sz w:val="17"/>
                                    </w:rPr>
                                  </w:pPr>
                                  <w:r>
                                    <w:rPr>
                                      <w:sz w:val="17"/>
                                    </w:rPr>
                                    <w:t>110.</w:t>
                                  </w:r>
                                </w:p>
                              </w:tc>
                              <w:tc>
                                <w:tcPr>
                                  <w:tcW w:w="3379" w:type="dxa"/>
                                  <w:hideMark/>
                                </w:tcPr>
                                <w:p w14:paraId="3575325C" w14:textId="77777777" w:rsidR="0061330C" w:rsidRDefault="0061330C">
                                  <w:pPr>
                                    <w:pStyle w:val="TableParagraph"/>
                                    <w:spacing w:line="256" w:lineRule="auto"/>
                                    <w:ind w:left="44"/>
                                    <w:rPr>
                                      <w:sz w:val="17"/>
                                    </w:rPr>
                                  </w:pPr>
                                  <w:r>
                                    <w:rPr>
                                      <w:sz w:val="17"/>
                                    </w:rPr>
                                    <w:t>Wishes to be of opposite sex</w:t>
                                  </w:r>
                                </w:p>
                              </w:tc>
                            </w:tr>
                            <w:tr w:rsidR="0061330C" w14:paraId="440B8AF1" w14:textId="77777777">
                              <w:trPr>
                                <w:trHeight w:val="282"/>
                              </w:trPr>
                              <w:tc>
                                <w:tcPr>
                                  <w:tcW w:w="263" w:type="dxa"/>
                                  <w:hideMark/>
                                </w:tcPr>
                                <w:p w14:paraId="33B68298" w14:textId="77777777" w:rsidR="0061330C" w:rsidRDefault="0061330C">
                                  <w:pPr>
                                    <w:pStyle w:val="TableParagraph"/>
                                    <w:spacing w:before="41" w:line="256" w:lineRule="auto"/>
                                    <w:ind w:left="50"/>
                                    <w:rPr>
                                      <w:b/>
                                      <w:sz w:val="17"/>
                                    </w:rPr>
                                  </w:pPr>
                                  <w:r>
                                    <w:rPr>
                                      <w:b/>
                                      <w:sz w:val="17"/>
                                    </w:rPr>
                                    <w:t>0</w:t>
                                  </w:r>
                                </w:p>
                              </w:tc>
                              <w:tc>
                                <w:tcPr>
                                  <w:tcW w:w="332" w:type="dxa"/>
                                  <w:hideMark/>
                                </w:tcPr>
                                <w:p w14:paraId="7BBCBF08" w14:textId="77777777" w:rsidR="0061330C" w:rsidRDefault="0061330C">
                                  <w:pPr>
                                    <w:pStyle w:val="TableParagraph"/>
                                    <w:spacing w:before="41" w:line="256" w:lineRule="auto"/>
                                    <w:ind w:left="118"/>
                                    <w:rPr>
                                      <w:b/>
                                      <w:sz w:val="17"/>
                                    </w:rPr>
                                  </w:pPr>
                                  <w:r>
                                    <w:rPr>
                                      <w:b/>
                                      <w:sz w:val="17"/>
                                    </w:rPr>
                                    <w:t>1</w:t>
                                  </w:r>
                                </w:p>
                              </w:tc>
                              <w:tc>
                                <w:tcPr>
                                  <w:tcW w:w="343" w:type="dxa"/>
                                  <w:hideMark/>
                                </w:tcPr>
                                <w:p w14:paraId="12F9907E" w14:textId="77777777" w:rsidR="0061330C" w:rsidRDefault="0061330C">
                                  <w:pPr>
                                    <w:pStyle w:val="TableParagraph"/>
                                    <w:spacing w:before="41" w:line="256" w:lineRule="auto"/>
                                    <w:ind w:left="120"/>
                                    <w:rPr>
                                      <w:b/>
                                      <w:sz w:val="17"/>
                                    </w:rPr>
                                  </w:pPr>
                                  <w:r>
                                    <w:rPr>
                                      <w:b/>
                                      <w:sz w:val="17"/>
                                    </w:rPr>
                                    <w:t>2</w:t>
                                  </w:r>
                                </w:p>
                              </w:tc>
                              <w:tc>
                                <w:tcPr>
                                  <w:tcW w:w="503" w:type="dxa"/>
                                  <w:hideMark/>
                                </w:tcPr>
                                <w:p w14:paraId="0B28EB8C" w14:textId="77777777" w:rsidR="0061330C" w:rsidRDefault="0061330C">
                                  <w:pPr>
                                    <w:pStyle w:val="TableParagraph"/>
                                    <w:spacing w:before="41" w:line="256" w:lineRule="auto"/>
                                    <w:ind w:right="44"/>
                                    <w:jc w:val="right"/>
                                    <w:rPr>
                                      <w:sz w:val="17"/>
                                    </w:rPr>
                                  </w:pPr>
                                  <w:r>
                                    <w:rPr>
                                      <w:sz w:val="17"/>
                                    </w:rPr>
                                    <w:t>111.</w:t>
                                  </w:r>
                                </w:p>
                              </w:tc>
                              <w:tc>
                                <w:tcPr>
                                  <w:tcW w:w="3379" w:type="dxa"/>
                                  <w:hideMark/>
                                </w:tcPr>
                                <w:p w14:paraId="3BE10F0F" w14:textId="77777777" w:rsidR="0061330C" w:rsidRDefault="0061330C">
                                  <w:pPr>
                                    <w:pStyle w:val="TableParagraph"/>
                                    <w:spacing w:before="41" w:line="256" w:lineRule="auto"/>
                                    <w:ind w:left="44"/>
                                    <w:rPr>
                                      <w:sz w:val="17"/>
                                    </w:rPr>
                                  </w:pPr>
                                  <w:r>
                                    <w:rPr>
                                      <w:sz w:val="17"/>
                                    </w:rPr>
                                    <w:t>Withdrawn, doesn’t get involved with others</w:t>
                                  </w:r>
                                </w:p>
                              </w:tc>
                            </w:tr>
                            <w:tr w:rsidR="0061330C" w14:paraId="65EC58B1" w14:textId="77777777">
                              <w:trPr>
                                <w:trHeight w:val="280"/>
                              </w:trPr>
                              <w:tc>
                                <w:tcPr>
                                  <w:tcW w:w="263" w:type="dxa"/>
                                  <w:hideMark/>
                                </w:tcPr>
                                <w:p w14:paraId="09DE06E3" w14:textId="77777777" w:rsidR="0061330C" w:rsidRDefault="0061330C">
                                  <w:pPr>
                                    <w:pStyle w:val="TableParagraph"/>
                                    <w:spacing w:line="256" w:lineRule="auto"/>
                                    <w:ind w:left="50"/>
                                    <w:rPr>
                                      <w:b/>
                                      <w:sz w:val="17"/>
                                    </w:rPr>
                                  </w:pPr>
                                  <w:r>
                                    <w:rPr>
                                      <w:b/>
                                      <w:sz w:val="17"/>
                                    </w:rPr>
                                    <w:t>0</w:t>
                                  </w:r>
                                </w:p>
                              </w:tc>
                              <w:tc>
                                <w:tcPr>
                                  <w:tcW w:w="332" w:type="dxa"/>
                                  <w:hideMark/>
                                </w:tcPr>
                                <w:p w14:paraId="25BAE2F2" w14:textId="77777777" w:rsidR="0061330C" w:rsidRDefault="0061330C">
                                  <w:pPr>
                                    <w:pStyle w:val="TableParagraph"/>
                                    <w:spacing w:line="256" w:lineRule="auto"/>
                                    <w:ind w:left="118"/>
                                    <w:rPr>
                                      <w:b/>
                                      <w:sz w:val="17"/>
                                    </w:rPr>
                                  </w:pPr>
                                  <w:r>
                                    <w:rPr>
                                      <w:b/>
                                      <w:sz w:val="17"/>
                                    </w:rPr>
                                    <w:t>1</w:t>
                                  </w:r>
                                </w:p>
                              </w:tc>
                              <w:tc>
                                <w:tcPr>
                                  <w:tcW w:w="343" w:type="dxa"/>
                                  <w:hideMark/>
                                </w:tcPr>
                                <w:p w14:paraId="0DA12566" w14:textId="77777777" w:rsidR="0061330C" w:rsidRDefault="0061330C">
                                  <w:pPr>
                                    <w:pStyle w:val="TableParagraph"/>
                                    <w:spacing w:line="256" w:lineRule="auto"/>
                                    <w:ind w:left="120"/>
                                    <w:rPr>
                                      <w:b/>
                                      <w:sz w:val="17"/>
                                    </w:rPr>
                                  </w:pPr>
                                  <w:r>
                                    <w:rPr>
                                      <w:b/>
                                      <w:sz w:val="17"/>
                                    </w:rPr>
                                    <w:t>2</w:t>
                                  </w:r>
                                </w:p>
                              </w:tc>
                              <w:tc>
                                <w:tcPr>
                                  <w:tcW w:w="503" w:type="dxa"/>
                                  <w:hideMark/>
                                </w:tcPr>
                                <w:p w14:paraId="7A247877" w14:textId="77777777" w:rsidR="0061330C" w:rsidRDefault="0061330C">
                                  <w:pPr>
                                    <w:pStyle w:val="TableParagraph"/>
                                    <w:spacing w:line="256" w:lineRule="auto"/>
                                    <w:ind w:right="44"/>
                                    <w:jc w:val="right"/>
                                    <w:rPr>
                                      <w:sz w:val="17"/>
                                    </w:rPr>
                                  </w:pPr>
                                  <w:r>
                                    <w:rPr>
                                      <w:sz w:val="17"/>
                                    </w:rPr>
                                    <w:t>112.</w:t>
                                  </w:r>
                                </w:p>
                              </w:tc>
                              <w:tc>
                                <w:tcPr>
                                  <w:tcW w:w="3379" w:type="dxa"/>
                                  <w:hideMark/>
                                </w:tcPr>
                                <w:p w14:paraId="642E7932" w14:textId="77777777" w:rsidR="0061330C" w:rsidRDefault="0061330C">
                                  <w:pPr>
                                    <w:pStyle w:val="TableParagraph"/>
                                    <w:spacing w:line="256" w:lineRule="auto"/>
                                    <w:ind w:left="44"/>
                                    <w:rPr>
                                      <w:sz w:val="17"/>
                                    </w:rPr>
                                  </w:pPr>
                                  <w:r>
                                    <w:rPr>
                                      <w:sz w:val="17"/>
                                    </w:rPr>
                                    <w:t>Worries</w:t>
                                  </w:r>
                                </w:p>
                              </w:tc>
                            </w:tr>
                            <w:tr w:rsidR="0061330C" w14:paraId="6CA4554F" w14:textId="77777777">
                              <w:trPr>
                                <w:trHeight w:val="239"/>
                              </w:trPr>
                              <w:tc>
                                <w:tcPr>
                                  <w:tcW w:w="263" w:type="dxa"/>
                                </w:tcPr>
                                <w:p w14:paraId="37135CDC" w14:textId="77777777" w:rsidR="0061330C" w:rsidRDefault="0061330C">
                                  <w:pPr>
                                    <w:pStyle w:val="TableParagraph"/>
                                    <w:spacing w:before="0" w:line="256" w:lineRule="auto"/>
                                    <w:rPr>
                                      <w:rFonts w:ascii="Times New Roman"/>
                                      <w:sz w:val="16"/>
                                    </w:rPr>
                                  </w:pPr>
                                </w:p>
                              </w:tc>
                              <w:tc>
                                <w:tcPr>
                                  <w:tcW w:w="332" w:type="dxa"/>
                                </w:tcPr>
                                <w:p w14:paraId="7CDE4699" w14:textId="77777777" w:rsidR="0061330C" w:rsidRDefault="0061330C">
                                  <w:pPr>
                                    <w:pStyle w:val="TableParagraph"/>
                                    <w:spacing w:before="0" w:line="256" w:lineRule="auto"/>
                                    <w:rPr>
                                      <w:rFonts w:ascii="Times New Roman"/>
                                      <w:sz w:val="16"/>
                                    </w:rPr>
                                  </w:pPr>
                                </w:p>
                              </w:tc>
                              <w:tc>
                                <w:tcPr>
                                  <w:tcW w:w="343" w:type="dxa"/>
                                </w:tcPr>
                                <w:p w14:paraId="76476440" w14:textId="77777777" w:rsidR="0061330C" w:rsidRDefault="0061330C">
                                  <w:pPr>
                                    <w:pStyle w:val="TableParagraph"/>
                                    <w:spacing w:before="0" w:line="256" w:lineRule="auto"/>
                                    <w:rPr>
                                      <w:rFonts w:ascii="Times New Roman"/>
                                      <w:sz w:val="16"/>
                                    </w:rPr>
                                  </w:pPr>
                                </w:p>
                              </w:tc>
                              <w:tc>
                                <w:tcPr>
                                  <w:tcW w:w="503" w:type="dxa"/>
                                  <w:hideMark/>
                                </w:tcPr>
                                <w:p w14:paraId="2BDDD114" w14:textId="77777777" w:rsidR="0061330C" w:rsidRDefault="0061330C">
                                  <w:pPr>
                                    <w:pStyle w:val="TableParagraph"/>
                                    <w:spacing w:line="179" w:lineRule="exact"/>
                                    <w:ind w:right="44"/>
                                    <w:jc w:val="right"/>
                                    <w:rPr>
                                      <w:sz w:val="17"/>
                                    </w:rPr>
                                  </w:pPr>
                                  <w:r>
                                    <w:rPr>
                                      <w:sz w:val="17"/>
                                    </w:rPr>
                                    <w:t>113.</w:t>
                                  </w:r>
                                </w:p>
                              </w:tc>
                              <w:tc>
                                <w:tcPr>
                                  <w:tcW w:w="3379" w:type="dxa"/>
                                  <w:hideMark/>
                                </w:tcPr>
                                <w:p w14:paraId="77AAC068" w14:textId="77777777" w:rsidR="0061330C" w:rsidRDefault="0061330C">
                                  <w:pPr>
                                    <w:pStyle w:val="TableParagraph"/>
                                    <w:spacing w:line="179" w:lineRule="exact"/>
                                    <w:ind w:left="44"/>
                                    <w:rPr>
                                      <w:sz w:val="17"/>
                                    </w:rPr>
                                  </w:pPr>
                                  <w:r>
                                    <w:rPr>
                                      <w:sz w:val="17"/>
                                    </w:rPr>
                                    <w:t>Please write in any problems your child has</w:t>
                                  </w:r>
                                </w:p>
                              </w:tc>
                            </w:tr>
                            <w:tr w:rsidR="0061330C" w14:paraId="10A719DA" w14:textId="77777777">
                              <w:trPr>
                                <w:trHeight w:val="239"/>
                              </w:trPr>
                              <w:tc>
                                <w:tcPr>
                                  <w:tcW w:w="263" w:type="dxa"/>
                                </w:tcPr>
                                <w:p w14:paraId="77699788" w14:textId="77777777" w:rsidR="0061330C" w:rsidRDefault="0061330C">
                                  <w:pPr>
                                    <w:pStyle w:val="TableParagraph"/>
                                    <w:spacing w:before="0" w:line="256" w:lineRule="auto"/>
                                    <w:rPr>
                                      <w:rFonts w:ascii="Times New Roman"/>
                                      <w:sz w:val="16"/>
                                    </w:rPr>
                                  </w:pPr>
                                </w:p>
                              </w:tc>
                              <w:tc>
                                <w:tcPr>
                                  <w:tcW w:w="332" w:type="dxa"/>
                                </w:tcPr>
                                <w:p w14:paraId="28E72289" w14:textId="77777777" w:rsidR="0061330C" w:rsidRDefault="0061330C">
                                  <w:pPr>
                                    <w:pStyle w:val="TableParagraph"/>
                                    <w:spacing w:before="0" w:line="256" w:lineRule="auto"/>
                                    <w:rPr>
                                      <w:rFonts w:ascii="Times New Roman"/>
                                      <w:sz w:val="16"/>
                                    </w:rPr>
                                  </w:pPr>
                                </w:p>
                              </w:tc>
                              <w:tc>
                                <w:tcPr>
                                  <w:tcW w:w="343" w:type="dxa"/>
                                </w:tcPr>
                                <w:p w14:paraId="4624AB6D" w14:textId="77777777" w:rsidR="0061330C" w:rsidRDefault="0061330C">
                                  <w:pPr>
                                    <w:pStyle w:val="TableParagraph"/>
                                    <w:spacing w:before="0" w:line="256" w:lineRule="auto"/>
                                    <w:rPr>
                                      <w:rFonts w:ascii="Times New Roman"/>
                                      <w:sz w:val="16"/>
                                    </w:rPr>
                                  </w:pPr>
                                </w:p>
                              </w:tc>
                              <w:tc>
                                <w:tcPr>
                                  <w:tcW w:w="503" w:type="dxa"/>
                                </w:tcPr>
                                <w:p w14:paraId="07D13D48" w14:textId="77777777" w:rsidR="0061330C" w:rsidRDefault="0061330C">
                                  <w:pPr>
                                    <w:pStyle w:val="TableParagraph"/>
                                    <w:spacing w:before="0" w:line="256" w:lineRule="auto"/>
                                    <w:rPr>
                                      <w:rFonts w:ascii="Times New Roman"/>
                                      <w:sz w:val="16"/>
                                    </w:rPr>
                                  </w:pPr>
                                </w:p>
                              </w:tc>
                              <w:tc>
                                <w:tcPr>
                                  <w:tcW w:w="3379" w:type="dxa"/>
                                  <w:hideMark/>
                                </w:tcPr>
                                <w:p w14:paraId="0128ADFB" w14:textId="77777777" w:rsidR="0061330C" w:rsidRDefault="0061330C">
                                  <w:pPr>
                                    <w:pStyle w:val="TableParagraph"/>
                                    <w:spacing w:before="0" w:line="194" w:lineRule="exact"/>
                                    <w:ind w:left="44"/>
                                    <w:rPr>
                                      <w:sz w:val="17"/>
                                    </w:rPr>
                                  </w:pPr>
                                  <w:r>
                                    <w:rPr>
                                      <w:sz w:val="17"/>
                                    </w:rPr>
                                    <w:t>that were not listed above:</w:t>
                                  </w:r>
                                </w:p>
                              </w:tc>
                            </w:tr>
                            <w:tr w:rsidR="0061330C" w14:paraId="37C95467" w14:textId="77777777">
                              <w:trPr>
                                <w:trHeight w:val="285"/>
                              </w:trPr>
                              <w:tc>
                                <w:tcPr>
                                  <w:tcW w:w="263" w:type="dxa"/>
                                  <w:hideMark/>
                                </w:tcPr>
                                <w:p w14:paraId="7597855A" w14:textId="77777777" w:rsidR="0061330C" w:rsidRDefault="0061330C">
                                  <w:pPr>
                                    <w:pStyle w:val="TableParagraph"/>
                                    <w:spacing w:line="256" w:lineRule="auto"/>
                                    <w:ind w:left="50"/>
                                    <w:rPr>
                                      <w:b/>
                                      <w:sz w:val="17"/>
                                    </w:rPr>
                                  </w:pPr>
                                  <w:r>
                                    <w:rPr>
                                      <w:b/>
                                      <w:sz w:val="17"/>
                                    </w:rPr>
                                    <w:t>0</w:t>
                                  </w:r>
                                </w:p>
                              </w:tc>
                              <w:tc>
                                <w:tcPr>
                                  <w:tcW w:w="332" w:type="dxa"/>
                                  <w:hideMark/>
                                </w:tcPr>
                                <w:p w14:paraId="50E3CC23" w14:textId="77777777" w:rsidR="0061330C" w:rsidRDefault="0061330C">
                                  <w:pPr>
                                    <w:pStyle w:val="TableParagraph"/>
                                    <w:spacing w:line="256" w:lineRule="auto"/>
                                    <w:ind w:left="118"/>
                                    <w:rPr>
                                      <w:b/>
                                      <w:sz w:val="17"/>
                                    </w:rPr>
                                  </w:pPr>
                                  <w:r>
                                    <w:rPr>
                                      <w:b/>
                                      <w:sz w:val="17"/>
                                    </w:rPr>
                                    <w:t>1</w:t>
                                  </w:r>
                                </w:p>
                              </w:tc>
                              <w:tc>
                                <w:tcPr>
                                  <w:tcW w:w="343" w:type="dxa"/>
                                  <w:hideMark/>
                                </w:tcPr>
                                <w:p w14:paraId="4E1B354D" w14:textId="77777777" w:rsidR="0061330C" w:rsidRDefault="0061330C">
                                  <w:pPr>
                                    <w:pStyle w:val="TableParagraph"/>
                                    <w:spacing w:line="256" w:lineRule="auto"/>
                                    <w:ind w:left="120"/>
                                    <w:rPr>
                                      <w:b/>
                                      <w:sz w:val="17"/>
                                    </w:rPr>
                                  </w:pPr>
                                  <w:r>
                                    <w:rPr>
                                      <w:b/>
                                      <w:sz w:val="17"/>
                                    </w:rPr>
                                    <w:t>2</w:t>
                                  </w:r>
                                </w:p>
                              </w:tc>
                              <w:tc>
                                <w:tcPr>
                                  <w:tcW w:w="503" w:type="dxa"/>
                                </w:tcPr>
                                <w:p w14:paraId="04D8BBF8" w14:textId="77777777" w:rsidR="0061330C" w:rsidRDefault="0061330C">
                                  <w:pPr>
                                    <w:pStyle w:val="TableParagraph"/>
                                    <w:spacing w:before="0" w:line="256" w:lineRule="auto"/>
                                    <w:rPr>
                                      <w:rFonts w:ascii="Times New Roman"/>
                                      <w:sz w:val="18"/>
                                    </w:rPr>
                                  </w:pPr>
                                </w:p>
                              </w:tc>
                              <w:tc>
                                <w:tcPr>
                                  <w:tcW w:w="3379" w:type="dxa"/>
                                </w:tcPr>
                                <w:p w14:paraId="09AFC947" w14:textId="77777777" w:rsidR="0061330C" w:rsidRDefault="0061330C">
                                  <w:pPr>
                                    <w:pStyle w:val="TableParagraph"/>
                                    <w:spacing w:before="0" w:line="256" w:lineRule="auto"/>
                                    <w:rPr>
                                      <w:rFonts w:ascii="Times New Roman"/>
                                      <w:sz w:val="18"/>
                                    </w:rPr>
                                  </w:pPr>
                                </w:p>
                              </w:tc>
                            </w:tr>
                            <w:tr w:rsidR="0061330C" w14:paraId="29CB4AC4" w14:textId="77777777">
                              <w:trPr>
                                <w:trHeight w:val="287"/>
                              </w:trPr>
                              <w:tc>
                                <w:tcPr>
                                  <w:tcW w:w="263" w:type="dxa"/>
                                  <w:hideMark/>
                                </w:tcPr>
                                <w:p w14:paraId="41B7C251" w14:textId="77777777" w:rsidR="0061330C" w:rsidRDefault="0061330C">
                                  <w:pPr>
                                    <w:pStyle w:val="TableParagraph"/>
                                    <w:spacing w:before="44" w:line="256" w:lineRule="auto"/>
                                    <w:ind w:left="50"/>
                                    <w:rPr>
                                      <w:b/>
                                      <w:sz w:val="17"/>
                                    </w:rPr>
                                  </w:pPr>
                                  <w:r>
                                    <w:rPr>
                                      <w:b/>
                                      <w:sz w:val="17"/>
                                    </w:rPr>
                                    <w:t>0</w:t>
                                  </w:r>
                                </w:p>
                              </w:tc>
                              <w:tc>
                                <w:tcPr>
                                  <w:tcW w:w="332" w:type="dxa"/>
                                  <w:hideMark/>
                                </w:tcPr>
                                <w:p w14:paraId="41A68188" w14:textId="77777777" w:rsidR="0061330C" w:rsidRDefault="0061330C">
                                  <w:pPr>
                                    <w:pStyle w:val="TableParagraph"/>
                                    <w:spacing w:before="44" w:line="256" w:lineRule="auto"/>
                                    <w:ind w:left="118"/>
                                    <w:rPr>
                                      <w:b/>
                                      <w:sz w:val="17"/>
                                    </w:rPr>
                                  </w:pPr>
                                  <w:r>
                                    <w:rPr>
                                      <w:b/>
                                      <w:sz w:val="17"/>
                                    </w:rPr>
                                    <w:t>1</w:t>
                                  </w:r>
                                </w:p>
                              </w:tc>
                              <w:tc>
                                <w:tcPr>
                                  <w:tcW w:w="343" w:type="dxa"/>
                                  <w:hideMark/>
                                </w:tcPr>
                                <w:p w14:paraId="2BC40BA9" w14:textId="77777777" w:rsidR="0061330C" w:rsidRDefault="0061330C">
                                  <w:pPr>
                                    <w:pStyle w:val="TableParagraph"/>
                                    <w:spacing w:before="44" w:line="256" w:lineRule="auto"/>
                                    <w:ind w:left="120"/>
                                    <w:rPr>
                                      <w:b/>
                                      <w:sz w:val="17"/>
                                    </w:rPr>
                                  </w:pPr>
                                  <w:r>
                                    <w:rPr>
                                      <w:b/>
                                      <w:sz w:val="17"/>
                                    </w:rPr>
                                    <w:t>2</w:t>
                                  </w:r>
                                </w:p>
                              </w:tc>
                              <w:tc>
                                <w:tcPr>
                                  <w:tcW w:w="503" w:type="dxa"/>
                                </w:tcPr>
                                <w:p w14:paraId="1B00104A" w14:textId="77777777" w:rsidR="0061330C" w:rsidRDefault="0061330C">
                                  <w:pPr>
                                    <w:pStyle w:val="TableParagraph"/>
                                    <w:spacing w:before="0" w:line="256" w:lineRule="auto"/>
                                    <w:rPr>
                                      <w:rFonts w:ascii="Times New Roman"/>
                                      <w:sz w:val="18"/>
                                    </w:rPr>
                                  </w:pPr>
                                </w:p>
                              </w:tc>
                              <w:tc>
                                <w:tcPr>
                                  <w:tcW w:w="3379" w:type="dxa"/>
                                  <w:tcBorders>
                                    <w:top w:val="nil"/>
                                    <w:left w:val="nil"/>
                                    <w:bottom w:val="single" w:sz="4" w:space="0" w:color="000000"/>
                                    <w:right w:val="nil"/>
                                  </w:tcBorders>
                                </w:tcPr>
                                <w:p w14:paraId="6C7D9BB4" w14:textId="77777777" w:rsidR="0061330C" w:rsidRDefault="0061330C">
                                  <w:pPr>
                                    <w:pStyle w:val="TableParagraph"/>
                                    <w:spacing w:before="0" w:line="256" w:lineRule="auto"/>
                                    <w:rPr>
                                      <w:rFonts w:ascii="Times New Roman"/>
                                      <w:sz w:val="18"/>
                                    </w:rPr>
                                  </w:pPr>
                                </w:p>
                              </w:tc>
                            </w:tr>
                            <w:tr w:rsidR="0061330C" w14:paraId="3A9303FA" w14:textId="77777777">
                              <w:trPr>
                                <w:trHeight w:val="346"/>
                              </w:trPr>
                              <w:tc>
                                <w:tcPr>
                                  <w:tcW w:w="263" w:type="dxa"/>
                                  <w:hideMark/>
                                </w:tcPr>
                                <w:p w14:paraId="77001D23" w14:textId="77777777" w:rsidR="0061330C" w:rsidRDefault="0061330C">
                                  <w:pPr>
                                    <w:pStyle w:val="TableParagraph"/>
                                    <w:spacing w:before="39" w:line="256" w:lineRule="auto"/>
                                    <w:ind w:left="50"/>
                                    <w:rPr>
                                      <w:b/>
                                      <w:sz w:val="17"/>
                                    </w:rPr>
                                  </w:pPr>
                                  <w:r>
                                    <w:rPr>
                                      <w:b/>
                                      <w:sz w:val="17"/>
                                    </w:rPr>
                                    <w:t>0</w:t>
                                  </w:r>
                                </w:p>
                              </w:tc>
                              <w:tc>
                                <w:tcPr>
                                  <w:tcW w:w="332" w:type="dxa"/>
                                  <w:hideMark/>
                                </w:tcPr>
                                <w:p w14:paraId="5A6AC30C" w14:textId="77777777" w:rsidR="0061330C" w:rsidRDefault="0061330C">
                                  <w:pPr>
                                    <w:pStyle w:val="TableParagraph"/>
                                    <w:spacing w:before="39" w:line="256" w:lineRule="auto"/>
                                    <w:ind w:left="118"/>
                                    <w:rPr>
                                      <w:b/>
                                      <w:sz w:val="17"/>
                                    </w:rPr>
                                  </w:pPr>
                                  <w:r>
                                    <w:rPr>
                                      <w:b/>
                                      <w:sz w:val="17"/>
                                    </w:rPr>
                                    <w:t>1</w:t>
                                  </w:r>
                                </w:p>
                              </w:tc>
                              <w:tc>
                                <w:tcPr>
                                  <w:tcW w:w="343" w:type="dxa"/>
                                  <w:hideMark/>
                                </w:tcPr>
                                <w:p w14:paraId="4CC97C99" w14:textId="77777777" w:rsidR="0061330C" w:rsidRDefault="0061330C">
                                  <w:pPr>
                                    <w:pStyle w:val="TableParagraph"/>
                                    <w:spacing w:before="39" w:line="256" w:lineRule="auto"/>
                                    <w:ind w:left="120"/>
                                    <w:rPr>
                                      <w:b/>
                                      <w:sz w:val="17"/>
                                    </w:rPr>
                                  </w:pPr>
                                  <w:r>
                                    <w:rPr>
                                      <w:b/>
                                      <w:sz w:val="17"/>
                                    </w:rPr>
                                    <w:t>2</w:t>
                                  </w:r>
                                </w:p>
                              </w:tc>
                              <w:tc>
                                <w:tcPr>
                                  <w:tcW w:w="503" w:type="dxa"/>
                                </w:tcPr>
                                <w:p w14:paraId="68BDE03B" w14:textId="77777777" w:rsidR="0061330C" w:rsidRDefault="0061330C">
                                  <w:pPr>
                                    <w:pStyle w:val="TableParagraph"/>
                                    <w:spacing w:before="0" w:line="256" w:lineRule="auto"/>
                                    <w:rPr>
                                      <w:rFonts w:ascii="Times New Roman"/>
                                      <w:sz w:val="18"/>
                                    </w:rPr>
                                  </w:pPr>
                                </w:p>
                              </w:tc>
                              <w:tc>
                                <w:tcPr>
                                  <w:tcW w:w="3379" w:type="dxa"/>
                                  <w:tcBorders>
                                    <w:top w:val="single" w:sz="4" w:space="0" w:color="000000"/>
                                    <w:left w:val="nil"/>
                                    <w:bottom w:val="nil"/>
                                    <w:right w:val="nil"/>
                                  </w:tcBorders>
                                </w:tcPr>
                                <w:p w14:paraId="575031CA" w14:textId="77777777" w:rsidR="0061330C" w:rsidRDefault="0061330C">
                                  <w:pPr>
                                    <w:pStyle w:val="TableParagraph"/>
                                    <w:spacing w:before="0" w:line="256" w:lineRule="auto"/>
                                    <w:rPr>
                                      <w:rFonts w:ascii="Times New Roman"/>
                                      <w:sz w:val="18"/>
                                    </w:rPr>
                                  </w:pPr>
                                </w:p>
                              </w:tc>
                            </w:tr>
                          </w:tbl>
                          <w:p w14:paraId="350C4F62" w14:textId="77777777" w:rsidR="0061330C" w:rsidRDefault="0061330C" w:rsidP="00C120CD">
                            <w:pPr>
                              <w:pStyle w:val="BodyText"/>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606D30" id="Text Box 109" o:spid="_x0000_s1109" type="#_x0000_t202" style="position:absolute;margin-left:320.95pt;margin-top:18.85pt;width:241.1pt;height:569.3pt;z-index:-2516581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" filled="f" stroked="f">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63"/>
                        <w:gridCol w:w="332"/>
                        <w:gridCol w:w="343"/>
                        <w:gridCol w:w="503"/>
                        <w:gridCol w:w="3379"/>
                      </w:tblGrid>
                      <w:tr w:rsidR="0061330C" w14:paraId="4EC03E2D" w14:textId="77777777">
                        <w:trPr>
                          <w:trHeight w:val="676"/>
                        </w:trPr>
                        <w:tc>
                          <w:tcPr>
                            <w:tcW w:w="263" w:type="dxa"/>
                            <w:hideMark/>
                          </w:tcPr>
                          <w:p w14:paraId="31267845" w14:textId="77777777" w:rsidR="0061330C" w:rsidRDefault="0061330C">
                            <w:pPr>
                              <w:pStyle w:val="TableParagraph"/>
                              <w:spacing w:before="45" w:line="256" w:lineRule="auto"/>
                              <w:ind w:left="50"/>
                              <w:rPr>
                                <w:b/>
                                <w:sz w:val="17"/>
                              </w:rPr>
                            </w:pPr>
                            <w:r>
                              <w:rPr>
                                <w:b/>
                                <w:sz w:val="17"/>
                              </w:rPr>
                              <w:t>0</w:t>
                            </w:r>
                          </w:p>
                        </w:tc>
                        <w:tc>
                          <w:tcPr>
                            <w:tcW w:w="332" w:type="dxa"/>
                            <w:hideMark/>
                          </w:tcPr>
                          <w:p w14:paraId="2BE0C4DC" w14:textId="77777777" w:rsidR="0061330C" w:rsidRDefault="0061330C">
                            <w:pPr>
                              <w:pStyle w:val="TableParagraph"/>
                              <w:spacing w:before="45" w:line="256" w:lineRule="auto"/>
                              <w:ind w:left="118"/>
                              <w:rPr>
                                <w:b/>
                                <w:sz w:val="17"/>
                              </w:rPr>
                            </w:pPr>
                            <w:r>
                              <w:rPr>
                                <w:b/>
                                <w:sz w:val="17"/>
                              </w:rPr>
                              <w:t>1</w:t>
                            </w:r>
                          </w:p>
                        </w:tc>
                        <w:tc>
                          <w:tcPr>
                            <w:tcW w:w="343" w:type="dxa"/>
                            <w:hideMark/>
                          </w:tcPr>
                          <w:p w14:paraId="68ED04EF" w14:textId="77777777" w:rsidR="0061330C" w:rsidRDefault="0061330C">
                            <w:pPr>
                              <w:pStyle w:val="TableParagraph"/>
                              <w:spacing w:before="45" w:line="256" w:lineRule="auto"/>
                              <w:ind w:left="120"/>
                              <w:rPr>
                                <w:b/>
                                <w:sz w:val="17"/>
                              </w:rPr>
                            </w:pPr>
                            <w:r>
                              <w:rPr>
                                <w:b/>
                                <w:sz w:val="17"/>
                              </w:rPr>
                              <w:t>2</w:t>
                            </w:r>
                          </w:p>
                        </w:tc>
                        <w:tc>
                          <w:tcPr>
                            <w:tcW w:w="503" w:type="dxa"/>
                            <w:hideMark/>
                          </w:tcPr>
                          <w:p w14:paraId="67E33CEF" w14:textId="77777777" w:rsidR="0061330C" w:rsidRDefault="0061330C">
                            <w:pPr>
                              <w:pStyle w:val="TableParagraph"/>
                              <w:spacing w:before="45" w:line="256" w:lineRule="auto"/>
                              <w:ind w:right="41"/>
                              <w:jc w:val="right"/>
                              <w:rPr>
                                <w:sz w:val="17"/>
                              </w:rPr>
                            </w:pPr>
                            <w:r>
                              <w:rPr>
                                <w:sz w:val="17"/>
                              </w:rPr>
                              <w:t>84.</w:t>
                            </w:r>
                          </w:p>
                        </w:tc>
                        <w:tc>
                          <w:tcPr>
                            <w:tcW w:w="3379" w:type="dxa"/>
                            <w:tcBorders>
                              <w:top w:val="nil"/>
                              <w:left w:val="nil"/>
                              <w:bottom w:val="single" w:sz="4" w:space="0" w:color="000000"/>
                              <w:right w:val="nil"/>
                            </w:tcBorders>
                            <w:hideMark/>
                          </w:tcPr>
                          <w:p w14:paraId="13A57D2F" w14:textId="77777777" w:rsidR="0061330C" w:rsidRDefault="0061330C">
                            <w:pPr>
                              <w:pStyle w:val="TableParagraph"/>
                              <w:spacing w:before="45" w:line="256" w:lineRule="auto"/>
                              <w:ind w:left="44"/>
                              <w:rPr>
                                <w:sz w:val="17"/>
                              </w:rPr>
                            </w:pPr>
                            <w:r>
                              <w:rPr>
                                <w:sz w:val="17"/>
                              </w:rPr>
                              <w:t>Strange behavior (describe):</w:t>
                            </w:r>
                          </w:p>
                        </w:tc>
                      </w:tr>
                      <w:tr w:rsidR="0061330C" w14:paraId="177523AA" w14:textId="77777777">
                        <w:trPr>
                          <w:trHeight w:val="673"/>
                        </w:trPr>
                        <w:tc>
                          <w:tcPr>
                            <w:tcW w:w="263" w:type="dxa"/>
                            <w:hideMark/>
                          </w:tcPr>
                          <w:p w14:paraId="401E36D7" w14:textId="77777777" w:rsidR="0061330C" w:rsidRDefault="0061330C">
                            <w:pPr>
                              <w:pStyle w:val="TableParagraph"/>
                              <w:spacing w:before="39" w:line="256" w:lineRule="auto"/>
                              <w:ind w:left="50"/>
                              <w:rPr>
                                <w:b/>
                                <w:sz w:val="17"/>
                              </w:rPr>
                            </w:pPr>
                            <w:r>
                              <w:rPr>
                                <w:b/>
                                <w:sz w:val="17"/>
                              </w:rPr>
                              <w:t>0</w:t>
                            </w:r>
                          </w:p>
                        </w:tc>
                        <w:tc>
                          <w:tcPr>
                            <w:tcW w:w="332" w:type="dxa"/>
                            <w:hideMark/>
                          </w:tcPr>
                          <w:p w14:paraId="622A9E8F" w14:textId="77777777" w:rsidR="0061330C" w:rsidRDefault="0061330C">
                            <w:pPr>
                              <w:pStyle w:val="TableParagraph"/>
                              <w:spacing w:before="39" w:line="256" w:lineRule="auto"/>
                              <w:ind w:left="118"/>
                              <w:rPr>
                                <w:b/>
                                <w:sz w:val="17"/>
                              </w:rPr>
                            </w:pPr>
                            <w:r>
                              <w:rPr>
                                <w:b/>
                                <w:sz w:val="17"/>
                              </w:rPr>
                              <w:t>1</w:t>
                            </w:r>
                          </w:p>
                        </w:tc>
                        <w:tc>
                          <w:tcPr>
                            <w:tcW w:w="343" w:type="dxa"/>
                            <w:hideMark/>
                          </w:tcPr>
                          <w:p w14:paraId="1811C698" w14:textId="77777777" w:rsidR="0061330C" w:rsidRDefault="0061330C">
                            <w:pPr>
                              <w:pStyle w:val="TableParagraph"/>
                              <w:spacing w:before="39" w:line="256" w:lineRule="auto"/>
                              <w:ind w:left="120"/>
                              <w:rPr>
                                <w:b/>
                                <w:sz w:val="17"/>
                              </w:rPr>
                            </w:pPr>
                            <w:r>
                              <w:rPr>
                                <w:b/>
                                <w:sz w:val="17"/>
                              </w:rPr>
                              <w:t>2</w:t>
                            </w:r>
                          </w:p>
                        </w:tc>
                        <w:tc>
                          <w:tcPr>
                            <w:tcW w:w="503" w:type="dxa"/>
                            <w:hideMark/>
                          </w:tcPr>
                          <w:p w14:paraId="7CFC653F" w14:textId="77777777" w:rsidR="0061330C" w:rsidRDefault="0061330C">
                            <w:pPr>
                              <w:pStyle w:val="TableParagraph"/>
                              <w:spacing w:before="39" w:line="256" w:lineRule="auto"/>
                              <w:ind w:right="41"/>
                              <w:jc w:val="right"/>
                              <w:rPr>
                                <w:sz w:val="17"/>
                              </w:rPr>
                            </w:pPr>
                            <w:r>
                              <w:rPr>
                                <w:sz w:val="17"/>
                              </w:rPr>
                              <w:t>85.</w:t>
                            </w:r>
                          </w:p>
                        </w:tc>
                        <w:tc>
                          <w:tcPr>
                            <w:tcW w:w="3379" w:type="dxa"/>
                            <w:tcBorders>
                              <w:top w:val="single" w:sz="4" w:space="0" w:color="000000"/>
                              <w:left w:val="nil"/>
                              <w:bottom w:val="single" w:sz="4" w:space="0" w:color="000000"/>
                              <w:right w:val="nil"/>
                            </w:tcBorders>
                            <w:hideMark/>
                          </w:tcPr>
                          <w:p w14:paraId="79C50C48" w14:textId="77777777" w:rsidR="0061330C" w:rsidRDefault="0061330C">
                            <w:pPr>
                              <w:pStyle w:val="TableParagraph"/>
                              <w:spacing w:before="39" w:line="256" w:lineRule="auto"/>
                              <w:ind w:left="44"/>
                              <w:rPr>
                                <w:sz w:val="17"/>
                              </w:rPr>
                            </w:pPr>
                            <w:r>
                              <w:rPr>
                                <w:sz w:val="17"/>
                              </w:rPr>
                              <w:t>Strange ideas (describe):</w:t>
                            </w:r>
                          </w:p>
                        </w:tc>
                      </w:tr>
                      <w:tr w:rsidR="0061330C" w14:paraId="5CB5C493" w14:textId="77777777">
                        <w:trPr>
                          <w:trHeight w:val="280"/>
                        </w:trPr>
                        <w:tc>
                          <w:tcPr>
                            <w:tcW w:w="263" w:type="dxa"/>
                            <w:hideMark/>
                          </w:tcPr>
                          <w:p w14:paraId="03E5EDD4" w14:textId="77777777" w:rsidR="0061330C" w:rsidRDefault="0061330C">
                            <w:pPr>
                              <w:pStyle w:val="TableParagraph"/>
                              <w:spacing w:before="39" w:line="256" w:lineRule="auto"/>
                              <w:ind w:left="50"/>
                              <w:rPr>
                                <w:b/>
                                <w:sz w:val="17"/>
                              </w:rPr>
                            </w:pPr>
                            <w:r>
                              <w:rPr>
                                <w:b/>
                                <w:sz w:val="17"/>
                              </w:rPr>
                              <w:t>0</w:t>
                            </w:r>
                          </w:p>
                        </w:tc>
                        <w:tc>
                          <w:tcPr>
                            <w:tcW w:w="332" w:type="dxa"/>
                            <w:hideMark/>
                          </w:tcPr>
                          <w:p w14:paraId="26E192EB" w14:textId="77777777" w:rsidR="0061330C" w:rsidRDefault="0061330C">
                            <w:pPr>
                              <w:pStyle w:val="TableParagraph"/>
                              <w:spacing w:before="39" w:line="256" w:lineRule="auto"/>
                              <w:ind w:left="118"/>
                              <w:rPr>
                                <w:b/>
                                <w:sz w:val="17"/>
                              </w:rPr>
                            </w:pPr>
                            <w:r>
                              <w:rPr>
                                <w:b/>
                                <w:sz w:val="17"/>
                              </w:rPr>
                              <w:t>1</w:t>
                            </w:r>
                          </w:p>
                        </w:tc>
                        <w:tc>
                          <w:tcPr>
                            <w:tcW w:w="343" w:type="dxa"/>
                            <w:hideMark/>
                          </w:tcPr>
                          <w:p w14:paraId="36CDFDFD" w14:textId="77777777" w:rsidR="0061330C" w:rsidRDefault="0061330C">
                            <w:pPr>
                              <w:pStyle w:val="TableParagraph"/>
                              <w:spacing w:before="39" w:line="256" w:lineRule="auto"/>
                              <w:ind w:left="120"/>
                              <w:rPr>
                                <w:b/>
                                <w:sz w:val="17"/>
                              </w:rPr>
                            </w:pPr>
                            <w:r>
                              <w:rPr>
                                <w:b/>
                                <w:sz w:val="17"/>
                              </w:rPr>
                              <w:t>2</w:t>
                            </w:r>
                          </w:p>
                        </w:tc>
                        <w:tc>
                          <w:tcPr>
                            <w:tcW w:w="503" w:type="dxa"/>
                            <w:hideMark/>
                          </w:tcPr>
                          <w:p w14:paraId="1795AABB" w14:textId="77777777" w:rsidR="0061330C" w:rsidRDefault="0061330C">
                            <w:pPr>
                              <w:pStyle w:val="TableParagraph"/>
                              <w:spacing w:before="39" w:line="256" w:lineRule="auto"/>
                              <w:ind w:right="41"/>
                              <w:jc w:val="right"/>
                              <w:rPr>
                                <w:sz w:val="17"/>
                              </w:rPr>
                            </w:pPr>
                            <w:r>
                              <w:rPr>
                                <w:sz w:val="17"/>
                              </w:rPr>
                              <w:t>86.</w:t>
                            </w:r>
                          </w:p>
                        </w:tc>
                        <w:tc>
                          <w:tcPr>
                            <w:tcW w:w="3379" w:type="dxa"/>
                            <w:tcBorders>
                              <w:top w:val="single" w:sz="4" w:space="0" w:color="000000"/>
                              <w:left w:val="nil"/>
                              <w:bottom w:val="nil"/>
                              <w:right w:val="nil"/>
                            </w:tcBorders>
                            <w:hideMark/>
                          </w:tcPr>
                          <w:p w14:paraId="63C376E9" w14:textId="77777777" w:rsidR="0061330C" w:rsidRDefault="0061330C">
                            <w:pPr>
                              <w:pStyle w:val="TableParagraph"/>
                              <w:spacing w:before="39" w:line="256" w:lineRule="auto"/>
                              <w:ind w:left="44"/>
                              <w:rPr>
                                <w:sz w:val="17"/>
                              </w:rPr>
                            </w:pPr>
                            <w:r>
                              <w:rPr>
                                <w:sz w:val="17"/>
                              </w:rPr>
                              <w:t>Stubborn, sullen, or irritable</w:t>
                            </w:r>
                          </w:p>
                        </w:tc>
                      </w:tr>
                      <w:tr w:rsidR="0061330C" w14:paraId="49E22CA2" w14:textId="77777777">
                        <w:trPr>
                          <w:trHeight w:val="280"/>
                        </w:trPr>
                        <w:tc>
                          <w:tcPr>
                            <w:tcW w:w="263" w:type="dxa"/>
                            <w:hideMark/>
                          </w:tcPr>
                          <w:p w14:paraId="444325E0" w14:textId="77777777" w:rsidR="0061330C" w:rsidRDefault="0061330C">
                            <w:pPr>
                              <w:pStyle w:val="TableParagraph"/>
                              <w:spacing w:line="256" w:lineRule="auto"/>
                              <w:ind w:left="50"/>
                              <w:rPr>
                                <w:b/>
                                <w:sz w:val="17"/>
                              </w:rPr>
                            </w:pPr>
                            <w:r>
                              <w:rPr>
                                <w:b/>
                                <w:sz w:val="17"/>
                              </w:rPr>
                              <w:t>0</w:t>
                            </w:r>
                          </w:p>
                        </w:tc>
                        <w:tc>
                          <w:tcPr>
                            <w:tcW w:w="332" w:type="dxa"/>
                            <w:hideMark/>
                          </w:tcPr>
                          <w:p w14:paraId="5F10E07C" w14:textId="77777777" w:rsidR="0061330C" w:rsidRDefault="0061330C">
                            <w:pPr>
                              <w:pStyle w:val="TableParagraph"/>
                              <w:spacing w:line="256" w:lineRule="auto"/>
                              <w:ind w:left="118"/>
                              <w:rPr>
                                <w:b/>
                                <w:sz w:val="17"/>
                              </w:rPr>
                            </w:pPr>
                            <w:r>
                              <w:rPr>
                                <w:b/>
                                <w:sz w:val="17"/>
                              </w:rPr>
                              <w:t>1</w:t>
                            </w:r>
                          </w:p>
                        </w:tc>
                        <w:tc>
                          <w:tcPr>
                            <w:tcW w:w="343" w:type="dxa"/>
                            <w:hideMark/>
                          </w:tcPr>
                          <w:p w14:paraId="2580D448" w14:textId="77777777" w:rsidR="0061330C" w:rsidRDefault="0061330C">
                            <w:pPr>
                              <w:pStyle w:val="TableParagraph"/>
                              <w:spacing w:line="256" w:lineRule="auto"/>
                              <w:ind w:left="120"/>
                              <w:rPr>
                                <w:b/>
                                <w:sz w:val="17"/>
                              </w:rPr>
                            </w:pPr>
                            <w:r>
                              <w:rPr>
                                <w:b/>
                                <w:sz w:val="17"/>
                              </w:rPr>
                              <w:t>2</w:t>
                            </w:r>
                          </w:p>
                        </w:tc>
                        <w:tc>
                          <w:tcPr>
                            <w:tcW w:w="503" w:type="dxa"/>
                            <w:hideMark/>
                          </w:tcPr>
                          <w:p w14:paraId="5A5CA2D3" w14:textId="77777777" w:rsidR="0061330C" w:rsidRDefault="0061330C">
                            <w:pPr>
                              <w:pStyle w:val="TableParagraph"/>
                              <w:spacing w:line="256" w:lineRule="auto"/>
                              <w:ind w:right="41"/>
                              <w:jc w:val="right"/>
                              <w:rPr>
                                <w:sz w:val="17"/>
                              </w:rPr>
                            </w:pPr>
                            <w:r>
                              <w:rPr>
                                <w:sz w:val="17"/>
                              </w:rPr>
                              <w:t>87.</w:t>
                            </w:r>
                          </w:p>
                        </w:tc>
                        <w:tc>
                          <w:tcPr>
                            <w:tcW w:w="3379" w:type="dxa"/>
                            <w:hideMark/>
                          </w:tcPr>
                          <w:p w14:paraId="2EDF5C3C" w14:textId="77777777" w:rsidR="0061330C" w:rsidRDefault="0061330C">
                            <w:pPr>
                              <w:pStyle w:val="TableParagraph"/>
                              <w:spacing w:line="256" w:lineRule="auto"/>
                              <w:ind w:left="44"/>
                              <w:rPr>
                                <w:sz w:val="17"/>
                              </w:rPr>
                            </w:pPr>
                            <w:r>
                              <w:rPr>
                                <w:sz w:val="17"/>
                              </w:rPr>
                              <w:t>Sudden changes in mood or feelings</w:t>
                            </w:r>
                          </w:p>
                        </w:tc>
                      </w:tr>
                      <w:tr w:rsidR="0061330C" w14:paraId="27ACA3BF" w14:textId="77777777">
                        <w:trPr>
                          <w:trHeight w:val="281"/>
                        </w:trPr>
                        <w:tc>
                          <w:tcPr>
                            <w:tcW w:w="263" w:type="dxa"/>
                            <w:hideMark/>
                          </w:tcPr>
                          <w:p w14:paraId="04D71D98" w14:textId="77777777" w:rsidR="0061330C" w:rsidRDefault="0061330C">
                            <w:pPr>
                              <w:pStyle w:val="TableParagraph"/>
                              <w:spacing w:line="256" w:lineRule="auto"/>
                              <w:ind w:left="50"/>
                              <w:rPr>
                                <w:b/>
                                <w:sz w:val="17"/>
                              </w:rPr>
                            </w:pPr>
                            <w:r>
                              <w:rPr>
                                <w:b/>
                                <w:sz w:val="17"/>
                              </w:rPr>
                              <w:t>0</w:t>
                            </w:r>
                          </w:p>
                        </w:tc>
                        <w:tc>
                          <w:tcPr>
                            <w:tcW w:w="332" w:type="dxa"/>
                            <w:hideMark/>
                          </w:tcPr>
                          <w:p w14:paraId="4B97026C" w14:textId="77777777" w:rsidR="0061330C" w:rsidRDefault="0061330C">
                            <w:pPr>
                              <w:pStyle w:val="TableParagraph"/>
                              <w:spacing w:line="256" w:lineRule="auto"/>
                              <w:ind w:left="118"/>
                              <w:rPr>
                                <w:b/>
                                <w:sz w:val="17"/>
                              </w:rPr>
                            </w:pPr>
                            <w:r>
                              <w:rPr>
                                <w:b/>
                                <w:sz w:val="17"/>
                              </w:rPr>
                              <w:t>1</w:t>
                            </w:r>
                          </w:p>
                        </w:tc>
                        <w:tc>
                          <w:tcPr>
                            <w:tcW w:w="343" w:type="dxa"/>
                            <w:hideMark/>
                          </w:tcPr>
                          <w:p w14:paraId="7B44B788" w14:textId="77777777" w:rsidR="0061330C" w:rsidRDefault="0061330C">
                            <w:pPr>
                              <w:pStyle w:val="TableParagraph"/>
                              <w:spacing w:line="256" w:lineRule="auto"/>
                              <w:ind w:left="120"/>
                              <w:rPr>
                                <w:b/>
                                <w:sz w:val="17"/>
                              </w:rPr>
                            </w:pPr>
                            <w:r>
                              <w:rPr>
                                <w:b/>
                                <w:sz w:val="17"/>
                              </w:rPr>
                              <w:t>2</w:t>
                            </w:r>
                          </w:p>
                        </w:tc>
                        <w:tc>
                          <w:tcPr>
                            <w:tcW w:w="503" w:type="dxa"/>
                            <w:hideMark/>
                          </w:tcPr>
                          <w:p w14:paraId="1641D57E" w14:textId="77777777" w:rsidR="0061330C" w:rsidRDefault="0061330C">
                            <w:pPr>
                              <w:pStyle w:val="TableParagraph"/>
                              <w:spacing w:line="256" w:lineRule="auto"/>
                              <w:ind w:right="41"/>
                              <w:jc w:val="right"/>
                              <w:rPr>
                                <w:sz w:val="17"/>
                              </w:rPr>
                            </w:pPr>
                            <w:r>
                              <w:rPr>
                                <w:sz w:val="17"/>
                              </w:rPr>
                              <w:t>88.</w:t>
                            </w:r>
                          </w:p>
                        </w:tc>
                        <w:tc>
                          <w:tcPr>
                            <w:tcW w:w="3379" w:type="dxa"/>
                            <w:hideMark/>
                          </w:tcPr>
                          <w:p w14:paraId="76A80AA0" w14:textId="77777777" w:rsidR="0061330C" w:rsidRDefault="0061330C">
                            <w:pPr>
                              <w:pStyle w:val="TableParagraph"/>
                              <w:spacing w:line="256" w:lineRule="auto"/>
                              <w:ind w:left="44"/>
                              <w:rPr>
                                <w:sz w:val="17"/>
                              </w:rPr>
                            </w:pPr>
                            <w:r>
                              <w:rPr>
                                <w:sz w:val="17"/>
                              </w:rPr>
                              <w:t>Sulks a lot</w:t>
                            </w:r>
                          </w:p>
                        </w:tc>
                      </w:tr>
                      <w:tr w:rsidR="0061330C" w14:paraId="1C29618E" w14:textId="77777777">
                        <w:trPr>
                          <w:trHeight w:val="282"/>
                        </w:trPr>
                        <w:tc>
                          <w:tcPr>
                            <w:tcW w:w="263" w:type="dxa"/>
                            <w:hideMark/>
                          </w:tcPr>
                          <w:p w14:paraId="2512A789" w14:textId="77777777" w:rsidR="0061330C" w:rsidRDefault="0061330C">
                            <w:pPr>
                              <w:pStyle w:val="TableParagraph"/>
                              <w:spacing w:before="41" w:line="256" w:lineRule="auto"/>
                              <w:ind w:left="50"/>
                              <w:rPr>
                                <w:b/>
                                <w:sz w:val="17"/>
                              </w:rPr>
                            </w:pPr>
                            <w:r>
                              <w:rPr>
                                <w:b/>
                                <w:sz w:val="17"/>
                              </w:rPr>
                              <w:t>0</w:t>
                            </w:r>
                          </w:p>
                        </w:tc>
                        <w:tc>
                          <w:tcPr>
                            <w:tcW w:w="332" w:type="dxa"/>
                            <w:hideMark/>
                          </w:tcPr>
                          <w:p w14:paraId="57B201BE" w14:textId="77777777" w:rsidR="0061330C" w:rsidRDefault="0061330C">
                            <w:pPr>
                              <w:pStyle w:val="TableParagraph"/>
                              <w:spacing w:before="41" w:line="256" w:lineRule="auto"/>
                              <w:ind w:left="118"/>
                              <w:rPr>
                                <w:b/>
                                <w:sz w:val="17"/>
                              </w:rPr>
                            </w:pPr>
                            <w:r>
                              <w:rPr>
                                <w:b/>
                                <w:sz w:val="17"/>
                              </w:rPr>
                              <w:t>1</w:t>
                            </w:r>
                          </w:p>
                        </w:tc>
                        <w:tc>
                          <w:tcPr>
                            <w:tcW w:w="343" w:type="dxa"/>
                            <w:hideMark/>
                          </w:tcPr>
                          <w:p w14:paraId="62F9C118" w14:textId="77777777" w:rsidR="0061330C" w:rsidRDefault="0061330C">
                            <w:pPr>
                              <w:pStyle w:val="TableParagraph"/>
                              <w:spacing w:before="41" w:line="256" w:lineRule="auto"/>
                              <w:ind w:left="120"/>
                              <w:rPr>
                                <w:b/>
                                <w:sz w:val="17"/>
                              </w:rPr>
                            </w:pPr>
                            <w:r>
                              <w:rPr>
                                <w:b/>
                                <w:sz w:val="17"/>
                              </w:rPr>
                              <w:t>2</w:t>
                            </w:r>
                          </w:p>
                        </w:tc>
                        <w:tc>
                          <w:tcPr>
                            <w:tcW w:w="503" w:type="dxa"/>
                            <w:hideMark/>
                          </w:tcPr>
                          <w:p w14:paraId="2271A537" w14:textId="77777777" w:rsidR="0061330C" w:rsidRDefault="0061330C">
                            <w:pPr>
                              <w:pStyle w:val="TableParagraph"/>
                              <w:spacing w:before="41" w:line="256" w:lineRule="auto"/>
                              <w:ind w:right="41"/>
                              <w:jc w:val="right"/>
                              <w:rPr>
                                <w:sz w:val="17"/>
                              </w:rPr>
                            </w:pPr>
                            <w:r>
                              <w:rPr>
                                <w:sz w:val="17"/>
                              </w:rPr>
                              <w:t>89.</w:t>
                            </w:r>
                          </w:p>
                        </w:tc>
                        <w:tc>
                          <w:tcPr>
                            <w:tcW w:w="3379" w:type="dxa"/>
                            <w:hideMark/>
                          </w:tcPr>
                          <w:p w14:paraId="7CDBED3E" w14:textId="77777777" w:rsidR="0061330C" w:rsidRDefault="0061330C">
                            <w:pPr>
                              <w:pStyle w:val="TableParagraph"/>
                              <w:spacing w:before="41" w:line="256" w:lineRule="auto"/>
                              <w:ind w:left="44"/>
                              <w:rPr>
                                <w:sz w:val="17"/>
                              </w:rPr>
                            </w:pPr>
                            <w:r>
                              <w:rPr>
                                <w:sz w:val="17"/>
                              </w:rPr>
                              <w:t>Suspicious</w:t>
                            </w:r>
                          </w:p>
                        </w:tc>
                      </w:tr>
                      <w:tr w:rsidR="0061330C" w14:paraId="3A924726" w14:textId="77777777">
                        <w:trPr>
                          <w:trHeight w:val="280"/>
                        </w:trPr>
                        <w:tc>
                          <w:tcPr>
                            <w:tcW w:w="263" w:type="dxa"/>
                            <w:hideMark/>
                          </w:tcPr>
                          <w:p w14:paraId="7A904C24" w14:textId="77777777" w:rsidR="0061330C" w:rsidRDefault="0061330C">
                            <w:pPr>
                              <w:pStyle w:val="TableParagraph"/>
                              <w:spacing w:line="256" w:lineRule="auto"/>
                              <w:ind w:left="50"/>
                              <w:rPr>
                                <w:b/>
                                <w:sz w:val="17"/>
                              </w:rPr>
                            </w:pPr>
                            <w:r>
                              <w:rPr>
                                <w:b/>
                                <w:sz w:val="17"/>
                              </w:rPr>
                              <w:t>0</w:t>
                            </w:r>
                          </w:p>
                        </w:tc>
                        <w:tc>
                          <w:tcPr>
                            <w:tcW w:w="332" w:type="dxa"/>
                            <w:hideMark/>
                          </w:tcPr>
                          <w:p w14:paraId="0CC5ECD4" w14:textId="77777777" w:rsidR="0061330C" w:rsidRDefault="0061330C">
                            <w:pPr>
                              <w:pStyle w:val="TableParagraph"/>
                              <w:spacing w:line="256" w:lineRule="auto"/>
                              <w:ind w:left="118"/>
                              <w:rPr>
                                <w:b/>
                                <w:sz w:val="17"/>
                              </w:rPr>
                            </w:pPr>
                            <w:r>
                              <w:rPr>
                                <w:b/>
                                <w:sz w:val="17"/>
                              </w:rPr>
                              <w:t>1</w:t>
                            </w:r>
                          </w:p>
                        </w:tc>
                        <w:tc>
                          <w:tcPr>
                            <w:tcW w:w="343" w:type="dxa"/>
                            <w:hideMark/>
                          </w:tcPr>
                          <w:p w14:paraId="201B3C49" w14:textId="77777777" w:rsidR="0061330C" w:rsidRDefault="0061330C">
                            <w:pPr>
                              <w:pStyle w:val="TableParagraph"/>
                              <w:spacing w:line="256" w:lineRule="auto"/>
                              <w:ind w:left="120"/>
                              <w:rPr>
                                <w:b/>
                                <w:sz w:val="17"/>
                              </w:rPr>
                            </w:pPr>
                            <w:r>
                              <w:rPr>
                                <w:b/>
                                <w:sz w:val="17"/>
                              </w:rPr>
                              <w:t>2</w:t>
                            </w:r>
                          </w:p>
                        </w:tc>
                        <w:tc>
                          <w:tcPr>
                            <w:tcW w:w="503" w:type="dxa"/>
                            <w:hideMark/>
                          </w:tcPr>
                          <w:p w14:paraId="4FE489FF" w14:textId="77777777" w:rsidR="0061330C" w:rsidRDefault="0061330C">
                            <w:pPr>
                              <w:pStyle w:val="TableParagraph"/>
                              <w:spacing w:line="256" w:lineRule="auto"/>
                              <w:ind w:right="41"/>
                              <w:jc w:val="right"/>
                              <w:rPr>
                                <w:sz w:val="17"/>
                              </w:rPr>
                            </w:pPr>
                            <w:r>
                              <w:rPr>
                                <w:sz w:val="17"/>
                              </w:rPr>
                              <w:t>90.</w:t>
                            </w:r>
                          </w:p>
                        </w:tc>
                        <w:tc>
                          <w:tcPr>
                            <w:tcW w:w="3379" w:type="dxa"/>
                            <w:hideMark/>
                          </w:tcPr>
                          <w:p w14:paraId="0D8ECE70" w14:textId="77777777" w:rsidR="0061330C" w:rsidRDefault="0061330C">
                            <w:pPr>
                              <w:pStyle w:val="TableParagraph"/>
                              <w:spacing w:line="256" w:lineRule="auto"/>
                              <w:ind w:left="44"/>
                              <w:rPr>
                                <w:sz w:val="17"/>
                              </w:rPr>
                            </w:pPr>
                            <w:r>
                              <w:rPr>
                                <w:sz w:val="17"/>
                              </w:rPr>
                              <w:t>Swearing or obscene language</w:t>
                            </w:r>
                          </w:p>
                        </w:tc>
                      </w:tr>
                      <w:tr w:rsidR="0061330C" w14:paraId="41C6D7A4" w14:textId="77777777">
                        <w:trPr>
                          <w:trHeight w:val="280"/>
                        </w:trPr>
                        <w:tc>
                          <w:tcPr>
                            <w:tcW w:w="263" w:type="dxa"/>
                            <w:hideMark/>
                          </w:tcPr>
                          <w:p w14:paraId="18C059F1" w14:textId="77777777" w:rsidR="0061330C" w:rsidRDefault="0061330C">
                            <w:pPr>
                              <w:pStyle w:val="TableParagraph"/>
                              <w:spacing w:line="256" w:lineRule="auto"/>
                              <w:ind w:left="50"/>
                              <w:rPr>
                                <w:b/>
                                <w:sz w:val="17"/>
                              </w:rPr>
                            </w:pPr>
                            <w:r>
                              <w:rPr>
                                <w:b/>
                                <w:sz w:val="17"/>
                              </w:rPr>
                              <w:t>0</w:t>
                            </w:r>
                          </w:p>
                        </w:tc>
                        <w:tc>
                          <w:tcPr>
                            <w:tcW w:w="332" w:type="dxa"/>
                            <w:hideMark/>
                          </w:tcPr>
                          <w:p w14:paraId="264743ED" w14:textId="77777777" w:rsidR="0061330C" w:rsidRDefault="0061330C">
                            <w:pPr>
                              <w:pStyle w:val="TableParagraph"/>
                              <w:spacing w:line="256" w:lineRule="auto"/>
                              <w:ind w:left="118"/>
                              <w:rPr>
                                <w:b/>
                                <w:sz w:val="17"/>
                              </w:rPr>
                            </w:pPr>
                            <w:r>
                              <w:rPr>
                                <w:b/>
                                <w:sz w:val="17"/>
                              </w:rPr>
                              <w:t>1</w:t>
                            </w:r>
                          </w:p>
                        </w:tc>
                        <w:tc>
                          <w:tcPr>
                            <w:tcW w:w="343" w:type="dxa"/>
                            <w:hideMark/>
                          </w:tcPr>
                          <w:p w14:paraId="1705989E" w14:textId="77777777" w:rsidR="0061330C" w:rsidRDefault="0061330C">
                            <w:pPr>
                              <w:pStyle w:val="TableParagraph"/>
                              <w:spacing w:line="256" w:lineRule="auto"/>
                              <w:ind w:left="120"/>
                              <w:rPr>
                                <w:b/>
                                <w:sz w:val="17"/>
                              </w:rPr>
                            </w:pPr>
                            <w:r>
                              <w:rPr>
                                <w:b/>
                                <w:sz w:val="17"/>
                              </w:rPr>
                              <w:t>2</w:t>
                            </w:r>
                          </w:p>
                        </w:tc>
                        <w:tc>
                          <w:tcPr>
                            <w:tcW w:w="503" w:type="dxa"/>
                            <w:hideMark/>
                          </w:tcPr>
                          <w:p w14:paraId="4CBC9DBE" w14:textId="77777777" w:rsidR="0061330C" w:rsidRDefault="0061330C">
                            <w:pPr>
                              <w:pStyle w:val="TableParagraph"/>
                              <w:spacing w:line="256" w:lineRule="auto"/>
                              <w:ind w:right="41"/>
                              <w:jc w:val="right"/>
                              <w:rPr>
                                <w:sz w:val="17"/>
                              </w:rPr>
                            </w:pPr>
                            <w:r>
                              <w:rPr>
                                <w:sz w:val="17"/>
                              </w:rPr>
                              <w:t>91.</w:t>
                            </w:r>
                          </w:p>
                        </w:tc>
                        <w:tc>
                          <w:tcPr>
                            <w:tcW w:w="3379" w:type="dxa"/>
                            <w:hideMark/>
                          </w:tcPr>
                          <w:p w14:paraId="7AFC72A3" w14:textId="77777777" w:rsidR="0061330C" w:rsidRDefault="0061330C">
                            <w:pPr>
                              <w:pStyle w:val="TableParagraph"/>
                              <w:spacing w:line="256" w:lineRule="auto"/>
                              <w:ind w:left="44"/>
                              <w:rPr>
                                <w:sz w:val="17"/>
                              </w:rPr>
                            </w:pPr>
                            <w:r>
                              <w:rPr>
                                <w:sz w:val="17"/>
                              </w:rPr>
                              <w:t>Talks about killing self</w:t>
                            </w:r>
                          </w:p>
                        </w:tc>
                      </w:tr>
                      <w:tr w:rsidR="0061330C" w14:paraId="57E6C7F8" w14:textId="77777777">
                        <w:trPr>
                          <w:trHeight w:val="478"/>
                        </w:trPr>
                        <w:tc>
                          <w:tcPr>
                            <w:tcW w:w="263" w:type="dxa"/>
                            <w:hideMark/>
                          </w:tcPr>
                          <w:p w14:paraId="044B954F" w14:textId="77777777" w:rsidR="0061330C" w:rsidRDefault="0061330C">
                            <w:pPr>
                              <w:pStyle w:val="TableParagraph"/>
                              <w:spacing w:line="256" w:lineRule="auto"/>
                              <w:ind w:left="50"/>
                              <w:rPr>
                                <w:b/>
                                <w:sz w:val="17"/>
                              </w:rPr>
                            </w:pPr>
                            <w:r>
                              <w:rPr>
                                <w:b/>
                                <w:sz w:val="17"/>
                              </w:rPr>
                              <w:t>0</w:t>
                            </w:r>
                          </w:p>
                        </w:tc>
                        <w:tc>
                          <w:tcPr>
                            <w:tcW w:w="332" w:type="dxa"/>
                            <w:hideMark/>
                          </w:tcPr>
                          <w:p w14:paraId="62ABAC4C" w14:textId="77777777" w:rsidR="0061330C" w:rsidRDefault="0061330C">
                            <w:pPr>
                              <w:pStyle w:val="TableParagraph"/>
                              <w:spacing w:line="256" w:lineRule="auto"/>
                              <w:ind w:left="118"/>
                              <w:rPr>
                                <w:b/>
                                <w:sz w:val="17"/>
                              </w:rPr>
                            </w:pPr>
                            <w:r>
                              <w:rPr>
                                <w:b/>
                                <w:sz w:val="17"/>
                              </w:rPr>
                              <w:t>1</w:t>
                            </w:r>
                          </w:p>
                        </w:tc>
                        <w:tc>
                          <w:tcPr>
                            <w:tcW w:w="343" w:type="dxa"/>
                            <w:hideMark/>
                          </w:tcPr>
                          <w:p w14:paraId="6EFDCD14" w14:textId="77777777" w:rsidR="0061330C" w:rsidRDefault="0061330C">
                            <w:pPr>
                              <w:pStyle w:val="TableParagraph"/>
                              <w:spacing w:line="256" w:lineRule="auto"/>
                              <w:ind w:left="120"/>
                              <w:rPr>
                                <w:b/>
                                <w:sz w:val="17"/>
                              </w:rPr>
                            </w:pPr>
                            <w:r>
                              <w:rPr>
                                <w:b/>
                                <w:sz w:val="17"/>
                              </w:rPr>
                              <w:t>2</w:t>
                            </w:r>
                          </w:p>
                        </w:tc>
                        <w:tc>
                          <w:tcPr>
                            <w:tcW w:w="503" w:type="dxa"/>
                            <w:hideMark/>
                          </w:tcPr>
                          <w:p w14:paraId="19B16092" w14:textId="77777777" w:rsidR="0061330C" w:rsidRDefault="0061330C">
                            <w:pPr>
                              <w:pStyle w:val="TableParagraph"/>
                              <w:spacing w:line="256" w:lineRule="auto"/>
                              <w:ind w:right="41"/>
                              <w:jc w:val="right"/>
                              <w:rPr>
                                <w:sz w:val="17"/>
                              </w:rPr>
                            </w:pPr>
                            <w:r>
                              <w:rPr>
                                <w:sz w:val="17"/>
                              </w:rPr>
                              <w:t>92.</w:t>
                            </w:r>
                          </w:p>
                        </w:tc>
                        <w:tc>
                          <w:tcPr>
                            <w:tcW w:w="3379" w:type="dxa"/>
                            <w:tcBorders>
                              <w:top w:val="nil"/>
                              <w:left w:val="nil"/>
                              <w:bottom w:val="single" w:sz="4" w:space="0" w:color="000000"/>
                              <w:right w:val="nil"/>
                            </w:tcBorders>
                            <w:hideMark/>
                          </w:tcPr>
                          <w:p w14:paraId="44D26E85" w14:textId="77777777" w:rsidR="0061330C" w:rsidRDefault="0061330C">
                            <w:pPr>
                              <w:pStyle w:val="TableParagraph"/>
                              <w:spacing w:line="256" w:lineRule="auto"/>
                              <w:ind w:left="44"/>
                              <w:rPr>
                                <w:sz w:val="17"/>
                              </w:rPr>
                            </w:pPr>
                            <w:r>
                              <w:rPr>
                                <w:sz w:val="17"/>
                              </w:rPr>
                              <w:t>Talks or walks in sleep (describe):</w:t>
                            </w:r>
                          </w:p>
                        </w:tc>
                      </w:tr>
                      <w:tr w:rsidR="0061330C" w14:paraId="62426E62" w14:textId="77777777">
                        <w:trPr>
                          <w:trHeight w:val="281"/>
                        </w:trPr>
                        <w:tc>
                          <w:tcPr>
                            <w:tcW w:w="263" w:type="dxa"/>
                            <w:hideMark/>
                          </w:tcPr>
                          <w:p w14:paraId="4B926543" w14:textId="77777777" w:rsidR="0061330C" w:rsidRDefault="0061330C">
                            <w:pPr>
                              <w:pStyle w:val="TableParagraph"/>
                              <w:spacing w:before="39" w:line="256" w:lineRule="auto"/>
                              <w:ind w:left="50"/>
                              <w:rPr>
                                <w:b/>
                                <w:sz w:val="17"/>
                              </w:rPr>
                            </w:pPr>
                            <w:r>
                              <w:rPr>
                                <w:b/>
                                <w:sz w:val="17"/>
                              </w:rPr>
                              <w:t>0</w:t>
                            </w:r>
                          </w:p>
                        </w:tc>
                        <w:tc>
                          <w:tcPr>
                            <w:tcW w:w="332" w:type="dxa"/>
                            <w:hideMark/>
                          </w:tcPr>
                          <w:p w14:paraId="4A4391F5" w14:textId="77777777" w:rsidR="0061330C" w:rsidRDefault="0061330C">
                            <w:pPr>
                              <w:pStyle w:val="TableParagraph"/>
                              <w:spacing w:before="39" w:line="256" w:lineRule="auto"/>
                              <w:ind w:left="118"/>
                              <w:rPr>
                                <w:b/>
                                <w:sz w:val="17"/>
                              </w:rPr>
                            </w:pPr>
                            <w:r>
                              <w:rPr>
                                <w:b/>
                                <w:sz w:val="17"/>
                              </w:rPr>
                              <w:t>1</w:t>
                            </w:r>
                          </w:p>
                        </w:tc>
                        <w:tc>
                          <w:tcPr>
                            <w:tcW w:w="343" w:type="dxa"/>
                            <w:hideMark/>
                          </w:tcPr>
                          <w:p w14:paraId="1D433CF2" w14:textId="77777777" w:rsidR="0061330C" w:rsidRDefault="0061330C">
                            <w:pPr>
                              <w:pStyle w:val="TableParagraph"/>
                              <w:spacing w:before="39" w:line="256" w:lineRule="auto"/>
                              <w:ind w:left="120"/>
                              <w:rPr>
                                <w:b/>
                                <w:sz w:val="17"/>
                              </w:rPr>
                            </w:pPr>
                            <w:r>
                              <w:rPr>
                                <w:b/>
                                <w:sz w:val="17"/>
                              </w:rPr>
                              <w:t>2</w:t>
                            </w:r>
                          </w:p>
                        </w:tc>
                        <w:tc>
                          <w:tcPr>
                            <w:tcW w:w="503" w:type="dxa"/>
                            <w:hideMark/>
                          </w:tcPr>
                          <w:p w14:paraId="3785DAB1" w14:textId="77777777" w:rsidR="0061330C" w:rsidRDefault="0061330C">
                            <w:pPr>
                              <w:pStyle w:val="TableParagraph"/>
                              <w:spacing w:before="39" w:line="256" w:lineRule="auto"/>
                              <w:ind w:right="41"/>
                              <w:jc w:val="right"/>
                              <w:rPr>
                                <w:sz w:val="17"/>
                              </w:rPr>
                            </w:pPr>
                            <w:r>
                              <w:rPr>
                                <w:sz w:val="17"/>
                              </w:rPr>
                              <w:t>93.</w:t>
                            </w:r>
                          </w:p>
                        </w:tc>
                        <w:tc>
                          <w:tcPr>
                            <w:tcW w:w="3379" w:type="dxa"/>
                            <w:tcBorders>
                              <w:top w:val="single" w:sz="4" w:space="0" w:color="000000"/>
                              <w:left w:val="nil"/>
                              <w:bottom w:val="nil"/>
                              <w:right w:val="nil"/>
                            </w:tcBorders>
                            <w:hideMark/>
                          </w:tcPr>
                          <w:p w14:paraId="25239CC8" w14:textId="77777777" w:rsidR="0061330C" w:rsidRDefault="0061330C">
                            <w:pPr>
                              <w:pStyle w:val="TableParagraph"/>
                              <w:spacing w:before="39" w:line="256" w:lineRule="auto"/>
                              <w:ind w:left="44"/>
                              <w:rPr>
                                <w:sz w:val="17"/>
                              </w:rPr>
                            </w:pPr>
                            <w:r>
                              <w:rPr>
                                <w:sz w:val="17"/>
                              </w:rPr>
                              <w:t>Talks too much</w:t>
                            </w:r>
                          </w:p>
                        </w:tc>
                      </w:tr>
                      <w:tr w:rsidR="0061330C" w14:paraId="58A63183" w14:textId="77777777">
                        <w:trPr>
                          <w:trHeight w:val="281"/>
                        </w:trPr>
                        <w:tc>
                          <w:tcPr>
                            <w:tcW w:w="263" w:type="dxa"/>
                            <w:hideMark/>
                          </w:tcPr>
                          <w:p w14:paraId="29919B9E" w14:textId="77777777" w:rsidR="0061330C" w:rsidRDefault="0061330C">
                            <w:pPr>
                              <w:pStyle w:val="TableParagraph"/>
                              <w:spacing w:before="41" w:line="256" w:lineRule="auto"/>
                              <w:ind w:left="50"/>
                              <w:rPr>
                                <w:b/>
                                <w:sz w:val="17"/>
                              </w:rPr>
                            </w:pPr>
                            <w:r>
                              <w:rPr>
                                <w:b/>
                                <w:sz w:val="17"/>
                              </w:rPr>
                              <w:t>0</w:t>
                            </w:r>
                          </w:p>
                        </w:tc>
                        <w:tc>
                          <w:tcPr>
                            <w:tcW w:w="332" w:type="dxa"/>
                            <w:hideMark/>
                          </w:tcPr>
                          <w:p w14:paraId="520BB318" w14:textId="77777777" w:rsidR="0061330C" w:rsidRDefault="0061330C">
                            <w:pPr>
                              <w:pStyle w:val="TableParagraph"/>
                              <w:spacing w:before="41" w:line="256" w:lineRule="auto"/>
                              <w:ind w:left="118"/>
                              <w:rPr>
                                <w:b/>
                                <w:sz w:val="17"/>
                              </w:rPr>
                            </w:pPr>
                            <w:r>
                              <w:rPr>
                                <w:b/>
                                <w:sz w:val="17"/>
                              </w:rPr>
                              <w:t>1</w:t>
                            </w:r>
                          </w:p>
                        </w:tc>
                        <w:tc>
                          <w:tcPr>
                            <w:tcW w:w="343" w:type="dxa"/>
                            <w:hideMark/>
                          </w:tcPr>
                          <w:p w14:paraId="25E2907D" w14:textId="77777777" w:rsidR="0061330C" w:rsidRDefault="0061330C">
                            <w:pPr>
                              <w:pStyle w:val="TableParagraph"/>
                              <w:spacing w:before="41" w:line="256" w:lineRule="auto"/>
                              <w:ind w:left="120"/>
                              <w:rPr>
                                <w:b/>
                                <w:sz w:val="17"/>
                              </w:rPr>
                            </w:pPr>
                            <w:r>
                              <w:rPr>
                                <w:b/>
                                <w:sz w:val="17"/>
                              </w:rPr>
                              <w:t>2</w:t>
                            </w:r>
                          </w:p>
                        </w:tc>
                        <w:tc>
                          <w:tcPr>
                            <w:tcW w:w="503" w:type="dxa"/>
                            <w:hideMark/>
                          </w:tcPr>
                          <w:p w14:paraId="7FCDCD0B" w14:textId="77777777" w:rsidR="0061330C" w:rsidRDefault="0061330C">
                            <w:pPr>
                              <w:pStyle w:val="TableParagraph"/>
                              <w:spacing w:before="41" w:line="256" w:lineRule="auto"/>
                              <w:ind w:right="41"/>
                              <w:jc w:val="right"/>
                              <w:rPr>
                                <w:sz w:val="17"/>
                              </w:rPr>
                            </w:pPr>
                            <w:r>
                              <w:rPr>
                                <w:sz w:val="17"/>
                              </w:rPr>
                              <w:t>94.</w:t>
                            </w:r>
                          </w:p>
                        </w:tc>
                        <w:tc>
                          <w:tcPr>
                            <w:tcW w:w="3379" w:type="dxa"/>
                            <w:hideMark/>
                          </w:tcPr>
                          <w:p w14:paraId="154023B2" w14:textId="77777777" w:rsidR="0061330C" w:rsidRDefault="0061330C">
                            <w:pPr>
                              <w:pStyle w:val="TableParagraph"/>
                              <w:spacing w:before="41" w:line="256" w:lineRule="auto"/>
                              <w:ind w:left="44"/>
                              <w:rPr>
                                <w:sz w:val="17"/>
                              </w:rPr>
                            </w:pPr>
                            <w:r>
                              <w:rPr>
                                <w:sz w:val="17"/>
                              </w:rPr>
                              <w:t>Teases a lot</w:t>
                            </w:r>
                          </w:p>
                        </w:tc>
                      </w:tr>
                      <w:tr w:rsidR="0061330C" w14:paraId="3C611155" w14:textId="77777777">
                        <w:trPr>
                          <w:trHeight w:val="280"/>
                        </w:trPr>
                        <w:tc>
                          <w:tcPr>
                            <w:tcW w:w="263" w:type="dxa"/>
                            <w:hideMark/>
                          </w:tcPr>
                          <w:p w14:paraId="7AC66439" w14:textId="77777777" w:rsidR="0061330C" w:rsidRDefault="0061330C">
                            <w:pPr>
                              <w:pStyle w:val="TableParagraph"/>
                              <w:spacing w:line="256" w:lineRule="auto"/>
                              <w:ind w:left="50"/>
                              <w:rPr>
                                <w:b/>
                                <w:sz w:val="17"/>
                              </w:rPr>
                            </w:pPr>
                            <w:r>
                              <w:rPr>
                                <w:b/>
                                <w:sz w:val="17"/>
                              </w:rPr>
                              <w:t>0</w:t>
                            </w:r>
                          </w:p>
                        </w:tc>
                        <w:tc>
                          <w:tcPr>
                            <w:tcW w:w="332" w:type="dxa"/>
                            <w:hideMark/>
                          </w:tcPr>
                          <w:p w14:paraId="27FFE5A8" w14:textId="77777777" w:rsidR="0061330C" w:rsidRDefault="0061330C">
                            <w:pPr>
                              <w:pStyle w:val="TableParagraph"/>
                              <w:spacing w:line="256" w:lineRule="auto"/>
                              <w:ind w:left="118"/>
                              <w:rPr>
                                <w:b/>
                                <w:sz w:val="17"/>
                              </w:rPr>
                            </w:pPr>
                            <w:r>
                              <w:rPr>
                                <w:b/>
                                <w:sz w:val="17"/>
                              </w:rPr>
                              <w:t>1</w:t>
                            </w:r>
                          </w:p>
                        </w:tc>
                        <w:tc>
                          <w:tcPr>
                            <w:tcW w:w="343" w:type="dxa"/>
                            <w:hideMark/>
                          </w:tcPr>
                          <w:p w14:paraId="1F1A16C1" w14:textId="77777777" w:rsidR="0061330C" w:rsidRDefault="0061330C">
                            <w:pPr>
                              <w:pStyle w:val="TableParagraph"/>
                              <w:spacing w:line="256" w:lineRule="auto"/>
                              <w:ind w:left="120"/>
                              <w:rPr>
                                <w:b/>
                                <w:sz w:val="17"/>
                              </w:rPr>
                            </w:pPr>
                            <w:r>
                              <w:rPr>
                                <w:b/>
                                <w:sz w:val="17"/>
                              </w:rPr>
                              <w:t>2</w:t>
                            </w:r>
                          </w:p>
                        </w:tc>
                        <w:tc>
                          <w:tcPr>
                            <w:tcW w:w="503" w:type="dxa"/>
                            <w:hideMark/>
                          </w:tcPr>
                          <w:p w14:paraId="46E7B0D8" w14:textId="77777777" w:rsidR="0061330C" w:rsidRDefault="0061330C">
                            <w:pPr>
                              <w:pStyle w:val="TableParagraph"/>
                              <w:spacing w:line="256" w:lineRule="auto"/>
                              <w:ind w:right="41"/>
                              <w:jc w:val="right"/>
                              <w:rPr>
                                <w:sz w:val="17"/>
                              </w:rPr>
                            </w:pPr>
                            <w:r>
                              <w:rPr>
                                <w:sz w:val="17"/>
                              </w:rPr>
                              <w:t>95.</w:t>
                            </w:r>
                          </w:p>
                        </w:tc>
                        <w:tc>
                          <w:tcPr>
                            <w:tcW w:w="3379" w:type="dxa"/>
                            <w:hideMark/>
                          </w:tcPr>
                          <w:p w14:paraId="41783A4A" w14:textId="77777777" w:rsidR="0061330C" w:rsidRDefault="0061330C">
                            <w:pPr>
                              <w:pStyle w:val="TableParagraph"/>
                              <w:spacing w:line="256" w:lineRule="auto"/>
                              <w:ind w:left="44"/>
                              <w:rPr>
                                <w:sz w:val="17"/>
                              </w:rPr>
                            </w:pPr>
                            <w:r>
                              <w:rPr>
                                <w:sz w:val="17"/>
                              </w:rPr>
                              <w:t>Temper tantrums or hot temper</w:t>
                            </w:r>
                          </w:p>
                        </w:tc>
                      </w:tr>
                      <w:tr w:rsidR="0061330C" w14:paraId="7DE072BA" w14:textId="77777777">
                        <w:trPr>
                          <w:trHeight w:val="280"/>
                        </w:trPr>
                        <w:tc>
                          <w:tcPr>
                            <w:tcW w:w="263" w:type="dxa"/>
                            <w:hideMark/>
                          </w:tcPr>
                          <w:p w14:paraId="72E2CBA8" w14:textId="77777777" w:rsidR="0061330C" w:rsidRDefault="0061330C">
                            <w:pPr>
                              <w:pStyle w:val="TableParagraph"/>
                              <w:spacing w:line="256" w:lineRule="auto"/>
                              <w:ind w:left="50"/>
                              <w:rPr>
                                <w:b/>
                                <w:sz w:val="17"/>
                              </w:rPr>
                            </w:pPr>
                            <w:r>
                              <w:rPr>
                                <w:b/>
                                <w:sz w:val="17"/>
                              </w:rPr>
                              <w:t>0</w:t>
                            </w:r>
                          </w:p>
                        </w:tc>
                        <w:tc>
                          <w:tcPr>
                            <w:tcW w:w="332" w:type="dxa"/>
                            <w:hideMark/>
                          </w:tcPr>
                          <w:p w14:paraId="01ABEDD0" w14:textId="77777777" w:rsidR="0061330C" w:rsidRDefault="0061330C">
                            <w:pPr>
                              <w:pStyle w:val="TableParagraph"/>
                              <w:spacing w:line="256" w:lineRule="auto"/>
                              <w:ind w:left="118"/>
                              <w:rPr>
                                <w:b/>
                                <w:sz w:val="17"/>
                              </w:rPr>
                            </w:pPr>
                            <w:r>
                              <w:rPr>
                                <w:b/>
                                <w:sz w:val="17"/>
                              </w:rPr>
                              <w:t>1</w:t>
                            </w:r>
                          </w:p>
                        </w:tc>
                        <w:tc>
                          <w:tcPr>
                            <w:tcW w:w="343" w:type="dxa"/>
                            <w:hideMark/>
                          </w:tcPr>
                          <w:p w14:paraId="3BCEE8C1" w14:textId="77777777" w:rsidR="0061330C" w:rsidRDefault="0061330C">
                            <w:pPr>
                              <w:pStyle w:val="TableParagraph"/>
                              <w:spacing w:line="256" w:lineRule="auto"/>
                              <w:ind w:left="120"/>
                              <w:rPr>
                                <w:b/>
                                <w:sz w:val="17"/>
                              </w:rPr>
                            </w:pPr>
                            <w:r>
                              <w:rPr>
                                <w:b/>
                                <w:sz w:val="17"/>
                              </w:rPr>
                              <w:t>2</w:t>
                            </w:r>
                          </w:p>
                        </w:tc>
                        <w:tc>
                          <w:tcPr>
                            <w:tcW w:w="503" w:type="dxa"/>
                            <w:hideMark/>
                          </w:tcPr>
                          <w:p w14:paraId="0BC403B1" w14:textId="77777777" w:rsidR="0061330C" w:rsidRDefault="0061330C">
                            <w:pPr>
                              <w:pStyle w:val="TableParagraph"/>
                              <w:spacing w:line="256" w:lineRule="auto"/>
                              <w:ind w:right="41"/>
                              <w:jc w:val="right"/>
                              <w:rPr>
                                <w:sz w:val="17"/>
                              </w:rPr>
                            </w:pPr>
                            <w:r>
                              <w:rPr>
                                <w:sz w:val="17"/>
                              </w:rPr>
                              <w:t>96.</w:t>
                            </w:r>
                          </w:p>
                        </w:tc>
                        <w:tc>
                          <w:tcPr>
                            <w:tcW w:w="3379" w:type="dxa"/>
                            <w:hideMark/>
                          </w:tcPr>
                          <w:p w14:paraId="79CE6408" w14:textId="77777777" w:rsidR="0061330C" w:rsidRDefault="0061330C">
                            <w:pPr>
                              <w:pStyle w:val="TableParagraph"/>
                              <w:spacing w:line="256" w:lineRule="auto"/>
                              <w:ind w:left="44"/>
                              <w:rPr>
                                <w:sz w:val="17"/>
                              </w:rPr>
                            </w:pPr>
                            <w:r>
                              <w:rPr>
                                <w:sz w:val="17"/>
                              </w:rPr>
                              <w:t>Thinks about sex too much</w:t>
                            </w:r>
                          </w:p>
                        </w:tc>
                      </w:tr>
                      <w:tr w:rsidR="0061330C" w14:paraId="6F0DEA3E" w14:textId="77777777">
                        <w:trPr>
                          <w:trHeight w:val="282"/>
                        </w:trPr>
                        <w:tc>
                          <w:tcPr>
                            <w:tcW w:w="263" w:type="dxa"/>
                            <w:hideMark/>
                          </w:tcPr>
                          <w:p w14:paraId="269E3219" w14:textId="77777777" w:rsidR="0061330C" w:rsidRDefault="0061330C">
                            <w:pPr>
                              <w:pStyle w:val="TableParagraph"/>
                              <w:spacing w:line="256" w:lineRule="auto"/>
                              <w:ind w:left="50"/>
                              <w:rPr>
                                <w:b/>
                                <w:sz w:val="17"/>
                              </w:rPr>
                            </w:pPr>
                            <w:r>
                              <w:rPr>
                                <w:b/>
                                <w:sz w:val="17"/>
                              </w:rPr>
                              <w:t>0</w:t>
                            </w:r>
                          </w:p>
                        </w:tc>
                        <w:tc>
                          <w:tcPr>
                            <w:tcW w:w="332" w:type="dxa"/>
                            <w:hideMark/>
                          </w:tcPr>
                          <w:p w14:paraId="1DF4AB8C" w14:textId="77777777" w:rsidR="0061330C" w:rsidRDefault="0061330C">
                            <w:pPr>
                              <w:pStyle w:val="TableParagraph"/>
                              <w:spacing w:line="256" w:lineRule="auto"/>
                              <w:ind w:left="118"/>
                              <w:rPr>
                                <w:b/>
                                <w:sz w:val="17"/>
                              </w:rPr>
                            </w:pPr>
                            <w:r>
                              <w:rPr>
                                <w:b/>
                                <w:sz w:val="17"/>
                              </w:rPr>
                              <w:t>1</w:t>
                            </w:r>
                          </w:p>
                        </w:tc>
                        <w:tc>
                          <w:tcPr>
                            <w:tcW w:w="343" w:type="dxa"/>
                            <w:hideMark/>
                          </w:tcPr>
                          <w:p w14:paraId="4E65D1C1" w14:textId="77777777" w:rsidR="0061330C" w:rsidRDefault="0061330C">
                            <w:pPr>
                              <w:pStyle w:val="TableParagraph"/>
                              <w:spacing w:line="256" w:lineRule="auto"/>
                              <w:ind w:left="120"/>
                              <w:rPr>
                                <w:b/>
                                <w:sz w:val="17"/>
                              </w:rPr>
                            </w:pPr>
                            <w:r>
                              <w:rPr>
                                <w:b/>
                                <w:sz w:val="17"/>
                              </w:rPr>
                              <w:t>2</w:t>
                            </w:r>
                          </w:p>
                        </w:tc>
                        <w:tc>
                          <w:tcPr>
                            <w:tcW w:w="503" w:type="dxa"/>
                            <w:hideMark/>
                          </w:tcPr>
                          <w:p w14:paraId="332CC649" w14:textId="77777777" w:rsidR="0061330C" w:rsidRDefault="0061330C">
                            <w:pPr>
                              <w:pStyle w:val="TableParagraph"/>
                              <w:spacing w:line="256" w:lineRule="auto"/>
                              <w:ind w:right="41"/>
                              <w:jc w:val="right"/>
                              <w:rPr>
                                <w:sz w:val="17"/>
                              </w:rPr>
                            </w:pPr>
                            <w:r>
                              <w:rPr>
                                <w:sz w:val="17"/>
                              </w:rPr>
                              <w:t>97.</w:t>
                            </w:r>
                          </w:p>
                        </w:tc>
                        <w:tc>
                          <w:tcPr>
                            <w:tcW w:w="3379" w:type="dxa"/>
                            <w:hideMark/>
                          </w:tcPr>
                          <w:p w14:paraId="57BFAAF2" w14:textId="77777777" w:rsidR="0061330C" w:rsidRDefault="0061330C">
                            <w:pPr>
                              <w:pStyle w:val="TableParagraph"/>
                              <w:spacing w:line="256" w:lineRule="auto"/>
                              <w:ind w:left="44"/>
                              <w:rPr>
                                <w:sz w:val="17"/>
                              </w:rPr>
                            </w:pPr>
                            <w:r>
                              <w:rPr>
                                <w:sz w:val="17"/>
                              </w:rPr>
                              <w:t>Threatens people</w:t>
                            </w:r>
                          </w:p>
                        </w:tc>
                      </w:tr>
                      <w:tr w:rsidR="0061330C" w14:paraId="31DA7675" w14:textId="77777777">
                        <w:trPr>
                          <w:trHeight w:val="281"/>
                        </w:trPr>
                        <w:tc>
                          <w:tcPr>
                            <w:tcW w:w="263" w:type="dxa"/>
                            <w:hideMark/>
                          </w:tcPr>
                          <w:p w14:paraId="03E02EAF" w14:textId="77777777" w:rsidR="0061330C" w:rsidRDefault="0061330C">
                            <w:pPr>
                              <w:pStyle w:val="TableParagraph"/>
                              <w:spacing w:before="41" w:line="256" w:lineRule="auto"/>
                              <w:ind w:left="50"/>
                              <w:rPr>
                                <w:b/>
                                <w:sz w:val="17"/>
                              </w:rPr>
                            </w:pPr>
                            <w:r>
                              <w:rPr>
                                <w:b/>
                                <w:sz w:val="17"/>
                              </w:rPr>
                              <w:t>0</w:t>
                            </w:r>
                          </w:p>
                        </w:tc>
                        <w:tc>
                          <w:tcPr>
                            <w:tcW w:w="332" w:type="dxa"/>
                            <w:hideMark/>
                          </w:tcPr>
                          <w:p w14:paraId="4A6BA140" w14:textId="77777777" w:rsidR="0061330C" w:rsidRDefault="0061330C">
                            <w:pPr>
                              <w:pStyle w:val="TableParagraph"/>
                              <w:spacing w:before="41" w:line="256" w:lineRule="auto"/>
                              <w:ind w:left="118"/>
                              <w:rPr>
                                <w:b/>
                                <w:sz w:val="17"/>
                              </w:rPr>
                            </w:pPr>
                            <w:r>
                              <w:rPr>
                                <w:b/>
                                <w:sz w:val="17"/>
                              </w:rPr>
                              <w:t>1</w:t>
                            </w:r>
                          </w:p>
                        </w:tc>
                        <w:tc>
                          <w:tcPr>
                            <w:tcW w:w="343" w:type="dxa"/>
                            <w:hideMark/>
                          </w:tcPr>
                          <w:p w14:paraId="1E15FE80" w14:textId="77777777" w:rsidR="0061330C" w:rsidRDefault="0061330C">
                            <w:pPr>
                              <w:pStyle w:val="TableParagraph"/>
                              <w:spacing w:before="41" w:line="256" w:lineRule="auto"/>
                              <w:ind w:left="120"/>
                              <w:rPr>
                                <w:b/>
                                <w:sz w:val="17"/>
                              </w:rPr>
                            </w:pPr>
                            <w:r>
                              <w:rPr>
                                <w:b/>
                                <w:sz w:val="17"/>
                              </w:rPr>
                              <w:t>2</w:t>
                            </w:r>
                          </w:p>
                        </w:tc>
                        <w:tc>
                          <w:tcPr>
                            <w:tcW w:w="503" w:type="dxa"/>
                            <w:hideMark/>
                          </w:tcPr>
                          <w:p w14:paraId="4CD13DB4" w14:textId="77777777" w:rsidR="0061330C" w:rsidRDefault="0061330C">
                            <w:pPr>
                              <w:pStyle w:val="TableParagraph"/>
                              <w:spacing w:before="41" w:line="256" w:lineRule="auto"/>
                              <w:ind w:right="41"/>
                              <w:jc w:val="right"/>
                              <w:rPr>
                                <w:sz w:val="17"/>
                              </w:rPr>
                            </w:pPr>
                            <w:r>
                              <w:rPr>
                                <w:sz w:val="17"/>
                              </w:rPr>
                              <w:t>98.</w:t>
                            </w:r>
                          </w:p>
                        </w:tc>
                        <w:tc>
                          <w:tcPr>
                            <w:tcW w:w="3379" w:type="dxa"/>
                            <w:hideMark/>
                          </w:tcPr>
                          <w:p w14:paraId="12390DFE" w14:textId="77777777" w:rsidR="0061330C" w:rsidRDefault="0061330C">
                            <w:pPr>
                              <w:pStyle w:val="TableParagraph"/>
                              <w:spacing w:before="41" w:line="256" w:lineRule="auto"/>
                              <w:ind w:left="44"/>
                              <w:rPr>
                                <w:sz w:val="17"/>
                              </w:rPr>
                            </w:pPr>
                            <w:r>
                              <w:rPr>
                                <w:sz w:val="17"/>
                              </w:rPr>
                              <w:t>Thumb-sucking</w:t>
                            </w:r>
                          </w:p>
                        </w:tc>
                      </w:tr>
                      <w:tr w:rsidR="0061330C" w14:paraId="7C762A05" w14:textId="77777777">
                        <w:trPr>
                          <w:trHeight w:val="280"/>
                        </w:trPr>
                        <w:tc>
                          <w:tcPr>
                            <w:tcW w:w="263" w:type="dxa"/>
                            <w:hideMark/>
                          </w:tcPr>
                          <w:p w14:paraId="24FF2E4A" w14:textId="77777777" w:rsidR="0061330C" w:rsidRDefault="0061330C">
                            <w:pPr>
                              <w:pStyle w:val="TableParagraph"/>
                              <w:spacing w:line="256" w:lineRule="auto"/>
                              <w:ind w:left="50"/>
                              <w:rPr>
                                <w:b/>
                                <w:sz w:val="17"/>
                              </w:rPr>
                            </w:pPr>
                            <w:r>
                              <w:rPr>
                                <w:b/>
                                <w:sz w:val="17"/>
                              </w:rPr>
                              <w:t>0</w:t>
                            </w:r>
                          </w:p>
                        </w:tc>
                        <w:tc>
                          <w:tcPr>
                            <w:tcW w:w="332" w:type="dxa"/>
                            <w:hideMark/>
                          </w:tcPr>
                          <w:p w14:paraId="6C9F80CE" w14:textId="77777777" w:rsidR="0061330C" w:rsidRDefault="0061330C">
                            <w:pPr>
                              <w:pStyle w:val="TableParagraph"/>
                              <w:spacing w:line="256" w:lineRule="auto"/>
                              <w:ind w:left="118"/>
                              <w:rPr>
                                <w:b/>
                                <w:sz w:val="17"/>
                              </w:rPr>
                            </w:pPr>
                            <w:r>
                              <w:rPr>
                                <w:b/>
                                <w:sz w:val="17"/>
                              </w:rPr>
                              <w:t>1</w:t>
                            </w:r>
                          </w:p>
                        </w:tc>
                        <w:tc>
                          <w:tcPr>
                            <w:tcW w:w="343" w:type="dxa"/>
                            <w:hideMark/>
                          </w:tcPr>
                          <w:p w14:paraId="3E1D5A51" w14:textId="77777777" w:rsidR="0061330C" w:rsidRDefault="0061330C">
                            <w:pPr>
                              <w:pStyle w:val="TableParagraph"/>
                              <w:spacing w:line="256" w:lineRule="auto"/>
                              <w:ind w:left="120"/>
                              <w:rPr>
                                <w:b/>
                                <w:sz w:val="17"/>
                              </w:rPr>
                            </w:pPr>
                            <w:r>
                              <w:rPr>
                                <w:b/>
                                <w:sz w:val="17"/>
                              </w:rPr>
                              <w:t>2</w:t>
                            </w:r>
                          </w:p>
                        </w:tc>
                        <w:tc>
                          <w:tcPr>
                            <w:tcW w:w="503" w:type="dxa"/>
                            <w:hideMark/>
                          </w:tcPr>
                          <w:p w14:paraId="071EBC75" w14:textId="77777777" w:rsidR="0061330C" w:rsidRDefault="0061330C">
                            <w:pPr>
                              <w:pStyle w:val="TableParagraph"/>
                              <w:spacing w:line="256" w:lineRule="auto"/>
                              <w:ind w:right="41"/>
                              <w:jc w:val="right"/>
                              <w:rPr>
                                <w:sz w:val="17"/>
                              </w:rPr>
                            </w:pPr>
                            <w:r>
                              <w:rPr>
                                <w:sz w:val="17"/>
                              </w:rPr>
                              <w:t>99.</w:t>
                            </w:r>
                          </w:p>
                        </w:tc>
                        <w:tc>
                          <w:tcPr>
                            <w:tcW w:w="3379" w:type="dxa"/>
                            <w:hideMark/>
                          </w:tcPr>
                          <w:p w14:paraId="41307E9D" w14:textId="77777777" w:rsidR="0061330C" w:rsidRDefault="0061330C">
                            <w:pPr>
                              <w:pStyle w:val="TableParagraph"/>
                              <w:spacing w:line="256" w:lineRule="auto"/>
                              <w:ind w:left="44"/>
                              <w:rPr>
                                <w:sz w:val="17"/>
                              </w:rPr>
                            </w:pPr>
                            <w:r>
                              <w:rPr>
                                <w:sz w:val="17"/>
                              </w:rPr>
                              <w:t>Smokes, chews, or sniffs tobacco</w:t>
                            </w:r>
                          </w:p>
                        </w:tc>
                      </w:tr>
                      <w:tr w:rsidR="0061330C" w14:paraId="36BA5A9C" w14:textId="77777777">
                        <w:trPr>
                          <w:trHeight w:val="482"/>
                        </w:trPr>
                        <w:tc>
                          <w:tcPr>
                            <w:tcW w:w="263" w:type="dxa"/>
                            <w:hideMark/>
                          </w:tcPr>
                          <w:p w14:paraId="5C36EB9D" w14:textId="77777777" w:rsidR="0061330C" w:rsidRDefault="0061330C">
                            <w:pPr>
                              <w:pStyle w:val="TableParagraph"/>
                              <w:spacing w:line="256" w:lineRule="auto"/>
                              <w:ind w:left="50"/>
                              <w:rPr>
                                <w:b/>
                                <w:sz w:val="17"/>
                              </w:rPr>
                            </w:pPr>
                            <w:r>
                              <w:rPr>
                                <w:b/>
                                <w:sz w:val="17"/>
                              </w:rPr>
                              <w:t>0</w:t>
                            </w:r>
                          </w:p>
                        </w:tc>
                        <w:tc>
                          <w:tcPr>
                            <w:tcW w:w="332" w:type="dxa"/>
                            <w:hideMark/>
                          </w:tcPr>
                          <w:p w14:paraId="41F9D228" w14:textId="77777777" w:rsidR="0061330C" w:rsidRDefault="0061330C">
                            <w:pPr>
                              <w:pStyle w:val="TableParagraph"/>
                              <w:spacing w:line="256" w:lineRule="auto"/>
                              <w:ind w:left="118"/>
                              <w:rPr>
                                <w:b/>
                                <w:sz w:val="17"/>
                              </w:rPr>
                            </w:pPr>
                            <w:r>
                              <w:rPr>
                                <w:b/>
                                <w:sz w:val="17"/>
                              </w:rPr>
                              <w:t>1</w:t>
                            </w:r>
                          </w:p>
                        </w:tc>
                        <w:tc>
                          <w:tcPr>
                            <w:tcW w:w="343" w:type="dxa"/>
                            <w:hideMark/>
                          </w:tcPr>
                          <w:p w14:paraId="2800267E" w14:textId="77777777" w:rsidR="0061330C" w:rsidRDefault="0061330C">
                            <w:pPr>
                              <w:pStyle w:val="TableParagraph"/>
                              <w:spacing w:line="256" w:lineRule="auto"/>
                              <w:ind w:left="120"/>
                              <w:rPr>
                                <w:b/>
                                <w:sz w:val="17"/>
                              </w:rPr>
                            </w:pPr>
                            <w:r>
                              <w:rPr>
                                <w:b/>
                                <w:sz w:val="17"/>
                              </w:rPr>
                              <w:t>2</w:t>
                            </w:r>
                          </w:p>
                        </w:tc>
                        <w:tc>
                          <w:tcPr>
                            <w:tcW w:w="503" w:type="dxa"/>
                            <w:hideMark/>
                          </w:tcPr>
                          <w:p w14:paraId="28D18113" w14:textId="77777777" w:rsidR="0061330C" w:rsidRDefault="0061330C">
                            <w:pPr>
                              <w:pStyle w:val="TableParagraph"/>
                              <w:spacing w:line="256" w:lineRule="auto"/>
                              <w:ind w:right="44"/>
                              <w:jc w:val="right"/>
                              <w:rPr>
                                <w:sz w:val="17"/>
                              </w:rPr>
                            </w:pPr>
                            <w:r>
                              <w:rPr>
                                <w:sz w:val="17"/>
                              </w:rPr>
                              <w:t>100.</w:t>
                            </w:r>
                          </w:p>
                        </w:tc>
                        <w:tc>
                          <w:tcPr>
                            <w:tcW w:w="3379" w:type="dxa"/>
                            <w:hideMark/>
                          </w:tcPr>
                          <w:p w14:paraId="08516C74" w14:textId="77777777" w:rsidR="0061330C" w:rsidRDefault="0061330C">
                            <w:pPr>
                              <w:pStyle w:val="TableParagraph"/>
                              <w:spacing w:line="256" w:lineRule="auto"/>
                              <w:ind w:left="44"/>
                              <w:rPr>
                                <w:sz w:val="17"/>
                              </w:rPr>
                            </w:pPr>
                            <w:r>
                              <w:rPr>
                                <w:sz w:val="17"/>
                              </w:rPr>
                              <w:t>Trouble sleeping (describe):</w:t>
                            </w:r>
                          </w:p>
                        </w:tc>
                      </w:tr>
                      <w:tr w:rsidR="0061330C" w14:paraId="531B5700" w14:textId="77777777">
                        <w:trPr>
                          <w:trHeight w:val="482"/>
                        </w:trPr>
                        <w:tc>
                          <w:tcPr>
                            <w:tcW w:w="263" w:type="dxa"/>
                          </w:tcPr>
                          <w:p w14:paraId="2632DC8E" w14:textId="77777777" w:rsidR="0061330C" w:rsidRDefault="0061330C">
                            <w:pPr>
                              <w:pStyle w:val="TableParagraph"/>
                              <w:spacing w:before="0" w:line="256" w:lineRule="auto"/>
                              <w:rPr>
                                <w:b/>
                                <w:sz w:val="21"/>
                              </w:rPr>
                            </w:pPr>
                          </w:p>
                          <w:p w14:paraId="0843EAD0" w14:textId="77777777" w:rsidR="0061330C" w:rsidRDefault="0061330C">
                            <w:pPr>
                              <w:pStyle w:val="TableParagraph"/>
                              <w:spacing w:before="0" w:line="256" w:lineRule="auto"/>
                              <w:ind w:left="50"/>
                              <w:rPr>
                                <w:b/>
                                <w:sz w:val="17"/>
                              </w:rPr>
                            </w:pPr>
                            <w:r>
                              <w:rPr>
                                <w:b/>
                                <w:sz w:val="17"/>
                              </w:rPr>
                              <w:t>0</w:t>
                            </w:r>
                          </w:p>
                        </w:tc>
                        <w:tc>
                          <w:tcPr>
                            <w:tcW w:w="332" w:type="dxa"/>
                          </w:tcPr>
                          <w:p w14:paraId="3093DC05" w14:textId="77777777" w:rsidR="0061330C" w:rsidRDefault="0061330C">
                            <w:pPr>
                              <w:pStyle w:val="TableParagraph"/>
                              <w:spacing w:before="0" w:line="256" w:lineRule="auto"/>
                              <w:rPr>
                                <w:b/>
                                <w:sz w:val="21"/>
                              </w:rPr>
                            </w:pPr>
                          </w:p>
                          <w:p w14:paraId="336C76F8" w14:textId="77777777" w:rsidR="0061330C" w:rsidRDefault="0061330C">
                            <w:pPr>
                              <w:pStyle w:val="TableParagraph"/>
                              <w:spacing w:before="0" w:line="256" w:lineRule="auto"/>
                              <w:ind w:left="118"/>
                              <w:rPr>
                                <w:b/>
                                <w:sz w:val="17"/>
                              </w:rPr>
                            </w:pPr>
                            <w:r>
                              <w:rPr>
                                <w:b/>
                                <w:sz w:val="17"/>
                              </w:rPr>
                              <w:t>1</w:t>
                            </w:r>
                          </w:p>
                        </w:tc>
                        <w:tc>
                          <w:tcPr>
                            <w:tcW w:w="343" w:type="dxa"/>
                          </w:tcPr>
                          <w:p w14:paraId="631CE90D" w14:textId="77777777" w:rsidR="0061330C" w:rsidRDefault="0061330C">
                            <w:pPr>
                              <w:pStyle w:val="TableParagraph"/>
                              <w:spacing w:before="0" w:line="256" w:lineRule="auto"/>
                              <w:rPr>
                                <w:b/>
                                <w:sz w:val="21"/>
                              </w:rPr>
                            </w:pPr>
                          </w:p>
                          <w:p w14:paraId="67257335" w14:textId="77777777" w:rsidR="0061330C" w:rsidRDefault="0061330C">
                            <w:pPr>
                              <w:pStyle w:val="TableParagraph"/>
                              <w:spacing w:before="0" w:line="256" w:lineRule="auto"/>
                              <w:ind w:left="120"/>
                              <w:rPr>
                                <w:b/>
                                <w:sz w:val="17"/>
                              </w:rPr>
                            </w:pPr>
                            <w:r>
                              <w:rPr>
                                <w:b/>
                                <w:sz w:val="17"/>
                              </w:rPr>
                              <w:t>2</w:t>
                            </w:r>
                          </w:p>
                        </w:tc>
                        <w:tc>
                          <w:tcPr>
                            <w:tcW w:w="503" w:type="dxa"/>
                          </w:tcPr>
                          <w:p w14:paraId="22C1B024" w14:textId="77777777" w:rsidR="0061330C" w:rsidRDefault="0061330C">
                            <w:pPr>
                              <w:pStyle w:val="TableParagraph"/>
                              <w:spacing w:before="0" w:line="256" w:lineRule="auto"/>
                              <w:rPr>
                                <w:b/>
                                <w:sz w:val="21"/>
                              </w:rPr>
                            </w:pPr>
                          </w:p>
                          <w:p w14:paraId="7B8F2087" w14:textId="77777777" w:rsidR="0061330C" w:rsidRDefault="0061330C">
                            <w:pPr>
                              <w:pStyle w:val="TableParagraph"/>
                              <w:spacing w:before="0" w:line="256" w:lineRule="auto"/>
                              <w:ind w:right="44"/>
                              <w:jc w:val="right"/>
                              <w:rPr>
                                <w:sz w:val="17"/>
                              </w:rPr>
                            </w:pPr>
                            <w:r>
                              <w:rPr>
                                <w:sz w:val="17"/>
                              </w:rPr>
                              <w:t>101.</w:t>
                            </w:r>
                          </w:p>
                        </w:tc>
                        <w:tc>
                          <w:tcPr>
                            <w:tcW w:w="3379" w:type="dxa"/>
                          </w:tcPr>
                          <w:p w14:paraId="3CDFD7E0" w14:textId="77777777" w:rsidR="0061330C" w:rsidRDefault="0061330C">
                            <w:pPr>
                              <w:pStyle w:val="TableParagraph"/>
                              <w:spacing w:before="0" w:line="256" w:lineRule="auto"/>
                              <w:rPr>
                                <w:b/>
                                <w:sz w:val="21"/>
                              </w:rPr>
                            </w:pPr>
                          </w:p>
                          <w:p w14:paraId="72697786" w14:textId="77777777" w:rsidR="0061330C" w:rsidRDefault="0061330C">
                            <w:pPr>
                              <w:pStyle w:val="TableParagraph"/>
                              <w:spacing w:before="0" w:line="256" w:lineRule="auto"/>
                              <w:ind w:left="44"/>
                              <w:rPr>
                                <w:sz w:val="17"/>
                              </w:rPr>
                            </w:pPr>
                            <w:r>
                              <w:rPr>
                                <w:sz w:val="17"/>
                              </w:rPr>
                              <w:t>Truancy, skips school</w:t>
                            </w:r>
                          </w:p>
                        </w:tc>
                      </w:tr>
                      <w:tr w:rsidR="0061330C" w14:paraId="504F49CD" w14:textId="77777777">
                        <w:trPr>
                          <w:trHeight w:val="280"/>
                        </w:trPr>
                        <w:tc>
                          <w:tcPr>
                            <w:tcW w:w="263" w:type="dxa"/>
                            <w:hideMark/>
                          </w:tcPr>
                          <w:p w14:paraId="5AE576A3" w14:textId="77777777" w:rsidR="0061330C" w:rsidRDefault="0061330C">
                            <w:pPr>
                              <w:pStyle w:val="TableParagraph"/>
                              <w:spacing w:line="256" w:lineRule="auto"/>
                              <w:ind w:left="50"/>
                              <w:rPr>
                                <w:b/>
                                <w:sz w:val="17"/>
                              </w:rPr>
                            </w:pPr>
                            <w:r>
                              <w:rPr>
                                <w:b/>
                                <w:sz w:val="17"/>
                              </w:rPr>
                              <w:t>0</w:t>
                            </w:r>
                          </w:p>
                        </w:tc>
                        <w:tc>
                          <w:tcPr>
                            <w:tcW w:w="332" w:type="dxa"/>
                            <w:hideMark/>
                          </w:tcPr>
                          <w:p w14:paraId="30052AAD" w14:textId="77777777" w:rsidR="0061330C" w:rsidRDefault="0061330C">
                            <w:pPr>
                              <w:pStyle w:val="TableParagraph"/>
                              <w:spacing w:line="256" w:lineRule="auto"/>
                              <w:ind w:left="118"/>
                              <w:rPr>
                                <w:b/>
                                <w:sz w:val="17"/>
                              </w:rPr>
                            </w:pPr>
                            <w:r>
                              <w:rPr>
                                <w:b/>
                                <w:sz w:val="17"/>
                              </w:rPr>
                              <w:t>1</w:t>
                            </w:r>
                          </w:p>
                        </w:tc>
                        <w:tc>
                          <w:tcPr>
                            <w:tcW w:w="343" w:type="dxa"/>
                            <w:hideMark/>
                          </w:tcPr>
                          <w:p w14:paraId="5142F20F" w14:textId="77777777" w:rsidR="0061330C" w:rsidRDefault="0061330C">
                            <w:pPr>
                              <w:pStyle w:val="TableParagraph"/>
                              <w:spacing w:line="256" w:lineRule="auto"/>
                              <w:ind w:left="120"/>
                              <w:rPr>
                                <w:b/>
                                <w:sz w:val="17"/>
                              </w:rPr>
                            </w:pPr>
                            <w:r>
                              <w:rPr>
                                <w:b/>
                                <w:sz w:val="17"/>
                              </w:rPr>
                              <w:t>2</w:t>
                            </w:r>
                          </w:p>
                        </w:tc>
                        <w:tc>
                          <w:tcPr>
                            <w:tcW w:w="503" w:type="dxa"/>
                            <w:hideMark/>
                          </w:tcPr>
                          <w:p w14:paraId="104D00AB" w14:textId="77777777" w:rsidR="0061330C" w:rsidRDefault="0061330C">
                            <w:pPr>
                              <w:pStyle w:val="TableParagraph"/>
                              <w:spacing w:line="256" w:lineRule="auto"/>
                              <w:ind w:right="44"/>
                              <w:jc w:val="right"/>
                              <w:rPr>
                                <w:sz w:val="17"/>
                              </w:rPr>
                            </w:pPr>
                            <w:r>
                              <w:rPr>
                                <w:sz w:val="17"/>
                              </w:rPr>
                              <w:t>102.</w:t>
                            </w:r>
                          </w:p>
                        </w:tc>
                        <w:tc>
                          <w:tcPr>
                            <w:tcW w:w="3379" w:type="dxa"/>
                            <w:hideMark/>
                          </w:tcPr>
                          <w:p w14:paraId="751F6414" w14:textId="77777777" w:rsidR="0061330C" w:rsidRDefault="0061330C">
                            <w:pPr>
                              <w:pStyle w:val="TableParagraph"/>
                              <w:spacing w:line="256" w:lineRule="auto"/>
                              <w:ind w:left="44"/>
                              <w:rPr>
                                <w:sz w:val="17"/>
                              </w:rPr>
                            </w:pPr>
                            <w:r>
                              <w:rPr>
                                <w:sz w:val="17"/>
                              </w:rPr>
                              <w:t>Underactive, slow moving, or lacks energy</w:t>
                            </w:r>
                          </w:p>
                        </w:tc>
                      </w:tr>
                      <w:tr w:rsidR="0061330C" w14:paraId="0388B906" w14:textId="77777777">
                        <w:trPr>
                          <w:trHeight w:val="281"/>
                        </w:trPr>
                        <w:tc>
                          <w:tcPr>
                            <w:tcW w:w="263" w:type="dxa"/>
                            <w:hideMark/>
                          </w:tcPr>
                          <w:p w14:paraId="0CCF251A" w14:textId="77777777" w:rsidR="0061330C" w:rsidRDefault="0061330C">
                            <w:pPr>
                              <w:pStyle w:val="TableParagraph"/>
                              <w:spacing w:line="256" w:lineRule="auto"/>
                              <w:ind w:left="50"/>
                              <w:rPr>
                                <w:b/>
                                <w:sz w:val="17"/>
                              </w:rPr>
                            </w:pPr>
                            <w:r>
                              <w:rPr>
                                <w:b/>
                                <w:sz w:val="17"/>
                              </w:rPr>
                              <w:t>0</w:t>
                            </w:r>
                          </w:p>
                        </w:tc>
                        <w:tc>
                          <w:tcPr>
                            <w:tcW w:w="332" w:type="dxa"/>
                            <w:hideMark/>
                          </w:tcPr>
                          <w:p w14:paraId="01CF11F1" w14:textId="77777777" w:rsidR="0061330C" w:rsidRDefault="0061330C">
                            <w:pPr>
                              <w:pStyle w:val="TableParagraph"/>
                              <w:spacing w:line="256" w:lineRule="auto"/>
                              <w:ind w:left="118"/>
                              <w:rPr>
                                <w:b/>
                                <w:sz w:val="17"/>
                              </w:rPr>
                            </w:pPr>
                            <w:r>
                              <w:rPr>
                                <w:b/>
                                <w:sz w:val="17"/>
                              </w:rPr>
                              <w:t>1</w:t>
                            </w:r>
                          </w:p>
                        </w:tc>
                        <w:tc>
                          <w:tcPr>
                            <w:tcW w:w="343" w:type="dxa"/>
                            <w:hideMark/>
                          </w:tcPr>
                          <w:p w14:paraId="7FF00691" w14:textId="77777777" w:rsidR="0061330C" w:rsidRDefault="0061330C">
                            <w:pPr>
                              <w:pStyle w:val="TableParagraph"/>
                              <w:spacing w:line="256" w:lineRule="auto"/>
                              <w:ind w:left="120"/>
                              <w:rPr>
                                <w:b/>
                                <w:sz w:val="17"/>
                              </w:rPr>
                            </w:pPr>
                            <w:r>
                              <w:rPr>
                                <w:b/>
                                <w:sz w:val="17"/>
                              </w:rPr>
                              <w:t>2</w:t>
                            </w:r>
                          </w:p>
                        </w:tc>
                        <w:tc>
                          <w:tcPr>
                            <w:tcW w:w="503" w:type="dxa"/>
                            <w:hideMark/>
                          </w:tcPr>
                          <w:p w14:paraId="3638D57A" w14:textId="77777777" w:rsidR="0061330C" w:rsidRDefault="0061330C">
                            <w:pPr>
                              <w:pStyle w:val="TableParagraph"/>
                              <w:spacing w:line="256" w:lineRule="auto"/>
                              <w:ind w:right="44"/>
                              <w:jc w:val="right"/>
                              <w:rPr>
                                <w:sz w:val="17"/>
                              </w:rPr>
                            </w:pPr>
                            <w:r>
                              <w:rPr>
                                <w:sz w:val="17"/>
                              </w:rPr>
                              <w:t>103.</w:t>
                            </w:r>
                          </w:p>
                        </w:tc>
                        <w:tc>
                          <w:tcPr>
                            <w:tcW w:w="3379" w:type="dxa"/>
                            <w:hideMark/>
                          </w:tcPr>
                          <w:p w14:paraId="3D6269FC" w14:textId="77777777" w:rsidR="0061330C" w:rsidRDefault="0061330C">
                            <w:pPr>
                              <w:pStyle w:val="TableParagraph"/>
                              <w:spacing w:line="256" w:lineRule="auto"/>
                              <w:ind w:left="44"/>
                              <w:rPr>
                                <w:sz w:val="17"/>
                              </w:rPr>
                            </w:pPr>
                            <w:r>
                              <w:rPr>
                                <w:sz w:val="17"/>
                              </w:rPr>
                              <w:t>Unhappy, sad, or depressed</w:t>
                            </w:r>
                          </w:p>
                        </w:tc>
                      </w:tr>
                      <w:tr w:rsidR="0061330C" w14:paraId="6A716058" w14:textId="77777777">
                        <w:trPr>
                          <w:trHeight w:val="281"/>
                        </w:trPr>
                        <w:tc>
                          <w:tcPr>
                            <w:tcW w:w="263" w:type="dxa"/>
                            <w:hideMark/>
                          </w:tcPr>
                          <w:p w14:paraId="2F2ED1CE" w14:textId="77777777" w:rsidR="0061330C" w:rsidRDefault="0061330C">
                            <w:pPr>
                              <w:pStyle w:val="TableParagraph"/>
                              <w:spacing w:line="256" w:lineRule="auto"/>
                              <w:ind w:left="50"/>
                              <w:rPr>
                                <w:b/>
                                <w:sz w:val="17"/>
                              </w:rPr>
                            </w:pPr>
                            <w:r>
                              <w:rPr>
                                <w:b/>
                                <w:sz w:val="17"/>
                              </w:rPr>
                              <w:t>0</w:t>
                            </w:r>
                          </w:p>
                        </w:tc>
                        <w:tc>
                          <w:tcPr>
                            <w:tcW w:w="332" w:type="dxa"/>
                            <w:hideMark/>
                          </w:tcPr>
                          <w:p w14:paraId="32338F46" w14:textId="77777777" w:rsidR="0061330C" w:rsidRDefault="0061330C">
                            <w:pPr>
                              <w:pStyle w:val="TableParagraph"/>
                              <w:spacing w:line="256" w:lineRule="auto"/>
                              <w:ind w:left="118"/>
                              <w:rPr>
                                <w:b/>
                                <w:sz w:val="17"/>
                              </w:rPr>
                            </w:pPr>
                            <w:r>
                              <w:rPr>
                                <w:b/>
                                <w:sz w:val="17"/>
                              </w:rPr>
                              <w:t>1</w:t>
                            </w:r>
                          </w:p>
                        </w:tc>
                        <w:tc>
                          <w:tcPr>
                            <w:tcW w:w="343" w:type="dxa"/>
                            <w:hideMark/>
                          </w:tcPr>
                          <w:p w14:paraId="7F0C362F" w14:textId="77777777" w:rsidR="0061330C" w:rsidRDefault="0061330C">
                            <w:pPr>
                              <w:pStyle w:val="TableParagraph"/>
                              <w:spacing w:line="256" w:lineRule="auto"/>
                              <w:ind w:left="120"/>
                              <w:rPr>
                                <w:b/>
                                <w:sz w:val="17"/>
                              </w:rPr>
                            </w:pPr>
                            <w:r>
                              <w:rPr>
                                <w:b/>
                                <w:sz w:val="17"/>
                              </w:rPr>
                              <w:t>2</w:t>
                            </w:r>
                          </w:p>
                        </w:tc>
                        <w:tc>
                          <w:tcPr>
                            <w:tcW w:w="503" w:type="dxa"/>
                            <w:hideMark/>
                          </w:tcPr>
                          <w:p w14:paraId="1287AD67" w14:textId="77777777" w:rsidR="0061330C" w:rsidRDefault="0061330C">
                            <w:pPr>
                              <w:pStyle w:val="TableParagraph"/>
                              <w:spacing w:line="256" w:lineRule="auto"/>
                              <w:ind w:right="44"/>
                              <w:jc w:val="right"/>
                              <w:rPr>
                                <w:sz w:val="17"/>
                              </w:rPr>
                            </w:pPr>
                            <w:r>
                              <w:rPr>
                                <w:sz w:val="17"/>
                              </w:rPr>
                              <w:t>104.</w:t>
                            </w:r>
                          </w:p>
                        </w:tc>
                        <w:tc>
                          <w:tcPr>
                            <w:tcW w:w="3379" w:type="dxa"/>
                            <w:hideMark/>
                          </w:tcPr>
                          <w:p w14:paraId="7A13F380" w14:textId="77777777" w:rsidR="0061330C" w:rsidRDefault="0061330C">
                            <w:pPr>
                              <w:pStyle w:val="TableParagraph"/>
                              <w:spacing w:line="256" w:lineRule="auto"/>
                              <w:ind w:left="44"/>
                              <w:rPr>
                                <w:sz w:val="17"/>
                              </w:rPr>
                            </w:pPr>
                            <w:r>
                              <w:rPr>
                                <w:sz w:val="17"/>
                              </w:rPr>
                              <w:t>Unusually loud</w:t>
                            </w:r>
                          </w:p>
                        </w:tc>
                      </w:tr>
                      <w:tr w:rsidR="0061330C" w14:paraId="61C0609D" w14:textId="77777777">
                        <w:trPr>
                          <w:trHeight w:val="579"/>
                        </w:trPr>
                        <w:tc>
                          <w:tcPr>
                            <w:tcW w:w="263" w:type="dxa"/>
                            <w:hideMark/>
                          </w:tcPr>
                          <w:p w14:paraId="1A8A1113" w14:textId="77777777" w:rsidR="0061330C" w:rsidRDefault="0061330C">
                            <w:pPr>
                              <w:pStyle w:val="TableParagraph"/>
                              <w:spacing w:before="41" w:line="256" w:lineRule="auto"/>
                              <w:ind w:left="50"/>
                              <w:rPr>
                                <w:b/>
                                <w:sz w:val="17"/>
                              </w:rPr>
                            </w:pPr>
                            <w:r>
                              <w:rPr>
                                <w:b/>
                                <w:sz w:val="17"/>
                              </w:rPr>
                              <w:t>0</w:t>
                            </w:r>
                          </w:p>
                        </w:tc>
                        <w:tc>
                          <w:tcPr>
                            <w:tcW w:w="332" w:type="dxa"/>
                            <w:hideMark/>
                          </w:tcPr>
                          <w:p w14:paraId="3DBDB81B" w14:textId="77777777" w:rsidR="0061330C" w:rsidRDefault="0061330C">
                            <w:pPr>
                              <w:pStyle w:val="TableParagraph"/>
                              <w:spacing w:before="41" w:line="256" w:lineRule="auto"/>
                              <w:ind w:left="118"/>
                              <w:rPr>
                                <w:b/>
                                <w:sz w:val="17"/>
                              </w:rPr>
                            </w:pPr>
                            <w:r>
                              <w:rPr>
                                <w:b/>
                                <w:sz w:val="17"/>
                              </w:rPr>
                              <w:t>1</w:t>
                            </w:r>
                          </w:p>
                        </w:tc>
                        <w:tc>
                          <w:tcPr>
                            <w:tcW w:w="343" w:type="dxa"/>
                            <w:hideMark/>
                          </w:tcPr>
                          <w:p w14:paraId="324CB21C" w14:textId="77777777" w:rsidR="0061330C" w:rsidRDefault="0061330C">
                            <w:pPr>
                              <w:pStyle w:val="TableParagraph"/>
                              <w:spacing w:before="41" w:line="256" w:lineRule="auto"/>
                              <w:ind w:left="120"/>
                              <w:rPr>
                                <w:b/>
                                <w:sz w:val="17"/>
                              </w:rPr>
                            </w:pPr>
                            <w:r>
                              <w:rPr>
                                <w:b/>
                                <w:sz w:val="17"/>
                              </w:rPr>
                              <w:t>2</w:t>
                            </w:r>
                          </w:p>
                        </w:tc>
                        <w:tc>
                          <w:tcPr>
                            <w:tcW w:w="503" w:type="dxa"/>
                            <w:hideMark/>
                          </w:tcPr>
                          <w:p w14:paraId="4359AEE5" w14:textId="77777777" w:rsidR="0061330C" w:rsidRDefault="0061330C">
                            <w:pPr>
                              <w:pStyle w:val="TableParagraph"/>
                              <w:spacing w:before="41" w:line="256" w:lineRule="auto"/>
                              <w:ind w:right="44"/>
                              <w:jc w:val="right"/>
                              <w:rPr>
                                <w:sz w:val="17"/>
                              </w:rPr>
                            </w:pPr>
                            <w:r>
                              <w:rPr>
                                <w:sz w:val="17"/>
                              </w:rPr>
                              <w:t>105.</w:t>
                            </w:r>
                          </w:p>
                        </w:tc>
                        <w:tc>
                          <w:tcPr>
                            <w:tcW w:w="3379" w:type="dxa"/>
                            <w:hideMark/>
                          </w:tcPr>
                          <w:p w14:paraId="62974F0C" w14:textId="77777777" w:rsidR="0061330C" w:rsidRDefault="0061330C">
                            <w:pPr>
                              <w:pStyle w:val="TableParagraph"/>
                              <w:spacing w:before="41" w:line="256" w:lineRule="auto"/>
                              <w:ind w:left="44" w:right="27"/>
                              <w:rPr>
                                <w:sz w:val="17"/>
                              </w:rPr>
                            </w:pPr>
                            <w:r>
                              <w:rPr>
                                <w:sz w:val="17"/>
                              </w:rPr>
                              <w:t>Uses drugs for nonmedical purposes (</w:t>
                            </w:r>
                            <w:r>
                              <w:rPr>
                                <w:b/>
                                <w:i/>
                                <w:sz w:val="17"/>
                              </w:rPr>
                              <w:t xml:space="preserve">don’t </w:t>
                            </w:r>
                            <w:r>
                              <w:rPr>
                                <w:sz w:val="17"/>
                              </w:rPr>
                              <w:t>include alcohol or tobacco) (describe):</w:t>
                            </w:r>
                          </w:p>
                        </w:tc>
                      </w:tr>
                      <w:tr w:rsidR="0061330C" w14:paraId="149A7D85" w14:textId="77777777">
                        <w:trPr>
                          <w:trHeight w:val="384"/>
                        </w:trPr>
                        <w:tc>
                          <w:tcPr>
                            <w:tcW w:w="263" w:type="dxa"/>
                            <w:hideMark/>
                          </w:tcPr>
                          <w:p w14:paraId="2C475E66" w14:textId="77777777" w:rsidR="0061330C" w:rsidRDefault="0061330C">
                            <w:pPr>
                              <w:pStyle w:val="TableParagraph"/>
                              <w:spacing w:before="143" w:line="256" w:lineRule="auto"/>
                              <w:ind w:left="50"/>
                              <w:rPr>
                                <w:b/>
                                <w:sz w:val="17"/>
                              </w:rPr>
                            </w:pPr>
                            <w:r>
                              <w:rPr>
                                <w:b/>
                                <w:sz w:val="17"/>
                              </w:rPr>
                              <w:t>0</w:t>
                            </w:r>
                          </w:p>
                        </w:tc>
                        <w:tc>
                          <w:tcPr>
                            <w:tcW w:w="332" w:type="dxa"/>
                            <w:hideMark/>
                          </w:tcPr>
                          <w:p w14:paraId="48FD3018" w14:textId="77777777" w:rsidR="0061330C" w:rsidRDefault="0061330C">
                            <w:pPr>
                              <w:pStyle w:val="TableParagraph"/>
                              <w:spacing w:before="143" w:line="256" w:lineRule="auto"/>
                              <w:ind w:left="118"/>
                              <w:rPr>
                                <w:b/>
                                <w:sz w:val="17"/>
                              </w:rPr>
                            </w:pPr>
                            <w:r>
                              <w:rPr>
                                <w:b/>
                                <w:sz w:val="17"/>
                              </w:rPr>
                              <w:t>1</w:t>
                            </w:r>
                          </w:p>
                        </w:tc>
                        <w:tc>
                          <w:tcPr>
                            <w:tcW w:w="343" w:type="dxa"/>
                            <w:hideMark/>
                          </w:tcPr>
                          <w:p w14:paraId="342AD5AC" w14:textId="77777777" w:rsidR="0061330C" w:rsidRDefault="0061330C">
                            <w:pPr>
                              <w:pStyle w:val="TableParagraph"/>
                              <w:spacing w:before="143" w:line="256" w:lineRule="auto"/>
                              <w:ind w:left="120"/>
                              <w:rPr>
                                <w:b/>
                                <w:sz w:val="17"/>
                              </w:rPr>
                            </w:pPr>
                            <w:r>
                              <w:rPr>
                                <w:b/>
                                <w:sz w:val="17"/>
                              </w:rPr>
                              <w:t>2</w:t>
                            </w:r>
                          </w:p>
                        </w:tc>
                        <w:tc>
                          <w:tcPr>
                            <w:tcW w:w="503" w:type="dxa"/>
                            <w:hideMark/>
                          </w:tcPr>
                          <w:p w14:paraId="6A53EFDD" w14:textId="77777777" w:rsidR="0061330C" w:rsidRDefault="0061330C">
                            <w:pPr>
                              <w:pStyle w:val="TableParagraph"/>
                              <w:spacing w:before="143" w:line="256" w:lineRule="auto"/>
                              <w:ind w:right="44"/>
                              <w:jc w:val="right"/>
                              <w:rPr>
                                <w:sz w:val="17"/>
                              </w:rPr>
                            </w:pPr>
                            <w:r>
                              <w:rPr>
                                <w:sz w:val="17"/>
                              </w:rPr>
                              <w:t>106.</w:t>
                            </w:r>
                          </w:p>
                        </w:tc>
                        <w:tc>
                          <w:tcPr>
                            <w:tcW w:w="3379" w:type="dxa"/>
                            <w:hideMark/>
                          </w:tcPr>
                          <w:p w14:paraId="3125DCF5" w14:textId="77777777" w:rsidR="0061330C" w:rsidRDefault="0061330C">
                            <w:pPr>
                              <w:pStyle w:val="TableParagraph"/>
                              <w:spacing w:before="143" w:line="256" w:lineRule="auto"/>
                              <w:ind w:left="44"/>
                              <w:rPr>
                                <w:sz w:val="17"/>
                              </w:rPr>
                            </w:pPr>
                            <w:r>
                              <w:rPr>
                                <w:sz w:val="17"/>
                              </w:rPr>
                              <w:t>Vandalism</w:t>
                            </w:r>
                          </w:p>
                        </w:tc>
                      </w:tr>
                      <w:tr w:rsidR="0061330C" w14:paraId="044B7ABC" w14:textId="77777777">
                        <w:trPr>
                          <w:trHeight w:val="281"/>
                        </w:trPr>
                        <w:tc>
                          <w:tcPr>
                            <w:tcW w:w="263" w:type="dxa"/>
                            <w:hideMark/>
                          </w:tcPr>
                          <w:p w14:paraId="05CE1AFB" w14:textId="77777777" w:rsidR="0061330C" w:rsidRDefault="0061330C">
                            <w:pPr>
                              <w:pStyle w:val="TableParagraph"/>
                              <w:spacing w:line="256" w:lineRule="auto"/>
                              <w:ind w:left="50"/>
                              <w:rPr>
                                <w:b/>
                                <w:sz w:val="17"/>
                              </w:rPr>
                            </w:pPr>
                            <w:r>
                              <w:rPr>
                                <w:b/>
                                <w:sz w:val="17"/>
                              </w:rPr>
                              <w:t>0</w:t>
                            </w:r>
                          </w:p>
                        </w:tc>
                        <w:tc>
                          <w:tcPr>
                            <w:tcW w:w="332" w:type="dxa"/>
                            <w:hideMark/>
                          </w:tcPr>
                          <w:p w14:paraId="4EEDC37C" w14:textId="77777777" w:rsidR="0061330C" w:rsidRDefault="0061330C">
                            <w:pPr>
                              <w:pStyle w:val="TableParagraph"/>
                              <w:spacing w:line="256" w:lineRule="auto"/>
                              <w:ind w:left="118"/>
                              <w:rPr>
                                <w:b/>
                                <w:sz w:val="17"/>
                              </w:rPr>
                            </w:pPr>
                            <w:r>
                              <w:rPr>
                                <w:b/>
                                <w:sz w:val="17"/>
                              </w:rPr>
                              <w:t>1</w:t>
                            </w:r>
                          </w:p>
                        </w:tc>
                        <w:tc>
                          <w:tcPr>
                            <w:tcW w:w="343" w:type="dxa"/>
                            <w:hideMark/>
                          </w:tcPr>
                          <w:p w14:paraId="12713DA6" w14:textId="77777777" w:rsidR="0061330C" w:rsidRDefault="0061330C">
                            <w:pPr>
                              <w:pStyle w:val="TableParagraph"/>
                              <w:spacing w:line="256" w:lineRule="auto"/>
                              <w:ind w:left="120"/>
                              <w:rPr>
                                <w:b/>
                                <w:sz w:val="17"/>
                              </w:rPr>
                            </w:pPr>
                            <w:r>
                              <w:rPr>
                                <w:b/>
                                <w:sz w:val="17"/>
                              </w:rPr>
                              <w:t>2</w:t>
                            </w:r>
                          </w:p>
                        </w:tc>
                        <w:tc>
                          <w:tcPr>
                            <w:tcW w:w="503" w:type="dxa"/>
                            <w:hideMark/>
                          </w:tcPr>
                          <w:p w14:paraId="1D56B55D" w14:textId="77777777" w:rsidR="0061330C" w:rsidRDefault="0061330C">
                            <w:pPr>
                              <w:pStyle w:val="TableParagraph"/>
                              <w:spacing w:line="256" w:lineRule="auto"/>
                              <w:ind w:right="44"/>
                              <w:jc w:val="right"/>
                              <w:rPr>
                                <w:sz w:val="17"/>
                              </w:rPr>
                            </w:pPr>
                            <w:r>
                              <w:rPr>
                                <w:sz w:val="17"/>
                              </w:rPr>
                              <w:t>107.</w:t>
                            </w:r>
                          </w:p>
                        </w:tc>
                        <w:tc>
                          <w:tcPr>
                            <w:tcW w:w="3379" w:type="dxa"/>
                            <w:hideMark/>
                          </w:tcPr>
                          <w:p w14:paraId="22788322" w14:textId="77777777" w:rsidR="0061330C" w:rsidRDefault="0061330C">
                            <w:pPr>
                              <w:pStyle w:val="TableParagraph"/>
                              <w:spacing w:line="256" w:lineRule="auto"/>
                              <w:ind w:left="44"/>
                              <w:rPr>
                                <w:sz w:val="17"/>
                              </w:rPr>
                            </w:pPr>
                            <w:r>
                              <w:rPr>
                                <w:sz w:val="17"/>
                              </w:rPr>
                              <w:t>Wets self during the day</w:t>
                            </w:r>
                          </w:p>
                        </w:tc>
                      </w:tr>
                      <w:tr w:rsidR="0061330C" w14:paraId="7E7B6038" w14:textId="77777777">
                        <w:trPr>
                          <w:trHeight w:val="281"/>
                        </w:trPr>
                        <w:tc>
                          <w:tcPr>
                            <w:tcW w:w="263" w:type="dxa"/>
                            <w:hideMark/>
                          </w:tcPr>
                          <w:p w14:paraId="5EB0276E" w14:textId="77777777" w:rsidR="0061330C" w:rsidRDefault="0061330C">
                            <w:pPr>
                              <w:pStyle w:val="TableParagraph"/>
                              <w:spacing w:before="41" w:line="256" w:lineRule="auto"/>
                              <w:ind w:left="50"/>
                              <w:rPr>
                                <w:b/>
                                <w:sz w:val="17"/>
                              </w:rPr>
                            </w:pPr>
                            <w:r>
                              <w:rPr>
                                <w:b/>
                                <w:sz w:val="17"/>
                              </w:rPr>
                              <w:t>0</w:t>
                            </w:r>
                          </w:p>
                        </w:tc>
                        <w:tc>
                          <w:tcPr>
                            <w:tcW w:w="332" w:type="dxa"/>
                            <w:hideMark/>
                          </w:tcPr>
                          <w:p w14:paraId="26E59C73" w14:textId="77777777" w:rsidR="0061330C" w:rsidRDefault="0061330C">
                            <w:pPr>
                              <w:pStyle w:val="TableParagraph"/>
                              <w:spacing w:before="41" w:line="256" w:lineRule="auto"/>
                              <w:ind w:left="118"/>
                              <w:rPr>
                                <w:b/>
                                <w:sz w:val="17"/>
                              </w:rPr>
                            </w:pPr>
                            <w:r>
                              <w:rPr>
                                <w:b/>
                                <w:sz w:val="17"/>
                              </w:rPr>
                              <w:t>1</w:t>
                            </w:r>
                          </w:p>
                        </w:tc>
                        <w:tc>
                          <w:tcPr>
                            <w:tcW w:w="343" w:type="dxa"/>
                            <w:hideMark/>
                          </w:tcPr>
                          <w:p w14:paraId="51AFBA6C" w14:textId="77777777" w:rsidR="0061330C" w:rsidRDefault="0061330C">
                            <w:pPr>
                              <w:pStyle w:val="TableParagraph"/>
                              <w:spacing w:before="41" w:line="256" w:lineRule="auto"/>
                              <w:ind w:left="120"/>
                              <w:rPr>
                                <w:b/>
                                <w:sz w:val="17"/>
                              </w:rPr>
                            </w:pPr>
                            <w:r>
                              <w:rPr>
                                <w:b/>
                                <w:sz w:val="17"/>
                              </w:rPr>
                              <w:t>2</w:t>
                            </w:r>
                          </w:p>
                        </w:tc>
                        <w:tc>
                          <w:tcPr>
                            <w:tcW w:w="503" w:type="dxa"/>
                            <w:hideMark/>
                          </w:tcPr>
                          <w:p w14:paraId="5D8FA87C" w14:textId="77777777" w:rsidR="0061330C" w:rsidRDefault="0061330C">
                            <w:pPr>
                              <w:pStyle w:val="TableParagraph"/>
                              <w:spacing w:before="41" w:line="256" w:lineRule="auto"/>
                              <w:ind w:right="44"/>
                              <w:jc w:val="right"/>
                              <w:rPr>
                                <w:sz w:val="17"/>
                              </w:rPr>
                            </w:pPr>
                            <w:r>
                              <w:rPr>
                                <w:sz w:val="17"/>
                              </w:rPr>
                              <w:t>108.</w:t>
                            </w:r>
                          </w:p>
                        </w:tc>
                        <w:tc>
                          <w:tcPr>
                            <w:tcW w:w="3379" w:type="dxa"/>
                            <w:hideMark/>
                          </w:tcPr>
                          <w:p w14:paraId="6B3F826C" w14:textId="77777777" w:rsidR="0061330C" w:rsidRDefault="0061330C">
                            <w:pPr>
                              <w:pStyle w:val="TableParagraph"/>
                              <w:spacing w:before="41" w:line="256" w:lineRule="auto"/>
                              <w:ind w:left="44"/>
                              <w:rPr>
                                <w:sz w:val="17"/>
                              </w:rPr>
                            </w:pPr>
                            <w:r>
                              <w:rPr>
                                <w:sz w:val="17"/>
                              </w:rPr>
                              <w:t>Wets the bed</w:t>
                            </w:r>
                          </w:p>
                        </w:tc>
                      </w:tr>
                      <w:tr w:rsidR="0061330C" w14:paraId="3663D88E" w14:textId="77777777">
                        <w:trPr>
                          <w:trHeight w:val="280"/>
                        </w:trPr>
                        <w:tc>
                          <w:tcPr>
                            <w:tcW w:w="263" w:type="dxa"/>
                            <w:hideMark/>
                          </w:tcPr>
                          <w:p w14:paraId="5E272F44" w14:textId="77777777" w:rsidR="0061330C" w:rsidRDefault="0061330C">
                            <w:pPr>
                              <w:pStyle w:val="TableParagraph"/>
                              <w:spacing w:line="256" w:lineRule="auto"/>
                              <w:ind w:left="50"/>
                              <w:rPr>
                                <w:b/>
                                <w:sz w:val="17"/>
                              </w:rPr>
                            </w:pPr>
                            <w:r>
                              <w:rPr>
                                <w:b/>
                                <w:sz w:val="17"/>
                              </w:rPr>
                              <w:t>0</w:t>
                            </w:r>
                          </w:p>
                        </w:tc>
                        <w:tc>
                          <w:tcPr>
                            <w:tcW w:w="332" w:type="dxa"/>
                            <w:hideMark/>
                          </w:tcPr>
                          <w:p w14:paraId="204D2556" w14:textId="77777777" w:rsidR="0061330C" w:rsidRDefault="0061330C">
                            <w:pPr>
                              <w:pStyle w:val="TableParagraph"/>
                              <w:spacing w:line="256" w:lineRule="auto"/>
                              <w:ind w:left="118"/>
                              <w:rPr>
                                <w:b/>
                                <w:sz w:val="17"/>
                              </w:rPr>
                            </w:pPr>
                            <w:r>
                              <w:rPr>
                                <w:b/>
                                <w:sz w:val="17"/>
                              </w:rPr>
                              <w:t>1</w:t>
                            </w:r>
                          </w:p>
                        </w:tc>
                        <w:tc>
                          <w:tcPr>
                            <w:tcW w:w="343" w:type="dxa"/>
                            <w:hideMark/>
                          </w:tcPr>
                          <w:p w14:paraId="4A9E21B8" w14:textId="77777777" w:rsidR="0061330C" w:rsidRDefault="0061330C">
                            <w:pPr>
                              <w:pStyle w:val="TableParagraph"/>
                              <w:spacing w:line="256" w:lineRule="auto"/>
                              <w:ind w:left="120"/>
                              <w:rPr>
                                <w:b/>
                                <w:sz w:val="17"/>
                              </w:rPr>
                            </w:pPr>
                            <w:r>
                              <w:rPr>
                                <w:b/>
                                <w:sz w:val="17"/>
                              </w:rPr>
                              <w:t>2</w:t>
                            </w:r>
                          </w:p>
                        </w:tc>
                        <w:tc>
                          <w:tcPr>
                            <w:tcW w:w="503" w:type="dxa"/>
                            <w:hideMark/>
                          </w:tcPr>
                          <w:p w14:paraId="2F8062A4" w14:textId="77777777" w:rsidR="0061330C" w:rsidRDefault="0061330C">
                            <w:pPr>
                              <w:pStyle w:val="TableParagraph"/>
                              <w:spacing w:line="256" w:lineRule="auto"/>
                              <w:ind w:right="44"/>
                              <w:jc w:val="right"/>
                              <w:rPr>
                                <w:sz w:val="17"/>
                              </w:rPr>
                            </w:pPr>
                            <w:r>
                              <w:rPr>
                                <w:sz w:val="17"/>
                              </w:rPr>
                              <w:t>109.</w:t>
                            </w:r>
                          </w:p>
                        </w:tc>
                        <w:tc>
                          <w:tcPr>
                            <w:tcW w:w="3379" w:type="dxa"/>
                            <w:hideMark/>
                          </w:tcPr>
                          <w:p w14:paraId="6B54FC66" w14:textId="77777777" w:rsidR="0061330C" w:rsidRDefault="0061330C">
                            <w:pPr>
                              <w:pStyle w:val="TableParagraph"/>
                              <w:spacing w:line="256" w:lineRule="auto"/>
                              <w:ind w:left="44"/>
                              <w:rPr>
                                <w:sz w:val="17"/>
                              </w:rPr>
                            </w:pPr>
                            <w:r>
                              <w:rPr>
                                <w:sz w:val="17"/>
                              </w:rPr>
                              <w:t>Whining</w:t>
                            </w:r>
                          </w:p>
                        </w:tc>
                      </w:tr>
                      <w:tr w:rsidR="0061330C" w14:paraId="6C19C564" w14:textId="77777777">
                        <w:trPr>
                          <w:trHeight w:val="281"/>
                        </w:trPr>
                        <w:tc>
                          <w:tcPr>
                            <w:tcW w:w="263" w:type="dxa"/>
                            <w:hideMark/>
                          </w:tcPr>
                          <w:p w14:paraId="2F779109" w14:textId="77777777" w:rsidR="0061330C" w:rsidRDefault="0061330C">
                            <w:pPr>
                              <w:pStyle w:val="TableParagraph"/>
                              <w:spacing w:line="256" w:lineRule="auto"/>
                              <w:ind w:left="50"/>
                              <w:rPr>
                                <w:b/>
                                <w:sz w:val="17"/>
                              </w:rPr>
                            </w:pPr>
                            <w:r>
                              <w:rPr>
                                <w:b/>
                                <w:sz w:val="17"/>
                              </w:rPr>
                              <w:t>0</w:t>
                            </w:r>
                          </w:p>
                        </w:tc>
                        <w:tc>
                          <w:tcPr>
                            <w:tcW w:w="332" w:type="dxa"/>
                            <w:hideMark/>
                          </w:tcPr>
                          <w:p w14:paraId="1903CAC2" w14:textId="77777777" w:rsidR="0061330C" w:rsidRDefault="0061330C">
                            <w:pPr>
                              <w:pStyle w:val="TableParagraph"/>
                              <w:spacing w:line="256" w:lineRule="auto"/>
                              <w:ind w:left="118"/>
                              <w:rPr>
                                <w:b/>
                                <w:sz w:val="17"/>
                              </w:rPr>
                            </w:pPr>
                            <w:r>
                              <w:rPr>
                                <w:b/>
                                <w:sz w:val="17"/>
                              </w:rPr>
                              <w:t>1</w:t>
                            </w:r>
                          </w:p>
                        </w:tc>
                        <w:tc>
                          <w:tcPr>
                            <w:tcW w:w="343" w:type="dxa"/>
                            <w:hideMark/>
                          </w:tcPr>
                          <w:p w14:paraId="418628B4" w14:textId="77777777" w:rsidR="0061330C" w:rsidRDefault="0061330C">
                            <w:pPr>
                              <w:pStyle w:val="TableParagraph"/>
                              <w:spacing w:line="256" w:lineRule="auto"/>
                              <w:ind w:left="120"/>
                              <w:rPr>
                                <w:b/>
                                <w:sz w:val="17"/>
                              </w:rPr>
                            </w:pPr>
                            <w:r>
                              <w:rPr>
                                <w:b/>
                                <w:sz w:val="17"/>
                              </w:rPr>
                              <w:t>2</w:t>
                            </w:r>
                          </w:p>
                        </w:tc>
                        <w:tc>
                          <w:tcPr>
                            <w:tcW w:w="503" w:type="dxa"/>
                            <w:hideMark/>
                          </w:tcPr>
                          <w:p w14:paraId="52D44C05" w14:textId="77777777" w:rsidR="0061330C" w:rsidRDefault="0061330C">
                            <w:pPr>
                              <w:pStyle w:val="TableParagraph"/>
                              <w:spacing w:line="256" w:lineRule="auto"/>
                              <w:ind w:right="44"/>
                              <w:jc w:val="right"/>
                              <w:rPr>
                                <w:sz w:val="17"/>
                              </w:rPr>
                            </w:pPr>
                            <w:r>
                              <w:rPr>
                                <w:sz w:val="17"/>
                              </w:rPr>
                              <w:t>110.</w:t>
                            </w:r>
                          </w:p>
                        </w:tc>
                        <w:tc>
                          <w:tcPr>
                            <w:tcW w:w="3379" w:type="dxa"/>
                            <w:hideMark/>
                          </w:tcPr>
                          <w:p w14:paraId="3575325C" w14:textId="77777777" w:rsidR="0061330C" w:rsidRDefault="0061330C">
                            <w:pPr>
                              <w:pStyle w:val="TableParagraph"/>
                              <w:spacing w:line="256" w:lineRule="auto"/>
                              <w:ind w:left="44"/>
                              <w:rPr>
                                <w:sz w:val="17"/>
                              </w:rPr>
                            </w:pPr>
                            <w:r>
                              <w:rPr>
                                <w:sz w:val="17"/>
                              </w:rPr>
                              <w:t>Wishes to be of opposite sex</w:t>
                            </w:r>
                          </w:p>
                        </w:tc>
                      </w:tr>
                      <w:tr w:rsidR="0061330C" w14:paraId="440B8AF1" w14:textId="77777777">
                        <w:trPr>
                          <w:trHeight w:val="282"/>
                        </w:trPr>
                        <w:tc>
                          <w:tcPr>
                            <w:tcW w:w="263" w:type="dxa"/>
                            <w:hideMark/>
                          </w:tcPr>
                          <w:p w14:paraId="33B68298" w14:textId="77777777" w:rsidR="0061330C" w:rsidRDefault="0061330C">
                            <w:pPr>
                              <w:pStyle w:val="TableParagraph"/>
                              <w:spacing w:before="41" w:line="256" w:lineRule="auto"/>
                              <w:ind w:left="50"/>
                              <w:rPr>
                                <w:b/>
                                <w:sz w:val="17"/>
                              </w:rPr>
                            </w:pPr>
                            <w:r>
                              <w:rPr>
                                <w:b/>
                                <w:sz w:val="17"/>
                              </w:rPr>
                              <w:t>0</w:t>
                            </w:r>
                          </w:p>
                        </w:tc>
                        <w:tc>
                          <w:tcPr>
                            <w:tcW w:w="332" w:type="dxa"/>
                            <w:hideMark/>
                          </w:tcPr>
                          <w:p w14:paraId="7BBCBF08" w14:textId="77777777" w:rsidR="0061330C" w:rsidRDefault="0061330C">
                            <w:pPr>
                              <w:pStyle w:val="TableParagraph"/>
                              <w:spacing w:before="41" w:line="256" w:lineRule="auto"/>
                              <w:ind w:left="118"/>
                              <w:rPr>
                                <w:b/>
                                <w:sz w:val="17"/>
                              </w:rPr>
                            </w:pPr>
                            <w:r>
                              <w:rPr>
                                <w:b/>
                                <w:sz w:val="17"/>
                              </w:rPr>
                              <w:t>1</w:t>
                            </w:r>
                          </w:p>
                        </w:tc>
                        <w:tc>
                          <w:tcPr>
                            <w:tcW w:w="343" w:type="dxa"/>
                            <w:hideMark/>
                          </w:tcPr>
                          <w:p w14:paraId="12F9907E" w14:textId="77777777" w:rsidR="0061330C" w:rsidRDefault="0061330C">
                            <w:pPr>
                              <w:pStyle w:val="TableParagraph"/>
                              <w:spacing w:before="41" w:line="256" w:lineRule="auto"/>
                              <w:ind w:left="120"/>
                              <w:rPr>
                                <w:b/>
                                <w:sz w:val="17"/>
                              </w:rPr>
                            </w:pPr>
                            <w:r>
                              <w:rPr>
                                <w:b/>
                                <w:sz w:val="17"/>
                              </w:rPr>
                              <w:t>2</w:t>
                            </w:r>
                          </w:p>
                        </w:tc>
                        <w:tc>
                          <w:tcPr>
                            <w:tcW w:w="503" w:type="dxa"/>
                            <w:hideMark/>
                          </w:tcPr>
                          <w:p w14:paraId="0B28EB8C" w14:textId="77777777" w:rsidR="0061330C" w:rsidRDefault="0061330C">
                            <w:pPr>
                              <w:pStyle w:val="TableParagraph"/>
                              <w:spacing w:before="41" w:line="256" w:lineRule="auto"/>
                              <w:ind w:right="44"/>
                              <w:jc w:val="right"/>
                              <w:rPr>
                                <w:sz w:val="17"/>
                              </w:rPr>
                            </w:pPr>
                            <w:r>
                              <w:rPr>
                                <w:sz w:val="17"/>
                              </w:rPr>
                              <w:t>111.</w:t>
                            </w:r>
                          </w:p>
                        </w:tc>
                        <w:tc>
                          <w:tcPr>
                            <w:tcW w:w="3379" w:type="dxa"/>
                            <w:hideMark/>
                          </w:tcPr>
                          <w:p w14:paraId="3BE10F0F" w14:textId="77777777" w:rsidR="0061330C" w:rsidRDefault="0061330C">
                            <w:pPr>
                              <w:pStyle w:val="TableParagraph"/>
                              <w:spacing w:before="41" w:line="256" w:lineRule="auto"/>
                              <w:ind w:left="44"/>
                              <w:rPr>
                                <w:sz w:val="17"/>
                              </w:rPr>
                            </w:pPr>
                            <w:r>
                              <w:rPr>
                                <w:sz w:val="17"/>
                              </w:rPr>
                              <w:t>Withdrawn, doesn’t get involved with others</w:t>
                            </w:r>
                          </w:p>
                        </w:tc>
                      </w:tr>
                      <w:tr w:rsidR="0061330C" w14:paraId="65EC58B1" w14:textId="77777777">
                        <w:trPr>
                          <w:trHeight w:val="280"/>
                        </w:trPr>
                        <w:tc>
                          <w:tcPr>
                            <w:tcW w:w="263" w:type="dxa"/>
                            <w:hideMark/>
                          </w:tcPr>
                          <w:p w14:paraId="09DE06E3" w14:textId="77777777" w:rsidR="0061330C" w:rsidRDefault="0061330C">
                            <w:pPr>
                              <w:pStyle w:val="TableParagraph"/>
                              <w:spacing w:line="256" w:lineRule="auto"/>
                              <w:ind w:left="50"/>
                              <w:rPr>
                                <w:b/>
                                <w:sz w:val="17"/>
                              </w:rPr>
                            </w:pPr>
                            <w:r>
                              <w:rPr>
                                <w:b/>
                                <w:sz w:val="17"/>
                              </w:rPr>
                              <w:t>0</w:t>
                            </w:r>
                          </w:p>
                        </w:tc>
                        <w:tc>
                          <w:tcPr>
                            <w:tcW w:w="332" w:type="dxa"/>
                            <w:hideMark/>
                          </w:tcPr>
                          <w:p w14:paraId="25BAE2F2" w14:textId="77777777" w:rsidR="0061330C" w:rsidRDefault="0061330C">
                            <w:pPr>
                              <w:pStyle w:val="TableParagraph"/>
                              <w:spacing w:line="256" w:lineRule="auto"/>
                              <w:ind w:left="118"/>
                              <w:rPr>
                                <w:b/>
                                <w:sz w:val="17"/>
                              </w:rPr>
                            </w:pPr>
                            <w:r>
                              <w:rPr>
                                <w:b/>
                                <w:sz w:val="17"/>
                              </w:rPr>
                              <w:t>1</w:t>
                            </w:r>
                          </w:p>
                        </w:tc>
                        <w:tc>
                          <w:tcPr>
                            <w:tcW w:w="343" w:type="dxa"/>
                            <w:hideMark/>
                          </w:tcPr>
                          <w:p w14:paraId="0DA12566" w14:textId="77777777" w:rsidR="0061330C" w:rsidRDefault="0061330C">
                            <w:pPr>
                              <w:pStyle w:val="TableParagraph"/>
                              <w:spacing w:line="256" w:lineRule="auto"/>
                              <w:ind w:left="120"/>
                              <w:rPr>
                                <w:b/>
                                <w:sz w:val="17"/>
                              </w:rPr>
                            </w:pPr>
                            <w:r>
                              <w:rPr>
                                <w:b/>
                                <w:sz w:val="17"/>
                              </w:rPr>
                              <w:t>2</w:t>
                            </w:r>
                          </w:p>
                        </w:tc>
                        <w:tc>
                          <w:tcPr>
                            <w:tcW w:w="503" w:type="dxa"/>
                            <w:hideMark/>
                          </w:tcPr>
                          <w:p w14:paraId="7A247877" w14:textId="77777777" w:rsidR="0061330C" w:rsidRDefault="0061330C">
                            <w:pPr>
                              <w:pStyle w:val="TableParagraph"/>
                              <w:spacing w:line="256" w:lineRule="auto"/>
                              <w:ind w:right="44"/>
                              <w:jc w:val="right"/>
                              <w:rPr>
                                <w:sz w:val="17"/>
                              </w:rPr>
                            </w:pPr>
                            <w:r>
                              <w:rPr>
                                <w:sz w:val="17"/>
                              </w:rPr>
                              <w:t>112.</w:t>
                            </w:r>
                          </w:p>
                        </w:tc>
                        <w:tc>
                          <w:tcPr>
                            <w:tcW w:w="3379" w:type="dxa"/>
                            <w:hideMark/>
                          </w:tcPr>
                          <w:p w14:paraId="642E7932" w14:textId="77777777" w:rsidR="0061330C" w:rsidRDefault="0061330C">
                            <w:pPr>
                              <w:pStyle w:val="TableParagraph"/>
                              <w:spacing w:line="256" w:lineRule="auto"/>
                              <w:ind w:left="44"/>
                              <w:rPr>
                                <w:sz w:val="17"/>
                              </w:rPr>
                            </w:pPr>
                            <w:r>
                              <w:rPr>
                                <w:sz w:val="17"/>
                              </w:rPr>
                              <w:t>Worries</w:t>
                            </w:r>
                          </w:p>
                        </w:tc>
                      </w:tr>
                      <w:tr w:rsidR="0061330C" w14:paraId="6CA4554F" w14:textId="77777777">
                        <w:trPr>
                          <w:trHeight w:val="239"/>
                        </w:trPr>
                        <w:tc>
                          <w:tcPr>
                            <w:tcW w:w="263" w:type="dxa"/>
                          </w:tcPr>
                          <w:p w14:paraId="37135CDC" w14:textId="77777777" w:rsidR="0061330C" w:rsidRDefault="0061330C">
                            <w:pPr>
                              <w:pStyle w:val="TableParagraph"/>
                              <w:spacing w:before="0" w:line="256" w:lineRule="auto"/>
                              <w:rPr>
                                <w:rFonts w:ascii="Times New Roman"/>
                                <w:sz w:val="16"/>
                              </w:rPr>
                            </w:pPr>
                          </w:p>
                        </w:tc>
                        <w:tc>
                          <w:tcPr>
                            <w:tcW w:w="332" w:type="dxa"/>
                          </w:tcPr>
                          <w:p w14:paraId="7CDE4699" w14:textId="77777777" w:rsidR="0061330C" w:rsidRDefault="0061330C">
                            <w:pPr>
                              <w:pStyle w:val="TableParagraph"/>
                              <w:spacing w:before="0" w:line="256" w:lineRule="auto"/>
                              <w:rPr>
                                <w:rFonts w:ascii="Times New Roman"/>
                                <w:sz w:val="16"/>
                              </w:rPr>
                            </w:pPr>
                          </w:p>
                        </w:tc>
                        <w:tc>
                          <w:tcPr>
                            <w:tcW w:w="343" w:type="dxa"/>
                          </w:tcPr>
                          <w:p w14:paraId="76476440" w14:textId="77777777" w:rsidR="0061330C" w:rsidRDefault="0061330C">
                            <w:pPr>
                              <w:pStyle w:val="TableParagraph"/>
                              <w:spacing w:before="0" w:line="256" w:lineRule="auto"/>
                              <w:rPr>
                                <w:rFonts w:ascii="Times New Roman"/>
                                <w:sz w:val="16"/>
                              </w:rPr>
                            </w:pPr>
                          </w:p>
                        </w:tc>
                        <w:tc>
                          <w:tcPr>
                            <w:tcW w:w="503" w:type="dxa"/>
                            <w:hideMark/>
                          </w:tcPr>
                          <w:p w14:paraId="2BDDD114" w14:textId="77777777" w:rsidR="0061330C" w:rsidRDefault="0061330C">
                            <w:pPr>
                              <w:pStyle w:val="TableParagraph"/>
                              <w:spacing w:line="179" w:lineRule="exact"/>
                              <w:ind w:right="44"/>
                              <w:jc w:val="right"/>
                              <w:rPr>
                                <w:sz w:val="17"/>
                              </w:rPr>
                            </w:pPr>
                            <w:r>
                              <w:rPr>
                                <w:sz w:val="17"/>
                              </w:rPr>
                              <w:t>113.</w:t>
                            </w:r>
                          </w:p>
                        </w:tc>
                        <w:tc>
                          <w:tcPr>
                            <w:tcW w:w="3379" w:type="dxa"/>
                            <w:hideMark/>
                          </w:tcPr>
                          <w:p w14:paraId="77AAC068" w14:textId="77777777" w:rsidR="0061330C" w:rsidRDefault="0061330C">
                            <w:pPr>
                              <w:pStyle w:val="TableParagraph"/>
                              <w:spacing w:line="179" w:lineRule="exact"/>
                              <w:ind w:left="44"/>
                              <w:rPr>
                                <w:sz w:val="17"/>
                              </w:rPr>
                            </w:pPr>
                            <w:r>
                              <w:rPr>
                                <w:sz w:val="17"/>
                              </w:rPr>
                              <w:t>Please write in any problems your child has</w:t>
                            </w:r>
                          </w:p>
                        </w:tc>
                      </w:tr>
                      <w:tr w:rsidR="0061330C" w14:paraId="10A719DA" w14:textId="77777777">
                        <w:trPr>
                          <w:trHeight w:val="239"/>
                        </w:trPr>
                        <w:tc>
                          <w:tcPr>
                            <w:tcW w:w="263" w:type="dxa"/>
                          </w:tcPr>
                          <w:p w14:paraId="77699788" w14:textId="77777777" w:rsidR="0061330C" w:rsidRDefault="0061330C">
                            <w:pPr>
                              <w:pStyle w:val="TableParagraph"/>
                              <w:spacing w:before="0" w:line="256" w:lineRule="auto"/>
                              <w:rPr>
                                <w:rFonts w:ascii="Times New Roman"/>
                                <w:sz w:val="16"/>
                              </w:rPr>
                            </w:pPr>
                          </w:p>
                        </w:tc>
                        <w:tc>
                          <w:tcPr>
                            <w:tcW w:w="332" w:type="dxa"/>
                          </w:tcPr>
                          <w:p w14:paraId="28E72289" w14:textId="77777777" w:rsidR="0061330C" w:rsidRDefault="0061330C">
                            <w:pPr>
                              <w:pStyle w:val="TableParagraph"/>
                              <w:spacing w:before="0" w:line="256" w:lineRule="auto"/>
                              <w:rPr>
                                <w:rFonts w:ascii="Times New Roman"/>
                                <w:sz w:val="16"/>
                              </w:rPr>
                            </w:pPr>
                          </w:p>
                        </w:tc>
                        <w:tc>
                          <w:tcPr>
                            <w:tcW w:w="343" w:type="dxa"/>
                          </w:tcPr>
                          <w:p w14:paraId="4624AB6D" w14:textId="77777777" w:rsidR="0061330C" w:rsidRDefault="0061330C">
                            <w:pPr>
                              <w:pStyle w:val="TableParagraph"/>
                              <w:spacing w:before="0" w:line="256" w:lineRule="auto"/>
                              <w:rPr>
                                <w:rFonts w:ascii="Times New Roman"/>
                                <w:sz w:val="16"/>
                              </w:rPr>
                            </w:pPr>
                          </w:p>
                        </w:tc>
                        <w:tc>
                          <w:tcPr>
                            <w:tcW w:w="503" w:type="dxa"/>
                          </w:tcPr>
                          <w:p w14:paraId="07D13D48" w14:textId="77777777" w:rsidR="0061330C" w:rsidRDefault="0061330C">
                            <w:pPr>
                              <w:pStyle w:val="TableParagraph"/>
                              <w:spacing w:before="0" w:line="256" w:lineRule="auto"/>
                              <w:rPr>
                                <w:rFonts w:ascii="Times New Roman"/>
                                <w:sz w:val="16"/>
                              </w:rPr>
                            </w:pPr>
                          </w:p>
                        </w:tc>
                        <w:tc>
                          <w:tcPr>
                            <w:tcW w:w="3379" w:type="dxa"/>
                            <w:hideMark/>
                          </w:tcPr>
                          <w:p w14:paraId="0128ADFB" w14:textId="77777777" w:rsidR="0061330C" w:rsidRDefault="0061330C">
                            <w:pPr>
                              <w:pStyle w:val="TableParagraph"/>
                              <w:spacing w:before="0" w:line="194" w:lineRule="exact"/>
                              <w:ind w:left="44"/>
                              <w:rPr>
                                <w:sz w:val="17"/>
                              </w:rPr>
                            </w:pPr>
                            <w:r>
                              <w:rPr>
                                <w:sz w:val="17"/>
                              </w:rPr>
                              <w:t>that were not listed above:</w:t>
                            </w:r>
                          </w:p>
                        </w:tc>
                      </w:tr>
                      <w:tr w:rsidR="0061330C" w14:paraId="37C95467" w14:textId="77777777">
                        <w:trPr>
                          <w:trHeight w:val="285"/>
                        </w:trPr>
                        <w:tc>
                          <w:tcPr>
                            <w:tcW w:w="263" w:type="dxa"/>
                            <w:hideMark/>
                          </w:tcPr>
                          <w:p w14:paraId="7597855A" w14:textId="77777777" w:rsidR="0061330C" w:rsidRDefault="0061330C">
                            <w:pPr>
                              <w:pStyle w:val="TableParagraph"/>
                              <w:spacing w:line="256" w:lineRule="auto"/>
                              <w:ind w:left="50"/>
                              <w:rPr>
                                <w:b/>
                                <w:sz w:val="17"/>
                              </w:rPr>
                            </w:pPr>
                            <w:r>
                              <w:rPr>
                                <w:b/>
                                <w:sz w:val="17"/>
                              </w:rPr>
                              <w:t>0</w:t>
                            </w:r>
                          </w:p>
                        </w:tc>
                        <w:tc>
                          <w:tcPr>
                            <w:tcW w:w="332" w:type="dxa"/>
                            <w:hideMark/>
                          </w:tcPr>
                          <w:p w14:paraId="50E3CC23" w14:textId="77777777" w:rsidR="0061330C" w:rsidRDefault="0061330C">
                            <w:pPr>
                              <w:pStyle w:val="TableParagraph"/>
                              <w:spacing w:line="256" w:lineRule="auto"/>
                              <w:ind w:left="118"/>
                              <w:rPr>
                                <w:b/>
                                <w:sz w:val="17"/>
                              </w:rPr>
                            </w:pPr>
                            <w:r>
                              <w:rPr>
                                <w:b/>
                                <w:sz w:val="17"/>
                              </w:rPr>
                              <w:t>1</w:t>
                            </w:r>
                          </w:p>
                        </w:tc>
                        <w:tc>
                          <w:tcPr>
                            <w:tcW w:w="343" w:type="dxa"/>
                            <w:hideMark/>
                          </w:tcPr>
                          <w:p w14:paraId="4E1B354D" w14:textId="77777777" w:rsidR="0061330C" w:rsidRDefault="0061330C">
                            <w:pPr>
                              <w:pStyle w:val="TableParagraph"/>
                              <w:spacing w:line="256" w:lineRule="auto"/>
                              <w:ind w:left="120"/>
                              <w:rPr>
                                <w:b/>
                                <w:sz w:val="17"/>
                              </w:rPr>
                            </w:pPr>
                            <w:r>
                              <w:rPr>
                                <w:b/>
                                <w:sz w:val="17"/>
                              </w:rPr>
                              <w:t>2</w:t>
                            </w:r>
                          </w:p>
                        </w:tc>
                        <w:tc>
                          <w:tcPr>
                            <w:tcW w:w="503" w:type="dxa"/>
                          </w:tcPr>
                          <w:p w14:paraId="04D8BBF8" w14:textId="77777777" w:rsidR="0061330C" w:rsidRDefault="0061330C">
                            <w:pPr>
                              <w:pStyle w:val="TableParagraph"/>
                              <w:spacing w:before="0" w:line="256" w:lineRule="auto"/>
                              <w:rPr>
                                <w:rFonts w:ascii="Times New Roman"/>
                                <w:sz w:val="18"/>
                              </w:rPr>
                            </w:pPr>
                          </w:p>
                        </w:tc>
                        <w:tc>
                          <w:tcPr>
                            <w:tcW w:w="3379" w:type="dxa"/>
                          </w:tcPr>
                          <w:p w14:paraId="09AFC947" w14:textId="77777777" w:rsidR="0061330C" w:rsidRDefault="0061330C">
                            <w:pPr>
                              <w:pStyle w:val="TableParagraph"/>
                              <w:spacing w:before="0" w:line="256" w:lineRule="auto"/>
                              <w:rPr>
                                <w:rFonts w:ascii="Times New Roman"/>
                                <w:sz w:val="18"/>
                              </w:rPr>
                            </w:pPr>
                          </w:p>
                        </w:tc>
                      </w:tr>
                      <w:tr w:rsidR="0061330C" w14:paraId="29CB4AC4" w14:textId="77777777">
                        <w:trPr>
                          <w:trHeight w:val="287"/>
                        </w:trPr>
                        <w:tc>
                          <w:tcPr>
                            <w:tcW w:w="263" w:type="dxa"/>
                            <w:hideMark/>
                          </w:tcPr>
                          <w:p w14:paraId="41B7C251" w14:textId="77777777" w:rsidR="0061330C" w:rsidRDefault="0061330C">
                            <w:pPr>
                              <w:pStyle w:val="TableParagraph"/>
                              <w:spacing w:before="44" w:line="256" w:lineRule="auto"/>
                              <w:ind w:left="50"/>
                              <w:rPr>
                                <w:b/>
                                <w:sz w:val="17"/>
                              </w:rPr>
                            </w:pPr>
                            <w:r>
                              <w:rPr>
                                <w:b/>
                                <w:sz w:val="17"/>
                              </w:rPr>
                              <w:t>0</w:t>
                            </w:r>
                          </w:p>
                        </w:tc>
                        <w:tc>
                          <w:tcPr>
                            <w:tcW w:w="332" w:type="dxa"/>
                            <w:hideMark/>
                          </w:tcPr>
                          <w:p w14:paraId="41A68188" w14:textId="77777777" w:rsidR="0061330C" w:rsidRDefault="0061330C">
                            <w:pPr>
                              <w:pStyle w:val="TableParagraph"/>
                              <w:spacing w:before="44" w:line="256" w:lineRule="auto"/>
                              <w:ind w:left="118"/>
                              <w:rPr>
                                <w:b/>
                                <w:sz w:val="17"/>
                              </w:rPr>
                            </w:pPr>
                            <w:r>
                              <w:rPr>
                                <w:b/>
                                <w:sz w:val="17"/>
                              </w:rPr>
                              <w:t>1</w:t>
                            </w:r>
                          </w:p>
                        </w:tc>
                        <w:tc>
                          <w:tcPr>
                            <w:tcW w:w="343" w:type="dxa"/>
                            <w:hideMark/>
                          </w:tcPr>
                          <w:p w14:paraId="2BC40BA9" w14:textId="77777777" w:rsidR="0061330C" w:rsidRDefault="0061330C">
                            <w:pPr>
                              <w:pStyle w:val="TableParagraph"/>
                              <w:spacing w:before="44" w:line="256" w:lineRule="auto"/>
                              <w:ind w:left="120"/>
                              <w:rPr>
                                <w:b/>
                                <w:sz w:val="17"/>
                              </w:rPr>
                            </w:pPr>
                            <w:r>
                              <w:rPr>
                                <w:b/>
                                <w:sz w:val="17"/>
                              </w:rPr>
                              <w:t>2</w:t>
                            </w:r>
                          </w:p>
                        </w:tc>
                        <w:tc>
                          <w:tcPr>
                            <w:tcW w:w="503" w:type="dxa"/>
                          </w:tcPr>
                          <w:p w14:paraId="1B00104A" w14:textId="77777777" w:rsidR="0061330C" w:rsidRDefault="0061330C">
                            <w:pPr>
                              <w:pStyle w:val="TableParagraph"/>
                              <w:spacing w:before="0" w:line="256" w:lineRule="auto"/>
                              <w:rPr>
                                <w:rFonts w:ascii="Times New Roman"/>
                                <w:sz w:val="18"/>
                              </w:rPr>
                            </w:pPr>
                          </w:p>
                        </w:tc>
                        <w:tc>
                          <w:tcPr>
                            <w:tcW w:w="3379" w:type="dxa"/>
                            <w:tcBorders>
                              <w:top w:val="nil"/>
                              <w:left w:val="nil"/>
                              <w:bottom w:val="single" w:sz="4" w:space="0" w:color="000000"/>
                              <w:right w:val="nil"/>
                            </w:tcBorders>
                          </w:tcPr>
                          <w:p w14:paraId="6C7D9BB4" w14:textId="77777777" w:rsidR="0061330C" w:rsidRDefault="0061330C">
                            <w:pPr>
                              <w:pStyle w:val="TableParagraph"/>
                              <w:spacing w:before="0" w:line="256" w:lineRule="auto"/>
                              <w:rPr>
                                <w:rFonts w:ascii="Times New Roman"/>
                                <w:sz w:val="18"/>
                              </w:rPr>
                            </w:pPr>
                          </w:p>
                        </w:tc>
                      </w:tr>
                      <w:tr w:rsidR="0061330C" w14:paraId="3A9303FA" w14:textId="77777777">
                        <w:trPr>
                          <w:trHeight w:val="346"/>
                        </w:trPr>
                        <w:tc>
                          <w:tcPr>
                            <w:tcW w:w="263" w:type="dxa"/>
                            <w:hideMark/>
                          </w:tcPr>
                          <w:p w14:paraId="77001D23" w14:textId="77777777" w:rsidR="0061330C" w:rsidRDefault="0061330C">
                            <w:pPr>
                              <w:pStyle w:val="TableParagraph"/>
                              <w:spacing w:before="39" w:line="256" w:lineRule="auto"/>
                              <w:ind w:left="50"/>
                              <w:rPr>
                                <w:b/>
                                <w:sz w:val="17"/>
                              </w:rPr>
                            </w:pPr>
                            <w:r>
                              <w:rPr>
                                <w:b/>
                                <w:sz w:val="17"/>
                              </w:rPr>
                              <w:t>0</w:t>
                            </w:r>
                          </w:p>
                        </w:tc>
                        <w:tc>
                          <w:tcPr>
                            <w:tcW w:w="332" w:type="dxa"/>
                            <w:hideMark/>
                          </w:tcPr>
                          <w:p w14:paraId="5A6AC30C" w14:textId="77777777" w:rsidR="0061330C" w:rsidRDefault="0061330C">
                            <w:pPr>
                              <w:pStyle w:val="TableParagraph"/>
                              <w:spacing w:before="39" w:line="256" w:lineRule="auto"/>
                              <w:ind w:left="118"/>
                              <w:rPr>
                                <w:b/>
                                <w:sz w:val="17"/>
                              </w:rPr>
                            </w:pPr>
                            <w:r>
                              <w:rPr>
                                <w:b/>
                                <w:sz w:val="17"/>
                              </w:rPr>
                              <w:t>1</w:t>
                            </w:r>
                          </w:p>
                        </w:tc>
                        <w:tc>
                          <w:tcPr>
                            <w:tcW w:w="343" w:type="dxa"/>
                            <w:hideMark/>
                          </w:tcPr>
                          <w:p w14:paraId="4CC97C99" w14:textId="77777777" w:rsidR="0061330C" w:rsidRDefault="0061330C">
                            <w:pPr>
                              <w:pStyle w:val="TableParagraph"/>
                              <w:spacing w:before="39" w:line="256" w:lineRule="auto"/>
                              <w:ind w:left="120"/>
                              <w:rPr>
                                <w:b/>
                                <w:sz w:val="17"/>
                              </w:rPr>
                            </w:pPr>
                            <w:r>
                              <w:rPr>
                                <w:b/>
                                <w:sz w:val="17"/>
                              </w:rPr>
                              <w:t>2</w:t>
                            </w:r>
                          </w:p>
                        </w:tc>
                        <w:tc>
                          <w:tcPr>
                            <w:tcW w:w="503" w:type="dxa"/>
                          </w:tcPr>
                          <w:p w14:paraId="68BDE03B" w14:textId="77777777" w:rsidR="0061330C" w:rsidRDefault="0061330C">
                            <w:pPr>
                              <w:pStyle w:val="TableParagraph"/>
                              <w:spacing w:before="0" w:line="256" w:lineRule="auto"/>
                              <w:rPr>
                                <w:rFonts w:ascii="Times New Roman"/>
                                <w:sz w:val="18"/>
                              </w:rPr>
                            </w:pPr>
                          </w:p>
                        </w:tc>
                        <w:tc>
                          <w:tcPr>
                            <w:tcW w:w="3379" w:type="dxa"/>
                            <w:tcBorders>
                              <w:top w:val="single" w:sz="4" w:space="0" w:color="000000"/>
                              <w:left w:val="nil"/>
                              <w:bottom w:val="nil"/>
                              <w:right w:val="nil"/>
                            </w:tcBorders>
                          </w:tcPr>
                          <w:p w14:paraId="575031CA" w14:textId="77777777" w:rsidR="0061330C" w:rsidRDefault="0061330C">
                            <w:pPr>
                              <w:pStyle w:val="TableParagraph"/>
                              <w:spacing w:before="0" w:line="256" w:lineRule="auto"/>
                              <w:rPr>
                                <w:rFonts w:ascii="Times New Roman"/>
                                <w:sz w:val="18"/>
                              </w:rPr>
                            </w:pPr>
                          </w:p>
                        </w:tc>
                      </w:tr>
                    </w:tbl>
                    <w:p w14:paraId="350C4F62" w14:textId="77777777" w:rsidR="0061330C" w:rsidRDefault="0061330C" w:rsidP="00C120CD">
                      <w:pPr>
                        <w:pStyle w:val="BodyText"/>
                      </w:pPr>
                    </w:p>
                  </w:txbxContent>
                </v:textbox>
                <w10:wrap type="topAndBottom" anchorx="page"/>
              </v:shape>
            </w:pict>
          </mc:Fallback>
        </mc:AlternateContent>
      </w:r>
    </w:p>
    <w:p w14:paraId="57D5E7CF" w14:textId="0028BE6F" w:rsidR="00307578" w:rsidRPr="00D541E8" w:rsidRDefault="00307578" w:rsidP="002C71AA">
      <w:pPr>
        <w:shd w:val="clear" w:color="auto" w:fill="FFFFFF" w:themeFill="background1"/>
        <w:spacing w:after="0"/>
        <w:sectPr w:rsidR="00307578" w:rsidRPr="00D541E8">
          <w:headerReference w:type="default" r:id="rId57"/>
          <w:pgSz w:w="12240" w:h="15840"/>
          <w:pgMar w:top="1440" w:right="1080" w:bottom="1440" w:left="1080" w:header="720" w:footer="720" w:gutter="0"/>
          <w:cols w:space="720"/>
        </w:sectPr>
      </w:pPr>
    </w:p>
    <w:p w14:paraId="1852F485" w14:textId="77777777" w:rsidR="0050782C" w:rsidRPr="00D541E8" w:rsidRDefault="0050782C" w:rsidP="002C71AA">
      <w:pPr>
        <w:shd w:val="clear" w:color="auto" w:fill="FFFFFF" w:themeFill="background1"/>
      </w:pPr>
    </w:p>
    <w:p w14:paraId="417B5095" w14:textId="77777777" w:rsidR="0050782C" w:rsidRPr="00D541E8" w:rsidRDefault="0050782C" w:rsidP="002C71AA">
      <w:pPr>
        <w:shd w:val="clear" w:color="auto" w:fill="FFFFFF" w:themeFill="background1"/>
        <w:rPr>
          <w:b/>
          <w:bCs/>
        </w:rPr>
      </w:pPr>
    </w:p>
    <w:p w14:paraId="15CFB77E" w14:textId="668F4136" w:rsidR="00B26FAA" w:rsidRPr="00D541E8" w:rsidRDefault="00B26FAA" w:rsidP="002C71AA">
      <w:pPr>
        <w:shd w:val="clear" w:color="auto" w:fill="FFFFFF" w:themeFill="background1"/>
        <w:spacing w:line="257" w:lineRule="auto"/>
        <w:rPr>
          <w:rFonts w:ascii="Calibri" w:eastAsia="Calibri" w:hAnsi="Calibri" w:cs="Calibri"/>
          <w:b/>
          <w:bCs/>
        </w:rPr>
      </w:pPr>
      <w:r w:rsidRPr="00D541E8">
        <w:rPr>
          <w:rFonts w:ascii="Calibri" w:eastAsia="Calibri" w:hAnsi="Calibri" w:cs="Calibri"/>
          <w:b/>
          <w:bCs/>
        </w:rPr>
        <w:t>Satisfaction with Family Life</w:t>
      </w:r>
      <w:r w:rsidR="00ED3F96" w:rsidRPr="00D541E8">
        <w:rPr>
          <w:rFonts w:ascii="Calibri" w:eastAsia="Calibri" w:hAnsi="Calibri" w:cs="Calibri"/>
          <w:b/>
          <w:bCs/>
        </w:rPr>
        <w:t xml:space="preserve"> Scale</w:t>
      </w:r>
    </w:p>
    <w:p w14:paraId="22D44211" w14:textId="51799BA3" w:rsidR="00ED3F96" w:rsidRPr="00D541E8" w:rsidRDefault="00ED3F96" w:rsidP="002C71AA">
      <w:pPr>
        <w:shd w:val="clear" w:color="auto" w:fill="FFFFFF" w:themeFill="background1"/>
      </w:pPr>
      <w:r w:rsidRPr="00D541E8">
        <w:t xml:space="preserve">Rating: 1-7 (1-Strongly disagree, 2-Disagree, 3-Slightly disagree, </w:t>
      </w:r>
      <w:r w:rsidR="00D844AF" w:rsidRPr="00D541E8">
        <w:t>4-</w:t>
      </w:r>
      <w:r w:rsidRPr="00D541E8">
        <w:t>Neither agree</w:t>
      </w:r>
      <w:r w:rsidR="00D844AF" w:rsidRPr="00D541E8">
        <w:t xml:space="preserve"> </w:t>
      </w:r>
      <w:r w:rsidRPr="00D541E8">
        <w:t>nor disagree</w:t>
      </w:r>
      <w:r w:rsidR="00D844AF" w:rsidRPr="00D541E8">
        <w:t>, 5-</w:t>
      </w:r>
      <w:r w:rsidRPr="00D541E8">
        <w:t>Slightly</w:t>
      </w:r>
      <w:r w:rsidR="0042106F" w:rsidRPr="00D541E8">
        <w:t xml:space="preserve"> </w:t>
      </w:r>
      <w:r w:rsidRPr="00D541E8">
        <w:t>agree</w:t>
      </w:r>
      <w:r w:rsidR="0042106F" w:rsidRPr="00D541E8">
        <w:t xml:space="preserve">, </w:t>
      </w:r>
      <w:r w:rsidRPr="00D541E8">
        <w:t>6</w:t>
      </w:r>
      <w:r w:rsidR="0042106F" w:rsidRPr="00D541E8">
        <w:t>-</w:t>
      </w:r>
      <w:r w:rsidRPr="00D541E8">
        <w:t>Agree</w:t>
      </w:r>
      <w:r w:rsidR="0042106F" w:rsidRPr="00D541E8">
        <w:t xml:space="preserve">, </w:t>
      </w:r>
      <w:r w:rsidRPr="00D541E8">
        <w:t>7</w:t>
      </w:r>
      <w:r w:rsidR="0042106F" w:rsidRPr="00D541E8">
        <w:t>-</w:t>
      </w:r>
      <w:r w:rsidRPr="00D541E8">
        <w:t>Strongly</w:t>
      </w:r>
      <w:r w:rsidR="0042106F" w:rsidRPr="00D541E8">
        <w:t xml:space="preserve"> </w:t>
      </w:r>
      <w:r w:rsidRPr="00D541E8">
        <w:t>agree</w:t>
      </w:r>
      <w:r w:rsidR="0042106F" w:rsidRPr="00D541E8">
        <w:t>)</w:t>
      </w:r>
    </w:p>
    <w:p w14:paraId="67354FED" w14:textId="77777777" w:rsidR="0042106F" w:rsidRPr="00D541E8" w:rsidRDefault="0042106F" w:rsidP="002C71AA">
      <w:pPr>
        <w:shd w:val="clear" w:color="auto" w:fill="FFFFFF" w:themeFill="background1"/>
      </w:pPr>
    </w:p>
    <w:p w14:paraId="43F74FC1" w14:textId="00D540CF" w:rsidR="00ED3F96" w:rsidRPr="00D541E8" w:rsidRDefault="00ED3F96" w:rsidP="002C71AA">
      <w:pPr>
        <w:shd w:val="clear" w:color="auto" w:fill="FFFFFF" w:themeFill="background1"/>
      </w:pPr>
      <w:r w:rsidRPr="00D541E8">
        <w:t>Item</w:t>
      </w:r>
      <w:r w:rsidR="0042106F" w:rsidRPr="00D541E8">
        <w:t>s:</w:t>
      </w:r>
    </w:p>
    <w:p w14:paraId="123E21BE" w14:textId="16C40778" w:rsidR="00ED3F96" w:rsidRPr="00D541E8" w:rsidRDefault="00ED3F96" w:rsidP="002C71AA">
      <w:pPr>
        <w:shd w:val="clear" w:color="auto" w:fill="FFFFFF" w:themeFill="background1"/>
      </w:pPr>
      <w:r w:rsidRPr="00D541E8">
        <w:t>1. In most ways my family life is close to</w:t>
      </w:r>
      <w:r w:rsidR="0042106F" w:rsidRPr="00D541E8">
        <w:t xml:space="preserve"> </w:t>
      </w:r>
      <w:r w:rsidRPr="00D541E8">
        <w:t>ideal.</w:t>
      </w:r>
    </w:p>
    <w:p w14:paraId="5F5E8A61" w14:textId="33B1BBFA" w:rsidR="00ED3F96" w:rsidRPr="00D541E8" w:rsidRDefault="00ED3F96" w:rsidP="002C71AA">
      <w:pPr>
        <w:shd w:val="clear" w:color="auto" w:fill="FFFFFF" w:themeFill="background1"/>
      </w:pPr>
      <w:r w:rsidRPr="00D541E8">
        <w:t>2. The conditions of my family life are</w:t>
      </w:r>
      <w:r w:rsidR="0042106F" w:rsidRPr="00D541E8">
        <w:t xml:space="preserve"> </w:t>
      </w:r>
      <w:r w:rsidRPr="00D541E8">
        <w:t>excellent.</w:t>
      </w:r>
    </w:p>
    <w:p w14:paraId="2C5D4D90" w14:textId="749F0C7C" w:rsidR="00ED3F96" w:rsidRPr="00D541E8" w:rsidRDefault="00ED3F96" w:rsidP="002C71AA">
      <w:pPr>
        <w:shd w:val="clear" w:color="auto" w:fill="FFFFFF" w:themeFill="background1"/>
      </w:pPr>
      <w:r w:rsidRPr="00D541E8">
        <w:t xml:space="preserve">3. I am satisfied with my family life. </w:t>
      </w:r>
    </w:p>
    <w:p w14:paraId="3A09571D" w14:textId="3855D79B" w:rsidR="00ED3F96" w:rsidRPr="00D541E8" w:rsidRDefault="00ED3F96" w:rsidP="002C71AA">
      <w:pPr>
        <w:shd w:val="clear" w:color="auto" w:fill="FFFFFF" w:themeFill="background1"/>
      </w:pPr>
      <w:r w:rsidRPr="00D541E8">
        <w:t xml:space="preserve">4. So </w:t>
      </w:r>
      <w:r w:rsidR="0042106F" w:rsidRPr="00D541E8">
        <w:t>far,</w:t>
      </w:r>
      <w:r w:rsidRPr="00D541E8">
        <w:t xml:space="preserve"> I have gotten the important things</w:t>
      </w:r>
      <w:r w:rsidR="0042106F" w:rsidRPr="00D541E8">
        <w:t xml:space="preserve"> </w:t>
      </w:r>
      <w:r w:rsidRPr="00D541E8">
        <w:t>I want in my family life.</w:t>
      </w:r>
    </w:p>
    <w:p w14:paraId="1E715998" w14:textId="576BD42D" w:rsidR="00B26FAA" w:rsidRPr="00D541E8" w:rsidRDefault="00ED3F96" w:rsidP="002C71AA">
      <w:pPr>
        <w:shd w:val="clear" w:color="auto" w:fill="FFFFFF" w:themeFill="background1"/>
      </w:pPr>
      <w:r w:rsidRPr="00D541E8">
        <w:t>5. If I could live my family life over, I would</w:t>
      </w:r>
      <w:r w:rsidR="0042106F" w:rsidRPr="00D541E8">
        <w:t xml:space="preserve"> </w:t>
      </w:r>
      <w:r w:rsidRPr="00D541E8">
        <w:t>change almost nothing.</w:t>
      </w:r>
    </w:p>
    <w:p w14:paraId="3CA61A1D" w14:textId="77777777" w:rsidR="00B26FAA" w:rsidRPr="00D541E8" w:rsidRDefault="00B26FAA" w:rsidP="002C71AA">
      <w:pPr>
        <w:shd w:val="clear" w:color="auto" w:fill="FFFFFF" w:themeFill="background1"/>
      </w:pPr>
    </w:p>
    <w:p w14:paraId="498C4455" w14:textId="41AA4343" w:rsidR="00CD251B" w:rsidRPr="00D541E8" w:rsidRDefault="00CD251B" w:rsidP="002C71AA">
      <w:pPr>
        <w:shd w:val="clear" w:color="auto" w:fill="FFFFFF" w:themeFill="background1"/>
        <w:rPr>
          <w:b/>
          <w:bCs/>
        </w:rPr>
      </w:pPr>
      <w:r w:rsidRPr="00D541E8">
        <w:rPr>
          <w:b/>
          <w:bCs/>
        </w:rPr>
        <w:t>Mental Health Literacy Scale</w:t>
      </w:r>
    </w:p>
    <w:p w14:paraId="25265F8D" w14:textId="77777777" w:rsidR="00CD251B" w:rsidRPr="00D541E8" w:rsidRDefault="00CD251B" w:rsidP="002C71AA">
      <w:pPr>
        <w:shd w:val="clear" w:color="auto" w:fill="FFFFFF" w:themeFill="background1"/>
      </w:pPr>
      <w:r w:rsidRPr="00D541E8">
        <w:t>The purpose of these questions is to gain an understanding of your knowledge of various aspects to do with mental health. When responding, we are interested in your degree of knowledge. Therefore when choosing your response, consider that:</w:t>
      </w:r>
    </w:p>
    <w:p w14:paraId="4C2C6290" w14:textId="77777777" w:rsidR="00CD251B" w:rsidRPr="00D541E8" w:rsidRDefault="00CD251B" w:rsidP="002C71AA">
      <w:pPr>
        <w:shd w:val="clear" w:color="auto" w:fill="FFFFFF" w:themeFill="background1"/>
      </w:pPr>
      <w:r w:rsidRPr="00D541E8">
        <w:t>Very unlikely = I am certain that it is NOT likely</w:t>
      </w:r>
    </w:p>
    <w:p w14:paraId="5DCE0CF2" w14:textId="77777777" w:rsidR="00CD251B" w:rsidRPr="00D541E8" w:rsidRDefault="00CD251B" w:rsidP="002C71AA">
      <w:pPr>
        <w:shd w:val="clear" w:color="auto" w:fill="FFFFFF" w:themeFill="background1"/>
      </w:pPr>
      <w:r w:rsidRPr="00D541E8">
        <w:t>Unlikely = I think it is unlikely but am not certain</w:t>
      </w:r>
    </w:p>
    <w:p w14:paraId="44D38990" w14:textId="77777777" w:rsidR="00CD251B" w:rsidRPr="00D541E8" w:rsidRDefault="00CD251B" w:rsidP="002C71AA">
      <w:pPr>
        <w:shd w:val="clear" w:color="auto" w:fill="FFFFFF" w:themeFill="background1"/>
      </w:pPr>
      <w:r w:rsidRPr="00D541E8">
        <w:t>Likely = I think it is likely but am not certain</w:t>
      </w:r>
    </w:p>
    <w:p w14:paraId="02513780" w14:textId="77777777" w:rsidR="00CD251B" w:rsidRPr="00D541E8" w:rsidRDefault="00CD251B" w:rsidP="002C71AA">
      <w:pPr>
        <w:shd w:val="clear" w:color="auto" w:fill="FFFFFF" w:themeFill="background1"/>
      </w:pPr>
      <w:r w:rsidRPr="00D541E8">
        <w:t>Very Likely = I am certain that it IS very likely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4"/>
        <w:gridCol w:w="2394"/>
        <w:gridCol w:w="2394"/>
        <w:gridCol w:w="2394"/>
      </w:tblGrid>
      <w:tr w:rsidR="00CD251B" w:rsidRPr="00D541E8" w14:paraId="03667F29" w14:textId="77777777" w:rsidTr="00CD251B">
        <w:tc>
          <w:tcPr>
            <w:tcW w:w="9576" w:type="dxa"/>
            <w:gridSpan w:val="4"/>
            <w:hideMark/>
          </w:tcPr>
          <w:p w14:paraId="00CAE958" w14:textId="77777777" w:rsidR="00CD251B" w:rsidRPr="00D541E8" w:rsidRDefault="00CD251B" w:rsidP="002C71AA">
            <w:pPr>
              <w:shd w:val="clear" w:color="auto" w:fill="FFFFFF" w:themeFill="background1"/>
            </w:pPr>
            <w:r w:rsidRPr="00D541E8">
              <w:t>1</w:t>
            </w:r>
          </w:p>
        </w:tc>
      </w:tr>
      <w:tr w:rsidR="00CD251B" w:rsidRPr="00D541E8" w14:paraId="5476CCBF" w14:textId="77777777" w:rsidTr="00CD251B">
        <w:trPr>
          <w:trHeight w:val="1327"/>
        </w:trPr>
        <w:tc>
          <w:tcPr>
            <w:tcW w:w="9576" w:type="dxa"/>
            <w:gridSpan w:val="4"/>
            <w:hideMark/>
          </w:tcPr>
          <w:p w14:paraId="0E28F61F" w14:textId="77777777" w:rsidR="00CD251B" w:rsidRPr="00D541E8" w:rsidRDefault="00CD251B" w:rsidP="002C71AA">
            <w:pPr>
              <w:shd w:val="clear" w:color="auto" w:fill="FFFFFF" w:themeFill="background1"/>
            </w:pPr>
            <w:r w:rsidRPr="00D541E8">
              <w:t>If someone became extremely nervous or anxious in one or more situations with other people (e.g., a party) or performance situations (e.g., presenting at a meeting) in which they were afraid of being evaluated by others and that they would act in a way that was humiliating or feel embarrassed, then to what extent do you think it is likely they have Social Phobia</w:t>
            </w:r>
          </w:p>
        </w:tc>
      </w:tr>
      <w:tr w:rsidR="00CD251B" w:rsidRPr="00D541E8" w14:paraId="515CB1AF" w14:textId="77777777" w:rsidTr="00CD251B">
        <w:tc>
          <w:tcPr>
            <w:tcW w:w="2394" w:type="dxa"/>
            <w:hideMark/>
          </w:tcPr>
          <w:p w14:paraId="6C99A457" w14:textId="77777777" w:rsidR="00CD251B" w:rsidRPr="00D541E8" w:rsidRDefault="00CD251B" w:rsidP="002C71AA">
            <w:pPr>
              <w:shd w:val="clear" w:color="auto" w:fill="FFFFFF" w:themeFill="background1"/>
            </w:pPr>
            <w:r w:rsidRPr="00D541E8">
              <w:t>Very unlikely</w:t>
            </w:r>
          </w:p>
        </w:tc>
        <w:tc>
          <w:tcPr>
            <w:tcW w:w="2394" w:type="dxa"/>
            <w:hideMark/>
          </w:tcPr>
          <w:p w14:paraId="5D4291AB" w14:textId="77777777" w:rsidR="00CD251B" w:rsidRPr="00D541E8" w:rsidRDefault="00CD251B" w:rsidP="002C71AA">
            <w:pPr>
              <w:shd w:val="clear" w:color="auto" w:fill="FFFFFF" w:themeFill="background1"/>
            </w:pPr>
            <w:r w:rsidRPr="00D541E8">
              <w:t>Unlikely</w:t>
            </w:r>
          </w:p>
        </w:tc>
        <w:tc>
          <w:tcPr>
            <w:tcW w:w="2394" w:type="dxa"/>
            <w:hideMark/>
          </w:tcPr>
          <w:p w14:paraId="5DDB34E5" w14:textId="77777777" w:rsidR="00CD251B" w:rsidRPr="00D541E8" w:rsidRDefault="00CD251B" w:rsidP="002C71AA">
            <w:pPr>
              <w:shd w:val="clear" w:color="auto" w:fill="FFFFFF" w:themeFill="background1"/>
            </w:pPr>
            <w:r w:rsidRPr="00D541E8">
              <w:t>Likely</w:t>
            </w:r>
          </w:p>
        </w:tc>
        <w:tc>
          <w:tcPr>
            <w:tcW w:w="2394" w:type="dxa"/>
            <w:hideMark/>
          </w:tcPr>
          <w:p w14:paraId="3D8924FC" w14:textId="77777777" w:rsidR="00CD251B" w:rsidRPr="00D541E8" w:rsidRDefault="00CD251B" w:rsidP="002C71AA">
            <w:pPr>
              <w:shd w:val="clear" w:color="auto" w:fill="FFFFFF" w:themeFill="background1"/>
            </w:pPr>
            <w:r w:rsidRPr="00D541E8">
              <w:t>Very Likely</w:t>
            </w:r>
          </w:p>
        </w:tc>
      </w:tr>
      <w:tr w:rsidR="00CD251B" w:rsidRPr="00D541E8" w14:paraId="2788922B" w14:textId="77777777" w:rsidTr="00CD251B">
        <w:tc>
          <w:tcPr>
            <w:tcW w:w="9576" w:type="dxa"/>
            <w:gridSpan w:val="4"/>
            <w:hideMark/>
          </w:tcPr>
          <w:p w14:paraId="6C19741E" w14:textId="77777777" w:rsidR="00CD251B" w:rsidRPr="00D541E8" w:rsidRDefault="00CD251B" w:rsidP="002C71AA">
            <w:pPr>
              <w:shd w:val="clear" w:color="auto" w:fill="FFFFFF" w:themeFill="background1"/>
            </w:pPr>
            <w:r w:rsidRPr="00D541E8">
              <w:t>2</w:t>
            </w:r>
          </w:p>
        </w:tc>
      </w:tr>
      <w:tr w:rsidR="00CD251B" w:rsidRPr="00D541E8" w14:paraId="18C632DF" w14:textId="77777777" w:rsidTr="00CD251B">
        <w:trPr>
          <w:trHeight w:val="1347"/>
        </w:trPr>
        <w:tc>
          <w:tcPr>
            <w:tcW w:w="9576" w:type="dxa"/>
            <w:gridSpan w:val="4"/>
            <w:hideMark/>
          </w:tcPr>
          <w:p w14:paraId="3D5C4B6C" w14:textId="77777777" w:rsidR="00CD251B" w:rsidRPr="00D541E8" w:rsidRDefault="00CD251B" w:rsidP="002C71AA">
            <w:pPr>
              <w:shd w:val="clear" w:color="auto" w:fill="FFFFFF" w:themeFill="background1"/>
            </w:pPr>
            <w:r w:rsidRPr="00D541E8">
              <w:t>If someone experienced excessive worry about a number of events or activities where this level of concern was not warranted, had difficulty controlling this worry and had physical symptoms such as having tense muscles and feeling fatigued then to what extent do you think it is likely they have Generalised Anxiety Disorder</w:t>
            </w:r>
          </w:p>
        </w:tc>
      </w:tr>
      <w:tr w:rsidR="00CD251B" w:rsidRPr="00D541E8" w14:paraId="30B8AC13" w14:textId="77777777" w:rsidTr="00CD251B">
        <w:tc>
          <w:tcPr>
            <w:tcW w:w="2394" w:type="dxa"/>
            <w:hideMark/>
          </w:tcPr>
          <w:p w14:paraId="069A572D" w14:textId="77777777" w:rsidR="00CD251B" w:rsidRPr="00D541E8" w:rsidRDefault="00CD251B" w:rsidP="002C71AA">
            <w:pPr>
              <w:shd w:val="clear" w:color="auto" w:fill="FFFFFF" w:themeFill="background1"/>
            </w:pPr>
            <w:r w:rsidRPr="00D541E8">
              <w:t>Very unlikely</w:t>
            </w:r>
          </w:p>
        </w:tc>
        <w:tc>
          <w:tcPr>
            <w:tcW w:w="2394" w:type="dxa"/>
            <w:hideMark/>
          </w:tcPr>
          <w:p w14:paraId="6A0F1BBB" w14:textId="77777777" w:rsidR="00CD251B" w:rsidRPr="00D541E8" w:rsidRDefault="00CD251B" w:rsidP="002C71AA">
            <w:pPr>
              <w:shd w:val="clear" w:color="auto" w:fill="FFFFFF" w:themeFill="background1"/>
            </w:pPr>
            <w:r w:rsidRPr="00D541E8">
              <w:t>Unlikely</w:t>
            </w:r>
          </w:p>
        </w:tc>
        <w:tc>
          <w:tcPr>
            <w:tcW w:w="2394" w:type="dxa"/>
            <w:hideMark/>
          </w:tcPr>
          <w:p w14:paraId="60A7D296" w14:textId="77777777" w:rsidR="00CD251B" w:rsidRPr="00D541E8" w:rsidRDefault="00CD251B" w:rsidP="002C71AA">
            <w:pPr>
              <w:shd w:val="clear" w:color="auto" w:fill="FFFFFF" w:themeFill="background1"/>
            </w:pPr>
            <w:r w:rsidRPr="00D541E8">
              <w:t>Likely</w:t>
            </w:r>
          </w:p>
        </w:tc>
        <w:tc>
          <w:tcPr>
            <w:tcW w:w="2394" w:type="dxa"/>
            <w:hideMark/>
          </w:tcPr>
          <w:p w14:paraId="2146B5C9" w14:textId="77777777" w:rsidR="00CD251B" w:rsidRPr="00D541E8" w:rsidRDefault="00CD251B" w:rsidP="002C71AA">
            <w:pPr>
              <w:shd w:val="clear" w:color="auto" w:fill="FFFFFF" w:themeFill="background1"/>
            </w:pPr>
            <w:r w:rsidRPr="00D541E8">
              <w:t>Very Likely</w:t>
            </w:r>
          </w:p>
        </w:tc>
      </w:tr>
      <w:tr w:rsidR="00CD251B" w:rsidRPr="00D541E8" w14:paraId="2C9DCABA" w14:textId="77777777" w:rsidTr="00CD251B">
        <w:tc>
          <w:tcPr>
            <w:tcW w:w="9576" w:type="dxa"/>
            <w:gridSpan w:val="4"/>
            <w:hideMark/>
          </w:tcPr>
          <w:p w14:paraId="37AE1664" w14:textId="77777777" w:rsidR="00CD251B" w:rsidRPr="00D541E8" w:rsidRDefault="00CD251B" w:rsidP="002C71AA">
            <w:pPr>
              <w:shd w:val="clear" w:color="auto" w:fill="FFFFFF" w:themeFill="background1"/>
            </w:pPr>
            <w:r w:rsidRPr="00D541E8">
              <w:t>3</w:t>
            </w:r>
          </w:p>
        </w:tc>
      </w:tr>
      <w:tr w:rsidR="00CD251B" w:rsidRPr="00D541E8" w14:paraId="3FD0C36A" w14:textId="77777777" w:rsidTr="00CD251B">
        <w:trPr>
          <w:trHeight w:val="1056"/>
        </w:trPr>
        <w:tc>
          <w:tcPr>
            <w:tcW w:w="9576" w:type="dxa"/>
            <w:gridSpan w:val="4"/>
            <w:hideMark/>
          </w:tcPr>
          <w:p w14:paraId="3C771797" w14:textId="77777777" w:rsidR="00CD251B" w:rsidRPr="00D541E8" w:rsidRDefault="00CD251B" w:rsidP="002C71AA">
            <w:pPr>
              <w:shd w:val="clear" w:color="auto" w:fill="FFFFFF" w:themeFill="background1"/>
            </w:pPr>
            <w:r w:rsidRPr="00D541E8">
              <w:t>If someone experienced a low mood for two or more weeks, had a loss of pleasure or interest in their normal activities and experienced changes in their appetite and sleep then to what extent do you think it is likely they have Major Depressive Disorder</w:t>
            </w:r>
          </w:p>
        </w:tc>
      </w:tr>
      <w:tr w:rsidR="00CD251B" w:rsidRPr="00D541E8" w14:paraId="3E24BD9F" w14:textId="77777777" w:rsidTr="00CD251B">
        <w:tc>
          <w:tcPr>
            <w:tcW w:w="2394" w:type="dxa"/>
            <w:hideMark/>
          </w:tcPr>
          <w:p w14:paraId="46E57EE4" w14:textId="77777777" w:rsidR="00CD251B" w:rsidRPr="00D541E8" w:rsidRDefault="00CD251B" w:rsidP="002C71AA">
            <w:pPr>
              <w:shd w:val="clear" w:color="auto" w:fill="FFFFFF" w:themeFill="background1"/>
            </w:pPr>
            <w:r w:rsidRPr="00D541E8">
              <w:t>Very unlikely</w:t>
            </w:r>
          </w:p>
        </w:tc>
        <w:tc>
          <w:tcPr>
            <w:tcW w:w="2394" w:type="dxa"/>
            <w:hideMark/>
          </w:tcPr>
          <w:p w14:paraId="6D41D24F" w14:textId="77777777" w:rsidR="00CD251B" w:rsidRPr="00D541E8" w:rsidRDefault="00CD251B" w:rsidP="002C71AA">
            <w:pPr>
              <w:shd w:val="clear" w:color="auto" w:fill="FFFFFF" w:themeFill="background1"/>
            </w:pPr>
            <w:r w:rsidRPr="00D541E8">
              <w:t>Unlikely</w:t>
            </w:r>
          </w:p>
        </w:tc>
        <w:tc>
          <w:tcPr>
            <w:tcW w:w="2394" w:type="dxa"/>
            <w:hideMark/>
          </w:tcPr>
          <w:p w14:paraId="112E069B" w14:textId="77777777" w:rsidR="00CD251B" w:rsidRPr="00D541E8" w:rsidRDefault="00CD251B" w:rsidP="002C71AA">
            <w:pPr>
              <w:shd w:val="clear" w:color="auto" w:fill="FFFFFF" w:themeFill="background1"/>
            </w:pPr>
            <w:r w:rsidRPr="00D541E8">
              <w:t>Likely</w:t>
            </w:r>
          </w:p>
        </w:tc>
        <w:tc>
          <w:tcPr>
            <w:tcW w:w="2394" w:type="dxa"/>
            <w:hideMark/>
          </w:tcPr>
          <w:p w14:paraId="2DC01CFC" w14:textId="77777777" w:rsidR="00CD251B" w:rsidRPr="00D541E8" w:rsidRDefault="00CD251B" w:rsidP="002C71AA">
            <w:pPr>
              <w:shd w:val="clear" w:color="auto" w:fill="FFFFFF" w:themeFill="background1"/>
            </w:pPr>
            <w:r w:rsidRPr="00D541E8">
              <w:t>Very Likely</w:t>
            </w:r>
          </w:p>
        </w:tc>
      </w:tr>
      <w:tr w:rsidR="00CD251B" w:rsidRPr="00D541E8" w14:paraId="5812D1C5" w14:textId="77777777" w:rsidTr="00CD251B">
        <w:tc>
          <w:tcPr>
            <w:tcW w:w="9576" w:type="dxa"/>
            <w:gridSpan w:val="4"/>
            <w:hideMark/>
          </w:tcPr>
          <w:p w14:paraId="228B60F1" w14:textId="77777777" w:rsidR="00CD251B" w:rsidRPr="00D541E8" w:rsidRDefault="00CD251B" w:rsidP="002C71AA">
            <w:pPr>
              <w:shd w:val="clear" w:color="auto" w:fill="FFFFFF" w:themeFill="background1"/>
            </w:pPr>
            <w:r w:rsidRPr="00D541E8">
              <w:t>4</w:t>
            </w:r>
          </w:p>
        </w:tc>
      </w:tr>
      <w:tr w:rsidR="00CD251B" w:rsidRPr="00D541E8" w14:paraId="3E9F7897" w14:textId="77777777" w:rsidTr="00CD251B">
        <w:trPr>
          <w:trHeight w:val="727"/>
        </w:trPr>
        <w:tc>
          <w:tcPr>
            <w:tcW w:w="9576" w:type="dxa"/>
            <w:gridSpan w:val="4"/>
            <w:hideMark/>
          </w:tcPr>
          <w:p w14:paraId="650652B3" w14:textId="77777777" w:rsidR="00CD251B" w:rsidRPr="00D541E8" w:rsidRDefault="00CD251B" w:rsidP="002C71AA">
            <w:pPr>
              <w:shd w:val="clear" w:color="auto" w:fill="FFFFFF" w:themeFill="background1"/>
            </w:pPr>
            <w:r w:rsidRPr="00D541E8">
              <w:t>To what extent do you think it is likely that Personality Disorders are a category of mental illness</w:t>
            </w:r>
          </w:p>
        </w:tc>
      </w:tr>
      <w:tr w:rsidR="00CD251B" w:rsidRPr="00D541E8" w14:paraId="1C5C0B61" w14:textId="77777777" w:rsidTr="00CD251B">
        <w:tc>
          <w:tcPr>
            <w:tcW w:w="2394" w:type="dxa"/>
            <w:hideMark/>
          </w:tcPr>
          <w:p w14:paraId="06E21159" w14:textId="77777777" w:rsidR="00CD251B" w:rsidRPr="00D541E8" w:rsidRDefault="00CD251B" w:rsidP="002C71AA">
            <w:pPr>
              <w:shd w:val="clear" w:color="auto" w:fill="FFFFFF" w:themeFill="background1"/>
            </w:pPr>
            <w:r w:rsidRPr="00D541E8">
              <w:t>Very unlikely</w:t>
            </w:r>
          </w:p>
        </w:tc>
        <w:tc>
          <w:tcPr>
            <w:tcW w:w="2394" w:type="dxa"/>
            <w:hideMark/>
          </w:tcPr>
          <w:p w14:paraId="29C04AAA" w14:textId="77777777" w:rsidR="00CD251B" w:rsidRPr="00D541E8" w:rsidRDefault="00CD251B" w:rsidP="002C71AA">
            <w:pPr>
              <w:shd w:val="clear" w:color="auto" w:fill="FFFFFF" w:themeFill="background1"/>
            </w:pPr>
            <w:r w:rsidRPr="00D541E8">
              <w:t>Unlikely</w:t>
            </w:r>
          </w:p>
        </w:tc>
        <w:tc>
          <w:tcPr>
            <w:tcW w:w="2394" w:type="dxa"/>
            <w:hideMark/>
          </w:tcPr>
          <w:p w14:paraId="50FD3299" w14:textId="77777777" w:rsidR="00CD251B" w:rsidRPr="00D541E8" w:rsidRDefault="00CD251B" w:rsidP="002C71AA">
            <w:pPr>
              <w:shd w:val="clear" w:color="auto" w:fill="FFFFFF" w:themeFill="background1"/>
            </w:pPr>
            <w:r w:rsidRPr="00D541E8">
              <w:t>Likely</w:t>
            </w:r>
          </w:p>
        </w:tc>
        <w:tc>
          <w:tcPr>
            <w:tcW w:w="2394" w:type="dxa"/>
            <w:hideMark/>
          </w:tcPr>
          <w:p w14:paraId="1C8B056E" w14:textId="77777777" w:rsidR="00CD251B" w:rsidRPr="00D541E8" w:rsidRDefault="00CD251B" w:rsidP="002C71AA">
            <w:pPr>
              <w:shd w:val="clear" w:color="auto" w:fill="FFFFFF" w:themeFill="background1"/>
            </w:pPr>
            <w:r w:rsidRPr="00D541E8">
              <w:t>Very Likely</w:t>
            </w:r>
          </w:p>
        </w:tc>
      </w:tr>
      <w:tr w:rsidR="00CD251B" w:rsidRPr="00D541E8" w14:paraId="6E1BF8D8" w14:textId="77777777" w:rsidTr="00CD251B">
        <w:tc>
          <w:tcPr>
            <w:tcW w:w="9576" w:type="dxa"/>
            <w:gridSpan w:val="4"/>
            <w:hideMark/>
          </w:tcPr>
          <w:p w14:paraId="122D477B" w14:textId="77777777" w:rsidR="00CD251B" w:rsidRPr="00D541E8" w:rsidRDefault="00CD251B" w:rsidP="002C71AA">
            <w:pPr>
              <w:shd w:val="clear" w:color="auto" w:fill="FFFFFF" w:themeFill="background1"/>
            </w:pPr>
            <w:r w:rsidRPr="00D541E8">
              <w:t>5</w:t>
            </w:r>
          </w:p>
        </w:tc>
      </w:tr>
      <w:tr w:rsidR="00CD251B" w:rsidRPr="00D541E8" w14:paraId="59588E28" w14:textId="77777777" w:rsidTr="00CD251B">
        <w:trPr>
          <w:trHeight w:val="497"/>
        </w:trPr>
        <w:tc>
          <w:tcPr>
            <w:tcW w:w="9576" w:type="dxa"/>
            <w:gridSpan w:val="4"/>
            <w:hideMark/>
          </w:tcPr>
          <w:p w14:paraId="42267B64" w14:textId="77777777" w:rsidR="00CD251B" w:rsidRPr="00D541E8" w:rsidRDefault="00CD251B" w:rsidP="002C71AA">
            <w:pPr>
              <w:shd w:val="clear" w:color="auto" w:fill="FFFFFF" w:themeFill="background1"/>
            </w:pPr>
            <w:r w:rsidRPr="00D541E8">
              <w:t>To what extent do you think it is likely that Dysthymia is a disorder</w:t>
            </w:r>
          </w:p>
        </w:tc>
      </w:tr>
      <w:tr w:rsidR="00CD251B" w:rsidRPr="00D541E8" w14:paraId="74442E95" w14:textId="77777777" w:rsidTr="00CD251B">
        <w:tc>
          <w:tcPr>
            <w:tcW w:w="2394" w:type="dxa"/>
            <w:hideMark/>
          </w:tcPr>
          <w:p w14:paraId="355284C6" w14:textId="77777777" w:rsidR="00CD251B" w:rsidRPr="00D541E8" w:rsidRDefault="00CD251B" w:rsidP="002C71AA">
            <w:pPr>
              <w:shd w:val="clear" w:color="auto" w:fill="FFFFFF" w:themeFill="background1"/>
            </w:pPr>
            <w:r w:rsidRPr="00D541E8">
              <w:t>Very unlikely</w:t>
            </w:r>
          </w:p>
        </w:tc>
        <w:tc>
          <w:tcPr>
            <w:tcW w:w="2394" w:type="dxa"/>
            <w:hideMark/>
          </w:tcPr>
          <w:p w14:paraId="39BC7D84" w14:textId="77777777" w:rsidR="00CD251B" w:rsidRPr="00D541E8" w:rsidRDefault="00CD251B" w:rsidP="002C71AA">
            <w:pPr>
              <w:shd w:val="clear" w:color="auto" w:fill="FFFFFF" w:themeFill="background1"/>
            </w:pPr>
            <w:r w:rsidRPr="00D541E8">
              <w:t>Unlikely</w:t>
            </w:r>
          </w:p>
        </w:tc>
        <w:tc>
          <w:tcPr>
            <w:tcW w:w="2394" w:type="dxa"/>
            <w:hideMark/>
          </w:tcPr>
          <w:p w14:paraId="0F2805C6" w14:textId="77777777" w:rsidR="00CD251B" w:rsidRPr="00D541E8" w:rsidRDefault="00CD251B" w:rsidP="002C71AA">
            <w:pPr>
              <w:shd w:val="clear" w:color="auto" w:fill="FFFFFF" w:themeFill="background1"/>
            </w:pPr>
            <w:r w:rsidRPr="00D541E8">
              <w:t>Likely</w:t>
            </w:r>
          </w:p>
        </w:tc>
        <w:tc>
          <w:tcPr>
            <w:tcW w:w="2394" w:type="dxa"/>
            <w:hideMark/>
          </w:tcPr>
          <w:p w14:paraId="0D724816" w14:textId="77777777" w:rsidR="00CD251B" w:rsidRPr="00D541E8" w:rsidRDefault="00CD251B" w:rsidP="002C71AA">
            <w:pPr>
              <w:shd w:val="clear" w:color="auto" w:fill="FFFFFF" w:themeFill="background1"/>
            </w:pPr>
            <w:r w:rsidRPr="00D541E8">
              <w:t>Very Likely</w:t>
            </w:r>
          </w:p>
        </w:tc>
      </w:tr>
      <w:tr w:rsidR="00CD251B" w:rsidRPr="00D541E8" w14:paraId="27246DC8" w14:textId="77777777" w:rsidTr="00CD251B">
        <w:tc>
          <w:tcPr>
            <w:tcW w:w="9576" w:type="dxa"/>
            <w:gridSpan w:val="4"/>
            <w:hideMark/>
          </w:tcPr>
          <w:p w14:paraId="76BC0BFA" w14:textId="77777777" w:rsidR="00CD251B" w:rsidRPr="00D541E8" w:rsidRDefault="00CD251B" w:rsidP="002C71AA">
            <w:pPr>
              <w:shd w:val="clear" w:color="auto" w:fill="FFFFFF" w:themeFill="background1"/>
            </w:pPr>
            <w:r w:rsidRPr="00D541E8">
              <w:t>6</w:t>
            </w:r>
          </w:p>
        </w:tc>
      </w:tr>
      <w:tr w:rsidR="00CD251B" w:rsidRPr="00D541E8" w14:paraId="46D3057B" w14:textId="77777777" w:rsidTr="00CD251B">
        <w:trPr>
          <w:trHeight w:val="774"/>
        </w:trPr>
        <w:tc>
          <w:tcPr>
            <w:tcW w:w="9576" w:type="dxa"/>
            <w:gridSpan w:val="4"/>
            <w:hideMark/>
          </w:tcPr>
          <w:p w14:paraId="3B946427" w14:textId="77777777" w:rsidR="00CD251B" w:rsidRPr="00D541E8" w:rsidRDefault="00CD251B" w:rsidP="002C71AA">
            <w:pPr>
              <w:shd w:val="clear" w:color="auto" w:fill="FFFFFF" w:themeFill="background1"/>
            </w:pPr>
            <w:r w:rsidRPr="00D541E8">
              <w:t>To what extent do you think it is likely that the diagnosis of Agoraphobia includes anxiety about situations where escape may be difficult or embarrassing</w:t>
            </w:r>
          </w:p>
        </w:tc>
      </w:tr>
      <w:tr w:rsidR="00CD251B" w:rsidRPr="00D541E8" w14:paraId="03B22884" w14:textId="77777777" w:rsidTr="00CD251B">
        <w:tc>
          <w:tcPr>
            <w:tcW w:w="2394" w:type="dxa"/>
            <w:hideMark/>
          </w:tcPr>
          <w:p w14:paraId="28862D4E" w14:textId="77777777" w:rsidR="00CD251B" w:rsidRPr="00D541E8" w:rsidRDefault="00CD251B" w:rsidP="002C71AA">
            <w:pPr>
              <w:shd w:val="clear" w:color="auto" w:fill="FFFFFF" w:themeFill="background1"/>
            </w:pPr>
            <w:r w:rsidRPr="00D541E8">
              <w:t>Very unlikely</w:t>
            </w:r>
          </w:p>
        </w:tc>
        <w:tc>
          <w:tcPr>
            <w:tcW w:w="2394" w:type="dxa"/>
            <w:hideMark/>
          </w:tcPr>
          <w:p w14:paraId="3E84D936" w14:textId="77777777" w:rsidR="00CD251B" w:rsidRPr="00D541E8" w:rsidRDefault="00CD251B" w:rsidP="002C71AA">
            <w:pPr>
              <w:shd w:val="clear" w:color="auto" w:fill="FFFFFF" w:themeFill="background1"/>
            </w:pPr>
            <w:r w:rsidRPr="00D541E8">
              <w:t>Unlikely</w:t>
            </w:r>
          </w:p>
        </w:tc>
        <w:tc>
          <w:tcPr>
            <w:tcW w:w="2394" w:type="dxa"/>
            <w:hideMark/>
          </w:tcPr>
          <w:p w14:paraId="098DB839" w14:textId="77777777" w:rsidR="00CD251B" w:rsidRPr="00D541E8" w:rsidRDefault="00CD251B" w:rsidP="002C71AA">
            <w:pPr>
              <w:shd w:val="clear" w:color="auto" w:fill="FFFFFF" w:themeFill="background1"/>
            </w:pPr>
            <w:r w:rsidRPr="00D541E8">
              <w:t>Likely</w:t>
            </w:r>
          </w:p>
        </w:tc>
        <w:tc>
          <w:tcPr>
            <w:tcW w:w="2394" w:type="dxa"/>
            <w:hideMark/>
          </w:tcPr>
          <w:p w14:paraId="1CE120C0" w14:textId="77777777" w:rsidR="00CD251B" w:rsidRPr="00D541E8" w:rsidRDefault="00CD251B" w:rsidP="002C71AA">
            <w:pPr>
              <w:shd w:val="clear" w:color="auto" w:fill="FFFFFF" w:themeFill="background1"/>
            </w:pPr>
            <w:r w:rsidRPr="00D541E8">
              <w:t>Very Likely</w:t>
            </w:r>
          </w:p>
        </w:tc>
      </w:tr>
      <w:tr w:rsidR="00CD251B" w:rsidRPr="00D541E8" w14:paraId="0DAC8F1D" w14:textId="77777777" w:rsidTr="00CD251B">
        <w:tc>
          <w:tcPr>
            <w:tcW w:w="9576" w:type="dxa"/>
            <w:gridSpan w:val="4"/>
            <w:hideMark/>
          </w:tcPr>
          <w:p w14:paraId="64C8FD5C" w14:textId="77777777" w:rsidR="00CD251B" w:rsidRPr="00D541E8" w:rsidRDefault="00CD251B" w:rsidP="002C71AA">
            <w:pPr>
              <w:shd w:val="clear" w:color="auto" w:fill="FFFFFF" w:themeFill="background1"/>
            </w:pPr>
            <w:r w:rsidRPr="00D541E8">
              <w:t>7</w:t>
            </w:r>
          </w:p>
        </w:tc>
      </w:tr>
      <w:tr w:rsidR="00CD251B" w:rsidRPr="00D541E8" w14:paraId="494CDC53" w14:textId="77777777" w:rsidTr="00CD251B">
        <w:trPr>
          <w:trHeight w:val="773"/>
        </w:trPr>
        <w:tc>
          <w:tcPr>
            <w:tcW w:w="9576" w:type="dxa"/>
            <w:gridSpan w:val="4"/>
            <w:hideMark/>
          </w:tcPr>
          <w:p w14:paraId="2FFAF319" w14:textId="77777777" w:rsidR="00CD251B" w:rsidRPr="00D541E8" w:rsidRDefault="00CD251B" w:rsidP="002C71AA">
            <w:pPr>
              <w:shd w:val="clear" w:color="auto" w:fill="FFFFFF" w:themeFill="background1"/>
            </w:pPr>
            <w:r w:rsidRPr="00D541E8">
              <w:t>To what extent do you think it is likely that the diagnosis of Bipolar Disorder includes experiencing periods of elevated (i.e., high) and periods of depressed (i.e., low) mood</w:t>
            </w:r>
          </w:p>
        </w:tc>
      </w:tr>
      <w:tr w:rsidR="00CD251B" w:rsidRPr="00D541E8" w14:paraId="393406FB" w14:textId="77777777" w:rsidTr="00CD251B">
        <w:tc>
          <w:tcPr>
            <w:tcW w:w="2394" w:type="dxa"/>
            <w:hideMark/>
          </w:tcPr>
          <w:p w14:paraId="24AD389E" w14:textId="77777777" w:rsidR="00CD251B" w:rsidRPr="00D541E8" w:rsidRDefault="00CD251B" w:rsidP="002C71AA">
            <w:pPr>
              <w:shd w:val="clear" w:color="auto" w:fill="FFFFFF" w:themeFill="background1"/>
            </w:pPr>
            <w:r w:rsidRPr="00D541E8">
              <w:t>Very unlikely</w:t>
            </w:r>
          </w:p>
        </w:tc>
        <w:tc>
          <w:tcPr>
            <w:tcW w:w="2394" w:type="dxa"/>
            <w:hideMark/>
          </w:tcPr>
          <w:p w14:paraId="2461BE6C" w14:textId="77777777" w:rsidR="00CD251B" w:rsidRPr="00D541E8" w:rsidRDefault="00CD251B" w:rsidP="002C71AA">
            <w:pPr>
              <w:shd w:val="clear" w:color="auto" w:fill="FFFFFF" w:themeFill="background1"/>
            </w:pPr>
            <w:r w:rsidRPr="00D541E8">
              <w:t>Unlikely</w:t>
            </w:r>
          </w:p>
        </w:tc>
        <w:tc>
          <w:tcPr>
            <w:tcW w:w="2394" w:type="dxa"/>
            <w:hideMark/>
          </w:tcPr>
          <w:p w14:paraId="54D2F17A" w14:textId="77777777" w:rsidR="00CD251B" w:rsidRPr="00D541E8" w:rsidRDefault="00CD251B" w:rsidP="002C71AA">
            <w:pPr>
              <w:shd w:val="clear" w:color="auto" w:fill="FFFFFF" w:themeFill="background1"/>
            </w:pPr>
            <w:r w:rsidRPr="00D541E8">
              <w:t>Likely</w:t>
            </w:r>
          </w:p>
        </w:tc>
        <w:tc>
          <w:tcPr>
            <w:tcW w:w="2394" w:type="dxa"/>
            <w:hideMark/>
          </w:tcPr>
          <w:p w14:paraId="3B86B0A9" w14:textId="77777777" w:rsidR="00CD251B" w:rsidRPr="00D541E8" w:rsidRDefault="00CD251B" w:rsidP="002C71AA">
            <w:pPr>
              <w:shd w:val="clear" w:color="auto" w:fill="FFFFFF" w:themeFill="background1"/>
            </w:pPr>
            <w:r w:rsidRPr="00D541E8">
              <w:t>Very Likely</w:t>
            </w:r>
          </w:p>
        </w:tc>
      </w:tr>
      <w:tr w:rsidR="00CD251B" w:rsidRPr="00D541E8" w14:paraId="4567F375" w14:textId="77777777" w:rsidTr="00CD251B">
        <w:tc>
          <w:tcPr>
            <w:tcW w:w="9576" w:type="dxa"/>
            <w:gridSpan w:val="4"/>
            <w:hideMark/>
          </w:tcPr>
          <w:p w14:paraId="1BFC9EE2" w14:textId="77777777" w:rsidR="00CD251B" w:rsidRPr="00D541E8" w:rsidRDefault="00CD251B" w:rsidP="002C71AA">
            <w:pPr>
              <w:shd w:val="clear" w:color="auto" w:fill="FFFFFF" w:themeFill="background1"/>
            </w:pPr>
            <w:r w:rsidRPr="00D541E8">
              <w:t>8</w:t>
            </w:r>
          </w:p>
        </w:tc>
      </w:tr>
      <w:tr w:rsidR="00CD251B" w:rsidRPr="00D541E8" w14:paraId="00897418" w14:textId="77777777" w:rsidTr="00CD251B">
        <w:trPr>
          <w:trHeight w:val="798"/>
        </w:trPr>
        <w:tc>
          <w:tcPr>
            <w:tcW w:w="9576" w:type="dxa"/>
            <w:gridSpan w:val="4"/>
            <w:hideMark/>
          </w:tcPr>
          <w:p w14:paraId="3FF3A18D" w14:textId="77777777" w:rsidR="00CD251B" w:rsidRPr="00D541E8" w:rsidRDefault="00CD251B" w:rsidP="002C71AA">
            <w:pPr>
              <w:shd w:val="clear" w:color="auto" w:fill="FFFFFF" w:themeFill="background1"/>
            </w:pPr>
            <w:r w:rsidRPr="00D541E8">
              <w:t>To what extent do you think it is likely that the diagnosis of Drug Dependence includes physical and psychological tolerance of the drug (i.e., require more of the drug to get the same effect)</w:t>
            </w:r>
          </w:p>
        </w:tc>
      </w:tr>
      <w:tr w:rsidR="00CD251B" w:rsidRPr="00D541E8" w14:paraId="1DB9EFEE" w14:textId="77777777" w:rsidTr="00CD251B">
        <w:tc>
          <w:tcPr>
            <w:tcW w:w="2394" w:type="dxa"/>
            <w:hideMark/>
          </w:tcPr>
          <w:p w14:paraId="34377657" w14:textId="77777777" w:rsidR="00CD251B" w:rsidRPr="00D541E8" w:rsidRDefault="00CD251B" w:rsidP="002C71AA">
            <w:pPr>
              <w:shd w:val="clear" w:color="auto" w:fill="FFFFFF" w:themeFill="background1"/>
            </w:pPr>
            <w:r w:rsidRPr="00D541E8">
              <w:t>Very unlikely</w:t>
            </w:r>
          </w:p>
        </w:tc>
        <w:tc>
          <w:tcPr>
            <w:tcW w:w="2394" w:type="dxa"/>
            <w:hideMark/>
          </w:tcPr>
          <w:p w14:paraId="4EC3B53B" w14:textId="77777777" w:rsidR="00CD251B" w:rsidRPr="00D541E8" w:rsidRDefault="00CD251B" w:rsidP="002C71AA">
            <w:pPr>
              <w:shd w:val="clear" w:color="auto" w:fill="FFFFFF" w:themeFill="background1"/>
            </w:pPr>
            <w:r w:rsidRPr="00D541E8">
              <w:t>Unlikely</w:t>
            </w:r>
          </w:p>
        </w:tc>
        <w:tc>
          <w:tcPr>
            <w:tcW w:w="2394" w:type="dxa"/>
            <w:hideMark/>
          </w:tcPr>
          <w:p w14:paraId="450C84AB" w14:textId="77777777" w:rsidR="00CD251B" w:rsidRPr="00D541E8" w:rsidRDefault="00CD251B" w:rsidP="002C71AA">
            <w:pPr>
              <w:shd w:val="clear" w:color="auto" w:fill="FFFFFF" w:themeFill="background1"/>
            </w:pPr>
            <w:r w:rsidRPr="00D541E8">
              <w:t>Likely</w:t>
            </w:r>
          </w:p>
        </w:tc>
        <w:tc>
          <w:tcPr>
            <w:tcW w:w="2394" w:type="dxa"/>
            <w:hideMark/>
          </w:tcPr>
          <w:p w14:paraId="0C4A6965" w14:textId="77777777" w:rsidR="00CD251B" w:rsidRPr="00D541E8" w:rsidRDefault="00CD251B" w:rsidP="002C71AA">
            <w:pPr>
              <w:shd w:val="clear" w:color="auto" w:fill="FFFFFF" w:themeFill="background1"/>
            </w:pPr>
            <w:r w:rsidRPr="00D541E8">
              <w:t>Very Likely</w:t>
            </w:r>
          </w:p>
        </w:tc>
      </w:tr>
      <w:tr w:rsidR="00CD251B" w:rsidRPr="00D541E8" w14:paraId="1A1C750A" w14:textId="77777777" w:rsidTr="00CD251B">
        <w:tc>
          <w:tcPr>
            <w:tcW w:w="9576" w:type="dxa"/>
            <w:gridSpan w:val="4"/>
            <w:hideMark/>
          </w:tcPr>
          <w:p w14:paraId="013645B2" w14:textId="77777777" w:rsidR="00CD251B" w:rsidRPr="00D541E8" w:rsidRDefault="00CD251B" w:rsidP="002C71AA">
            <w:pPr>
              <w:shd w:val="clear" w:color="auto" w:fill="FFFFFF" w:themeFill="background1"/>
            </w:pPr>
            <w:r w:rsidRPr="00D541E8">
              <w:t>9</w:t>
            </w:r>
          </w:p>
        </w:tc>
      </w:tr>
      <w:tr w:rsidR="00CD251B" w:rsidRPr="00D541E8" w14:paraId="59DA83F4" w14:textId="77777777" w:rsidTr="00CD251B">
        <w:trPr>
          <w:trHeight w:val="782"/>
        </w:trPr>
        <w:tc>
          <w:tcPr>
            <w:tcW w:w="9576" w:type="dxa"/>
            <w:gridSpan w:val="4"/>
            <w:hideMark/>
          </w:tcPr>
          <w:p w14:paraId="50C2BD07" w14:textId="77777777" w:rsidR="00CD251B" w:rsidRPr="00D541E8" w:rsidRDefault="00CD251B" w:rsidP="002C71AA">
            <w:pPr>
              <w:shd w:val="clear" w:color="auto" w:fill="FFFFFF" w:themeFill="background1"/>
            </w:pPr>
            <w:r w:rsidRPr="00D541E8">
              <w:t>To what extent do you think it is likely that in general in Australia, women are MORE likely to experience a mental illness of any kind compared to men</w:t>
            </w:r>
          </w:p>
        </w:tc>
      </w:tr>
      <w:tr w:rsidR="00CD251B" w:rsidRPr="00D541E8" w14:paraId="4705FAED" w14:textId="77777777" w:rsidTr="00CD251B">
        <w:tc>
          <w:tcPr>
            <w:tcW w:w="2394" w:type="dxa"/>
            <w:hideMark/>
          </w:tcPr>
          <w:p w14:paraId="2F051809" w14:textId="77777777" w:rsidR="00CD251B" w:rsidRPr="00D541E8" w:rsidRDefault="00CD251B" w:rsidP="002C71AA">
            <w:pPr>
              <w:shd w:val="clear" w:color="auto" w:fill="FFFFFF" w:themeFill="background1"/>
            </w:pPr>
            <w:r w:rsidRPr="00D541E8">
              <w:t>Very unlikely</w:t>
            </w:r>
          </w:p>
        </w:tc>
        <w:tc>
          <w:tcPr>
            <w:tcW w:w="2394" w:type="dxa"/>
            <w:hideMark/>
          </w:tcPr>
          <w:p w14:paraId="7177D66D" w14:textId="77777777" w:rsidR="00CD251B" w:rsidRPr="00D541E8" w:rsidRDefault="00CD251B" w:rsidP="002C71AA">
            <w:pPr>
              <w:shd w:val="clear" w:color="auto" w:fill="FFFFFF" w:themeFill="background1"/>
            </w:pPr>
            <w:r w:rsidRPr="00D541E8">
              <w:t>Unlikely</w:t>
            </w:r>
          </w:p>
        </w:tc>
        <w:tc>
          <w:tcPr>
            <w:tcW w:w="2394" w:type="dxa"/>
            <w:hideMark/>
          </w:tcPr>
          <w:p w14:paraId="1D6A068A" w14:textId="77777777" w:rsidR="00CD251B" w:rsidRPr="00D541E8" w:rsidRDefault="00CD251B" w:rsidP="002C71AA">
            <w:pPr>
              <w:shd w:val="clear" w:color="auto" w:fill="FFFFFF" w:themeFill="background1"/>
            </w:pPr>
            <w:r w:rsidRPr="00D541E8">
              <w:t>Likely</w:t>
            </w:r>
          </w:p>
        </w:tc>
        <w:tc>
          <w:tcPr>
            <w:tcW w:w="2394" w:type="dxa"/>
            <w:hideMark/>
          </w:tcPr>
          <w:p w14:paraId="0789A830" w14:textId="77777777" w:rsidR="00CD251B" w:rsidRPr="00D541E8" w:rsidRDefault="00CD251B" w:rsidP="002C71AA">
            <w:pPr>
              <w:shd w:val="clear" w:color="auto" w:fill="FFFFFF" w:themeFill="background1"/>
            </w:pPr>
            <w:r w:rsidRPr="00D541E8">
              <w:t>Very Likely</w:t>
            </w:r>
          </w:p>
        </w:tc>
      </w:tr>
      <w:tr w:rsidR="00CD251B" w:rsidRPr="00D541E8" w14:paraId="5B69AC27" w14:textId="77777777" w:rsidTr="00CD251B">
        <w:tc>
          <w:tcPr>
            <w:tcW w:w="9576" w:type="dxa"/>
            <w:gridSpan w:val="4"/>
            <w:hideMark/>
          </w:tcPr>
          <w:p w14:paraId="4B78267F" w14:textId="77777777" w:rsidR="00CD251B" w:rsidRPr="00D541E8" w:rsidRDefault="00CD251B" w:rsidP="002C71AA">
            <w:pPr>
              <w:shd w:val="clear" w:color="auto" w:fill="FFFFFF" w:themeFill="background1"/>
            </w:pPr>
            <w:r w:rsidRPr="00D541E8">
              <w:t>10</w:t>
            </w:r>
          </w:p>
        </w:tc>
      </w:tr>
      <w:tr w:rsidR="00CD251B" w:rsidRPr="00D541E8" w14:paraId="583A31BD" w14:textId="77777777" w:rsidTr="00CD251B">
        <w:trPr>
          <w:trHeight w:val="766"/>
        </w:trPr>
        <w:tc>
          <w:tcPr>
            <w:tcW w:w="9576" w:type="dxa"/>
            <w:gridSpan w:val="4"/>
            <w:hideMark/>
          </w:tcPr>
          <w:p w14:paraId="7FFE4216" w14:textId="77777777" w:rsidR="00CD251B" w:rsidRPr="00D541E8" w:rsidRDefault="00CD251B" w:rsidP="002C71AA">
            <w:pPr>
              <w:shd w:val="clear" w:color="auto" w:fill="FFFFFF" w:themeFill="background1"/>
            </w:pPr>
            <w:r w:rsidRPr="00D541E8">
              <w:t>To what extent do you think it is likely that in general, in Australia, men are MORE likely to experience an anxiety disorder compared to women</w:t>
            </w:r>
          </w:p>
        </w:tc>
      </w:tr>
      <w:tr w:rsidR="00CD251B" w:rsidRPr="00D541E8" w14:paraId="170BFE94" w14:textId="77777777" w:rsidTr="00CD251B">
        <w:tc>
          <w:tcPr>
            <w:tcW w:w="2394" w:type="dxa"/>
            <w:hideMark/>
          </w:tcPr>
          <w:p w14:paraId="4B93014B" w14:textId="77777777" w:rsidR="00CD251B" w:rsidRPr="00D541E8" w:rsidRDefault="00CD251B" w:rsidP="002C71AA">
            <w:pPr>
              <w:shd w:val="clear" w:color="auto" w:fill="FFFFFF" w:themeFill="background1"/>
            </w:pPr>
            <w:r w:rsidRPr="00D541E8">
              <w:t>Very unlikely</w:t>
            </w:r>
          </w:p>
        </w:tc>
        <w:tc>
          <w:tcPr>
            <w:tcW w:w="2394" w:type="dxa"/>
            <w:hideMark/>
          </w:tcPr>
          <w:p w14:paraId="61A567B8" w14:textId="77777777" w:rsidR="00CD251B" w:rsidRPr="00D541E8" w:rsidRDefault="00CD251B" w:rsidP="002C71AA">
            <w:pPr>
              <w:shd w:val="clear" w:color="auto" w:fill="FFFFFF" w:themeFill="background1"/>
            </w:pPr>
            <w:r w:rsidRPr="00D541E8">
              <w:t>Unlikely</w:t>
            </w:r>
          </w:p>
        </w:tc>
        <w:tc>
          <w:tcPr>
            <w:tcW w:w="2394" w:type="dxa"/>
            <w:hideMark/>
          </w:tcPr>
          <w:p w14:paraId="2188F701" w14:textId="77777777" w:rsidR="00CD251B" w:rsidRPr="00D541E8" w:rsidRDefault="00CD251B" w:rsidP="002C71AA">
            <w:pPr>
              <w:shd w:val="clear" w:color="auto" w:fill="FFFFFF" w:themeFill="background1"/>
            </w:pPr>
            <w:r w:rsidRPr="00D541E8">
              <w:t>Likely</w:t>
            </w:r>
          </w:p>
        </w:tc>
        <w:tc>
          <w:tcPr>
            <w:tcW w:w="2394" w:type="dxa"/>
            <w:hideMark/>
          </w:tcPr>
          <w:p w14:paraId="1E78B031" w14:textId="77777777" w:rsidR="00CD251B" w:rsidRPr="00D541E8" w:rsidRDefault="00CD251B" w:rsidP="002C71AA">
            <w:pPr>
              <w:shd w:val="clear" w:color="auto" w:fill="FFFFFF" w:themeFill="background1"/>
            </w:pPr>
            <w:r w:rsidRPr="00D541E8">
              <w:t>Very Likely</w:t>
            </w:r>
          </w:p>
        </w:tc>
      </w:tr>
    </w:tbl>
    <w:p w14:paraId="42321EC6" w14:textId="77777777" w:rsidR="00CD251B" w:rsidRPr="00D541E8" w:rsidRDefault="00CD251B" w:rsidP="002C71AA">
      <w:pPr>
        <w:shd w:val="clear" w:color="auto" w:fill="FFFFFF" w:themeFill="background1"/>
      </w:pPr>
      <w:r w:rsidRPr="00D541E8">
        <w:t>When choosing your response, consider that:</w:t>
      </w:r>
    </w:p>
    <w:p w14:paraId="17D375D0" w14:textId="77777777" w:rsidR="00CD251B" w:rsidRPr="00D541E8" w:rsidRDefault="00CD251B" w:rsidP="002C71AA">
      <w:pPr>
        <w:shd w:val="clear" w:color="auto" w:fill="FFFFFF" w:themeFill="background1"/>
      </w:pPr>
      <w:r w:rsidRPr="00D541E8">
        <w:t>Very Unhelpful = I am certain that it is NOT helpful</w:t>
      </w:r>
    </w:p>
    <w:p w14:paraId="265B64E9" w14:textId="77777777" w:rsidR="00CD251B" w:rsidRPr="00D541E8" w:rsidRDefault="00CD251B" w:rsidP="002C71AA">
      <w:pPr>
        <w:shd w:val="clear" w:color="auto" w:fill="FFFFFF" w:themeFill="background1"/>
      </w:pPr>
      <w:r w:rsidRPr="00D541E8">
        <w:t>Unhelpful = I think it is unhelpful but am not certain</w:t>
      </w:r>
    </w:p>
    <w:p w14:paraId="1B3B08E7" w14:textId="77777777" w:rsidR="00CD251B" w:rsidRPr="00D541E8" w:rsidRDefault="00CD251B" w:rsidP="002C71AA">
      <w:pPr>
        <w:shd w:val="clear" w:color="auto" w:fill="FFFFFF" w:themeFill="background1"/>
      </w:pPr>
      <w:r w:rsidRPr="00D541E8">
        <w:t>Helpful = I think it is helpful but am not certain</w:t>
      </w:r>
    </w:p>
    <w:p w14:paraId="42D1399E" w14:textId="77777777" w:rsidR="00CD251B" w:rsidRPr="00D541E8" w:rsidRDefault="00CD251B" w:rsidP="002C71AA">
      <w:pPr>
        <w:shd w:val="clear" w:color="auto" w:fill="FFFFFF" w:themeFill="background1"/>
      </w:pPr>
      <w:r w:rsidRPr="00D541E8">
        <w:t>Very Helpful = I am certain that it IS very helpful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4"/>
        <w:gridCol w:w="2394"/>
        <w:gridCol w:w="2394"/>
        <w:gridCol w:w="2394"/>
      </w:tblGrid>
      <w:tr w:rsidR="00CD251B" w:rsidRPr="00D541E8" w14:paraId="59A86BD8" w14:textId="77777777" w:rsidTr="00CD251B">
        <w:tc>
          <w:tcPr>
            <w:tcW w:w="9576" w:type="dxa"/>
            <w:gridSpan w:val="4"/>
            <w:hideMark/>
          </w:tcPr>
          <w:p w14:paraId="6F9C48F9" w14:textId="77777777" w:rsidR="00CD251B" w:rsidRPr="00D541E8" w:rsidRDefault="00CD251B" w:rsidP="002C71AA">
            <w:pPr>
              <w:shd w:val="clear" w:color="auto" w:fill="FFFFFF" w:themeFill="background1"/>
            </w:pPr>
            <w:r w:rsidRPr="00D541E8">
              <w:t>11</w:t>
            </w:r>
          </w:p>
        </w:tc>
      </w:tr>
      <w:tr w:rsidR="00CD251B" w:rsidRPr="00D541E8" w14:paraId="463E5343" w14:textId="77777777" w:rsidTr="00CD251B">
        <w:trPr>
          <w:trHeight w:val="1102"/>
        </w:trPr>
        <w:tc>
          <w:tcPr>
            <w:tcW w:w="9576" w:type="dxa"/>
            <w:gridSpan w:val="4"/>
            <w:hideMark/>
          </w:tcPr>
          <w:p w14:paraId="2D3E332F" w14:textId="77777777" w:rsidR="00CD251B" w:rsidRPr="00D541E8" w:rsidRDefault="00CD251B" w:rsidP="002C71AA">
            <w:pPr>
              <w:shd w:val="clear" w:color="auto" w:fill="FFFFFF" w:themeFill="background1"/>
            </w:pPr>
            <w:r w:rsidRPr="00D541E8">
              <w:t>To what extent do you think it would be helpful for someone to improve their quality of sleep if they were having difficulties managing their emotions (e.g., becoming very anxious or depressed)</w:t>
            </w:r>
          </w:p>
        </w:tc>
      </w:tr>
      <w:tr w:rsidR="00CD251B" w:rsidRPr="00D541E8" w14:paraId="74089849" w14:textId="77777777" w:rsidTr="00CD251B">
        <w:tc>
          <w:tcPr>
            <w:tcW w:w="2394" w:type="dxa"/>
            <w:hideMark/>
          </w:tcPr>
          <w:p w14:paraId="600D0C3A" w14:textId="77777777" w:rsidR="00CD251B" w:rsidRPr="00D541E8" w:rsidRDefault="00CD251B" w:rsidP="002C71AA">
            <w:pPr>
              <w:shd w:val="clear" w:color="auto" w:fill="FFFFFF" w:themeFill="background1"/>
            </w:pPr>
            <w:r w:rsidRPr="00D541E8">
              <w:t>Very unhelpful</w:t>
            </w:r>
          </w:p>
        </w:tc>
        <w:tc>
          <w:tcPr>
            <w:tcW w:w="2394" w:type="dxa"/>
            <w:hideMark/>
          </w:tcPr>
          <w:p w14:paraId="6F9AF392" w14:textId="77777777" w:rsidR="00CD251B" w:rsidRPr="00D541E8" w:rsidRDefault="00CD251B" w:rsidP="002C71AA">
            <w:pPr>
              <w:shd w:val="clear" w:color="auto" w:fill="FFFFFF" w:themeFill="background1"/>
            </w:pPr>
            <w:r w:rsidRPr="00D541E8">
              <w:t>Unhelpful</w:t>
            </w:r>
          </w:p>
        </w:tc>
        <w:tc>
          <w:tcPr>
            <w:tcW w:w="2394" w:type="dxa"/>
            <w:hideMark/>
          </w:tcPr>
          <w:p w14:paraId="267F1476" w14:textId="77777777" w:rsidR="00CD251B" w:rsidRPr="00D541E8" w:rsidRDefault="00CD251B" w:rsidP="002C71AA">
            <w:pPr>
              <w:shd w:val="clear" w:color="auto" w:fill="FFFFFF" w:themeFill="background1"/>
            </w:pPr>
            <w:r w:rsidRPr="00D541E8">
              <w:t>Helpful</w:t>
            </w:r>
          </w:p>
        </w:tc>
        <w:tc>
          <w:tcPr>
            <w:tcW w:w="2394" w:type="dxa"/>
            <w:hideMark/>
          </w:tcPr>
          <w:p w14:paraId="7440C669" w14:textId="77777777" w:rsidR="00CD251B" w:rsidRPr="00D541E8" w:rsidRDefault="00CD251B" w:rsidP="002C71AA">
            <w:pPr>
              <w:shd w:val="clear" w:color="auto" w:fill="FFFFFF" w:themeFill="background1"/>
            </w:pPr>
            <w:r w:rsidRPr="00D541E8">
              <w:t>Very helpful</w:t>
            </w:r>
          </w:p>
        </w:tc>
      </w:tr>
      <w:tr w:rsidR="00CD251B" w:rsidRPr="00D541E8" w14:paraId="5B8911EB" w14:textId="77777777" w:rsidTr="00CD251B">
        <w:tc>
          <w:tcPr>
            <w:tcW w:w="9576" w:type="dxa"/>
            <w:gridSpan w:val="4"/>
            <w:hideMark/>
          </w:tcPr>
          <w:p w14:paraId="08C72953" w14:textId="77777777" w:rsidR="00CD251B" w:rsidRPr="00D541E8" w:rsidRDefault="00CD251B" w:rsidP="002C71AA">
            <w:pPr>
              <w:shd w:val="clear" w:color="auto" w:fill="FFFFFF" w:themeFill="background1"/>
            </w:pPr>
            <w:r w:rsidRPr="00D541E8">
              <w:t>12</w:t>
            </w:r>
          </w:p>
        </w:tc>
      </w:tr>
      <w:tr w:rsidR="00CD251B" w:rsidRPr="00D541E8" w14:paraId="5F057ABA" w14:textId="77777777" w:rsidTr="00CD251B">
        <w:trPr>
          <w:trHeight w:val="778"/>
        </w:trPr>
        <w:tc>
          <w:tcPr>
            <w:tcW w:w="9576" w:type="dxa"/>
            <w:gridSpan w:val="4"/>
            <w:hideMark/>
          </w:tcPr>
          <w:p w14:paraId="34814A20" w14:textId="77777777" w:rsidR="00CD251B" w:rsidRPr="00D541E8" w:rsidRDefault="00CD251B" w:rsidP="002C71AA">
            <w:pPr>
              <w:shd w:val="clear" w:color="auto" w:fill="FFFFFF" w:themeFill="background1"/>
            </w:pPr>
            <w:r w:rsidRPr="00D541E8">
              <w:t>To what extent do you think it would be helpful for someone to avoid all activities or situations that made them feel anxious if they were having difficulties managing their emotions</w:t>
            </w:r>
          </w:p>
        </w:tc>
      </w:tr>
      <w:tr w:rsidR="00CD251B" w:rsidRPr="00D541E8" w14:paraId="0935BDF9" w14:textId="77777777" w:rsidTr="00CD251B">
        <w:tc>
          <w:tcPr>
            <w:tcW w:w="2394" w:type="dxa"/>
            <w:hideMark/>
          </w:tcPr>
          <w:p w14:paraId="704207E3" w14:textId="77777777" w:rsidR="00CD251B" w:rsidRPr="00D541E8" w:rsidRDefault="00CD251B" w:rsidP="002C71AA">
            <w:pPr>
              <w:shd w:val="clear" w:color="auto" w:fill="FFFFFF" w:themeFill="background1"/>
            </w:pPr>
            <w:r w:rsidRPr="00D541E8">
              <w:t>Very unhelpful</w:t>
            </w:r>
          </w:p>
        </w:tc>
        <w:tc>
          <w:tcPr>
            <w:tcW w:w="2394" w:type="dxa"/>
            <w:hideMark/>
          </w:tcPr>
          <w:p w14:paraId="303572E5" w14:textId="77777777" w:rsidR="00CD251B" w:rsidRPr="00D541E8" w:rsidRDefault="00CD251B" w:rsidP="002C71AA">
            <w:pPr>
              <w:shd w:val="clear" w:color="auto" w:fill="FFFFFF" w:themeFill="background1"/>
            </w:pPr>
            <w:r w:rsidRPr="00D541E8">
              <w:t>Unhelpful</w:t>
            </w:r>
          </w:p>
        </w:tc>
        <w:tc>
          <w:tcPr>
            <w:tcW w:w="2394" w:type="dxa"/>
            <w:hideMark/>
          </w:tcPr>
          <w:p w14:paraId="0D859688" w14:textId="77777777" w:rsidR="00CD251B" w:rsidRPr="00D541E8" w:rsidRDefault="00CD251B" w:rsidP="002C71AA">
            <w:pPr>
              <w:shd w:val="clear" w:color="auto" w:fill="FFFFFF" w:themeFill="background1"/>
            </w:pPr>
            <w:r w:rsidRPr="00D541E8">
              <w:t>Helpful</w:t>
            </w:r>
          </w:p>
        </w:tc>
        <w:tc>
          <w:tcPr>
            <w:tcW w:w="2394" w:type="dxa"/>
            <w:hideMark/>
          </w:tcPr>
          <w:p w14:paraId="58ECA2FE" w14:textId="77777777" w:rsidR="00CD251B" w:rsidRPr="00D541E8" w:rsidRDefault="00CD251B" w:rsidP="002C71AA">
            <w:pPr>
              <w:shd w:val="clear" w:color="auto" w:fill="FFFFFF" w:themeFill="background1"/>
            </w:pPr>
            <w:r w:rsidRPr="00D541E8">
              <w:t>Very Unhelpful</w:t>
            </w:r>
          </w:p>
        </w:tc>
      </w:tr>
    </w:tbl>
    <w:p w14:paraId="6DC5A8CF" w14:textId="77777777" w:rsidR="00CD251B" w:rsidRPr="00D541E8" w:rsidRDefault="00CD251B" w:rsidP="002C71AA">
      <w:pPr>
        <w:shd w:val="clear" w:color="auto" w:fill="FFFFFF" w:themeFill="background1"/>
      </w:pPr>
      <w:r w:rsidRPr="00D541E8">
        <w:t>When choosing your response, consider that:</w:t>
      </w:r>
    </w:p>
    <w:p w14:paraId="52EA059C" w14:textId="77777777" w:rsidR="00CD251B" w:rsidRPr="00D541E8" w:rsidRDefault="00CD251B" w:rsidP="002C71AA">
      <w:pPr>
        <w:shd w:val="clear" w:color="auto" w:fill="FFFFFF" w:themeFill="background1"/>
      </w:pPr>
      <w:r w:rsidRPr="00D541E8">
        <w:t>Very unlikely = I am certain that it is NOT likely</w:t>
      </w:r>
    </w:p>
    <w:p w14:paraId="76E6079D" w14:textId="77777777" w:rsidR="00CD251B" w:rsidRPr="00D541E8" w:rsidRDefault="00CD251B" w:rsidP="002C71AA">
      <w:pPr>
        <w:shd w:val="clear" w:color="auto" w:fill="FFFFFF" w:themeFill="background1"/>
      </w:pPr>
      <w:r w:rsidRPr="00D541E8">
        <w:t>Unlikely = I think it is unlikely but am not certain</w:t>
      </w:r>
    </w:p>
    <w:p w14:paraId="71BEF8FC" w14:textId="77777777" w:rsidR="00CD251B" w:rsidRPr="00D541E8" w:rsidRDefault="00CD251B" w:rsidP="002C71AA">
      <w:pPr>
        <w:shd w:val="clear" w:color="auto" w:fill="FFFFFF" w:themeFill="background1"/>
      </w:pPr>
      <w:r w:rsidRPr="00D541E8">
        <w:t>Likely = I think it is likely but am not certain</w:t>
      </w:r>
    </w:p>
    <w:p w14:paraId="4662CB91" w14:textId="77777777" w:rsidR="00CD251B" w:rsidRPr="00D541E8" w:rsidRDefault="00CD251B" w:rsidP="002C71AA">
      <w:pPr>
        <w:shd w:val="clear" w:color="auto" w:fill="FFFFFF" w:themeFill="background1"/>
      </w:pPr>
      <w:r w:rsidRPr="00D541E8">
        <w:t>Very Likely = I am certain that it IS very likely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4"/>
        <w:gridCol w:w="2394"/>
        <w:gridCol w:w="2394"/>
        <w:gridCol w:w="2394"/>
      </w:tblGrid>
      <w:tr w:rsidR="00CD251B" w:rsidRPr="00D541E8" w14:paraId="3E895E1D" w14:textId="77777777" w:rsidTr="00CD251B">
        <w:tc>
          <w:tcPr>
            <w:tcW w:w="9576" w:type="dxa"/>
            <w:gridSpan w:val="4"/>
            <w:hideMark/>
          </w:tcPr>
          <w:p w14:paraId="5728426E" w14:textId="77777777" w:rsidR="00CD251B" w:rsidRPr="00D541E8" w:rsidRDefault="00CD251B" w:rsidP="002C71AA">
            <w:pPr>
              <w:shd w:val="clear" w:color="auto" w:fill="FFFFFF" w:themeFill="background1"/>
            </w:pPr>
            <w:r w:rsidRPr="00D541E8">
              <w:t>13</w:t>
            </w:r>
          </w:p>
        </w:tc>
      </w:tr>
      <w:tr w:rsidR="00CD251B" w:rsidRPr="00D541E8" w14:paraId="210A8EF3" w14:textId="77777777" w:rsidTr="00CD251B">
        <w:trPr>
          <w:trHeight w:val="798"/>
        </w:trPr>
        <w:tc>
          <w:tcPr>
            <w:tcW w:w="9576" w:type="dxa"/>
            <w:gridSpan w:val="4"/>
            <w:hideMark/>
          </w:tcPr>
          <w:p w14:paraId="36EC4472" w14:textId="77777777" w:rsidR="00CD251B" w:rsidRPr="00D541E8" w:rsidRDefault="00CD251B" w:rsidP="002C71AA">
            <w:pPr>
              <w:shd w:val="clear" w:color="auto" w:fill="FFFFFF" w:themeFill="background1"/>
            </w:pPr>
            <w:r w:rsidRPr="00D541E8">
              <w:t>To what extent do you think it is likely that Cognitive Behaviour Therapy (CBT) is a therapy based on challenging negative thoughts and increasing helpful behaviours</w:t>
            </w:r>
          </w:p>
        </w:tc>
      </w:tr>
      <w:tr w:rsidR="00CD251B" w:rsidRPr="00D541E8" w14:paraId="1708E069" w14:textId="77777777" w:rsidTr="00CD251B">
        <w:tc>
          <w:tcPr>
            <w:tcW w:w="2394" w:type="dxa"/>
            <w:hideMark/>
          </w:tcPr>
          <w:p w14:paraId="2D1AC955" w14:textId="77777777" w:rsidR="00CD251B" w:rsidRPr="00D541E8" w:rsidRDefault="00CD251B" w:rsidP="002C71AA">
            <w:pPr>
              <w:shd w:val="clear" w:color="auto" w:fill="FFFFFF" w:themeFill="background1"/>
            </w:pPr>
            <w:r w:rsidRPr="00D541E8">
              <w:t>Very unlikely</w:t>
            </w:r>
          </w:p>
        </w:tc>
        <w:tc>
          <w:tcPr>
            <w:tcW w:w="2394" w:type="dxa"/>
            <w:hideMark/>
          </w:tcPr>
          <w:p w14:paraId="77AA9F89" w14:textId="77777777" w:rsidR="00CD251B" w:rsidRPr="00D541E8" w:rsidRDefault="00CD251B" w:rsidP="002C71AA">
            <w:pPr>
              <w:shd w:val="clear" w:color="auto" w:fill="FFFFFF" w:themeFill="background1"/>
            </w:pPr>
            <w:r w:rsidRPr="00D541E8">
              <w:t>Unlikely</w:t>
            </w:r>
          </w:p>
        </w:tc>
        <w:tc>
          <w:tcPr>
            <w:tcW w:w="2394" w:type="dxa"/>
            <w:hideMark/>
          </w:tcPr>
          <w:p w14:paraId="67B74CEB" w14:textId="77777777" w:rsidR="00CD251B" w:rsidRPr="00D541E8" w:rsidRDefault="00CD251B" w:rsidP="002C71AA">
            <w:pPr>
              <w:shd w:val="clear" w:color="auto" w:fill="FFFFFF" w:themeFill="background1"/>
            </w:pPr>
            <w:r w:rsidRPr="00D541E8">
              <w:t>Likely</w:t>
            </w:r>
          </w:p>
        </w:tc>
        <w:tc>
          <w:tcPr>
            <w:tcW w:w="2394" w:type="dxa"/>
            <w:hideMark/>
          </w:tcPr>
          <w:p w14:paraId="7E0EC0D6" w14:textId="77777777" w:rsidR="00CD251B" w:rsidRPr="00D541E8" w:rsidRDefault="00CD251B" w:rsidP="002C71AA">
            <w:pPr>
              <w:shd w:val="clear" w:color="auto" w:fill="FFFFFF" w:themeFill="background1"/>
            </w:pPr>
            <w:r w:rsidRPr="00D541E8">
              <w:t>Very Likely</w:t>
            </w:r>
          </w:p>
        </w:tc>
      </w:tr>
      <w:tr w:rsidR="00CD251B" w:rsidRPr="00D541E8" w14:paraId="6F64E2C7" w14:textId="77777777" w:rsidTr="00CD251B">
        <w:tc>
          <w:tcPr>
            <w:tcW w:w="9576" w:type="dxa"/>
            <w:gridSpan w:val="4"/>
            <w:hideMark/>
          </w:tcPr>
          <w:p w14:paraId="4A95C9A0" w14:textId="77777777" w:rsidR="00CD251B" w:rsidRPr="00D541E8" w:rsidRDefault="00CD251B" w:rsidP="002C71AA">
            <w:pPr>
              <w:shd w:val="clear" w:color="auto" w:fill="FFFFFF" w:themeFill="background1"/>
            </w:pPr>
            <w:r w:rsidRPr="00D541E8">
              <w:t>14</w:t>
            </w:r>
          </w:p>
        </w:tc>
      </w:tr>
      <w:tr w:rsidR="00CD251B" w:rsidRPr="00D541E8" w14:paraId="39E97094" w14:textId="77777777" w:rsidTr="00CD251B">
        <w:trPr>
          <w:trHeight w:val="2144"/>
        </w:trPr>
        <w:tc>
          <w:tcPr>
            <w:tcW w:w="9576" w:type="dxa"/>
            <w:gridSpan w:val="4"/>
            <w:hideMark/>
          </w:tcPr>
          <w:p w14:paraId="0C5CDC77" w14:textId="77777777" w:rsidR="00CD251B" w:rsidRPr="00D541E8" w:rsidRDefault="00CD251B" w:rsidP="002C71AA">
            <w:pPr>
              <w:shd w:val="clear" w:color="auto" w:fill="FFFFFF" w:themeFill="background1"/>
            </w:pPr>
            <w:r w:rsidRPr="00D541E8">
              <w:t>Mental health professionals are bound by confidentiality; however there are certain conditions under which this does not apply.</w:t>
            </w:r>
          </w:p>
          <w:p w14:paraId="6182718F" w14:textId="77777777" w:rsidR="00CD251B" w:rsidRPr="00D541E8" w:rsidRDefault="00CD251B" w:rsidP="002C71AA">
            <w:pPr>
              <w:shd w:val="clear" w:color="auto" w:fill="FFFFFF" w:themeFill="background1"/>
            </w:pPr>
            <w:r w:rsidRPr="00D541E8">
              <w:t>To what extent do you think it is likely that the following is a condition that would allow a mental health professional to break confidentiality:</w:t>
            </w:r>
          </w:p>
          <w:p w14:paraId="644B5ADB" w14:textId="77777777" w:rsidR="00CD251B" w:rsidRPr="00D541E8" w:rsidRDefault="00CD251B" w:rsidP="002C71AA">
            <w:pPr>
              <w:shd w:val="clear" w:color="auto" w:fill="FFFFFF" w:themeFill="background1"/>
            </w:pPr>
            <w:r w:rsidRPr="00D541E8">
              <w:t>If you are at immediate risk of harm to yourself or others</w:t>
            </w:r>
          </w:p>
        </w:tc>
      </w:tr>
      <w:tr w:rsidR="00CD251B" w:rsidRPr="00D541E8" w14:paraId="22953C7C" w14:textId="77777777" w:rsidTr="00CD251B">
        <w:tc>
          <w:tcPr>
            <w:tcW w:w="2394" w:type="dxa"/>
            <w:hideMark/>
          </w:tcPr>
          <w:p w14:paraId="4B90C29E" w14:textId="77777777" w:rsidR="00CD251B" w:rsidRPr="00D541E8" w:rsidRDefault="00CD251B" w:rsidP="002C71AA">
            <w:pPr>
              <w:shd w:val="clear" w:color="auto" w:fill="FFFFFF" w:themeFill="background1"/>
            </w:pPr>
            <w:r w:rsidRPr="00D541E8">
              <w:t>Very unlikely</w:t>
            </w:r>
          </w:p>
        </w:tc>
        <w:tc>
          <w:tcPr>
            <w:tcW w:w="2394" w:type="dxa"/>
            <w:hideMark/>
          </w:tcPr>
          <w:p w14:paraId="0B8713F9" w14:textId="77777777" w:rsidR="00CD251B" w:rsidRPr="00D541E8" w:rsidRDefault="00CD251B" w:rsidP="002C71AA">
            <w:pPr>
              <w:shd w:val="clear" w:color="auto" w:fill="FFFFFF" w:themeFill="background1"/>
            </w:pPr>
            <w:r w:rsidRPr="00D541E8">
              <w:t>Unlikely</w:t>
            </w:r>
          </w:p>
        </w:tc>
        <w:tc>
          <w:tcPr>
            <w:tcW w:w="2394" w:type="dxa"/>
            <w:hideMark/>
          </w:tcPr>
          <w:p w14:paraId="5815F280" w14:textId="77777777" w:rsidR="00CD251B" w:rsidRPr="00D541E8" w:rsidRDefault="00CD251B" w:rsidP="002C71AA">
            <w:pPr>
              <w:shd w:val="clear" w:color="auto" w:fill="FFFFFF" w:themeFill="background1"/>
            </w:pPr>
            <w:r w:rsidRPr="00D541E8">
              <w:t>Likely</w:t>
            </w:r>
          </w:p>
        </w:tc>
        <w:tc>
          <w:tcPr>
            <w:tcW w:w="2394" w:type="dxa"/>
            <w:hideMark/>
          </w:tcPr>
          <w:p w14:paraId="5D04F76F" w14:textId="77777777" w:rsidR="00CD251B" w:rsidRPr="00D541E8" w:rsidRDefault="00CD251B" w:rsidP="002C71AA">
            <w:pPr>
              <w:shd w:val="clear" w:color="auto" w:fill="FFFFFF" w:themeFill="background1"/>
            </w:pPr>
            <w:r w:rsidRPr="00D541E8">
              <w:t>Very Likely</w:t>
            </w:r>
          </w:p>
        </w:tc>
      </w:tr>
      <w:tr w:rsidR="00CD251B" w:rsidRPr="00D541E8" w14:paraId="36943D17" w14:textId="77777777" w:rsidTr="00CD251B">
        <w:tc>
          <w:tcPr>
            <w:tcW w:w="9576" w:type="dxa"/>
            <w:gridSpan w:val="4"/>
            <w:hideMark/>
          </w:tcPr>
          <w:p w14:paraId="523E2EBF" w14:textId="77777777" w:rsidR="00CD251B" w:rsidRPr="00D541E8" w:rsidRDefault="00CD251B" w:rsidP="002C71AA">
            <w:pPr>
              <w:shd w:val="clear" w:color="auto" w:fill="FFFFFF" w:themeFill="background1"/>
            </w:pPr>
            <w:r w:rsidRPr="00D541E8">
              <w:t>15</w:t>
            </w:r>
          </w:p>
        </w:tc>
      </w:tr>
      <w:tr w:rsidR="00CD251B" w:rsidRPr="00D541E8" w14:paraId="0CD0960F" w14:textId="77777777" w:rsidTr="00CD251B">
        <w:trPr>
          <w:trHeight w:val="2190"/>
        </w:trPr>
        <w:tc>
          <w:tcPr>
            <w:tcW w:w="9576" w:type="dxa"/>
            <w:gridSpan w:val="4"/>
            <w:hideMark/>
          </w:tcPr>
          <w:p w14:paraId="6FF85DD0" w14:textId="77777777" w:rsidR="00CD251B" w:rsidRPr="00D541E8" w:rsidRDefault="00CD251B" w:rsidP="002C71AA">
            <w:pPr>
              <w:shd w:val="clear" w:color="auto" w:fill="FFFFFF" w:themeFill="background1"/>
            </w:pPr>
            <w:r w:rsidRPr="00D541E8">
              <w:t>Mental health professionals are bound by confidentiality; however there are certain conditions under which this does not apply.</w:t>
            </w:r>
          </w:p>
          <w:p w14:paraId="2633F930" w14:textId="77777777" w:rsidR="00CD251B" w:rsidRPr="00D541E8" w:rsidRDefault="00CD251B" w:rsidP="002C71AA">
            <w:pPr>
              <w:shd w:val="clear" w:color="auto" w:fill="FFFFFF" w:themeFill="background1"/>
            </w:pPr>
            <w:r w:rsidRPr="00D541E8">
              <w:t>To what extent do you think it is likely that the following is a condition that would allow a mental health professional to break confidentiality:</w:t>
            </w:r>
          </w:p>
          <w:p w14:paraId="32EB6D65" w14:textId="77777777" w:rsidR="00CD251B" w:rsidRPr="00D541E8" w:rsidRDefault="00CD251B" w:rsidP="002C71AA">
            <w:pPr>
              <w:shd w:val="clear" w:color="auto" w:fill="FFFFFF" w:themeFill="background1"/>
            </w:pPr>
            <w:r w:rsidRPr="00D541E8">
              <w:t>if your problem is not life-threatening and they want to assist others to better support you</w:t>
            </w:r>
          </w:p>
        </w:tc>
      </w:tr>
      <w:tr w:rsidR="00CD251B" w:rsidRPr="00D541E8" w14:paraId="0D821842" w14:textId="77777777" w:rsidTr="00CD251B">
        <w:tc>
          <w:tcPr>
            <w:tcW w:w="2394" w:type="dxa"/>
            <w:hideMark/>
          </w:tcPr>
          <w:p w14:paraId="3919732C" w14:textId="77777777" w:rsidR="00CD251B" w:rsidRPr="00D541E8" w:rsidRDefault="00CD251B" w:rsidP="002C71AA">
            <w:pPr>
              <w:shd w:val="clear" w:color="auto" w:fill="FFFFFF" w:themeFill="background1"/>
            </w:pPr>
            <w:r w:rsidRPr="00D541E8">
              <w:t>Very unlikely</w:t>
            </w:r>
          </w:p>
        </w:tc>
        <w:tc>
          <w:tcPr>
            <w:tcW w:w="2394" w:type="dxa"/>
            <w:hideMark/>
          </w:tcPr>
          <w:p w14:paraId="206441E4" w14:textId="77777777" w:rsidR="00CD251B" w:rsidRPr="00D541E8" w:rsidRDefault="00CD251B" w:rsidP="002C71AA">
            <w:pPr>
              <w:shd w:val="clear" w:color="auto" w:fill="FFFFFF" w:themeFill="background1"/>
            </w:pPr>
            <w:r w:rsidRPr="00D541E8">
              <w:t>Unlikely</w:t>
            </w:r>
          </w:p>
        </w:tc>
        <w:tc>
          <w:tcPr>
            <w:tcW w:w="2394" w:type="dxa"/>
            <w:hideMark/>
          </w:tcPr>
          <w:p w14:paraId="414098AD" w14:textId="77777777" w:rsidR="00CD251B" w:rsidRPr="00D541E8" w:rsidRDefault="00CD251B" w:rsidP="002C71AA">
            <w:pPr>
              <w:shd w:val="clear" w:color="auto" w:fill="FFFFFF" w:themeFill="background1"/>
            </w:pPr>
            <w:r w:rsidRPr="00D541E8">
              <w:t>Likely</w:t>
            </w:r>
          </w:p>
        </w:tc>
        <w:tc>
          <w:tcPr>
            <w:tcW w:w="2394" w:type="dxa"/>
            <w:hideMark/>
          </w:tcPr>
          <w:p w14:paraId="662DFE4F" w14:textId="77777777" w:rsidR="00CD251B" w:rsidRPr="00D541E8" w:rsidRDefault="00CD251B" w:rsidP="002C71AA">
            <w:pPr>
              <w:shd w:val="clear" w:color="auto" w:fill="FFFFFF" w:themeFill="background1"/>
            </w:pPr>
            <w:r w:rsidRPr="00D541E8">
              <w:t>Very Likely</w:t>
            </w:r>
          </w:p>
        </w:tc>
      </w:tr>
    </w:tbl>
    <w:p w14:paraId="52E9639B" w14:textId="77777777" w:rsidR="00CD251B" w:rsidRPr="00D541E8" w:rsidRDefault="00CD251B" w:rsidP="002C71AA">
      <w:pPr>
        <w:shd w:val="clear" w:color="auto" w:fill="FFFFFF" w:themeFill="background1"/>
      </w:pPr>
      <w:r w:rsidRPr="00D541E8">
        <w:t>Please indicate to what extent you agree with the following statements:</w:t>
      </w:r>
    </w:p>
    <w:tbl>
      <w:tblPr>
        <w:tblStyle w:val="TableGrid"/>
        <w:tblW w:w="0" w:type="auto"/>
        <w:tblLook w:val="04A0" w:firstRow="1" w:lastRow="0" w:firstColumn="1" w:lastColumn="0" w:noHBand="0" w:noVBand="1"/>
      </w:tblPr>
      <w:tblGrid>
        <w:gridCol w:w="3510"/>
        <w:gridCol w:w="1146"/>
        <w:gridCol w:w="1146"/>
        <w:gridCol w:w="1147"/>
        <w:gridCol w:w="1146"/>
        <w:gridCol w:w="1147"/>
      </w:tblGrid>
      <w:tr w:rsidR="00CD251B" w:rsidRPr="00D541E8" w14:paraId="54113263" w14:textId="77777777" w:rsidTr="00CD251B">
        <w:tc>
          <w:tcPr>
            <w:tcW w:w="3510" w:type="dxa"/>
            <w:tcBorders>
              <w:top w:val="single" w:sz="4" w:space="0" w:color="auto"/>
              <w:left w:val="single" w:sz="4" w:space="0" w:color="auto"/>
              <w:bottom w:val="single" w:sz="4" w:space="0" w:color="auto"/>
              <w:right w:val="single" w:sz="4" w:space="0" w:color="auto"/>
            </w:tcBorders>
          </w:tcPr>
          <w:p w14:paraId="5E9F2406"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hideMark/>
          </w:tcPr>
          <w:p w14:paraId="1A35D78B" w14:textId="77777777" w:rsidR="00CD251B" w:rsidRPr="00D541E8" w:rsidRDefault="00CD251B" w:rsidP="002C71AA">
            <w:pPr>
              <w:shd w:val="clear" w:color="auto" w:fill="FFFFFF" w:themeFill="background1"/>
            </w:pPr>
            <w:r w:rsidRPr="00D541E8">
              <w:t>Strongly Disagree</w:t>
            </w:r>
          </w:p>
        </w:tc>
        <w:tc>
          <w:tcPr>
            <w:tcW w:w="1146" w:type="dxa"/>
            <w:tcBorders>
              <w:top w:val="single" w:sz="4" w:space="0" w:color="auto"/>
              <w:left w:val="single" w:sz="4" w:space="0" w:color="auto"/>
              <w:bottom w:val="single" w:sz="4" w:space="0" w:color="auto"/>
              <w:right w:val="single" w:sz="4" w:space="0" w:color="auto"/>
            </w:tcBorders>
            <w:hideMark/>
          </w:tcPr>
          <w:p w14:paraId="1E9AAF6A" w14:textId="77777777" w:rsidR="00CD251B" w:rsidRPr="00D541E8" w:rsidRDefault="00CD251B" w:rsidP="002C71AA">
            <w:pPr>
              <w:shd w:val="clear" w:color="auto" w:fill="FFFFFF" w:themeFill="background1"/>
            </w:pPr>
            <w:r w:rsidRPr="00D541E8">
              <w:t>Disagree</w:t>
            </w:r>
          </w:p>
        </w:tc>
        <w:tc>
          <w:tcPr>
            <w:tcW w:w="1147" w:type="dxa"/>
            <w:tcBorders>
              <w:top w:val="single" w:sz="4" w:space="0" w:color="auto"/>
              <w:left w:val="single" w:sz="4" w:space="0" w:color="auto"/>
              <w:bottom w:val="single" w:sz="4" w:space="0" w:color="auto"/>
              <w:right w:val="single" w:sz="4" w:space="0" w:color="auto"/>
            </w:tcBorders>
            <w:hideMark/>
          </w:tcPr>
          <w:p w14:paraId="2F4826AA" w14:textId="77777777" w:rsidR="00CD251B" w:rsidRPr="00D541E8" w:rsidRDefault="00CD251B" w:rsidP="002C71AA">
            <w:pPr>
              <w:shd w:val="clear" w:color="auto" w:fill="FFFFFF" w:themeFill="background1"/>
            </w:pPr>
            <w:r w:rsidRPr="00D541E8">
              <w:t>Neither agree or disagree</w:t>
            </w:r>
          </w:p>
        </w:tc>
        <w:tc>
          <w:tcPr>
            <w:tcW w:w="1146" w:type="dxa"/>
            <w:tcBorders>
              <w:top w:val="single" w:sz="4" w:space="0" w:color="auto"/>
              <w:left w:val="single" w:sz="4" w:space="0" w:color="auto"/>
              <w:bottom w:val="single" w:sz="4" w:space="0" w:color="auto"/>
              <w:right w:val="single" w:sz="4" w:space="0" w:color="auto"/>
            </w:tcBorders>
            <w:hideMark/>
          </w:tcPr>
          <w:p w14:paraId="7E000139" w14:textId="77777777" w:rsidR="00CD251B" w:rsidRPr="00D541E8" w:rsidRDefault="00CD251B" w:rsidP="002C71AA">
            <w:pPr>
              <w:shd w:val="clear" w:color="auto" w:fill="FFFFFF" w:themeFill="background1"/>
            </w:pPr>
            <w:r w:rsidRPr="00D541E8">
              <w:t>Agree</w:t>
            </w:r>
          </w:p>
        </w:tc>
        <w:tc>
          <w:tcPr>
            <w:tcW w:w="1147" w:type="dxa"/>
            <w:tcBorders>
              <w:top w:val="single" w:sz="4" w:space="0" w:color="auto"/>
              <w:left w:val="single" w:sz="4" w:space="0" w:color="auto"/>
              <w:bottom w:val="single" w:sz="4" w:space="0" w:color="auto"/>
              <w:right w:val="single" w:sz="4" w:space="0" w:color="auto"/>
            </w:tcBorders>
            <w:hideMark/>
          </w:tcPr>
          <w:p w14:paraId="613BF41F" w14:textId="77777777" w:rsidR="00CD251B" w:rsidRPr="00D541E8" w:rsidRDefault="00CD251B" w:rsidP="002C71AA">
            <w:pPr>
              <w:shd w:val="clear" w:color="auto" w:fill="FFFFFF" w:themeFill="background1"/>
            </w:pPr>
            <w:r w:rsidRPr="00D541E8">
              <w:t>Strongly agree</w:t>
            </w:r>
          </w:p>
        </w:tc>
      </w:tr>
      <w:tr w:rsidR="00CD251B" w:rsidRPr="00D541E8" w14:paraId="10AAE0EE" w14:textId="77777777" w:rsidTr="00CD251B">
        <w:tc>
          <w:tcPr>
            <w:tcW w:w="3510" w:type="dxa"/>
            <w:tcBorders>
              <w:top w:val="single" w:sz="4" w:space="0" w:color="auto"/>
              <w:left w:val="single" w:sz="4" w:space="0" w:color="auto"/>
              <w:bottom w:val="single" w:sz="4" w:space="0" w:color="auto"/>
              <w:right w:val="single" w:sz="4" w:space="0" w:color="auto"/>
            </w:tcBorders>
            <w:hideMark/>
          </w:tcPr>
          <w:p w14:paraId="32C6D3BC" w14:textId="77777777" w:rsidR="00CD251B" w:rsidRPr="00D541E8" w:rsidRDefault="00CD251B" w:rsidP="002C71AA">
            <w:pPr>
              <w:shd w:val="clear" w:color="auto" w:fill="FFFFFF" w:themeFill="background1"/>
            </w:pPr>
            <w:r w:rsidRPr="00D541E8">
              <w:t>16. I am confident that I know where to seek information about mental illness</w:t>
            </w:r>
          </w:p>
        </w:tc>
        <w:tc>
          <w:tcPr>
            <w:tcW w:w="1146" w:type="dxa"/>
            <w:tcBorders>
              <w:top w:val="single" w:sz="4" w:space="0" w:color="auto"/>
              <w:left w:val="single" w:sz="4" w:space="0" w:color="auto"/>
              <w:bottom w:val="single" w:sz="4" w:space="0" w:color="auto"/>
              <w:right w:val="single" w:sz="4" w:space="0" w:color="auto"/>
            </w:tcBorders>
          </w:tcPr>
          <w:p w14:paraId="10B5AFFD"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252D2479"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4FDD0C33"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6E29DCFD"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570FB54B" w14:textId="77777777" w:rsidR="00CD251B" w:rsidRPr="00D541E8" w:rsidRDefault="00CD251B" w:rsidP="002C71AA">
            <w:pPr>
              <w:shd w:val="clear" w:color="auto" w:fill="FFFFFF" w:themeFill="background1"/>
            </w:pPr>
          </w:p>
        </w:tc>
      </w:tr>
      <w:tr w:rsidR="00CD251B" w:rsidRPr="00D541E8" w14:paraId="1ADC6624" w14:textId="77777777" w:rsidTr="00CD251B">
        <w:tc>
          <w:tcPr>
            <w:tcW w:w="3510" w:type="dxa"/>
            <w:tcBorders>
              <w:top w:val="single" w:sz="4" w:space="0" w:color="auto"/>
              <w:left w:val="single" w:sz="4" w:space="0" w:color="auto"/>
              <w:bottom w:val="single" w:sz="4" w:space="0" w:color="auto"/>
              <w:right w:val="single" w:sz="4" w:space="0" w:color="auto"/>
            </w:tcBorders>
            <w:hideMark/>
          </w:tcPr>
          <w:p w14:paraId="0683C668" w14:textId="77777777" w:rsidR="00CD251B" w:rsidRPr="00D541E8" w:rsidRDefault="00CD251B" w:rsidP="002C71AA">
            <w:pPr>
              <w:shd w:val="clear" w:color="auto" w:fill="FFFFFF" w:themeFill="background1"/>
            </w:pPr>
            <w:r w:rsidRPr="00D541E8">
              <w:t>17. I am confident using the computer or telephone to seek information about mental illness</w:t>
            </w:r>
          </w:p>
        </w:tc>
        <w:tc>
          <w:tcPr>
            <w:tcW w:w="1146" w:type="dxa"/>
            <w:tcBorders>
              <w:top w:val="single" w:sz="4" w:space="0" w:color="auto"/>
              <w:left w:val="single" w:sz="4" w:space="0" w:color="auto"/>
              <w:bottom w:val="single" w:sz="4" w:space="0" w:color="auto"/>
              <w:right w:val="single" w:sz="4" w:space="0" w:color="auto"/>
            </w:tcBorders>
          </w:tcPr>
          <w:p w14:paraId="085F4340"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49A39BF5"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24A2D834"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164D0056"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2312949F" w14:textId="77777777" w:rsidR="00CD251B" w:rsidRPr="00D541E8" w:rsidRDefault="00CD251B" w:rsidP="002C71AA">
            <w:pPr>
              <w:shd w:val="clear" w:color="auto" w:fill="FFFFFF" w:themeFill="background1"/>
            </w:pPr>
          </w:p>
        </w:tc>
      </w:tr>
      <w:tr w:rsidR="00CD251B" w:rsidRPr="00D541E8" w14:paraId="0C427F97" w14:textId="77777777" w:rsidTr="00CD251B">
        <w:tc>
          <w:tcPr>
            <w:tcW w:w="3510" w:type="dxa"/>
            <w:tcBorders>
              <w:top w:val="single" w:sz="4" w:space="0" w:color="auto"/>
              <w:left w:val="single" w:sz="4" w:space="0" w:color="auto"/>
              <w:bottom w:val="single" w:sz="4" w:space="0" w:color="auto"/>
              <w:right w:val="single" w:sz="4" w:space="0" w:color="auto"/>
            </w:tcBorders>
            <w:hideMark/>
          </w:tcPr>
          <w:p w14:paraId="14472668" w14:textId="77777777" w:rsidR="00CD251B" w:rsidRPr="00D541E8" w:rsidRDefault="00CD251B" w:rsidP="002C71AA">
            <w:pPr>
              <w:shd w:val="clear" w:color="auto" w:fill="FFFFFF" w:themeFill="background1"/>
            </w:pPr>
            <w:r w:rsidRPr="00D541E8">
              <w:t>18. I am confident attending face to face appointments to seek information about mental illness (e.g., seeing the GP)</w:t>
            </w:r>
          </w:p>
        </w:tc>
        <w:tc>
          <w:tcPr>
            <w:tcW w:w="1146" w:type="dxa"/>
            <w:tcBorders>
              <w:top w:val="single" w:sz="4" w:space="0" w:color="auto"/>
              <w:left w:val="single" w:sz="4" w:space="0" w:color="auto"/>
              <w:bottom w:val="single" w:sz="4" w:space="0" w:color="auto"/>
              <w:right w:val="single" w:sz="4" w:space="0" w:color="auto"/>
            </w:tcBorders>
          </w:tcPr>
          <w:p w14:paraId="08992785"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768DD495"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3A214BF8"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2A6C3C0A"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15482866" w14:textId="77777777" w:rsidR="00CD251B" w:rsidRPr="00D541E8" w:rsidRDefault="00CD251B" w:rsidP="002C71AA">
            <w:pPr>
              <w:shd w:val="clear" w:color="auto" w:fill="FFFFFF" w:themeFill="background1"/>
            </w:pPr>
          </w:p>
        </w:tc>
      </w:tr>
      <w:tr w:rsidR="00CD251B" w:rsidRPr="00D541E8" w14:paraId="1AE14702" w14:textId="77777777" w:rsidTr="00CD251B">
        <w:tc>
          <w:tcPr>
            <w:tcW w:w="3510" w:type="dxa"/>
            <w:tcBorders>
              <w:top w:val="single" w:sz="4" w:space="0" w:color="auto"/>
              <w:left w:val="single" w:sz="4" w:space="0" w:color="auto"/>
              <w:bottom w:val="single" w:sz="4" w:space="0" w:color="auto"/>
              <w:right w:val="single" w:sz="4" w:space="0" w:color="auto"/>
            </w:tcBorders>
            <w:hideMark/>
          </w:tcPr>
          <w:p w14:paraId="6E256F9C" w14:textId="77777777" w:rsidR="00CD251B" w:rsidRPr="00D541E8" w:rsidRDefault="00CD251B" w:rsidP="002C71AA">
            <w:pPr>
              <w:shd w:val="clear" w:color="auto" w:fill="FFFFFF" w:themeFill="background1"/>
            </w:pPr>
            <w:r w:rsidRPr="00D541E8">
              <w:t>19. I am confident I have access to resources (e.g., GP, internet, friends) that I can use to seek information about mental illness</w:t>
            </w:r>
          </w:p>
        </w:tc>
        <w:tc>
          <w:tcPr>
            <w:tcW w:w="1146" w:type="dxa"/>
            <w:tcBorders>
              <w:top w:val="single" w:sz="4" w:space="0" w:color="auto"/>
              <w:left w:val="single" w:sz="4" w:space="0" w:color="auto"/>
              <w:bottom w:val="single" w:sz="4" w:space="0" w:color="auto"/>
              <w:right w:val="single" w:sz="4" w:space="0" w:color="auto"/>
            </w:tcBorders>
          </w:tcPr>
          <w:p w14:paraId="2D37B6DF"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4D6F64F3"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4580933F"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709DB0F9"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6C9B3F88" w14:textId="77777777" w:rsidR="00CD251B" w:rsidRPr="00D541E8" w:rsidRDefault="00CD251B" w:rsidP="002C71AA">
            <w:pPr>
              <w:shd w:val="clear" w:color="auto" w:fill="FFFFFF" w:themeFill="background1"/>
            </w:pPr>
          </w:p>
        </w:tc>
      </w:tr>
    </w:tbl>
    <w:p w14:paraId="4F6DE248" w14:textId="77777777" w:rsidR="00CD251B" w:rsidRPr="00D541E8" w:rsidRDefault="00CD251B" w:rsidP="002C71AA">
      <w:pPr>
        <w:shd w:val="clear" w:color="auto" w:fill="FFFFFF" w:themeFill="background1"/>
      </w:pPr>
    </w:p>
    <w:p w14:paraId="458EB3BB" w14:textId="77777777" w:rsidR="00CD251B" w:rsidRPr="00D541E8" w:rsidRDefault="00CD251B" w:rsidP="002C71AA">
      <w:pPr>
        <w:shd w:val="clear" w:color="auto" w:fill="FFFFFF" w:themeFill="background1"/>
      </w:pPr>
      <w:r w:rsidRPr="00D541E8">
        <w:t>Please indicate to what extent you agree with the following statements:</w:t>
      </w:r>
    </w:p>
    <w:tbl>
      <w:tblPr>
        <w:tblStyle w:val="TableGrid1"/>
        <w:tblW w:w="0" w:type="auto"/>
        <w:tblInd w:w="-113" w:type="dxa"/>
        <w:tblLook w:val="04A0" w:firstRow="1" w:lastRow="0" w:firstColumn="1" w:lastColumn="0" w:noHBand="0" w:noVBand="1"/>
      </w:tblPr>
      <w:tblGrid>
        <w:gridCol w:w="3510"/>
        <w:gridCol w:w="1146"/>
        <w:gridCol w:w="1146"/>
        <w:gridCol w:w="1147"/>
        <w:gridCol w:w="1146"/>
        <w:gridCol w:w="1147"/>
      </w:tblGrid>
      <w:tr w:rsidR="00397B0D" w:rsidRPr="00D541E8" w14:paraId="22F39D83" w14:textId="77777777" w:rsidTr="00CD251B">
        <w:tc>
          <w:tcPr>
            <w:tcW w:w="3510" w:type="dxa"/>
            <w:tcBorders>
              <w:top w:val="single" w:sz="4" w:space="0" w:color="000000"/>
              <w:left w:val="single" w:sz="4" w:space="0" w:color="000000"/>
              <w:bottom w:val="single" w:sz="4" w:space="0" w:color="000000"/>
              <w:right w:val="single" w:sz="4" w:space="0" w:color="000000"/>
            </w:tcBorders>
          </w:tcPr>
          <w:p w14:paraId="0E91E308"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hideMark/>
          </w:tcPr>
          <w:p w14:paraId="0DBF5212" w14:textId="77777777" w:rsidR="00CD251B" w:rsidRPr="00D541E8" w:rsidRDefault="00CD251B" w:rsidP="002C71AA">
            <w:pPr>
              <w:shd w:val="clear" w:color="auto" w:fill="FFFFFF" w:themeFill="background1"/>
            </w:pPr>
            <w:r w:rsidRPr="00D541E8">
              <w:t>Strongly Disagree</w:t>
            </w:r>
          </w:p>
        </w:tc>
        <w:tc>
          <w:tcPr>
            <w:tcW w:w="1146" w:type="dxa"/>
            <w:tcBorders>
              <w:top w:val="single" w:sz="4" w:space="0" w:color="000000"/>
              <w:left w:val="single" w:sz="4" w:space="0" w:color="000000"/>
              <w:bottom w:val="single" w:sz="4" w:space="0" w:color="000000"/>
              <w:right w:val="single" w:sz="4" w:space="0" w:color="000000"/>
            </w:tcBorders>
            <w:hideMark/>
          </w:tcPr>
          <w:p w14:paraId="7FBC3DCC" w14:textId="77777777" w:rsidR="00CD251B" w:rsidRPr="00D541E8" w:rsidRDefault="00CD251B" w:rsidP="002C71AA">
            <w:pPr>
              <w:shd w:val="clear" w:color="auto" w:fill="FFFFFF" w:themeFill="background1"/>
            </w:pPr>
            <w:r w:rsidRPr="00D541E8">
              <w:t>Disagree</w:t>
            </w:r>
          </w:p>
        </w:tc>
        <w:tc>
          <w:tcPr>
            <w:tcW w:w="1147" w:type="dxa"/>
            <w:tcBorders>
              <w:top w:val="single" w:sz="4" w:space="0" w:color="000000"/>
              <w:left w:val="single" w:sz="4" w:space="0" w:color="000000"/>
              <w:bottom w:val="single" w:sz="4" w:space="0" w:color="000000"/>
              <w:right w:val="single" w:sz="4" w:space="0" w:color="000000"/>
            </w:tcBorders>
            <w:hideMark/>
          </w:tcPr>
          <w:p w14:paraId="739BC354" w14:textId="77777777" w:rsidR="00CD251B" w:rsidRPr="00D541E8" w:rsidRDefault="00CD251B" w:rsidP="002C71AA">
            <w:pPr>
              <w:shd w:val="clear" w:color="auto" w:fill="FFFFFF" w:themeFill="background1"/>
            </w:pPr>
            <w:r w:rsidRPr="00D541E8">
              <w:t>Neither agree or disagree</w:t>
            </w:r>
          </w:p>
        </w:tc>
        <w:tc>
          <w:tcPr>
            <w:tcW w:w="1146" w:type="dxa"/>
            <w:tcBorders>
              <w:top w:val="single" w:sz="4" w:space="0" w:color="000000"/>
              <w:left w:val="single" w:sz="4" w:space="0" w:color="000000"/>
              <w:bottom w:val="single" w:sz="4" w:space="0" w:color="000000"/>
              <w:right w:val="single" w:sz="4" w:space="0" w:color="000000"/>
            </w:tcBorders>
            <w:hideMark/>
          </w:tcPr>
          <w:p w14:paraId="39A1500C" w14:textId="77777777" w:rsidR="00CD251B" w:rsidRPr="00D541E8" w:rsidRDefault="00CD251B" w:rsidP="002C71AA">
            <w:pPr>
              <w:shd w:val="clear" w:color="auto" w:fill="FFFFFF" w:themeFill="background1"/>
            </w:pPr>
            <w:r w:rsidRPr="00D541E8">
              <w:t>Agree</w:t>
            </w:r>
          </w:p>
        </w:tc>
        <w:tc>
          <w:tcPr>
            <w:tcW w:w="1147" w:type="dxa"/>
            <w:tcBorders>
              <w:top w:val="single" w:sz="4" w:space="0" w:color="000000"/>
              <w:left w:val="single" w:sz="4" w:space="0" w:color="000000"/>
              <w:bottom w:val="single" w:sz="4" w:space="0" w:color="000000"/>
              <w:right w:val="single" w:sz="4" w:space="0" w:color="000000"/>
            </w:tcBorders>
            <w:hideMark/>
          </w:tcPr>
          <w:p w14:paraId="7C88B0CD" w14:textId="77777777" w:rsidR="00CD251B" w:rsidRPr="00D541E8" w:rsidRDefault="00CD251B" w:rsidP="002C71AA">
            <w:pPr>
              <w:shd w:val="clear" w:color="auto" w:fill="FFFFFF" w:themeFill="background1"/>
            </w:pPr>
            <w:r w:rsidRPr="00D541E8">
              <w:t>Strongly agree</w:t>
            </w:r>
          </w:p>
        </w:tc>
      </w:tr>
      <w:tr w:rsidR="00397B0D" w:rsidRPr="00D541E8" w14:paraId="2452CF62" w14:textId="77777777" w:rsidTr="00CD251B">
        <w:tc>
          <w:tcPr>
            <w:tcW w:w="3510" w:type="dxa"/>
            <w:tcBorders>
              <w:top w:val="single" w:sz="4" w:space="0" w:color="000000"/>
              <w:left w:val="single" w:sz="4" w:space="0" w:color="000000"/>
              <w:bottom w:val="single" w:sz="4" w:space="0" w:color="000000"/>
              <w:right w:val="single" w:sz="4" w:space="0" w:color="000000"/>
            </w:tcBorders>
            <w:hideMark/>
          </w:tcPr>
          <w:p w14:paraId="76EE79F0" w14:textId="77777777" w:rsidR="00CD251B" w:rsidRPr="00D541E8" w:rsidRDefault="00CD251B" w:rsidP="002C71AA">
            <w:pPr>
              <w:shd w:val="clear" w:color="auto" w:fill="FFFFFF" w:themeFill="background1"/>
            </w:pPr>
            <w:r w:rsidRPr="00D541E8">
              <w:t>20. People with a mental illness could snap out if it if they wanted</w:t>
            </w:r>
          </w:p>
        </w:tc>
        <w:tc>
          <w:tcPr>
            <w:tcW w:w="1146" w:type="dxa"/>
            <w:tcBorders>
              <w:top w:val="single" w:sz="4" w:space="0" w:color="000000"/>
              <w:left w:val="single" w:sz="4" w:space="0" w:color="000000"/>
              <w:bottom w:val="single" w:sz="4" w:space="0" w:color="000000"/>
              <w:right w:val="single" w:sz="4" w:space="0" w:color="000000"/>
            </w:tcBorders>
          </w:tcPr>
          <w:p w14:paraId="35C8D3BD"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746FD4B2"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013FA51B"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01ADBAC7"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00E32017" w14:textId="77777777" w:rsidR="00CD251B" w:rsidRPr="00D541E8" w:rsidRDefault="00CD251B" w:rsidP="002C71AA">
            <w:pPr>
              <w:shd w:val="clear" w:color="auto" w:fill="FFFFFF" w:themeFill="background1"/>
            </w:pPr>
          </w:p>
        </w:tc>
      </w:tr>
      <w:tr w:rsidR="00397B0D" w:rsidRPr="00D541E8" w14:paraId="63DB399E" w14:textId="77777777" w:rsidTr="00CD251B">
        <w:tc>
          <w:tcPr>
            <w:tcW w:w="3510" w:type="dxa"/>
            <w:tcBorders>
              <w:top w:val="single" w:sz="4" w:space="0" w:color="000000"/>
              <w:left w:val="single" w:sz="4" w:space="0" w:color="000000"/>
              <w:bottom w:val="single" w:sz="4" w:space="0" w:color="000000"/>
              <w:right w:val="single" w:sz="4" w:space="0" w:color="000000"/>
            </w:tcBorders>
            <w:hideMark/>
          </w:tcPr>
          <w:p w14:paraId="17EAB692" w14:textId="77777777" w:rsidR="00CD251B" w:rsidRPr="00D541E8" w:rsidRDefault="00CD251B" w:rsidP="002C71AA">
            <w:pPr>
              <w:shd w:val="clear" w:color="auto" w:fill="FFFFFF" w:themeFill="background1"/>
            </w:pPr>
            <w:r w:rsidRPr="00D541E8">
              <w:t>21. A mental illness is a sign of personal weakness</w:t>
            </w:r>
          </w:p>
        </w:tc>
        <w:tc>
          <w:tcPr>
            <w:tcW w:w="1146" w:type="dxa"/>
            <w:tcBorders>
              <w:top w:val="single" w:sz="4" w:space="0" w:color="000000"/>
              <w:left w:val="single" w:sz="4" w:space="0" w:color="000000"/>
              <w:bottom w:val="single" w:sz="4" w:space="0" w:color="000000"/>
              <w:right w:val="single" w:sz="4" w:space="0" w:color="000000"/>
            </w:tcBorders>
          </w:tcPr>
          <w:p w14:paraId="226AB75A"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7308AB48"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2E9FD877"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45400D4B"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454ADBB3" w14:textId="77777777" w:rsidR="00CD251B" w:rsidRPr="00D541E8" w:rsidRDefault="00CD251B" w:rsidP="002C71AA">
            <w:pPr>
              <w:shd w:val="clear" w:color="auto" w:fill="FFFFFF" w:themeFill="background1"/>
            </w:pPr>
          </w:p>
        </w:tc>
      </w:tr>
      <w:tr w:rsidR="00397B0D" w:rsidRPr="00D541E8" w14:paraId="46BD0013" w14:textId="77777777" w:rsidTr="00CD251B">
        <w:tc>
          <w:tcPr>
            <w:tcW w:w="3510" w:type="dxa"/>
            <w:tcBorders>
              <w:top w:val="single" w:sz="4" w:space="0" w:color="000000"/>
              <w:left w:val="single" w:sz="4" w:space="0" w:color="000000"/>
              <w:bottom w:val="single" w:sz="4" w:space="0" w:color="000000"/>
              <w:right w:val="single" w:sz="4" w:space="0" w:color="000000"/>
            </w:tcBorders>
            <w:hideMark/>
          </w:tcPr>
          <w:p w14:paraId="6C3E4933" w14:textId="77777777" w:rsidR="00CD251B" w:rsidRPr="00D541E8" w:rsidRDefault="00CD251B" w:rsidP="002C71AA">
            <w:pPr>
              <w:shd w:val="clear" w:color="auto" w:fill="FFFFFF" w:themeFill="background1"/>
            </w:pPr>
            <w:r w:rsidRPr="00D541E8">
              <w:t>22. A mental illness is not a real medical illness</w:t>
            </w:r>
          </w:p>
        </w:tc>
        <w:tc>
          <w:tcPr>
            <w:tcW w:w="1146" w:type="dxa"/>
            <w:tcBorders>
              <w:top w:val="single" w:sz="4" w:space="0" w:color="000000"/>
              <w:left w:val="single" w:sz="4" w:space="0" w:color="000000"/>
              <w:bottom w:val="single" w:sz="4" w:space="0" w:color="000000"/>
              <w:right w:val="single" w:sz="4" w:space="0" w:color="000000"/>
            </w:tcBorders>
          </w:tcPr>
          <w:p w14:paraId="2C8B0B76"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6D4370ED"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4F5023BD"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5077FC60"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2619CC3D" w14:textId="77777777" w:rsidR="00CD251B" w:rsidRPr="00D541E8" w:rsidRDefault="00CD251B" w:rsidP="002C71AA">
            <w:pPr>
              <w:shd w:val="clear" w:color="auto" w:fill="FFFFFF" w:themeFill="background1"/>
            </w:pPr>
          </w:p>
        </w:tc>
      </w:tr>
      <w:tr w:rsidR="00397B0D" w:rsidRPr="00D541E8" w14:paraId="7D9001E6" w14:textId="77777777" w:rsidTr="00CD251B">
        <w:tc>
          <w:tcPr>
            <w:tcW w:w="3510" w:type="dxa"/>
            <w:tcBorders>
              <w:top w:val="single" w:sz="4" w:space="0" w:color="000000"/>
              <w:left w:val="single" w:sz="4" w:space="0" w:color="000000"/>
              <w:bottom w:val="single" w:sz="4" w:space="0" w:color="000000"/>
              <w:right w:val="single" w:sz="4" w:space="0" w:color="000000"/>
            </w:tcBorders>
            <w:hideMark/>
          </w:tcPr>
          <w:p w14:paraId="5BB8B06B" w14:textId="77777777" w:rsidR="00CD251B" w:rsidRPr="00D541E8" w:rsidRDefault="00CD251B" w:rsidP="002C71AA">
            <w:pPr>
              <w:shd w:val="clear" w:color="auto" w:fill="FFFFFF" w:themeFill="background1"/>
            </w:pPr>
            <w:r w:rsidRPr="00D541E8">
              <w:t>23. People with a mental illness are dangerous</w:t>
            </w:r>
          </w:p>
        </w:tc>
        <w:tc>
          <w:tcPr>
            <w:tcW w:w="1146" w:type="dxa"/>
            <w:tcBorders>
              <w:top w:val="single" w:sz="4" w:space="0" w:color="000000"/>
              <w:left w:val="single" w:sz="4" w:space="0" w:color="000000"/>
              <w:bottom w:val="single" w:sz="4" w:space="0" w:color="000000"/>
              <w:right w:val="single" w:sz="4" w:space="0" w:color="000000"/>
            </w:tcBorders>
          </w:tcPr>
          <w:p w14:paraId="5754D8B4"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6D0A5771"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40C97307"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0B4E9974"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6161BCAC" w14:textId="77777777" w:rsidR="00CD251B" w:rsidRPr="00D541E8" w:rsidRDefault="00CD251B" w:rsidP="002C71AA">
            <w:pPr>
              <w:shd w:val="clear" w:color="auto" w:fill="FFFFFF" w:themeFill="background1"/>
            </w:pPr>
          </w:p>
        </w:tc>
      </w:tr>
      <w:tr w:rsidR="00397B0D" w:rsidRPr="00D541E8" w14:paraId="079B3CF6" w14:textId="77777777" w:rsidTr="00CD251B">
        <w:tc>
          <w:tcPr>
            <w:tcW w:w="3510" w:type="dxa"/>
            <w:tcBorders>
              <w:top w:val="single" w:sz="4" w:space="0" w:color="000000"/>
              <w:left w:val="single" w:sz="4" w:space="0" w:color="000000"/>
              <w:bottom w:val="single" w:sz="4" w:space="0" w:color="000000"/>
              <w:right w:val="single" w:sz="4" w:space="0" w:color="000000"/>
            </w:tcBorders>
            <w:hideMark/>
          </w:tcPr>
          <w:p w14:paraId="18A5D895" w14:textId="77777777" w:rsidR="00CD251B" w:rsidRPr="00D541E8" w:rsidRDefault="00CD251B" w:rsidP="002C71AA">
            <w:pPr>
              <w:shd w:val="clear" w:color="auto" w:fill="FFFFFF" w:themeFill="background1"/>
            </w:pPr>
            <w:r w:rsidRPr="00D541E8">
              <w:t>24. It is best to avoid people with a mental illness so that you don't develop this problem</w:t>
            </w:r>
          </w:p>
        </w:tc>
        <w:tc>
          <w:tcPr>
            <w:tcW w:w="1146" w:type="dxa"/>
            <w:tcBorders>
              <w:top w:val="single" w:sz="4" w:space="0" w:color="000000"/>
              <w:left w:val="single" w:sz="4" w:space="0" w:color="000000"/>
              <w:bottom w:val="single" w:sz="4" w:space="0" w:color="000000"/>
              <w:right w:val="single" w:sz="4" w:space="0" w:color="000000"/>
            </w:tcBorders>
          </w:tcPr>
          <w:p w14:paraId="2D7281B4"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1CE6AB5D"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5848C183"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7A34974D"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4E9D6792" w14:textId="77777777" w:rsidR="00CD251B" w:rsidRPr="00D541E8" w:rsidRDefault="00CD251B" w:rsidP="002C71AA">
            <w:pPr>
              <w:shd w:val="clear" w:color="auto" w:fill="FFFFFF" w:themeFill="background1"/>
            </w:pPr>
          </w:p>
        </w:tc>
      </w:tr>
      <w:tr w:rsidR="00397B0D" w:rsidRPr="00D541E8" w14:paraId="10FD3C75" w14:textId="77777777" w:rsidTr="00CD251B">
        <w:tc>
          <w:tcPr>
            <w:tcW w:w="3510" w:type="dxa"/>
            <w:tcBorders>
              <w:top w:val="single" w:sz="4" w:space="0" w:color="000000"/>
              <w:left w:val="single" w:sz="4" w:space="0" w:color="000000"/>
              <w:bottom w:val="single" w:sz="4" w:space="0" w:color="000000"/>
              <w:right w:val="single" w:sz="4" w:space="0" w:color="000000"/>
            </w:tcBorders>
            <w:hideMark/>
          </w:tcPr>
          <w:p w14:paraId="697E5293" w14:textId="77777777" w:rsidR="00CD251B" w:rsidRPr="00D541E8" w:rsidRDefault="00CD251B" w:rsidP="002C71AA">
            <w:pPr>
              <w:shd w:val="clear" w:color="auto" w:fill="FFFFFF" w:themeFill="background1"/>
            </w:pPr>
            <w:r w:rsidRPr="00D541E8">
              <w:t>25. If I had a mental illness I would not tell anyone</w:t>
            </w:r>
          </w:p>
        </w:tc>
        <w:tc>
          <w:tcPr>
            <w:tcW w:w="1146" w:type="dxa"/>
            <w:tcBorders>
              <w:top w:val="single" w:sz="4" w:space="0" w:color="000000"/>
              <w:left w:val="single" w:sz="4" w:space="0" w:color="000000"/>
              <w:bottom w:val="single" w:sz="4" w:space="0" w:color="000000"/>
              <w:right w:val="single" w:sz="4" w:space="0" w:color="000000"/>
            </w:tcBorders>
          </w:tcPr>
          <w:p w14:paraId="2E32CDDC"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6E103F72"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005EE00B"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52C5C190"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079F9AAB" w14:textId="77777777" w:rsidR="00CD251B" w:rsidRPr="00D541E8" w:rsidRDefault="00CD251B" w:rsidP="002C71AA">
            <w:pPr>
              <w:shd w:val="clear" w:color="auto" w:fill="FFFFFF" w:themeFill="background1"/>
            </w:pPr>
          </w:p>
        </w:tc>
      </w:tr>
      <w:tr w:rsidR="00397B0D" w:rsidRPr="00D541E8" w14:paraId="715FE08E" w14:textId="77777777" w:rsidTr="00CD251B">
        <w:tc>
          <w:tcPr>
            <w:tcW w:w="3510" w:type="dxa"/>
            <w:tcBorders>
              <w:top w:val="single" w:sz="4" w:space="0" w:color="000000"/>
              <w:left w:val="single" w:sz="4" w:space="0" w:color="000000"/>
              <w:bottom w:val="single" w:sz="4" w:space="0" w:color="000000"/>
              <w:right w:val="single" w:sz="4" w:space="0" w:color="000000"/>
            </w:tcBorders>
            <w:hideMark/>
          </w:tcPr>
          <w:p w14:paraId="5E052008" w14:textId="77777777" w:rsidR="00CD251B" w:rsidRPr="00D541E8" w:rsidRDefault="00CD251B" w:rsidP="002C71AA">
            <w:pPr>
              <w:shd w:val="clear" w:color="auto" w:fill="FFFFFF" w:themeFill="background1"/>
            </w:pPr>
            <w:r w:rsidRPr="00D541E8">
              <w:t>26. Seeing a mental health professional means you are not strong enough to manage your own difficulties</w:t>
            </w:r>
          </w:p>
        </w:tc>
        <w:tc>
          <w:tcPr>
            <w:tcW w:w="1146" w:type="dxa"/>
            <w:tcBorders>
              <w:top w:val="single" w:sz="4" w:space="0" w:color="000000"/>
              <w:left w:val="single" w:sz="4" w:space="0" w:color="000000"/>
              <w:bottom w:val="single" w:sz="4" w:space="0" w:color="000000"/>
              <w:right w:val="single" w:sz="4" w:space="0" w:color="000000"/>
            </w:tcBorders>
          </w:tcPr>
          <w:p w14:paraId="05AAB059"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003BE6DB"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15140C98"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3D33DD11"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09B49FB7" w14:textId="77777777" w:rsidR="00CD251B" w:rsidRPr="00D541E8" w:rsidRDefault="00CD251B" w:rsidP="002C71AA">
            <w:pPr>
              <w:shd w:val="clear" w:color="auto" w:fill="FFFFFF" w:themeFill="background1"/>
            </w:pPr>
          </w:p>
        </w:tc>
      </w:tr>
      <w:tr w:rsidR="0000539D" w:rsidRPr="00D541E8" w14:paraId="2AC6EF2F" w14:textId="77777777" w:rsidTr="00CD251B">
        <w:tc>
          <w:tcPr>
            <w:tcW w:w="3510" w:type="dxa"/>
            <w:tcBorders>
              <w:top w:val="single" w:sz="4" w:space="0" w:color="000000"/>
              <w:left w:val="single" w:sz="4" w:space="0" w:color="000000"/>
              <w:bottom w:val="single" w:sz="4" w:space="0" w:color="000000"/>
              <w:right w:val="single" w:sz="4" w:space="0" w:color="000000"/>
            </w:tcBorders>
            <w:hideMark/>
          </w:tcPr>
          <w:p w14:paraId="0636A6D1" w14:textId="77777777" w:rsidR="00CD251B" w:rsidRPr="00D541E8" w:rsidRDefault="00CD251B" w:rsidP="002C71AA">
            <w:pPr>
              <w:shd w:val="clear" w:color="auto" w:fill="FFFFFF" w:themeFill="background1"/>
            </w:pPr>
            <w:r w:rsidRPr="00D541E8">
              <w:t>27. If I had a mental illness, I would not seek help from a mental health professional</w:t>
            </w:r>
          </w:p>
        </w:tc>
        <w:tc>
          <w:tcPr>
            <w:tcW w:w="1146" w:type="dxa"/>
            <w:tcBorders>
              <w:top w:val="single" w:sz="4" w:space="0" w:color="000000"/>
              <w:left w:val="single" w:sz="4" w:space="0" w:color="000000"/>
              <w:bottom w:val="single" w:sz="4" w:space="0" w:color="auto"/>
              <w:right w:val="single" w:sz="4" w:space="0" w:color="000000"/>
            </w:tcBorders>
          </w:tcPr>
          <w:p w14:paraId="79AA63E2"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18C6CBA4"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1D7F13D8"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2F2900F7"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5316BFBF" w14:textId="77777777" w:rsidR="00CD251B" w:rsidRPr="00D541E8" w:rsidRDefault="00CD251B" w:rsidP="002C71AA">
            <w:pPr>
              <w:shd w:val="clear" w:color="auto" w:fill="FFFFFF" w:themeFill="background1"/>
            </w:pPr>
          </w:p>
        </w:tc>
      </w:tr>
      <w:tr w:rsidR="0000539D" w:rsidRPr="00D541E8" w14:paraId="4FB409DC" w14:textId="77777777" w:rsidTr="00CD251B">
        <w:tc>
          <w:tcPr>
            <w:tcW w:w="3510" w:type="dxa"/>
            <w:tcBorders>
              <w:top w:val="single" w:sz="4" w:space="0" w:color="000000"/>
              <w:left w:val="single" w:sz="4" w:space="0" w:color="000000"/>
              <w:bottom w:val="single" w:sz="4" w:space="0" w:color="000000"/>
              <w:right w:val="single" w:sz="4" w:space="0" w:color="000000"/>
            </w:tcBorders>
            <w:hideMark/>
          </w:tcPr>
          <w:p w14:paraId="2CD2AE06" w14:textId="77777777" w:rsidR="00CD251B" w:rsidRPr="00D541E8" w:rsidRDefault="00CD251B" w:rsidP="002C71AA">
            <w:pPr>
              <w:shd w:val="clear" w:color="auto" w:fill="FFFFFF" w:themeFill="background1"/>
            </w:pPr>
            <w:r w:rsidRPr="00D541E8">
              <w:t>28. I believe treatment for a mental illness, provided by a mental health professional, would not be effective</w:t>
            </w:r>
          </w:p>
        </w:tc>
        <w:tc>
          <w:tcPr>
            <w:tcW w:w="1146" w:type="dxa"/>
            <w:tcBorders>
              <w:top w:val="single" w:sz="4" w:space="0" w:color="000000"/>
              <w:left w:val="single" w:sz="4" w:space="0" w:color="000000"/>
              <w:bottom w:val="single" w:sz="4" w:space="0" w:color="auto"/>
              <w:right w:val="single" w:sz="4" w:space="0" w:color="000000"/>
            </w:tcBorders>
          </w:tcPr>
          <w:p w14:paraId="296AEEC1"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06561C09"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307E4868" w14:textId="77777777" w:rsidR="00CD251B" w:rsidRPr="00D541E8" w:rsidRDefault="00CD251B" w:rsidP="002C71AA">
            <w:pPr>
              <w:shd w:val="clear" w:color="auto" w:fill="FFFFFF" w:themeFill="background1"/>
            </w:pPr>
          </w:p>
        </w:tc>
        <w:tc>
          <w:tcPr>
            <w:tcW w:w="1146" w:type="dxa"/>
            <w:tcBorders>
              <w:top w:val="single" w:sz="4" w:space="0" w:color="000000"/>
              <w:left w:val="single" w:sz="4" w:space="0" w:color="000000"/>
              <w:bottom w:val="single" w:sz="4" w:space="0" w:color="000000"/>
              <w:right w:val="single" w:sz="4" w:space="0" w:color="000000"/>
            </w:tcBorders>
          </w:tcPr>
          <w:p w14:paraId="77AC8E07" w14:textId="77777777" w:rsidR="00CD251B" w:rsidRPr="00D541E8" w:rsidRDefault="00CD251B" w:rsidP="002C71AA">
            <w:pPr>
              <w:shd w:val="clear" w:color="auto" w:fill="FFFFFF" w:themeFill="background1"/>
            </w:pPr>
          </w:p>
        </w:tc>
        <w:tc>
          <w:tcPr>
            <w:tcW w:w="1147" w:type="dxa"/>
            <w:tcBorders>
              <w:top w:val="single" w:sz="4" w:space="0" w:color="000000"/>
              <w:left w:val="single" w:sz="4" w:space="0" w:color="000000"/>
              <w:bottom w:val="single" w:sz="4" w:space="0" w:color="000000"/>
              <w:right w:val="single" w:sz="4" w:space="0" w:color="000000"/>
            </w:tcBorders>
          </w:tcPr>
          <w:p w14:paraId="31D190FD" w14:textId="77777777" w:rsidR="00CD251B" w:rsidRPr="00D541E8" w:rsidRDefault="00CD251B" w:rsidP="002C71AA">
            <w:pPr>
              <w:shd w:val="clear" w:color="auto" w:fill="FFFFFF" w:themeFill="background1"/>
            </w:pPr>
          </w:p>
        </w:tc>
      </w:tr>
    </w:tbl>
    <w:p w14:paraId="48EB0F7E" w14:textId="77777777" w:rsidR="00CD251B" w:rsidRPr="00D541E8" w:rsidRDefault="00CD251B" w:rsidP="002C71AA">
      <w:pPr>
        <w:shd w:val="clear" w:color="auto" w:fill="FFFFFF" w:themeFill="background1"/>
      </w:pPr>
    </w:p>
    <w:p w14:paraId="7CBE350E" w14:textId="77777777" w:rsidR="00CD251B" w:rsidRPr="00D541E8" w:rsidRDefault="00CD251B" w:rsidP="002C71AA">
      <w:pPr>
        <w:shd w:val="clear" w:color="auto" w:fill="FFFFFF" w:themeFill="background1"/>
      </w:pPr>
      <w:r w:rsidRPr="00D541E8">
        <w:t>Please indicate to what extent you agree with the following statements:</w:t>
      </w:r>
    </w:p>
    <w:tbl>
      <w:tblPr>
        <w:tblStyle w:val="TableGrid"/>
        <w:tblW w:w="0" w:type="auto"/>
        <w:tblLook w:val="04A0" w:firstRow="1" w:lastRow="0" w:firstColumn="1" w:lastColumn="0" w:noHBand="0" w:noVBand="1"/>
      </w:tblPr>
      <w:tblGrid>
        <w:gridCol w:w="3510"/>
        <w:gridCol w:w="1146"/>
        <w:gridCol w:w="1146"/>
        <w:gridCol w:w="1147"/>
        <w:gridCol w:w="1146"/>
        <w:gridCol w:w="1147"/>
      </w:tblGrid>
      <w:tr w:rsidR="00CD251B" w:rsidRPr="00D541E8" w14:paraId="70B08AAB" w14:textId="77777777" w:rsidTr="00CD251B">
        <w:tc>
          <w:tcPr>
            <w:tcW w:w="3510" w:type="dxa"/>
            <w:tcBorders>
              <w:top w:val="single" w:sz="4" w:space="0" w:color="auto"/>
              <w:left w:val="single" w:sz="4" w:space="0" w:color="auto"/>
              <w:bottom w:val="single" w:sz="4" w:space="0" w:color="auto"/>
              <w:right w:val="single" w:sz="4" w:space="0" w:color="auto"/>
            </w:tcBorders>
          </w:tcPr>
          <w:p w14:paraId="28064396"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hideMark/>
          </w:tcPr>
          <w:p w14:paraId="135BA1BE" w14:textId="77777777" w:rsidR="00CD251B" w:rsidRPr="00D541E8" w:rsidRDefault="00CD251B" w:rsidP="002C71AA">
            <w:pPr>
              <w:shd w:val="clear" w:color="auto" w:fill="FFFFFF" w:themeFill="background1"/>
            </w:pPr>
            <w:r w:rsidRPr="00D541E8">
              <w:t>Definitely unwilling</w:t>
            </w:r>
          </w:p>
        </w:tc>
        <w:tc>
          <w:tcPr>
            <w:tcW w:w="1146" w:type="dxa"/>
            <w:tcBorders>
              <w:top w:val="single" w:sz="4" w:space="0" w:color="auto"/>
              <w:left w:val="single" w:sz="4" w:space="0" w:color="auto"/>
              <w:bottom w:val="single" w:sz="4" w:space="0" w:color="auto"/>
              <w:right w:val="single" w:sz="4" w:space="0" w:color="auto"/>
            </w:tcBorders>
            <w:hideMark/>
          </w:tcPr>
          <w:p w14:paraId="3D58BE1B" w14:textId="77777777" w:rsidR="00CD251B" w:rsidRPr="00D541E8" w:rsidRDefault="00CD251B" w:rsidP="002C71AA">
            <w:pPr>
              <w:shd w:val="clear" w:color="auto" w:fill="FFFFFF" w:themeFill="background1"/>
            </w:pPr>
            <w:r w:rsidRPr="00D541E8">
              <w:t>Probably unwilling</w:t>
            </w:r>
          </w:p>
        </w:tc>
        <w:tc>
          <w:tcPr>
            <w:tcW w:w="1147" w:type="dxa"/>
            <w:tcBorders>
              <w:top w:val="single" w:sz="4" w:space="0" w:color="auto"/>
              <w:left w:val="single" w:sz="4" w:space="0" w:color="auto"/>
              <w:bottom w:val="single" w:sz="4" w:space="0" w:color="auto"/>
              <w:right w:val="single" w:sz="4" w:space="0" w:color="auto"/>
            </w:tcBorders>
            <w:hideMark/>
          </w:tcPr>
          <w:p w14:paraId="1081E19C" w14:textId="77777777" w:rsidR="00CD251B" w:rsidRPr="00D541E8" w:rsidRDefault="00CD251B" w:rsidP="002C71AA">
            <w:pPr>
              <w:shd w:val="clear" w:color="auto" w:fill="FFFFFF" w:themeFill="background1"/>
            </w:pPr>
            <w:r w:rsidRPr="00D541E8">
              <w:t>Neither unwilling or willing</w:t>
            </w:r>
          </w:p>
        </w:tc>
        <w:tc>
          <w:tcPr>
            <w:tcW w:w="1146" w:type="dxa"/>
            <w:tcBorders>
              <w:top w:val="single" w:sz="4" w:space="0" w:color="auto"/>
              <w:left w:val="single" w:sz="4" w:space="0" w:color="auto"/>
              <w:bottom w:val="single" w:sz="4" w:space="0" w:color="auto"/>
              <w:right w:val="single" w:sz="4" w:space="0" w:color="auto"/>
            </w:tcBorders>
            <w:hideMark/>
          </w:tcPr>
          <w:p w14:paraId="61B8E24E" w14:textId="77777777" w:rsidR="00CD251B" w:rsidRPr="00D541E8" w:rsidRDefault="00CD251B" w:rsidP="002C71AA">
            <w:pPr>
              <w:shd w:val="clear" w:color="auto" w:fill="FFFFFF" w:themeFill="background1"/>
            </w:pPr>
            <w:r w:rsidRPr="00D541E8">
              <w:t>Probably willing</w:t>
            </w:r>
          </w:p>
        </w:tc>
        <w:tc>
          <w:tcPr>
            <w:tcW w:w="1147" w:type="dxa"/>
            <w:tcBorders>
              <w:top w:val="single" w:sz="4" w:space="0" w:color="auto"/>
              <w:left w:val="single" w:sz="4" w:space="0" w:color="auto"/>
              <w:bottom w:val="single" w:sz="4" w:space="0" w:color="auto"/>
              <w:right w:val="single" w:sz="4" w:space="0" w:color="auto"/>
            </w:tcBorders>
            <w:hideMark/>
          </w:tcPr>
          <w:p w14:paraId="0CCEB2DD" w14:textId="77777777" w:rsidR="00CD251B" w:rsidRPr="00D541E8" w:rsidRDefault="00CD251B" w:rsidP="002C71AA">
            <w:pPr>
              <w:shd w:val="clear" w:color="auto" w:fill="FFFFFF" w:themeFill="background1"/>
            </w:pPr>
            <w:r w:rsidRPr="00D541E8">
              <w:t>Definitely willing</w:t>
            </w:r>
          </w:p>
        </w:tc>
      </w:tr>
      <w:tr w:rsidR="00CD251B" w:rsidRPr="00D541E8" w14:paraId="4CB13001" w14:textId="77777777" w:rsidTr="00CD251B">
        <w:tc>
          <w:tcPr>
            <w:tcW w:w="3510" w:type="dxa"/>
            <w:tcBorders>
              <w:top w:val="single" w:sz="4" w:space="0" w:color="auto"/>
              <w:left w:val="single" w:sz="4" w:space="0" w:color="auto"/>
              <w:bottom w:val="single" w:sz="4" w:space="0" w:color="auto"/>
              <w:right w:val="single" w:sz="4" w:space="0" w:color="auto"/>
            </w:tcBorders>
            <w:hideMark/>
          </w:tcPr>
          <w:p w14:paraId="3FC4BFC7" w14:textId="77777777" w:rsidR="00CD251B" w:rsidRPr="00D541E8" w:rsidRDefault="00CD251B" w:rsidP="002C71AA">
            <w:pPr>
              <w:shd w:val="clear" w:color="auto" w:fill="FFFFFF" w:themeFill="background1"/>
            </w:pPr>
            <w:r w:rsidRPr="00D541E8">
              <w:t>29. How willing would you be to move next door to someone with a mental illness?</w:t>
            </w:r>
          </w:p>
        </w:tc>
        <w:tc>
          <w:tcPr>
            <w:tcW w:w="1146" w:type="dxa"/>
            <w:tcBorders>
              <w:top w:val="single" w:sz="4" w:space="0" w:color="auto"/>
              <w:left w:val="single" w:sz="4" w:space="0" w:color="auto"/>
              <w:bottom w:val="single" w:sz="4" w:space="0" w:color="auto"/>
              <w:right w:val="single" w:sz="4" w:space="0" w:color="auto"/>
            </w:tcBorders>
          </w:tcPr>
          <w:p w14:paraId="79FE004B"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205E36A2"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5962A237"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37F60F1E"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75AEC464" w14:textId="77777777" w:rsidR="00CD251B" w:rsidRPr="00D541E8" w:rsidRDefault="00CD251B" w:rsidP="002C71AA">
            <w:pPr>
              <w:shd w:val="clear" w:color="auto" w:fill="FFFFFF" w:themeFill="background1"/>
            </w:pPr>
          </w:p>
        </w:tc>
      </w:tr>
      <w:tr w:rsidR="00CD251B" w:rsidRPr="00D541E8" w14:paraId="510845F8" w14:textId="77777777" w:rsidTr="00CD251B">
        <w:tc>
          <w:tcPr>
            <w:tcW w:w="3510" w:type="dxa"/>
            <w:tcBorders>
              <w:top w:val="single" w:sz="4" w:space="0" w:color="auto"/>
              <w:left w:val="single" w:sz="4" w:space="0" w:color="auto"/>
              <w:bottom w:val="single" w:sz="4" w:space="0" w:color="auto"/>
              <w:right w:val="single" w:sz="4" w:space="0" w:color="auto"/>
            </w:tcBorders>
            <w:hideMark/>
          </w:tcPr>
          <w:p w14:paraId="448B83FC" w14:textId="77777777" w:rsidR="00CD251B" w:rsidRPr="00D541E8" w:rsidRDefault="00CD251B" w:rsidP="002C71AA">
            <w:pPr>
              <w:shd w:val="clear" w:color="auto" w:fill="FFFFFF" w:themeFill="background1"/>
            </w:pPr>
            <w:r w:rsidRPr="00D541E8">
              <w:t>30. How willing would you be to spend an evening socialising with someone with a mental illness?</w:t>
            </w:r>
          </w:p>
        </w:tc>
        <w:tc>
          <w:tcPr>
            <w:tcW w:w="1146" w:type="dxa"/>
            <w:tcBorders>
              <w:top w:val="single" w:sz="4" w:space="0" w:color="auto"/>
              <w:left w:val="single" w:sz="4" w:space="0" w:color="auto"/>
              <w:bottom w:val="single" w:sz="4" w:space="0" w:color="auto"/>
              <w:right w:val="single" w:sz="4" w:space="0" w:color="auto"/>
            </w:tcBorders>
          </w:tcPr>
          <w:p w14:paraId="37532A6C"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0C8F3CD7"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6E1DC225"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06ADEE92"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59A60485" w14:textId="77777777" w:rsidR="00CD251B" w:rsidRPr="00D541E8" w:rsidRDefault="00CD251B" w:rsidP="002C71AA">
            <w:pPr>
              <w:shd w:val="clear" w:color="auto" w:fill="FFFFFF" w:themeFill="background1"/>
            </w:pPr>
          </w:p>
        </w:tc>
      </w:tr>
      <w:tr w:rsidR="00CD251B" w:rsidRPr="00D541E8" w14:paraId="4BBFC565" w14:textId="77777777" w:rsidTr="00CD251B">
        <w:tc>
          <w:tcPr>
            <w:tcW w:w="3510" w:type="dxa"/>
            <w:tcBorders>
              <w:top w:val="single" w:sz="4" w:space="0" w:color="auto"/>
              <w:left w:val="single" w:sz="4" w:space="0" w:color="auto"/>
              <w:bottom w:val="single" w:sz="4" w:space="0" w:color="auto"/>
              <w:right w:val="single" w:sz="4" w:space="0" w:color="auto"/>
            </w:tcBorders>
            <w:hideMark/>
          </w:tcPr>
          <w:p w14:paraId="45712B43" w14:textId="77777777" w:rsidR="00CD251B" w:rsidRPr="00D541E8" w:rsidRDefault="00CD251B" w:rsidP="002C71AA">
            <w:pPr>
              <w:shd w:val="clear" w:color="auto" w:fill="FFFFFF" w:themeFill="background1"/>
            </w:pPr>
            <w:r w:rsidRPr="00D541E8">
              <w:t>31. How willing would you be to make friends with someone with a mental illness?</w:t>
            </w:r>
          </w:p>
        </w:tc>
        <w:tc>
          <w:tcPr>
            <w:tcW w:w="1146" w:type="dxa"/>
            <w:tcBorders>
              <w:top w:val="single" w:sz="4" w:space="0" w:color="auto"/>
              <w:left w:val="single" w:sz="4" w:space="0" w:color="auto"/>
              <w:bottom w:val="single" w:sz="4" w:space="0" w:color="auto"/>
              <w:right w:val="single" w:sz="4" w:space="0" w:color="auto"/>
            </w:tcBorders>
          </w:tcPr>
          <w:p w14:paraId="21957FF6"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7F5AB2F1"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558FB8B1" w14:textId="77777777" w:rsidR="00CD251B" w:rsidRPr="00D541E8" w:rsidRDefault="00CD251B" w:rsidP="002C71AA">
            <w:pPr>
              <w:shd w:val="clear" w:color="auto" w:fill="FFFFFF" w:themeFill="background1"/>
            </w:pPr>
          </w:p>
        </w:tc>
        <w:tc>
          <w:tcPr>
            <w:tcW w:w="1146" w:type="dxa"/>
            <w:tcBorders>
              <w:top w:val="single" w:sz="4" w:space="0" w:color="auto"/>
              <w:left w:val="single" w:sz="4" w:space="0" w:color="auto"/>
              <w:bottom w:val="single" w:sz="4" w:space="0" w:color="auto"/>
              <w:right w:val="single" w:sz="4" w:space="0" w:color="auto"/>
            </w:tcBorders>
          </w:tcPr>
          <w:p w14:paraId="05AD42EF" w14:textId="77777777" w:rsidR="00CD251B" w:rsidRPr="00D541E8" w:rsidRDefault="00CD251B" w:rsidP="002C71AA">
            <w:pPr>
              <w:shd w:val="clear" w:color="auto" w:fill="FFFFFF" w:themeFill="background1"/>
            </w:pPr>
          </w:p>
        </w:tc>
        <w:tc>
          <w:tcPr>
            <w:tcW w:w="1147" w:type="dxa"/>
            <w:tcBorders>
              <w:top w:val="single" w:sz="4" w:space="0" w:color="auto"/>
              <w:left w:val="single" w:sz="4" w:space="0" w:color="auto"/>
              <w:bottom w:val="single" w:sz="4" w:space="0" w:color="auto"/>
              <w:right w:val="single" w:sz="4" w:space="0" w:color="auto"/>
            </w:tcBorders>
          </w:tcPr>
          <w:p w14:paraId="62ED7C20" w14:textId="77777777" w:rsidR="00CD251B" w:rsidRPr="00D541E8" w:rsidRDefault="00CD251B" w:rsidP="002C71AA">
            <w:pPr>
              <w:shd w:val="clear" w:color="auto" w:fill="FFFFFF" w:themeFill="background1"/>
            </w:pPr>
          </w:p>
        </w:tc>
      </w:tr>
    </w:tbl>
    <w:p w14:paraId="17049181" w14:textId="77777777" w:rsidR="00CD251B" w:rsidRPr="00D541E8" w:rsidRDefault="00CD251B" w:rsidP="002C71AA">
      <w:pPr>
        <w:shd w:val="clear" w:color="auto" w:fill="FFFFFF" w:themeFill="background1"/>
      </w:pPr>
    </w:p>
    <w:p w14:paraId="5E851F6B" w14:textId="77777777" w:rsidR="00DE2AF0" w:rsidRPr="00D541E8" w:rsidRDefault="00DE2AF0" w:rsidP="002C71AA">
      <w:pPr>
        <w:shd w:val="clear" w:color="auto" w:fill="FFFFFF" w:themeFill="background1"/>
      </w:pPr>
    </w:p>
    <w:p w14:paraId="3C247735" w14:textId="77777777" w:rsidR="00FA2C51" w:rsidRPr="00D541E8" w:rsidRDefault="00FA2C51" w:rsidP="002C71AA">
      <w:pPr>
        <w:shd w:val="clear" w:color="auto" w:fill="FFFFFF" w:themeFill="background1"/>
        <w:jc w:val="both"/>
        <w:rPr>
          <w:b/>
          <w:bCs/>
        </w:rPr>
      </w:pPr>
      <w:r w:rsidRPr="00D541E8">
        <w:rPr>
          <w:b/>
          <w:bCs/>
        </w:rPr>
        <w:t>School Climate Measure</w:t>
      </w:r>
    </w:p>
    <w:p w14:paraId="5DFDEEF0" w14:textId="3F444466" w:rsidR="00FA2C51" w:rsidRPr="00D541E8" w:rsidRDefault="00FA2C51" w:rsidP="002C71AA">
      <w:pPr>
        <w:shd w:val="clear" w:color="auto" w:fill="FFFFFF" w:themeFill="background1"/>
        <w:jc w:val="both"/>
      </w:pPr>
      <w:r w:rsidRPr="00D541E8">
        <w:t>Rating: 5-1 (5-strongly agree, 4-Agree, 3-Neither agree nor disagree, 2-Disagree, 1-Strongly disagree</w:t>
      </w:r>
      <w:r w:rsidR="00ED3F96" w:rsidRPr="00D541E8">
        <w:t>)</w:t>
      </w:r>
    </w:p>
    <w:p w14:paraId="71C46059" w14:textId="77777777" w:rsidR="00FA2C51" w:rsidRPr="00D541E8" w:rsidRDefault="00FA2C51" w:rsidP="002C71AA">
      <w:pPr>
        <w:shd w:val="clear" w:color="auto" w:fill="FFFFFF" w:themeFill="background1"/>
        <w:jc w:val="both"/>
      </w:pPr>
      <w:r w:rsidRPr="00D541E8">
        <w:t>Keith J. Zullig, Molly R. Matthews-Ewald and E. Scott Huebner</w:t>
      </w:r>
    </w:p>
    <w:p w14:paraId="15B13D81" w14:textId="77777777" w:rsidR="00FA2C51" w:rsidRPr="00D541E8" w:rsidRDefault="00FA2C51" w:rsidP="002C71AA">
      <w:pPr>
        <w:shd w:val="clear" w:color="auto" w:fill="FFFFFF" w:themeFill="background1"/>
        <w:ind w:firstLine="720"/>
        <w:jc w:val="both"/>
      </w:pPr>
      <w:r w:rsidRPr="00D541E8">
        <w:t xml:space="preserve">Domain 1: Positive Student-Teacher Relationships </w:t>
      </w:r>
    </w:p>
    <w:p w14:paraId="4B914B6A" w14:textId="77777777" w:rsidR="00FA2C51" w:rsidRPr="00D541E8" w:rsidRDefault="00FA2C51" w:rsidP="002C71AA">
      <w:pPr>
        <w:shd w:val="clear" w:color="auto" w:fill="FFFFFF" w:themeFill="background1"/>
        <w:jc w:val="both"/>
      </w:pPr>
      <w:r w:rsidRPr="00D541E8">
        <w:t xml:space="preserve">Teachers and staff seem to take a real interest in my future </w:t>
      </w:r>
    </w:p>
    <w:p w14:paraId="2006FB46" w14:textId="77777777" w:rsidR="00FA2C51" w:rsidRPr="00D541E8" w:rsidRDefault="00FA2C51" w:rsidP="002C71AA">
      <w:pPr>
        <w:shd w:val="clear" w:color="auto" w:fill="FFFFFF" w:themeFill="background1"/>
        <w:jc w:val="both"/>
      </w:pPr>
      <w:r w:rsidRPr="00D541E8">
        <w:t xml:space="preserve">Teachers are available when I need to talk with them </w:t>
      </w:r>
    </w:p>
    <w:p w14:paraId="46E27722" w14:textId="77777777" w:rsidR="00FA2C51" w:rsidRPr="00D541E8" w:rsidRDefault="00FA2C51" w:rsidP="002C71AA">
      <w:pPr>
        <w:shd w:val="clear" w:color="auto" w:fill="FFFFFF" w:themeFill="background1"/>
        <w:jc w:val="both"/>
      </w:pPr>
      <w:r w:rsidRPr="00D541E8">
        <w:t xml:space="preserve">It is easy to talk with teachers </w:t>
      </w:r>
    </w:p>
    <w:p w14:paraId="790130DC" w14:textId="77777777" w:rsidR="00FA2C51" w:rsidRPr="00D541E8" w:rsidRDefault="00FA2C51" w:rsidP="002C71AA">
      <w:pPr>
        <w:shd w:val="clear" w:color="auto" w:fill="FFFFFF" w:themeFill="background1"/>
        <w:jc w:val="both"/>
      </w:pPr>
      <w:r w:rsidRPr="00D541E8">
        <w:t xml:space="preserve">Students get along well with teachers </w:t>
      </w:r>
    </w:p>
    <w:p w14:paraId="3DBC5C23" w14:textId="77777777" w:rsidR="00FA2C51" w:rsidRPr="00D541E8" w:rsidRDefault="00FA2C51" w:rsidP="002C71AA">
      <w:pPr>
        <w:shd w:val="clear" w:color="auto" w:fill="FFFFFF" w:themeFill="background1"/>
        <w:jc w:val="both"/>
      </w:pPr>
      <w:r w:rsidRPr="00D541E8">
        <w:t xml:space="preserve">Teachers at my school help us children with our problems </w:t>
      </w:r>
    </w:p>
    <w:p w14:paraId="7E277A0F" w14:textId="77777777" w:rsidR="00FA2C51" w:rsidRPr="00D541E8" w:rsidRDefault="00FA2C51" w:rsidP="002C71AA">
      <w:pPr>
        <w:shd w:val="clear" w:color="auto" w:fill="FFFFFF" w:themeFill="background1"/>
        <w:jc w:val="both"/>
      </w:pPr>
      <w:r w:rsidRPr="00D541E8">
        <w:t xml:space="preserve">My teachers care about me </w:t>
      </w:r>
    </w:p>
    <w:p w14:paraId="4B829F5D" w14:textId="77777777" w:rsidR="00FA2C51" w:rsidRPr="00D541E8" w:rsidRDefault="00FA2C51" w:rsidP="002C71AA">
      <w:pPr>
        <w:shd w:val="clear" w:color="auto" w:fill="FFFFFF" w:themeFill="background1"/>
        <w:jc w:val="both"/>
      </w:pPr>
      <w:r w:rsidRPr="00D541E8">
        <w:t>My teacher makes me feel good about myself</w:t>
      </w:r>
    </w:p>
    <w:p w14:paraId="6D288DD2" w14:textId="77777777" w:rsidR="00FA2C51" w:rsidRPr="00D541E8" w:rsidRDefault="00FA2C51" w:rsidP="002C71AA">
      <w:pPr>
        <w:shd w:val="clear" w:color="auto" w:fill="FFFFFF" w:themeFill="background1"/>
        <w:ind w:firstLine="720"/>
        <w:jc w:val="both"/>
      </w:pPr>
      <w:r w:rsidRPr="00D541E8">
        <w:t xml:space="preserve">Domain 3: Opportunities for Student Engagement </w:t>
      </w:r>
    </w:p>
    <w:p w14:paraId="47D5A5BA" w14:textId="77777777" w:rsidR="00FA2C51" w:rsidRPr="00D541E8" w:rsidRDefault="00FA2C51" w:rsidP="002C71AA">
      <w:pPr>
        <w:shd w:val="clear" w:color="auto" w:fill="FFFFFF" w:themeFill="background1"/>
        <w:jc w:val="both"/>
      </w:pPr>
      <w:r w:rsidRPr="00D541E8">
        <w:t xml:space="preserve">Students have same opportunity in class to speak, and be listened to, in class </w:t>
      </w:r>
    </w:p>
    <w:p w14:paraId="6A43B4E6" w14:textId="77777777" w:rsidR="00FA2C51" w:rsidRPr="00D541E8" w:rsidRDefault="00FA2C51" w:rsidP="002C71AA">
      <w:pPr>
        <w:shd w:val="clear" w:color="auto" w:fill="FFFFFF" w:themeFill="background1"/>
        <w:jc w:val="both"/>
      </w:pPr>
      <w:r w:rsidRPr="00D541E8">
        <w:t xml:space="preserve">Students can express feelings and thoughts about school work and life </w:t>
      </w:r>
    </w:p>
    <w:p w14:paraId="427FBDB6" w14:textId="77777777" w:rsidR="00FA2C51" w:rsidRPr="00D541E8" w:rsidRDefault="00FA2C51" w:rsidP="002C71AA">
      <w:pPr>
        <w:shd w:val="clear" w:color="auto" w:fill="FFFFFF" w:themeFill="background1"/>
        <w:jc w:val="both"/>
      </w:pPr>
      <w:r w:rsidRPr="00D541E8">
        <w:t xml:space="preserve">Students "different" in any way are treated with respect </w:t>
      </w:r>
    </w:p>
    <w:p w14:paraId="399DC702" w14:textId="77777777" w:rsidR="00FA2C51" w:rsidRPr="00D541E8" w:rsidRDefault="00FA2C51" w:rsidP="002C71AA">
      <w:pPr>
        <w:shd w:val="clear" w:color="auto" w:fill="FFFFFF" w:themeFill="background1"/>
        <w:jc w:val="both"/>
      </w:pPr>
      <w:r w:rsidRPr="00D541E8">
        <w:t xml:space="preserve">Nobody in my school is excluded from being successful </w:t>
      </w:r>
    </w:p>
    <w:p w14:paraId="74E87409" w14:textId="77777777" w:rsidR="00FA2C51" w:rsidRPr="00D541E8" w:rsidRDefault="00FA2C51" w:rsidP="002C71AA">
      <w:pPr>
        <w:shd w:val="clear" w:color="auto" w:fill="FFFFFF" w:themeFill="background1"/>
        <w:jc w:val="both"/>
      </w:pPr>
      <w:r w:rsidRPr="00D541E8">
        <w:t xml:space="preserve">Females and males treated as equals at school </w:t>
      </w:r>
    </w:p>
    <w:p w14:paraId="14B87515" w14:textId="77777777" w:rsidR="00FA2C51" w:rsidRPr="00D541E8" w:rsidRDefault="00FA2C51" w:rsidP="002C71AA">
      <w:pPr>
        <w:shd w:val="clear" w:color="auto" w:fill="FFFFFF" w:themeFill="background1"/>
        <w:jc w:val="both"/>
      </w:pPr>
      <w:r w:rsidRPr="00D541E8">
        <w:t>I can participate in a lot of interesting activities at school</w:t>
      </w:r>
    </w:p>
    <w:p w14:paraId="03706B31" w14:textId="77777777" w:rsidR="00FA2C51" w:rsidRPr="00D541E8" w:rsidRDefault="00FA2C51" w:rsidP="002C71AA">
      <w:pPr>
        <w:shd w:val="clear" w:color="auto" w:fill="FFFFFF" w:themeFill="background1"/>
        <w:ind w:firstLine="720"/>
        <w:jc w:val="both"/>
      </w:pPr>
      <w:r w:rsidRPr="00D541E8">
        <w:t xml:space="preserve">Domain 7: School Connectedness </w:t>
      </w:r>
    </w:p>
    <w:p w14:paraId="0ACCF1FF" w14:textId="77777777" w:rsidR="00FA2C51" w:rsidRPr="00D541E8" w:rsidRDefault="00FA2C51" w:rsidP="002C71AA">
      <w:pPr>
        <w:shd w:val="clear" w:color="auto" w:fill="FFFFFF" w:themeFill="background1"/>
        <w:jc w:val="both"/>
      </w:pPr>
      <w:r w:rsidRPr="00D541E8">
        <w:t xml:space="preserve">My schoolwork is exciting </w:t>
      </w:r>
    </w:p>
    <w:p w14:paraId="736C8A24" w14:textId="77777777" w:rsidR="00FA2C51" w:rsidRPr="00D541E8" w:rsidRDefault="00FA2C51" w:rsidP="002C71AA">
      <w:pPr>
        <w:shd w:val="clear" w:color="auto" w:fill="FFFFFF" w:themeFill="background1"/>
        <w:jc w:val="both"/>
      </w:pPr>
      <w:r w:rsidRPr="00D541E8">
        <w:t xml:space="preserve">Students can make suggestions on courses that are offered </w:t>
      </w:r>
    </w:p>
    <w:p w14:paraId="25FC845C" w14:textId="77777777" w:rsidR="00FA2C51" w:rsidRPr="00D541E8" w:rsidRDefault="00FA2C51" w:rsidP="002C71AA">
      <w:pPr>
        <w:shd w:val="clear" w:color="auto" w:fill="FFFFFF" w:themeFill="background1"/>
        <w:jc w:val="both"/>
      </w:pPr>
      <w:r w:rsidRPr="00D541E8">
        <w:t xml:space="preserve">This school make student enthusiastic about learning </w:t>
      </w:r>
    </w:p>
    <w:p w14:paraId="636E8BDF" w14:textId="77777777" w:rsidR="00FA2C51" w:rsidRPr="00D541E8" w:rsidRDefault="00FA2C51" w:rsidP="002C71AA">
      <w:pPr>
        <w:shd w:val="clear" w:color="auto" w:fill="FFFFFF" w:themeFill="background1"/>
        <w:jc w:val="both"/>
      </w:pPr>
      <w:r w:rsidRPr="00D541E8">
        <w:t>Students are frequently rewarded or praised by faculty and staff for following school rule</w:t>
      </w:r>
    </w:p>
    <w:p w14:paraId="22F8CAAC" w14:textId="77777777" w:rsidR="00FA2C51" w:rsidRPr="00D541E8" w:rsidRDefault="00FA2C51" w:rsidP="002C71AA">
      <w:pPr>
        <w:shd w:val="clear" w:color="auto" w:fill="FFFFFF" w:themeFill="background1"/>
        <w:ind w:firstLine="720"/>
        <w:jc w:val="both"/>
      </w:pPr>
      <w:r w:rsidRPr="00D541E8">
        <w:t xml:space="preserve">Domain 9: School Social Environment </w:t>
      </w:r>
    </w:p>
    <w:p w14:paraId="3D83E819" w14:textId="77777777" w:rsidR="00FA2C51" w:rsidRPr="00D541E8" w:rsidRDefault="00FA2C51" w:rsidP="002C71AA">
      <w:pPr>
        <w:shd w:val="clear" w:color="auto" w:fill="FFFFFF" w:themeFill="background1"/>
        <w:jc w:val="both"/>
      </w:pPr>
      <w:r w:rsidRPr="00D541E8">
        <w:t xml:space="preserve">I am happy with the kinds of students who go to my school </w:t>
      </w:r>
    </w:p>
    <w:p w14:paraId="086BE918" w14:textId="77777777" w:rsidR="00FA2C51" w:rsidRPr="00D541E8" w:rsidRDefault="00FA2C51" w:rsidP="002C71AA">
      <w:pPr>
        <w:shd w:val="clear" w:color="auto" w:fill="FFFFFF" w:themeFill="background1"/>
        <w:jc w:val="both"/>
      </w:pPr>
      <w:r w:rsidRPr="00D541E8">
        <w:t xml:space="preserve">I am happy, in general, with the other students who go to my school </w:t>
      </w:r>
    </w:p>
    <w:p w14:paraId="2ED9E150" w14:textId="77777777" w:rsidR="00FA2C51" w:rsidRPr="00D541E8" w:rsidRDefault="00FA2C51" w:rsidP="002C71AA">
      <w:pPr>
        <w:shd w:val="clear" w:color="auto" w:fill="FFFFFF" w:themeFill="background1"/>
        <w:ind w:firstLine="720"/>
        <w:jc w:val="both"/>
      </w:pPr>
      <w:r w:rsidRPr="00D541E8">
        <w:t xml:space="preserve">Domain 10: Academic Satisfaction </w:t>
      </w:r>
    </w:p>
    <w:p w14:paraId="77A57840" w14:textId="77777777" w:rsidR="00FA2C51" w:rsidRPr="00D541E8" w:rsidRDefault="00FA2C51" w:rsidP="002C71AA">
      <w:pPr>
        <w:shd w:val="clear" w:color="auto" w:fill="FFFFFF" w:themeFill="background1"/>
        <w:jc w:val="both"/>
      </w:pPr>
      <w:r w:rsidRPr="00D541E8">
        <w:t xml:space="preserve">I am happy about the number of tests </w:t>
      </w:r>
    </w:p>
    <w:p w14:paraId="22032650" w14:textId="77777777" w:rsidR="00FA2C51" w:rsidRPr="00D541E8" w:rsidRDefault="00FA2C51" w:rsidP="002C71AA">
      <w:pPr>
        <w:shd w:val="clear" w:color="auto" w:fill="FFFFFF" w:themeFill="background1"/>
        <w:jc w:val="both"/>
      </w:pPr>
      <w:r w:rsidRPr="00D541E8">
        <w:t>I have I am happy about the amount of homework I have</w:t>
      </w:r>
    </w:p>
    <w:p w14:paraId="0DFB913C" w14:textId="77777777" w:rsidR="0050782C" w:rsidRPr="00D541E8" w:rsidRDefault="0050782C" w:rsidP="002C71AA">
      <w:pPr>
        <w:shd w:val="clear" w:color="auto" w:fill="FFFFFF" w:themeFill="background1"/>
      </w:pPr>
    </w:p>
    <w:p w14:paraId="2AF520CA" w14:textId="77777777" w:rsidR="00DE2AF0" w:rsidRPr="00D541E8" w:rsidRDefault="00DE2AF0" w:rsidP="002C71AA">
      <w:pPr>
        <w:shd w:val="clear" w:color="auto" w:fill="FFFFFF" w:themeFill="background1"/>
      </w:pPr>
    </w:p>
    <w:p w14:paraId="6DF5F869" w14:textId="10591E9A" w:rsidR="0009675C" w:rsidRPr="00D541E8" w:rsidRDefault="00202167" w:rsidP="002C71AA">
      <w:pPr>
        <w:shd w:val="clear" w:color="auto" w:fill="FFFFFF" w:themeFill="background1"/>
        <w:rPr>
          <w:b/>
          <w:bCs/>
        </w:rPr>
      </w:pPr>
      <w:r w:rsidRPr="00D541E8">
        <w:rPr>
          <w:rFonts w:ascii="Calibri" w:eastAsia="Calibri" w:hAnsi="Calibri" w:cs="Calibri"/>
          <w:b/>
          <w:bCs/>
        </w:rPr>
        <w:t>School Engagement measure</w:t>
      </w:r>
    </w:p>
    <w:p w14:paraId="679B468F" w14:textId="254333A8" w:rsidR="00B11FAC" w:rsidRPr="00D541E8" w:rsidRDefault="00064230" w:rsidP="002C71AA">
      <w:pPr>
        <w:shd w:val="clear" w:color="auto" w:fill="FFFFFF" w:themeFill="background1"/>
      </w:pPr>
      <w:r w:rsidRPr="00D541E8">
        <w:t>Likert scales from 1 to 5 (1 = never, 5 = all of the</w:t>
      </w:r>
      <w:r w:rsidR="00A60242" w:rsidRPr="00D541E8">
        <w:t xml:space="preserve"> time; or 1 = not at all true, 5 = very true)</w:t>
      </w:r>
      <w:r w:rsidR="00F73E7D" w:rsidRPr="00D541E8">
        <w:rPr>
          <w:rStyle w:val="FootnoteReference"/>
          <w:rFonts w:ascii="Calibri" w:eastAsia="Calibri" w:hAnsi="Calibri" w:cs="Calibri"/>
        </w:rPr>
        <w:t xml:space="preserve"> </w:t>
      </w:r>
    </w:p>
    <w:p w14:paraId="39BA250B" w14:textId="77777777" w:rsidR="00D24FE2" w:rsidRPr="00D541E8" w:rsidRDefault="00D24FE2" w:rsidP="002C71AA">
      <w:pPr>
        <w:shd w:val="clear" w:color="auto" w:fill="FFFFFF" w:themeFill="background1"/>
        <w:ind w:firstLine="720"/>
      </w:pPr>
    </w:p>
    <w:p w14:paraId="6BDCE80E" w14:textId="6EB891B1" w:rsidR="00AA1922" w:rsidRPr="00D541E8" w:rsidRDefault="00D24FE2" w:rsidP="002C71AA">
      <w:pPr>
        <w:shd w:val="clear" w:color="auto" w:fill="FFFFFF" w:themeFill="background1"/>
        <w:ind w:firstLine="720"/>
      </w:pPr>
      <w:r w:rsidRPr="00D541E8">
        <w:t>Behavioral</w:t>
      </w:r>
    </w:p>
    <w:p w14:paraId="2B9FBA48" w14:textId="1233E4CB" w:rsidR="00AA1922" w:rsidRPr="00D541E8" w:rsidRDefault="00AA1922" w:rsidP="002C71AA">
      <w:pPr>
        <w:shd w:val="clear" w:color="auto" w:fill="FFFFFF" w:themeFill="background1"/>
      </w:pPr>
      <w:r w:rsidRPr="00D541E8">
        <w:t xml:space="preserve">I follow the rules at school. </w:t>
      </w:r>
    </w:p>
    <w:p w14:paraId="29BA2729" w14:textId="77777777" w:rsidR="00AA1922" w:rsidRPr="00D541E8" w:rsidRDefault="00AA1922" w:rsidP="002C71AA">
      <w:pPr>
        <w:shd w:val="clear" w:color="auto" w:fill="FFFFFF" w:themeFill="background1"/>
      </w:pPr>
      <w:r w:rsidRPr="00D541E8">
        <w:t xml:space="preserve">I get in trouble at school. (REVERSED) </w:t>
      </w:r>
    </w:p>
    <w:p w14:paraId="657D22EA" w14:textId="77777777" w:rsidR="00AA1922" w:rsidRPr="00D541E8" w:rsidRDefault="00AA1922" w:rsidP="002C71AA">
      <w:pPr>
        <w:shd w:val="clear" w:color="auto" w:fill="FFFFFF" w:themeFill="background1"/>
      </w:pPr>
      <w:r w:rsidRPr="00D541E8">
        <w:t xml:space="preserve">When I am in class, I just act as if I am working. (REVERSED) </w:t>
      </w:r>
    </w:p>
    <w:p w14:paraId="0CB14EBE" w14:textId="77777777" w:rsidR="00AA1922" w:rsidRPr="00D541E8" w:rsidRDefault="00AA1922" w:rsidP="002C71AA">
      <w:pPr>
        <w:shd w:val="clear" w:color="auto" w:fill="FFFFFF" w:themeFill="background1"/>
      </w:pPr>
      <w:r w:rsidRPr="00D541E8">
        <w:t xml:space="preserve">I pay attention in class. </w:t>
      </w:r>
    </w:p>
    <w:p w14:paraId="09267970" w14:textId="77777777" w:rsidR="00AA1922" w:rsidRPr="00D541E8" w:rsidRDefault="00AA1922" w:rsidP="002C71AA">
      <w:pPr>
        <w:shd w:val="clear" w:color="auto" w:fill="FFFFFF" w:themeFill="background1"/>
      </w:pPr>
      <w:r w:rsidRPr="00D541E8">
        <w:t xml:space="preserve">I complete my work on time. </w:t>
      </w:r>
    </w:p>
    <w:p w14:paraId="46B08427" w14:textId="77777777" w:rsidR="006D2043" w:rsidRPr="00D541E8" w:rsidRDefault="006D2043" w:rsidP="002C71AA">
      <w:pPr>
        <w:shd w:val="clear" w:color="auto" w:fill="FFFFFF" w:themeFill="background1"/>
      </w:pPr>
    </w:p>
    <w:p w14:paraId="099722DF" w14:textId="1EBFD4C9" w:rsidR="006D2043" w:rsidRPr="00D541E8" w:rsidRDefault="006D2043" w:rsidP="002C71AA">
      <w:pPr>
        <w:shd w:val="clear" w:color="auto" w:fill="FFFFFF" w:themeFill="background1"/>
        <w:ind w:firstLine="720"/>
      </w:pPr>
      <w:r w:rsidRPr="00D541E8">
        <w:t>Emotional</w:t>
      </w:r>
    </w:p>
    <w:p w14:paraId="240D69D3" w14:textId="5D5E66B5" w:rsidR="00AA1922" w:rsidRPr="00D541E8" w:rsidRDefault="00AA1922" w:rsidP="002C71AA">
      <w:pPr>
        <w:shd w:val="clear" w:color="auto" w:fill="FFFFFF" w:themeFill="background1"/>
      </w:pPr>
      <w:r w:rsidRPr="00D541E8">
        <w:t xml:space="preserve">I like being at school. </w:t>
      </w:r>
    </w:p>
    <w:p w14:paraId="31A1769B" w14:textId="77777777" w:rsidR="00AA1922" w:rsidRPr="00D541E8" w:rsidRDefault="00AA1922" w:rsidP="002C71AA">
      <w:pPr>
        <w:shd w:val="clear" w:color="auto" w:fill="FFFFFF" w:themeFill="background1"/>
      </w:pPr>
      <w:r w:rsidRPr="00D541E8">
        <w:t xml:space="preserve">I feel excited by my work at school </w:t>
      </w:r>
    </w:p>
    <w:p w14:paraId="1A4FDF91" w14:textId="77777777" w:rsidR="00AA1922" w:rsidRPr="00D541E8" w:rsidRDefault="00AA1922" w:rsidP="002C71AA">
      <w:pPr>
        <w:shd w:val="clear" w:color="auto" w:fill="FFFFFF" w:themeFill="background1"/>
      </w:pPr>
      <w:r w:rsidRPr="00D541E8">
        <w:t xml:space="preserve">My classroom is a fun place to be. </w:t>
      </w:r>
    </w:p>
    <w:p w14:paraId="05408D8E" w14:textId="77777777" w:rsidR="00AA1922" w:rsidRPr="00D541E8" w:rsidRDefault="00AA1922" w:rsidP="002C71AA">
      <w:pPr>
        <w:shd w:val="clear" w:color="auto" w:fill="FFFFFF" w:themeFill="background1"/>
      </w:pPr>
      <w:r w:rsidRPr="00D541E8">
        <w:t xml:space="preserve">I am interested in the work at school. </w:t>
      </w:r>
    </w:p>
    <w:p w14:paraId="188325D4" w14:textId="77777777" w:rsidR="00AA1922" w:rsidRPr="00D541E8" w:rsidRDefault="00AA1922" w:rsidP="002C71AA">
      <w:pPr>
        <w:shd w:val="clear" w:color="auto" w:fill="FFFFFF" w:themeFill="background1"/>
      </w:pPr>
      <w:r w:rsidRPr="00D541E8">
        <w:t xml:space="preserve">I feel happy in school. </w:t>
      </w:r>
    </w:p>
    <w:p w14:paraId="7A4EF40E" w14:textId="77777777" w:rsidR="00AA1922" w:rsidRPr="00D541E8" w:rsidRDefault="00AA1922" w:rsidP="002C71AA">
      <w:pPr>
        <w:shd w:val="clear" w:color="auto" w:fill="FFFFFF" w:themeFill="background1"/>
      </w:pPr>
      <w:r w:rsidRPr="00D541E8">
        <w:t xml:space="preserve">I feel bored in school. (REVERSED) </w:t>
      </w:r>
    </w:p>
    <w:p w14:paraId="33E60A21" w14:textId="77777777" w:rsidR="00CA6379" w:rsidRPr="00D541E8" w:rsidRDefault="00CA6379" w:rsidP="002C71AA">
      <w:pPr>
        <w:shd w:val="clear" w:color="auto" w:fill="FFFFFF" w:themeFill="background1"/>
      </w:pPr>
    </w:p>
    <w:p w14:paraId="42A03670" w14:textId="0BD641F1" w:rsidR="00CA6379" w:rsidRPr="00D541E8" w:rsidRDefault="00CA6379" w:rsidP="002C71AA">
      <w:pPr>
        <w:shd w:val="clear" w:color="auto" w:fill="FFFFFF" w:themeFill="background1"/>
      </w:pPr>
      <w:r w:rsidRPr="00D541E8">
        <w:tab/>
        <w:t>Cognitive</w:t>
      </w:r>
    </w:p>
    <w:p w14:paraId="41F5A636" w14:textId="62FDEDFF" w:rsidR="00AA1922" w:rsidRPr="00D541E8" w:rsidRDefault="00AA1922" w:rsidP="002C71AA">
      <w:pPr>
        <w:shd w:val="clear" w:color="auto" w:fill="FFFFFF" w:themeFill="background1"/>
      </w:pPr>
      <w:r w:rsidRPr="00D541E8">
        <w:t xml:space="preserve">I check my schoolwork for mistakes. </w:t>
      </w:r>
    </w:p>
    <w:p w14:paraId="07F63977" w14:textId="77777777" w:rsidR="00AA1922" w:rsidRPr="00D541E8" w:rsidRDefault="00AA1922" w:rsidP="002C71AA">
      <w:pPr>
        <w:shd w:val="clear" w:color="auto" w:fill="FFFFFF" w:themeFill="background1"/>
      </w:pPr>
      <w:r w:rsidRPr="00D541E8">
        <w:t xml:space="preserve">I study at home even when I don't have a test. </w:t>
      </w:r>
    </w:p>
    <w:p w14:paraId="0C074786" w14:textId="77777777" w:rsidR="00AA1922" w:rsidRPr="00D541E8" w:rsidRDefault="00AA1922" w:rsidP="002C71AA">
      <w:pPr>
        <w:shd w:val="clear" w:color="auto" w:fill="FFFFFF" w:themeFill="background1"/>
      </w:pPr>
      <w:r w:rsidRPr="00D541E8">
        <w:t xml:space="preserve">I try to watch TV shows about things we do in school. </w:t>
      </w:r>
    </w:p>
    <w:p w14:paraId="2125D0AB" w14:textId="12EE2120" w:rsidR="00AA1922" w:rsidRPr="00D541E8" w:rsidRDefault="00AA1922" w:rsidP="002C71AA">
      <w:pPr>
        <w:shd w:val="clear" w:color="auto" w:fill="FFFFFF" w:themeFill="background1"/>
      </w:pPr>
      <w:r w:rsidRPr="00D541E8">
        <w:t xml:space="preserve">When I read a book, I ask myself questions to make sure I understand what it is about. </w:t>
      </w:r>
    </w:p>
    <w:p w14:paraId="42C2E2B3" w14:textId="77777777" w:rsidR="00AA1922" w:rsidRPr="00D541E8" w:rsidRDefault="00AA1922" w:rsidP="002C71AA">
      <w:pPr>
        <w:shd w:val="clear" w:color="auto" w:fill="FFFFFF" w:themeFill="background1"/>
      </w:pPr>
      <w:r w:rsidRPr="00D541E8">
        <w:t xml:space="preserve">I read extra books to learn more about things we do in school. </w:t>
      </w:r>
    </w:p>
    <w:p w14:paraId="43BB3E51" w14:textId="5CF6EB93" w:rsidR="00AA1922" w:rsidRPr="00D541E8" w:rsidRDefault="00AA1922" w:rsidP="002C71AA">
      <w:pPr>
        <w:shd w:val="clear" w:color="auto" w:fill="FFFFFF" w:themeFill="background1"/>
      </w:pPr>
      <w:r w:rsidRPr="00D541E8">
        <w:t xml:space="preserve">If I don't know what a word means when I am reading, I do something to figure it out. </w:t>
      </w:r>
    </w:p>
    <w:p w14:paraId="5318952E" w14:textId="5AD53B9E" w:rsidR="00AA1922" w:rsidRPr="00D541E8" w:rsidRDefault="00AA1922" w:rsidP="002C71AA">
      <w:pPr>
        <w:shd w:val="clear" w:color="auto" w:fill="FFFFFF" w:themeFill="background1"/>
      </w:pPr>
      <w:r w:rsidRPr="00D541E8">
        <w:t xml:space="preserve">If I don't understand what I read, I go back and read it over again. </w:t>
      </w:r>
    </w:p>
    <w:p w14:paraId="22DCC63C" w14:textId="4D639CE1" w:rsidR="00935101" w:rsidRPr="00D541E8" w:rsidRDefault="00AA1922" w:rsidP="002C71AA">
      <w:pPr>
        <w:shd w:val="clear" w:color="auto" w:fill="FFFFFF" w:themeFill="background1"/>
      </w:pPr>
      <w:r w:rsidRPr="00D541E8">
        <w:t>I talk with people outside of school about what I am learning in class</w:t>
      </w:r>
    </w:p>
    <w:p w14:paraId="39EF43F3" w14:textId="3C73ED76" w:rsidR="00852E9F" w:rsidRPr="007135EE" w:rsidRDefault="00852E9F" w:rsidP="00852E9F">
      <w:pPr>
        <w:spacing w:after="0" w:line="240" w:lineRule="auto"/>
        <w:textAlignment w:val="baseline"/>
        <w:rPr>
          <w:rFonts w:eastAsia="Times New Roman" w:cstheme="minorHAnsi"/>
          <w:b/>
          <w:highlight w:val="yellow"/>
        </w:rPr>
      </w:pPr>
      <w:r w:rsidRPr="00852E9F">
        <w:rPr>
          <w:rFonts w:eastAsia="Times New Roman" w:cstheme="minorHAnsi"/>
          <w:b/>
          <w:highlight w:val="yellow"/>
          <w:lang w:val="en-GB"/>
        </w:rPr>
        <w:t>C</w:t>
      </w:r>
      <w:r w:rsidR="008A7620" w:rsidRPr="007135EE">
        <w:rPr>
          <w:rFonts w:eastAsia="Times New Roman" w:cstheme="minorHAnsi"/>
          <w:b/>
          <w:highlight w:val="yellow"/>
          <w:lang w:val="en-GB"/>
        </w:rPr>
        <w:t xml:space="preserve">hild and </w:t>
      </w:r>
      <w:r w:rsidRPr="00852E9F">
        <w:rPr>
          <w:rFonts w:eastAsia="Times New Roman" w:cstheme="minorHAnsi"/>
          <w:b/>
          <w:highlight w:val="yellow"/>
          <w:lang w:val="en-GB"/>
        </w:rPr>
        <w:t>A</w:t>
      </w:r>
      <w:r w:rsidR="008A7620" w:rsidRPr="007135EE">
        <w:rPr>
          <w:rFonts w:eastAsia="Times New Roman" w:cstheme="minorHAnsi"/>
          <w:b/>
          <w:highlight w:val="yellow"/>
          <w:lang w:val="en-GB"/>
        </w:rPr>
        <w:t xml:space="preserve">dolescent </w:t>
      </w:r>
      <w:r w:rsidRPr="00852E9F">
        <w:rPr>
          <w:rFonts w:eastAsia="Times New Roman" w:cstheme="minorHAnsi"/>
          <w:b/>
          <w:highlight w:val="yellow"/>
          <w:lang w:val="en-GB"/>
        </w:rPr>
        <w:t>T</w:t>
      </w:r>
      <w:r w:rsidR="008A7620" w:rsidRPr="007135EE">
        <w:rPr>
          <w:rFonts w:eastAsia="Times New Roman" w:cstheme="minorHAnsi"/>
          <w:b/>
          <w:highlight w:val="yellow"/>
          <w:lang w:val="en-GB"/>
        </w:rPr>
        <w:t xml:space="preserve">rauma </w:t>
      </w:r>
      <w:r w:rsidRPr="00852E9F">
        <w:rPr>
          <w:rFonts w:eastAsia="Times New Roman" w:cstheme="minorHAnsi"/>
          <w:b/>
          <w:highlight w:val="yellow"/>
          <w:lang w:val="en-GB"/>
        </w:rPr>
        <w:t>S</w:t>
      </w:r>
      <w:r w:rsidR="008A7620" w:rsidRPr="007135EE">
        <w:rPr>
          <w:rFonts w:eastAsia="Times New Roman" w:cstheme="minorHAnsi"/>
          <w:b/>
          <w:highlight w:val="yellow"/>
          <w:lang w:val="en-GB"/>
        </w:rPr>
        <w:t>creen</w:t>
      </w:r>
      <w:r w:rsidRPr="00852E9F">
        <w:rPr>
          <w:rFonts w:eastAsia="Times New Roman" w:cstheme="minorHAnsi"/>
          <w:b/>
          <w:highlight w:val="yellow"/>
          <w:lang w:val="en-GB"/>
        </w:rPr>
        <w:t xml:space="preserve"> - Youth Report</w:t>
      </w:r>
      <w:r w:rsidRPr="00852E9F">
        <w:rPr>
          <w:rFonts w:eastAsia="Times New Roman" w:cstheme="minorHAnsi"/>
          <w:b/>
          <w:highlight w:val="yellow"/>
        </w:rPr>
        <w:t> </w:t>
      </w:r>
    </w:p>
    <w:p w14:paraId="4ABFF104" w14:textId="77777777" w:rsidR="00852E9F" w:rsidRPr="00852E9F" w:rsidRDefault="00852E9F" w:rsidP="00852E9F">
      <w:pPr>
        <w:spacing w:after="0" w:line="240" w:lineRule="auto"/>
        <w:textAlignment w:val="baseline"/>
        <w:rPr>
          <w:rFonts w:eastAsia="Times New Roman" w:cstheme="minorHAnsi"/>
          <w:highlight w:val="yellow"/>
        </w:rPr>
      </w:pPr>
    </w:p>
    <w:p w14:paraId="2B0E9785"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i/>
          <w:highlight w:val="yellow"/>
          <w:lang w:val="en-GB"/>
        </w:rPr>
        <w:t>Stressful or scary events happen to many people. Below is a list of stressful and scary events that sometimes happen. Mark YES if it happened to you. Mark No if it didn’t happen to you.</w:t>
      </w:r>
      <w:r w:rsidRPr="00852E9F">
        <w:rPr>
          <w:rFonts w:eastAsia="Times New Roman" w:cstheme="minorHAnsi"/>
          <w:highlight w:val="yellow"/>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54"/>
        <w:gridCol w:w="540"/>
        <w:gridCol w:w="495"/>
      </w:tblGrid>
      <w:tr w:rsidR="00852E9F" w:rsidRPr="007135EE" w14:paraId="2C41A27B" w14:textId="77777777" w:rsidTr="00852E9F">
        <w:trPr>
          <w:trHeight w:val="285"/>
        </w:trPr>
        <w:tc>
          <w:tcPr>
            <w:tcW w:w="7230" w:type="dxa"/>
            <w:tcBorders>
              <w:top w:val="nil"/>
              <w:left w:val="nil"/>
              <w:bottom w:val="nil"/>
              <w:right w:val="nil"/>
            </w:tcBorders>
            <w:vAlign w:val="center"/>
            <w:hideMark/>
          </w:tcPr>
          <w:p w14:paraId="69D7A5C7"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 </w:t>
            </w:r>
            <w:r w:rsidRPr="00852E9F">
              <w:rPr>
                <w:rFonts w:eastAsia="Times New Roman" w:cstheme="minorHAnsi"/>
                <w:highlight w:val="yellow"/>
              </w:rPr>
              <w:t> </w:t>
            </w:r>
          </w:p>
        </w:tc>
        <w:tc>
          <w:tcPr>
            <w:tcW w:w="540" w:type="dxa"/>
            <w:tcBorders>
              <w:top w:val="nil"/>
              <w:left w:val="nil"/>
              <w:bottom w:val="single" w:sz="6" w:space="0" w:color="767171"/>
              <w:right w:val="single" w:sz="6" w:space="0" w:color="767171"/>
            </w:tcBorders>
            <w:vAlign w:val="center"/>
            <w:hideMark/>
          </w:tcPr>
          <w:p w14:paraId="10FFA2AE"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YES</w:t>
            </w:r>
            <w:r w:rsidRPr="00852E9F">
              <w:rPr>
                <w:rFonts w:eastAsia="Times New Roman" w:cstheme="minorHAnsi"/>
                <w:highlight w:val="yellow"/>
              </w:rPr>
              <w:t> </w:t>
            </w:r>
          </w:p>
        </w:tc>
        <w:tc>
          <w:tcPr>
            <w:tcW w:w="495" w:type="dxa"/>
            <w:tcBorders>
              <w:top w:val="nil"/>
              <w:left w:val="single" w:sz="6" w:space="0" w:color="767171"/>
              <w:bottom w:val="single" w:sz="6" w:space="0" w:color="767171"/>
              <w:right w:val="nil"/>
            </w:tcBorders>
            <w:vAlign w:val="center"/>
            <w:hideMark/>
          </w:tcPr>
          <w:p w14:paraId="3A10A974"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NO</w:t>
            </w:r>
            <w:r w:rsidRPr="00852E9F">
              <w:rPr>
                <w:rFonts w:eastAsia="Times New Roman" w:cstheme="minorHAnsi"/>
                <w:highlight w:val="yellow"/>
              </w:rPr>
              <w:t> </w:t>
            </w:r>
          </w:p>
        </w:tc>
      </w:tr>
      <w:tr w:rsidR="00852E9F" w:rsidRPr="007135EE" w14:paraId="53216BDE" w14:textId="77777777" w:rsidTr="00852E9F">
        <w:trPr>
          <w:trHeight w:val="285"/>
        </w:trPr>
        <w:tc>
          <w:tcPr>
            <w:tcW w:w="7230" w:type="dxa"/>
            <w:tcBorders>
              <w:top w:val="nil"/>
              <w:left w:val="nil"/>
              <w:bottom w:val="nil"/>
              <w:right w:val="nil"/>
            </w:tcBorders>
            <w:vAlign w:val="center"/>
            <w:hideMark/>
          </w:tcPr>
          <w:p w14:paraId="6D030C44" w14:textId="77777777" w:rsidR="00852E9F" w:rsidRPr="00852E9F" w:rsidRDefault="00852E9F" w:rsidP="00B56F3B">
            <w:pPr>
              <w:numPr>
                <w:ilvl w:val="0"/>
                <w:numId w:val="3"/>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Serious natural disasters like a flood, tornados, hurricanes, earthquakes, or fire</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28FA86C3"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2E10BCA2"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2F100125" w14:textId="77777777" w:rsidTr="00852E9F">
        <w:trPr>
          <w:trHeight w:val="285"/>
        </w:trPr>
        <w:tc>
          <w:tcPr>
            <w:tcW w:w="7230" w:type="dxa"/>
            <w:tcBorders>
              <w:top w:val="nil"/>
              <w:left w:val="nil"/>
              <w:bottom w:val="nil"/>
              <w:right w:val="nil"/>
            </w:tcBorders>
            <w:vAlign w:val="center"/>
            <w:hideMark/>
          </w:tcPr>
          <w:p w14:paraId="4433F565" w14:textId="77777777" w:rsidR="00852E9F" w:rsidRPr="00852E9F" w:rsidRDefault="00852E9F" w:rsidP="00B56F3B">
            <w:pPr>
              <w:numPr>
                <w:ilvl w:val="0"/>
                <w:numId w:val="4"/>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Serious accidents or injuries like a car/bike crash, dog bite, or sports injury</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185A040D"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505A30D3"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165097F8" w14:textId="77777777" w:rsidTr="00852E9F">
        <w:trPr>
          <w:trHeight w:val="285"/>
        </w:trPr>
        <w:tc>
          <w:tcPr>
            <w:tcW w:w="7230" w:type="dxa"/>
            <w:tcBorders>
              <w:top w:val="nil"/>
              <w:left w:val="nil"/>
              <w:bottom w:val="nil"/>
              <w:right w:val="nil"/>
            </w:tcBorders>
            <w:vAlign w:val="center"/>
            <w:hideMark/>
          </w:tcPr>
          <w:p w14:paraId="1408B0E6" w14:textId="77777777" w:rsidR="00852E9F" w:rsidRPr="00852E9F" w:rsidRDefault="00852E9F" w:rsidP="00B56F3B">
            <w:pPr>
              <w:numPr>
                <w:ilvl w:val="0"/>
                <w:numId w:val="5"/>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Threatened, hit or hurt badly within the family</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2C7733D5"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740C48C5"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58679F27" w14:textId="77777777" w:rsidTr="00852E9F">
        <w:trPr>
          <w:trHeight w:val="285"/>
        </w:trPr>
        <w:tc>
          <w:tcPr>
            <w:tcW w:w="7230" w:type="dxa"/>
            <w:tcBorders>
              <w:top w:val="nil"/>
              <w:left w:val="nil"/>
              <w:bottom w:val="nil"/>
              <w:right w:val="nil"/>
            </w:tcBorders>
            <w:vAlign w:val="center"/>
            <w:hideMark/>
          </w:tcPr>
          <w:p w14:paraId="2CE2B5E0" w14:textId="77777777" w:rsidR="00852E9F" w:rsidRPr="00852E9F" w:rsidRDefault="00852E9F" w:rsidP="00B56F3B">
            <w:pPr>
              <w:numPr>
                <w:ilvl w:val="0"/>
                <w:numId w:val="6"/>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Threatened, hit or hurt badly in school or the community</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10680F5F"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03225D72"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5ABB0A95" w14:textId="77777777" w:rsidTr="00852E9F">
        <w:trPr>
          <w:trHeight w:val="285"/>
        </w:trPr>
        <w:tc>
          <w:tcPr>
            <w:tcW w:w="7230" w:type="dxa"/>
            <w:tcBorders>
              <w:top w:val="nil"/>
              <w:left w:val="nil"/>
              <w:bottom w:val="nil"/>
              <w:right w:val="nil"/>
            </w:tcBorders>
            <w:vAlign w:val="center"/>
            <w:hideMark/>
          </w:tcPr>
          <w:p w14:paraId="1A51729D" w14:textId="77777777" w:rsidR="00852E9F" w:rsidRPr="00852E9F" w:rsidRDefault="00852E9F" w:rsidP="00B56F3B">
            <w:pPr>
              <w:numPr>
                <w:ilvl w:val="0"/>
                <w:numId w:val="7"/>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Attacked, stabbed, shot at or robbed by threat</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41A6BA8A"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344F213E"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30A73673" w14:textId="77777777" w:rsidTr="00852E9F">
        <w:trPr>
          <w:trHeight w:val="285"/>
        </w:trPr>
        <w:tc>
          <w:tcPr>
            <w:tcW w:w="7230" w:type="dxa"/>
            <w:tcBorders>
              <w:top w:val="nil"/>
              <w:left w:val="nil"/>
              <w:bottom w:val="nil"/>
              <w:right w:val="nil"/>
            </w:tcBorders>
            <w:vAlign w:val="center"/>
            <w:hideMark/>
          </w:tcPr>
          <w:p w14:paraId="5491E5C5" w14:textId="77777777" w:rsidR="00852E9F" w:rsidRPr="00852E9F" w:rsidRDefault="00852E9F" w:rsidP="00B56F3B">
            <w:pPr>
              <w:numPr>
                <w:ilvl w:val="0"/>
                <w:numId w:val="8"/>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Seeing someone in the family threatened, hit or hurt badly</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7C28A921"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3EED4CC7"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4FE5555F" w14:textId="77777777" w:rsidTr="00852E9F">
        <w:trPr>
          <w:trHeight w:val="285"/>
        </w:trPr>
        <w:tc>
          <w:tcPr>
            <w:tcW w:w="7230" w:type="dxa"/>
            <w:tcBorders>
              <w:top w:val="nil"/>
              <w:left w:val="nil"/>
              <w:bottom w:val="nil"/>
              <w:right w:val="nil"/>
            </w:tcBorders>
            <w:vAlign w:val="center"/>
            <w:hideMark/>
          </w:tcPr>
          <w:p w14:paraId="19E0B08C" w14:textId="77777777" w:rsidR="00852E9F" w:rsidRPr="00852E9F" w:rsidRDefault="00852E9F" w:rsidP="00B56F3B">
            <w:pPr>
              <w:numPr>
                <w:ilvl w:val="0"/>
                <w:numId w:val="9"/>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Seeing someone in school or the community threatened, hit or hurt badly</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5BE1AB5F"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7B784468"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6B9649CB" w14:textId="77777777" w:rsidTr="00852E9F">
        <w:trPr>
          <w:trHeight w:val="285"/>
        </w:trPr>
        <w:tc>
          <w:tcPr>
            <w:tcW w:w="7230" w:type="dxa"/>
            <w:tcBorders>
              <w:top w:val="nil"/>
              <w:left w:val="nil"/>
              <w:bottom w:val="nil"/>
              <w:right w:val="nil"/>
            </w:tcBorders>
            <w:vAlign w:val="center"/>
            <w:hideMark/>
          </w:tcPr>
          <w:p w14:paraId="2C0906A3" w14:textId="77777777" w:rsidR="00852E9F" w:rsidRPr="00852E9F" w:rsidRDefault="00852E9F" w:rsidP="00B56F3B">
            <w:pPr>
              <w:numPr>
                <w:ilvl w:val="0"/>
                <w:numId w:val="10"/>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Someone doing sexual things to you or making you do sexual things to them when you couldn’t say no, or when you were forced or pressured</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71506EFB"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35BE963C"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2922C158" w14:textId="77777777" w:rsidTr="00852E9F">
        <w:trPr>
          <w:trHeight w:val="285"/>
        </w:trPr>
        <w:tc>
          <w:tcPr>
            <w:tcW w:w="7230" w:type="dxa"/>
            <w:tcBorders>
              <w:top w:val="nil"/>
              <w:left w:val="nil"/>
              <w:bottom w:val="nil"/>
              <w:right w:val="nil"/>
            </w:tcBorders>
            <w:vAlign w:val="center"/>
            <w:hideMark/>
          </w:tcPr>
          <w:p w14:paraId="7F99F451" w14:textId="77777777" w:rsidR="00852E9F" w:rsidRPr="00852E9F" w:rsidRDefault="00852E9F" w:rsidP="00B56F3B">
            <w:pPr>
              <w:numPr>
                <w:ilvl w:val="0"/>
                <w:numId w:val="11"/>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Online or on social media, someone asking or pressuring you to do something sexual, like take or send pictures</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503EC621"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1343BFD3"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319396C9" w14:textId="77777777" w:rsidTr="00852E9F">
        <w:trPr>
          <w:trHeight w:val="285"/>
        </w:trPr>
        <w:tc>
          <w:tcPr>
            <w:tcW w:w="7230" w:type="dxa"/>
            <w:tcBorders>
              <w:top w:val="nil"/>
              <w:left w:val="nil"/>
              <w:bottom w:val="nil"/>
              <w:right w:val="nil"/>
            </w:tcBorders>
            <w:vAlign w:val="center"/>
            <w:hideMark/>
          </w:tcPr>
          <w:p w14:paraId="35600F95" w14:textId="77777777" w:rsidR="00852E9F" w:rsidRPr="00852E9F" w:rsidRDefault="00852E9F" w:rsidP="00B56F3B">
            <w:pPr>
              <w:numPr>
                <w:ilvl w:val="0"/>
                <w:numId w:val="12"/>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Someone bullying you in person, saying very mean things that scare you</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41428CF6"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31269E4C"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1051D73A" w14:textId="77777777" w:rsidTr="00852E9F">
        <w:trPr>
          <w:trHeight w:val="285"/>
        </w:trPr>
        <w:tc>
          <w:tcPr>
            <w:tcW w:w="7230" w:type="dxa"/>
            <w:tcBorders>
              <w:top w:val="nil"/>
              <w:left w:val="nil"/>
              <w:bottom w:val="nil"/>
              <w:right w:val="nil"/>
            </w:tcBorders>
            <w:vAlign w:val="center"/>
            <w:hideMark/>
          </w:tcPr>
          <w:p w14:paraId="060C7A4F" w14:textId="77777777" w:rsidR="00852E9F" w:rsidRPr="00852E9F" w:rsidRDefault="00852E9F" w:rsidP="00B56F3B">
            <w:pPr>
              <w:numPr>
                <w:ilvl w:val="0"/>
                <w:numId w:val="13"/>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Someone bullying you online, saying very mean things that scare you</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27BCE1A6"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14295295"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5874E3EA" w14:textId="77777777" w:rsidTr="00852E9F">
        <w:trPr>
          <w:trHeight w:val="285"/>
        </w:trPr>
        <w:tc>
          <w:tcPr>
            <w:tcW w:w="7230" w:type="dxa"/>
            <w:tcBorders>
              <w:top w:val="nil"/>
              <w:left w:val="nil"/>
              <w:bottom w:val="nil"/>
              <w:right w:val="nil"/>
            </w:tcBorders>
            <w:vAlign w:val="center"/>
            <w:hideMark/>
          </w:tcPr>
          <w:p w14:paraId="2EBA8F48" w14:textId="77777777" w:rsidR="00852E9F" w:rsidRPr="00852E9F" w:rsidRDefault="00852E9F" w:rsidP="00B56F3B">
            <w:pPr>
              <w:numPr>
                <w:ilvl w:val="0"/>
                <w:numId w:val="14"/>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Someone close to you dying suddenly or violently</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4617945F"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11A3EAD7"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0174B1BF" w14:textId="77777777" w:rsidTr="00852E9F">
        <w:trPr>
          <w:trHeight w:val="285"/>
        </w:trPr>
        <w:tc>
          <w:tcPr>
            <w:tcW w:w="7230" w:type="dxa"/>
            <w:tcBorders>
              <w:top w:val="nil"/>
              <w:left w:val="nil"/>
              <w:bottom w:val="nil"/>
              <w:right w:val="nil"/>
            </w:tcBorders>
            <w:vAlign w:val="center"/>
            <w:hideMark/>
          </w:tcPr>
          <w:p w14:paraId="17586F7D" w14:textId="77777777" w:rsidR="00852E9F" w:rsidRPr="00852E9F" w:rsidRDefault="00852E9F" w:rsidP="00B56F3B">
            <w:pPr>
              <w:numPr>
                <w:ilvl w:val="0"/>
                <w:numId w:val="15"/>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Stressful or scary medical procedure</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36B9BBF8"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0E6CDD5B"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16C1C75F" w14:textId="77777777" w:rsidTr="00852E9F">
        <w:trPr>
          <w:trHeight w:val="285"/>
        </w:trPr>
        <w:tc>
          <w:tcPr>
            <w:tcW w:w="7230" w:type="dxa"/>
            <w:tcBorders>
              <w:top w:val="nil"/>
              <w:left w:val="nil"/>
              <w:bottom w:val="nil"/>
              <w:right w:val="nil"/>
            </w:tcBorders>
            <w:vAlign w:val="center"/>
            <w:hideMark/>
          </w:tcPr>
          <w:p w14:paraId="74D39D03" w14:textId="77777777" w:rsidR="00852E9F" w:rsidRPr="00852E9F" w:rsidRDefault="00852E9F" w:rsidP="00B56F3B">
            <w:pPr>
              <w:numPr>
                <w:ilvl w:val="0"/>
                <w:numId w:val="16"/>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Being around war</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753B77DF"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05728E17"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00F2E96C" w14:textId="77777777" w:rsidTr="00852E9F">
        <w:trPr>
          <w:trHeight w:val="285"/>
        </w:trPr>
        <w:tc>
          <w:tcPr>
            <w:tcW w:w="7230" w:type="dxa"/>
            <w:tcBorders>
              <w:top w:val="nil"/>
              <w:left w:val="nil"/>
              <w:bottom w:val="nil"/>
              <w:right w:val="nil"/>
            </w:tcBorders>
            <w:vAlign w:val="center"/>
            <w:hideMark/>
          </w:tcPr>
          <w:p w14:paraId="230A5823" w14:textId="77777777" w:rsidR="00852E9F" w:rsidRPr="00852E9F" w:rsidRDefault="00852E9F" w:rsidP="00B56F3B">
            <w:pPr>
              <w:numPr>
                <w:ilvl w:val="0"/>
                <w:numId w:val="17"/>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Other stressful or scary events?</w:t>
            </w:r>
            <w:r w:rsidRPr="00852E9F">
              <w:rPr>
                <w:rFonts w:eastAsia="Times New Roman" w:cstheme="minorHAnsi"/>
                <w:highlight w:val="yellow"/>
              </w:rPr>
              <w:t> </w:t>
            </w:r>
          </w:p>
        </w:tc>
        <w:tc>
          <w:tcPr>
            <w:tcW w:w="540" w:type="dxa"/>
            <w:tcBorders>
              <w:top w:val="single" w:sz="6" w:space="0" w:color="767171"/>
              <w:left w:val="nil"/>
              <w:bottom w:val="single" w:sz="6" w:space="0" w:color="767171"/>
              <w:right w:val="single" w:sz="6" w:space="0" w:color="767171"/>
            </w:tcBorders>
            <w:vAlign w:val="center"/>
            <w:hideMark/>
          </w:tcPr>
          <w:p w14:paraId="5EE3FB46"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single" w:sz="6" w:space="0" w:color="767171"/>
              <w:right w:val="nil"/>
            </w:tcBorders>
            <w:vAlign w:val="center"/>
            <w:hideMark/>
          </w:tcPr>
          <w:p w14:paraId="6B2B8DFC" w14:textId="77777777" w:rsidR="00852E9F" w:rsidRPr="00852E9F" w:rsidRDefault="00852E9F" w:rsidP="00852E9F">
            <w:pPr>
              <w:spacing w:after="0" w:line="240" w:lineRule="auto"/>
              <w:ind w:left="360"/>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65C4622E" w14:textId="77777777" w:rsidTr="00852E9F">
        <w:trPr>
          <w:trHeight w:val="285"/>
        </w:trPr>
        <w:tc>
          <w:tcPr>
            <w:tcW w:w="7230" w:type="dxa"/>
            <w:tcBorders>
              <w:top w:val="nil"/>
              <w:left w:val="nil"/>
              <w:bottom w:val="nil"/>
              <w:right w:val="nil"/>
            </w:tcBorders>
            <w:vAlign w:val="center"/>
            <w:hideMark/>
          </w:tcPr>
          <w:p w14:paraId="01F184DE" w14:textId="77777777" w:rsidR="00852E9F" w:rsidRPr="00852E9F" w:rsidRDefault="00852E9F" w:rsidP="00852E9F">
            <w:pPr>
              <w:spacing w:after="0" w:line="240" w:lineRule="auto"/>
              <w:ind w:left="735"/>
              <w:textAlignment w:val="baseline"/>
              <w:rPr>
                <w:rFonts w:eastAsia="Times New Roman" w:cstheme="minorHAnsi"/>
                <w:highlight w:val="yellow"/>
              </w:rPr>
            </w:pPr>
            <w:r w:rsidRPr="00852E9F">
              <w:rPr>
                <w:rFonts w:eastAsia="Times New Roman" w:cstheme="minorHAnsi"/>
                <w:highlight w:val="yellow"/>
                <w:lang w:val="en-GB"/>
              </w:rPr>
              <w:t>If other, please describe:</w:t>
            </w:r>
            <w:r w:rsidRPr="00852E9F">
              <w:rPr>
                <w:rFonts w:eastAsia="Times New Roman" w:cstheme="minorHAnsi"/>
                <w:highlight w:val="yellow"/>
              </w:rPr>
              <w:t> </w:t>
            </w:r>
          </w:p>
          <w:p w14:paraId="2982E7B5"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                                                                ____________________________________________</w:t>
            </w:r>
            <w:r w:rsidRPr="00852E9F">
              <w:rPr>
                <w:rFonts w:eastAsia="Times New Roman" w:cstheme="minorHAnsi"/>
                <w:highlight w:val="yellow"/>
              </w:rPr>
              <w:t> </w:t>
            </w:r>
          </w:p>
        </w:tc>
        <w:tc>
          <w:tcPr>
            <w:tcW w:w="540" w:type="dxa"/>
            <w:tcBorders>
              <w:top w:val="single" w:sz="6" w:space="0" w:color="767171"/>
              <w:left w:val="nil"/>
              <w:bottom w:val="nil"/>
              <w:right w:val="single" w:sz="6" w:space="0" w:color="767171"/>
            </w:tcBorders>
            <w:vAlign w:val="center"/>
            <w:hideMark/>
          </w:tcPr>
          <w:p w14:paraId="1DFFCC6E"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95" w:type="dxa"/>
            <w:tcBorders>
              <w:top w:val="single" w:sz="6" w:space="0" w:color="767171"/>
              <w:left w:val="single" w:sz="6" w:space="0" w:color="767171"/>
              <w:bottom w:val="nil"/>
              <w:right w:val="nil"/>
            </w:tcBorders>
            <w:vAlign w:val="center"/>
            <w:hideMark/>
          </w:tcPr>
          <w:p w14:paraId="79524F98"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bl>
    <w:p w14:paraId="39F76CC8"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p w14:paraId="641507FA"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i/>
          <w:highlight w:val="yellow"/>
          <w:lang w:val="en-GB"/>
        </w:rPr>
        <w:t>The next questions are about all the scary or stressful events that happened to you.</w:t>
      </w:r>
      <w:r w:rsidRPr="00852E9F">
        <w:rPr>
          <w:rFonts w:eastAsia="Times New Roman" w:cstheme="minorHAnsi"/>
          <w:highlight w:val="yellow"/>
        </w:rPr>
        <w:t> </w:t>
      </w:r>
    </w:p>
    <w:p w14:paraId="15DFDB10"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i/>
          <w:highlight w:val="yellow"/>
          <w:lang w:val="en-GB"/>
        </w:rPr>
        <w:t>Mark 0, 1, 2 or 3 for how often the following things have bothered you in the last two weeks:</w:t>
      </w:r>
      <w:r w:rsidRPr="00852E9F">
        <w:rPr>
          <w:rFonts w:eastAsia="Times New Roman" w:cstheme="minorHAnsi"/>
          <w:highlight w:val="yellow"/>
        </w:rPr>
        <w:t> </w:t>
      </w:r>
    </w:p>
    <w:p w14:paraId="47E3B51A"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i/>
          <w:highlight w:val="yellow"/>
          <w:lang w:val="en-GB"/>
        </w:rPr>
        <w:t>0 Never / 1 Once in a while / 2 Half the time / 3 Almost always</w:t>
      </w:r>
      <w:r w:rsidRPr="00852E9F">
        <w:rPr>
          <w:rFonts w:eastAsia="Times New Roman" w:cstheme="minorHAnsi"/>
          <w:highlight w:val="yellow"/>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450"/>
        <w:gridCol w:w="465"/>
        <w:gridCol w:w="465"/>
        <w:gridCol w:w="465"/>
      </w:tblGrid>
      <w:tr w:rsidR="00852E9F" w:rsidRPr="007135EE" w14:paraId="471EB1B3" w14:textId="77777777" w:rsidTr="00852E9F">
        <w:trPr>
          <w:trHeight w:val="480"/>
        </w:trPr>
        <w:tc>
          <w:tcPr>
            <w:tcW w:w="6510" w:type="dxa"/>
            <w:tcBorders>
              <w:top w:val="nil"/>
              <w:left w:val="nil"/>
              <w:bottom w:val="nil"/>
              <w:right w:val="nil"/>
            </w:tcBorders>
            <w:vAlign w:val="center"/>
            <w:hideMark/>
          </w:tcPr>
          <w:p w14:paraId="05A77A72"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50" w:type="dxa"/>
            <w:tcBorders>
              <w:top w:val="nil"/>
              <w:left w:val="nil"/>
              <w:bottom w:val="single" w:sz="6" w:space="0" w:color="767171"/>
              <w:right w:val="single" w:sz="6" w:space="0" w:color="767171"/>
            </w:tcBorders>
            <w:vAlign w:val="center"/>
            <w:hideMark/>
          </w:tcPr>
          <w:p w14:paraId="05110C48"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0</w:t>
            </w:r>
            <w:r w:rsidRPr="00852E9F">
              <w:rPr>
                <w:rFonts w:eastAsia="Times New Roman" w:cstheme="minorHAnsi"/>
                <w:highlight w:val="yellow"/>
              </w:rPr>
              <w:t> </w:t>
            </w:r>
          </w:p>
        </w:tc>
        <w:tc>
          <w:tcPr>
            <w:tcW w:w="465" w:type="dxa"/>
            <w:tcBorders>
              <w:top w:val="nil"/>
              <w:left w:val="single" w:sz="6" w:space="0" w:color="767171"/>
              <w:bottom w:val="single" w:sz="6" w:space="0" w:color="767171"/>
              <w:right w:val="single" w:sz="6" w:space="0" w:color="767171"/>
            </w:tcBorders>
            <w:vAlign w:val="center"/>
            <w:hideMark/>
          </w:tcPr>
          <w:p w14:paraId="7A10E7B7"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1</w:t>
            </w:r>
            <w:r w:rsidRPr="00852E9F">
              <w:rPr>
                <w:rFonts w:eastAsia="Times New Roman" w:cstheme="minorHAnsi"/>
                <w:highlight w:val="yellow"/>
              </w:rPr>
              <w:t> </w:t>
            </w:r>
          </w:p>
        </w:tc>
        <w:tc>
          <w:tcPr>
            <w:tcW w:w="465" w:type="dxa"/>
            <w:tcBorders>
              <w:top w:val="nil"/>
              <w:left w:val="single" w:sz="6" w:space="0" w:color="767171"/>
              <w:bottom w:val="single" w:sz="6" w:space="0" w:color="767171"/>
              <w:right w:val="single" w:sz="6" w:space="0" w:color="767171"/>
            </w:tcBorders>
            <w:vAlign w:val="center"/>
            <w:hideMark/>
          </w:tcPr>
          <w:p w14:paraId="75965535"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2</w:t>
            </w:r>
            <w:r w:rsidRPr="00852E9F">
              <w:rPr>
                <w:rFonts w:eastAsia="Times New Roman" w:cstheme="minorHAnsi"/>
                <w:highlight w:val="yellow"/>
              </w:rPr>
              <w:t> </w:t>
            </w:r>
          </w:p>
        </w:tc>
        <w:tc>
          <w:tcPr>
            <w:tcW w:w="465" w:type="dxa"/>
            <w:tcBorders>
              <w:top w:val="nil"/>
              <w:left w:val="single" w:sz="6" w:space="0" w:color="767171"/>
              <w:bottom w:val="single" w:sz="6" w:space="0" w:color="767171"/>
              <w:right w:val="nil"/>
            </w:tcBorders>
            <w:vAlign w:val="center"/>
            <w:hideMark/>
          </w:tcPr>
          <w:p w14:paraId="234FCAAA"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3</w:t>
            </w:r>
            <w:r w:rsidRPr="00852E9F">
              <w:rPr>
                <w:rFonts w:eastAsia="Times New Roman" w:cstheme="minorHAnsi"/>
                <w:highlight w:val="yellow"/>
              </w:rPr>
              <w:t> </w:t>
            </w:r>
          </w:p>
        </w:tc>
      </w:tr>
      <w:tr w:rsidR="00852E9F" w:rsidRPr="007135EE" w14:paraId="4737C640" w14:textId="77777777" w:rsidTr="00852E9F">
        <w:trPr>
          <w:trHeight w:val="480"/>
        </w:trPr>
        <w:tc>
          <w:tcPr>
            <w:tcW w:w="6510" w:type="dxa"/>
            <w:tcBorders>
              <w:top w:val="nil"/>
              <w:left w:val="nil"/>
              <w:bottom w:val="nil"/>
              <w:right w:val="nil"/>
            </w:tcBorders>
            <w:vAlign w:val="center"/>
            <w:hideMark/>
          </w:tcPr>
          <w:p w14:paraId="7F9406FA" w14:textId="77777777" w:rsidR="00852E9F" w:rsidRPr="00852E9F" w:rsidRDefault="00852E9F" w:rsidP="00B56F3B">
            <w:pPr>
              <w:numPr>
                <w:ilvl w:val="0"/>
                <w:numId w:val="18"/>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Upsetting thoughts or pictures about what happened that pop into your head</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6CDC94B0"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6541051E"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0A6E405F"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42A82247"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13D6933C" w14:textId="77777777" w:rsidTr="00852E9F">
        <w:trPr>
          <w:trHeight w:val="480"/>
        </w:trPr>
        <w:tc>
          <w:tcPr>
            <w:tcW w:w="6510" w:type="dxa"/>
            <w:tcBorders>
              <w:top w:val="nil"/>
              <w:left w:val="nil"/>
              <w:bottom w:val="nil"/>
              <w:right w:val="nil"/>
            </w:tcBorders>
            <w:vAlign w:val="center"/>
            <w:hideMark/>
          </w:tcPr>
          <w:p w14:paraId="41BD5187" w14:textId="77777777" w:rsidR="00852E9F" w:rsidRPr="00852E9F" w:rsidRDefault="00852E9F" w:rsidP="00B56F3B">
            <w:pPr>
              <w:numPr>
                <w:ilvl w:val="0"/>
                <w:numId w:val="19"/>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Bad dreams reminding you of what happened</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16ED7E70"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301852B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302A5A5A"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63D8EBAF"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574D1840" w14:textId="77777777" w:rsidTr="00852E9F">
        <w:trPr>
          <w:trHeight w:val="480"/>
        </w:trPr>
        <w:tc>
          <w:tcPr>
            <w:tcW w:w="6510" w:type="dxa"/>
            <w:tcBorders>
              <w:top w:val="nil"/>
              <w:left w:val="nil"/>
              <w:bottom w:val="nil"/>
              <w:right w:val="nil"/>
            </w:tcBorders>
            <w:vAlign w:val="center"/>
            <w:hideMark/>
          </w:tcPr>
          <w:p w14:paraId="29DB2589" w14:textId="77777777" w:rsidR="00852E9F" w:rsidRPr="00852E9F" w:rsidRDefault="00852E9F" w:rsidP="00B56F3B">
            <w:pPr>
              <w:numPr>
                <w:ilvl w:val="0"/>
                <w:numId w:val="20"/>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Feeling as if what happened is happening all over again</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573BD036"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2CAF807C"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63E0D8DB"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43EC322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174BA0A1" w14:textId="77777777" w:rsidTr="00852E9F">
        <w:trPr>
          <w:trHeight w:val="480"/>
        </w:trPr>
        <w:tc>
          <w:tcPr>
            <w:tcW w:w="6510" w:type="dxa"/>
            <w:tcBorders>
              <w:top w:val="nil"/>
              <w:left w:val="nil"/>
              <w:bottom w:val="nil"/>
              <w:right w:val="nil"/>
            </w:tcBorders>
            <w:vAlign w:val="center"/>
            <w:hideMark/>
          </w:tcPr>
          <w:p w14:paraId="43A8226C" w14:textId="77777777" w:rsidR="00852E9F" w:rsidRPr="00852E9F" w:rsidRDefault="00852E9F" w:rsidP="00B56F3B">
            <w:pPr>
              <w:numPr>
                <w:ilvl w:val="0"/>
                <w:numId w:val="21"/>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Feeling very upset when you are reminded of what happened</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243D548A"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5FE0FAA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54FD1F01"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0D9B3BA3"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0ECA3718" w14:textId="77777777" w:rsidTr="00852E9F">
        <w:trPr>
          <w:trHeight w:val="480"/>
        </w:trPr>
        <w:tc>
          <w:tcPr>
            <w:tcW w:w="6510" w:type="dxa"/>
            <w:tcBorders>
              <w:top w:val="nil"/>
              <w:left w:val="nil"/>
              <w:bottom w:val="nil"/>
              <w:right w:val="nil"/>
            </w:tcBorders>
            <w:vAlign w:val="center"/>
            <w:hideMark/>
          </w:tcPr>
          <w:p w14:paraId="4B5DEDBF" w14:textId="77777777" w:rsidR="00852E9F" w:rsidRPr="00852E9F" w:rsidRDefault="00852E9F" w:rsidP="00852E9F">
            <w:pPr>
              <w:numPr>
                <w:ilvl w:val="0"/>
                <w:numId w:val="22"/>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Strong feelings in your body when you are reminded of what happened (sweating, heart beating fast, upset stomach)</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6D768722"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772B1FE1"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4C72F6BF"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7170C88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01017C75" w14:textId="77777777" w:rsidTr="00852E9F">
        <w:trPr>
          <w:trHeight w:val="480"/>
        </w:trPr>
        <w:tc>
          <w:tcPr>
            <w:tcW w:w="6510" w:type="dxa"/>
            <w:tcBorders>
              <w:top w:val="nil"/>
              <w:left w:val="nil"/>
              <w:bottom w:val="nil"/>
              <w:right w:val="nil"/>
            </w:tcBorders>
            <w:vAlign w:val="center"/>
            <w:hideMark/>
          </w:tcPr>
          <w:p w14:paraId="7EB048FD" w14:textId="77777777" w:rsidR="00852E9F" w:rsidRPr="00852E9F" w:rsidRDefault="00852E9F" w:rsidP="00B56F3B">
            <w:pPr>
              <w:numPr>
                <w:ilvl w:val="0"/>
                <w:numId w:val="23"/>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Trying not to think about or talk about what happened, or to not have feelings about it</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4BED17BB"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61B44AA8"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5CA0F42F"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25C49128"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3A713837" w14:textId="77777777" w:rsidTr="00852E9F">
        <w:trPr>
          <w:trHeight w:val="480"/>
        </w:trPr>
        <w:tc>
          <w:tcPr>
            <w:tcW w:w="6510" w:type="dxa"/>
            <w:tcBorders>
              <w:top w:val="nil"/>
              <w:left w:val="nil"/>
              <w:bottom w:val="nil"/>
              <w:right w:val="nil"/>
            </w:tcBorders>
            <w:vAlign w:val="center"/>
            <w:hideMark/>
          </w:tcPr>
          <w:p w14:paraId="31104E93" w14:textId="77777777" w:rsidR="00852E9F" w:rsidRPr="00852E9F" w:rsidRDefault="00852E9F" w:rsidP="00B56F3B">
            <w:pPr>
              <w:numPr>
                <w:ilvl w:val="0"/>
                <w:numId w:val="24"/>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Staying away from people, places, things, or situations that remind you of what happened</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59A32E7A"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643AD1D3"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3F908988"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26F9063E"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0ED6AD6D" w14:textId="77777777" w:rsidTr="00852E9F">
        <w:trPr>
          <w:trHeight w:val="480"/>
        </w:trPr>
        <w:tc>
          <w:tcPr>
            <w:tcW w:w="6510" w:type="dxa"/>
            <w:tcBorders>
              <w:top w:val="nil"/>
              <w:left w:val="nil"/>
              <w:bottom w:val="nil"/>
              <w:right w:val="nil"/>
            </w:tcBorders>
            <w:vAlign w:val="center"/>
            <w:hideMark/>
          </w:tcPr>
          <w:p w14:paraId="24865898" w14:textId="77777777" w:rsidR="00852E9F" w:rsidRPr="00852E9F" w:rsidRDefault="00852E9F" w:rsidP="00B56F3B">
            <w:pPr>
              <w:numPr>
                <w:ilvl w:val="0"/>
                <w:numId w:val="25"/>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Not being able to remember part of what happened</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5101850D"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425A28A7"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17D65BD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158E4AC2"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4034E43D" w14:textId="77777777" w:rsidTr="00852E9F">
        <w:trPr>
          <w:trHeight w:val="480"/>
        </w:trPr>
        <w:tc>
          <w:tcPr>
            <w:tcW w:w="6510" w:type="dxa"/>
            <w:tcBorders>
              <w:top w:val="nil"/>
              <w:left w:val="nil"/>
              <w:bottom w:val="nil"/>
              <w:right w:val="nil"/>
            </w:tcBorders>
            <w:vAlign w:val="center"/>
            <w:hideMark/>
          </w:tcPr>
          <w:p w14:paraId="5CC7E3DF" w14:textId="77777777" w:rsidR="00852E9F" w:rsidRPr="00852E9F" w:rsidRDefault="00852E9F" w:rsidP="00B56F3B">
            <w:pPr>
              <w:numPr>
                <w:ilvl w:val="0"/>
                <w:numId w:val="26"/>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Negative thoughts about yourself or others, thoughts like I won’t have a good life, no one can be trusted, the whole world is unsafe</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7B7DC178"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2274022B"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578402E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7E7095EF"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18C3816B" w14:textId="77777777" w:rsidTr="00852E9F">
        <w:trPr>
          <w:trHeight w:val="480"/>
        </w:trPr>
        <w:tc>
          <w:tcPr>
            <w:tcW w:w="6510" w:type="dxa"/>
            <w:tcBorders>
              <w:top w:val="nil"/>
              <w:left w:val="nil"/>
              <w:bottom w:val="nil"/>
              <w:right w:val="nil"/>
            </w:tcBorders>
            <w:vAlign w:val="center"/>
            <w:hideMark/>
          </w:tcPr>
          <w:p w14:paraId="4824E016" w14:textId="77777777" w:rsidR="00852E9F" w:rsidRPr="00852E9F" w:rsidRDefault="00852E9F" w:rsidP="00B56F3B">
            <w:pPr>
              <w:numPr>
                <w:ilvl w:val="0"/>
                <w:numId w:val="27"/>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Blaming yourself for what happened, or blaming someone else when it isn’t their fault</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49B5835C"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537D3251"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05003BB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74FFEA11"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22C66AD0" w14:textId="77777777" w:rsidTr="00852E9F">
        <w:trPr>
          <w:trHeight w:val="480"/>
        </w:trPr>
        <w:tc>
          <w:tcPr>
            <w:tcW w:w="6510" w:type="dxa"/>
            <w:tcBorders>
              <w:top w:val="nil"/>
              <w:left w:val="nil"/>
              <w:bottom w:val="nil"/>
              <w:right w:val="nil"/>
            </w:tcBorders>
            <w:vAlign w:val="center"/>
            <w:hideMark/>
          </w:tcPr>
          <w:p w14:paraId="1F48A770" w14:textId="77777777" w:rsidR="00852E9F" w:rsidRPr="00852E9F" w:rsidRDefault="00852E9F" w:rsidP="00B56F3B">
            <w:pPr>
              <w:numPr>
                <w:ilvl w:val="0"/>
                <w:numId w:val="28"/>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Bad feelings (afraid, anger, guilty, ashamed) a lot of the time</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414C24B1"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21286C33"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26CBA876"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6E0A78BA"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382A45AD" w14:textId="77777777" w:rsidTr="00852E9F">
        <w:trPr>
          <w:trHeight w:val="480"/>
        </w:trPr>
        <w:tc>
          <w:tcPr>
            <w:tcW w:w="6510" w:type="dxa"/>
            <w:tcBorders>
              <w:top w:val="nil"/>
              <w:left w:val="nil"/>
              <w:bottom w:val="nil"/>
              <w:right w:val="nil"/>
            </w:tcBorders>
            <w:vAlign w:val="center"/>
            <w:hideMark/>
          </w:tcPr>
          <w:p w14:paraId="30FC6F20" w14:textId="77777777" w:rsidR="00852E9F" w:rsidRPr="00852E9F" w:rsidRDefault="00852E9F" w:rsidP="00B56F3B">
            <w:pPr>
              <w:numPr>
                <w:ilvl w:val="0"/>
                <w:numId w:val="29"/>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Not wanting to do things you used to do</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5F3FF5FD"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33CCE32C"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5633D6EA"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1DC8B73C"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1F09197C" w14:textId="77777777" w:rsidTr="00852E9F">
        <w:trPr>
          <w:trHeight w:val="480"/>
        </w:trPr>
        <w:tc>
          <w:tcPr>
            <w:tcW w:w="6510" w:type="dxa"/>
            <w:tcBorders>
              <w:top w:val="nil"/>
              <w:left w:val="nil"/>
              <w:bottom w:val="nil"/>
              <w:right w:val="nil"/>
            </w:tcBorders>
            <w:vAlign w:val="center"/>
            <w:hideMark/>
          </w:tcPr>
          <w:p w14:paraId="48BFBF43" w14:textId="77777777" w:rsidR="00852E9F" w:rsidRPr="00852E9F" w:rsidRDefault="00852E9F" w:rsidP="00B56F3B">
            <w:pPr>
              <w:numPr>
                <w:ilvl w:val="0"/>
                <w:numId w:val="30"/>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Not feeling close to people</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7F1936C4"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0556FDB6"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754FD002"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11EBD2F7"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277B6878" w14:textId="77777777" w:rsidTr="00852E9F">
        <w:trPr>
          <w:trHeight w:val="480"/>
        </w:trPr>
        <w:tc>
          <w:tcPr>
            <w:tcW w:w="6510" w:type="dxa"/>
            <w:tcBorders>
              <w:top w:val="nil"/>
              <w:left w:val="nil"/>
              <w:bottom w:val="nil"/>
              <w:right w:val="nil"/>
            </w:tcBorders>
            <w:vAlign w:val="center"/>
            <w:hideMark/>
          </w:tcPr>
          <w:p w14:paraId="3B237606" w14:textId="77777777" w:rsidR="00852E9F" w:rsidRPr="00852E9F" w:rsidRDefault="00852E9F" w:rsidP="00B56F3B">
            <w:pPr>
              <w:numPr>
                <w:ilvl w:val="0"/>
                <w:numId w:val="31"/>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Not being able to have good or happy feelings</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5A73A510"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21902B55"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32DB3186"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1E07ACC3"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7FE08876" w14:textId="77777777" w:rsidTr="00852E9F">
        <w:trPr>
          <w:trHeight w:val="480"/>
        </w:trPr>
        <w:tc>
          <w:tcPr>
            <w:tcW w:w="6510" w:type="dxa"/>
            <w:tcBorders>
              <w:top w:val="nil"/>
              <w:left w:val="nil"/>
              <w:bottom w:val="nil"/>
              <w:right w:val="nil"/>
            </w:tcBorders>
            <w:vAlign w:val="center"/>
            <w:hideMark/>
          </w:tcPr>
          <w:p w14:paraId="44637CD7" w14:textId="77777777" w:rsidR="00852E9F" w:rsidRPr="00852E9F" w:rsidRDefault="00852E9F" w:rsidP="00B56F3B">
            <w:pPr>
              <w:numPr>
                <w:ilvl w:val="0"/>
                <w:numId w:val="32"/>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Feeling mad, having fits of anger and taking it out on others</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37B91541"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52712D96"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5AEEBE90"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141189CF"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7EAAA31E" w14:textId="77777777" w:rsidTr="00852E9F">
        <w:trPr>
          <w:trHeight w:val="480"/>
        </w:trPr>
        <w:tc>
          <w:tcPr>
            <w:tcW w:w="6510" w:type="dxa"/>
            <w:tcBorders>
              <w:top w:val="nil"/>
              <w:left w:val="nil"/>
              <w:bottom w:val="nil"/>
              <w:right w:val="nil"/>
            </w:tcBorders>
            <w:vAlign w:val="center"/>
            <w:hideMark/>
          </w:tcPr>
          <w:p w14:paraId="63E014E5" w14:textId="77777777" w:rsidR="00852E9F" w:rsidRPr="00852E9F" w:rsidRDefault="00852E9F" w:rsidP="00B56F3B">
            <w:pPr>
              <w:numPr>
                <w:ilvl w:val="0"/>
                <w:numId w:val="33"/>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Doing unsafe things</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268E831D"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4448B4EB"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34517CDB"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352F9D1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1F8299B5" w14:textId="77777777" w:rsidTr="00852E9F">
        <w:trPr>
          <w:trHeight w:val="480"/>
        </w:trPr>
        <w:tc>
          <w:tcPr>
            <w:tcW w:w="6510" w:type="dxa"/>
            <w:tcBorders>
              <w:top w:val="nil"/>
              <w:left w:val="nil"/>
              <w:bottom w:val="nil"/>
              <w:right w:val="nil"/>
            </w:tcBorders>
            <w:vAlign w:val="center"/>
            <w:hideMark/>
          </w:tcPr>
          <w:p w14:paraId="7340AA56" w14:textId="77777777" w:rsidR="00852E9F" w:rsidRPr="00852E9F" w:rsidRDefault="00852E9F" w:rsidP="00B56F3B">
            <w:pPr>
              <w:numPr>
                <w:ilvl w:val="0"/>
                <w:numId w:val="34"/>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Being overly careful or on guard (checking to see who is around you)</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12D38993"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58518845"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4AE59DED"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65E8654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69047330" w14:textId="77777777" w:rsidTr="00852E9F">
        <w:trPr>
          <w:trHeight w:val="480"/>
        </w:trPr>
        <w:tc>
          <w:tcPr>
            <w:tcW w:w="6510" w:type="dxa"/>
            <w:tcBorders>
              <w:top w:val="nil"/>
              <w:left w:val="nil"/>
              <w:bottom w:val="nil"/>
              <w:right w:val="nil"/>
            </w:tcBorders>
            <w:vAlign w:val="center"/>
            <w:hideMark/>
          </w:tcPr>
          <w:p w14:paraId="704F75B7" w14:textId="77777777" w:rsidR="00852E9F" w:rsidRPr="00852E9F" w:rsidRDefault="00852E9F" w:rsidP="00B56F3B">
            <w:pPr>
              <w:numPr>
                <w:ilvl w:val="0"/>
                <w:numId w:val="35"/>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Being jumpy</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3363D9D4"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18A866AC"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0F7780FF"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769C6610"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25FBC4D4" w14:textId="77777777" w:rsidTr="00852E9F">
        <w:trPr>
          <w:trHeight w:val="480"/>
        </w:trPr>
        <w:tc>
          <w:tcPr>
            <w:tcW w:w="6510" w:type="dxa"/>
            <w:tcBorders>
              <w:top w:val="nil"/>
              <w:left w:val="nil"/>
              <w:bottom w:val="nil"/>
              <w:right w:val="nil"/>
            </w:tcBorders>
            <w:vAlign w:val="center"/>
            <w:hideMark/>
          </w:tcPr>
          <w:p w14:paraId="6AC3F08C" w14:textId="77777777" w:rsidR="00852E9F" w:rsidRPr="00852E9F" w:rsidRDefault="00852E9F" w:rsidP="00B56F3B">
            <w:pPr>
              <w:numPr>
                <w:ilvl w:val="0"/>
                <w:numId w:val="36"/>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Problems paying attention</w:t>
            </w:r>
            <w:r w:rsidRPr="00852E9F">
              <w:rPr>
                <w:rFonts w:eastAsia="Times New Roman" w:cstheme="minorHAnsi"/>
                <w:highlight w:val="yellow"/>
              </w:rPr>
              <w:t> </w:t>
            </w:r>
          </w:p>
        </w:tc>
        <w:tc>
          <w:tcPr>
            <w:tcW w:w="450" w:type="dxa"/>
            <w:tcBorders>
              <w:top w:val="single" w:sz="6" w:space="0" w:color="767171"/>
              <w:left w:val="nil"/>
              <w:bottom w:val="single" w:sz="6" w:space="0" w:color="767171"/>
              <w:right w:val="single" w:sz="6" w:space="0" w:color="767171"/>
            </w:tcBorders>
            <w:vAlign w:val="center"/>
            <w:hideMark/>
          </w:tcPr>
          <w:p w14:paraId="79F00B37"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08EB2D74"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single" w:sz="6" w:space="0" w:color="767171"/>
            </w:tcBorders>
            <w:vAlign w:val="center"/>
            <w:hideMark/>
          </w:tcPr>
          <w:p w14:paraId="413B60FB"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single" w:sz="6" w:space="0" w:color="767171"/>
              <w:right w:val="nil"/>
            </w:tcBorders>
            <w:vAlign w:val="center"/>
            <w:hideMark/>
          </w:tcPr>
          <w:p w14:paraId="1E044C9C"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r w:rsidR="00852E9F" w:rsidRPr="007135EE" w14:paraId="5EA34696" w14:textId="77777777" w:rsidTr="00852E9F">
        <w:trPr>
          <w:trHeight w:val="480"/>
        </w:trPr>
        <w:tc>
          <w:tcPr>
            <w:tcW w:w="6510" w:type="dxa"/>
            <w:tcBorders>
              <w:top w:val="nil"/>
              <w:left w:val="nil"/>
              <w:bottom w:val="nil"/>
              <w:right w:val="nil"/>
            </w:tcBorders>
            <w:vAlign w:val="center"/>
            <w:hideMark/>
          </w:tcPr>
          <w:p w14:paraId="46BACFC8" w14:textId="77777777" w:rsidR="00852E9F" w:rsidRPr="00852E9F" w:rsidRDefault="00852E9F" w:rsidP="00B56F3B">
            <w:pPr>
              <w:numPr>
                <w:ilvl w:val="0"/>
                <w:numId w:val="37"/>
              </w:numPr>
              <w:spacing w:after="0" w:line="240" w:lineRule="auto"/>
              <w:ind w:left="1080" w:firstLine="0"/>
              <w:textAlignment w:val="baseline"/>
              <w:rPr>
                <w:rFonts w:eastAsia="Times New Roman" w:cstheme="minorHAnsi"/>
                <w:highlight w:val="yellow"/>
              </w:rPr>
            </w:pPr>
            <w:r w:rsidRPr="00852E9F">
              <w:rPr>
                <w:rFonts w:eastAsia="Times New Roman" w:cstheme="minorHAnsi"/>
                <w:highlight w:val="yellow"/>
                <w:lang w:val="en-GB"/>
              </w:rPr>
              <w:t>Trouble falling or staying asleep</w:t>
            </w:r>
            <w:r w:rsidRPr="00852E9F">
              <w:rPr>
                <w:rFonts w:eastAsia="Times New Roman" w:cstheme="minorHAnsi"/>
                <w:highlight w:val="yellow"/>
              </w:rPr>
              <w:t> </w:t>
            </w:r>
          </w:p>
        </w:tc>
        <w:tc>
          <w:tcPr>
            <w:tcW w:w="450" w:type="dxa"/>
            <w:tcBorders>
              <w:top w:val="single" w:sz="6" w:space="0" w:color="767171"/>
              <w:left w:val="nil"/>
              <w:bottom w:val="nil"/>
              <w:right w:val="single" w:sz="6" w:space="0" w:color="767171"/>
            </w:tcBorders>
            <w:vAlign w:val="center"/>
            <w:hideMark/>
          </w:tcPr>
          <w:p w14:paraId="07C2128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nil"/>
              <w:right w:val="single" w:sz="6" w:space="0" w:color="767171"/>
            </w:tcBorders>
            <w:vAlign w:val="center"/>
            <w:hideMark/>
          </w:tcPr>
          <w:p w14:paraId="3B4DD44E"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nil"/>
              <w:right w:val="single" w:sz="6" w:space="0" w:color="767171"/>
            </w:tcBorders>
            <w:vAlign w:val="center"/>
            <w:hideMark/>
          </w:tcPr>
          <w:p w14:paraId="33D69991"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c>
          <w:tcPr>
            <w:tcW w:w="465" w:type="dxa"/>
            <w:tcBorders>
              <w:top w:val="single" w:sz="6" w:space="0" w:color="767171"/>
              <w:left w:val="single" w:sz="6" w:space="0" w:color="767171"/>
              <w:bottom w:val="nil"/>
              <w:right w:val="nil"/>
            </w:tcBorders>
            <w:vAlign w:val="center"/>
            <w:hideMark/>
          </w:tcPr>
          <w:p w14:paraId="4ACE125D"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tc>
      </w:tr>
    </w:tbl>
    <w:p w14:paraId="38D7C94D"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rPr>
        <w:t> </w:t>
      </w:r>
    </w:p>
    <w:p w14:paraId="49525C86"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Please mark “YES” or “NO” if the problems you marked interfered with:</w:t>
      </w:r>
      <w:r w:rsidRPr="00852E9F">
        <w:rPr>
          <w:rFonts w:eastAsia="Times New Roman" w:cstheme="minorHAnsi"/>
          <w:highlight w:val="yellow"/>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25"/>
        <w:gridCol w:w="555"/>
        <w:gridCol w:w="660"/>
      </w:tblGrid>
      <w:tr w:rsidR="00852E9F" w:rsidRPr="007135EE" w14:paraId="67C077DD" w14:textId="77777777" w:rsidTr="00852E9F">
        <w:trPr>
          <w:trHeight w:val="300"/>
        </w:trPr>
        <w:tc>
          <w:tcPr>
            <w:tcW w:w="2925" w:type="dxa"/>
            <w:tcBorders>
              <w:top w:val="nil"/>
              <w:left w:val="nil"/>
              <w:bottom w:val="nil"/>
              <w:right w:val="nil"/>
            </w:tcBorders>
            <w:hideMark/>
          </w:tcPr>
          <w:p w14:paraId="77B45A71"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Getting along with others</w:t>
            </w:r>
            <w:r w:rsidRPr="00852E9F">
              <w:rPr>
                <w:rFonts w:eastAsia="Times New Roman" w:cstheme="minorHAnsi"/>
                <w:highlight w:val="yellow"/>
              </w:rPr>
              <w:t> </w:t>
            </w:r>
          </w:p>
        </w:tc>
        <w:tc>
          <w:tcPr>
            <w:tcW w:w="555" w:type="dxa"/>
            <w:tcBorders>
              <w:top w:val="nil"/>
              <w:left w:val="nil"/>
              <w:bottom w:val="nil"/>
              <w:right w:val="nil"/>
            </w:tcBorders>
            <w:hideMark/>
          </w:tcPr>
          <w:p w14:paraId="5CFE921E"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Yes</w:t>
            </w:r>
            <w:r w:rsidRPr="00852E9F">
              <w:rPr>
                <w:rFonts w:eastAsia="Times New Roman" w:cstheme="minorHAnsi"/>
                <w:highlight w:val="yellow"/>
              </w:rPr>
              <w:t> </w:t>
            </w:r>
          </w:p>
        </w:tc>
        <w:tc>
          <w:tcPr>
            <w:tcW w:w="660" w:type="dxa"/>
            <w:tcBorders>
              <w:top w:val="nil"/>
              <w:left w:val="nil"/>
              <w:bottom w:val="nil"/>
              <w:right w:val="nil"/>
            </w:tcBorders>
            <w:hideMark/>
          </w:tcPr>
          <w:p w14:paraId="2D38667C"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No </w:t>
            </w:r>
            <w:r w:rsidRPr="00852E9F">
              <w:rPr>
                <w:rFonts w:eastAsia="Times New Roman" w:cstheme="minorHAnsi"/>
                <w:highlight w:val="yellow"/>
              </w:rPr>
              <w:t> </w:t>
            </w:r>
          </w:p>
        </w:tc>
      </w:tr>
      <w:tr w:rsidR="00852E9F" w:rsidRPr="007135EE" w14:paraId="60813B4C" w14:textId="77777777" w:rsidTr="00852E9F">
        <w:trPr>
          <w:trHeight w:val="300"/>
        </w:trPr>
        <w:tc>
          <w:tcPr>
            <w:tcW w:w="2925" w:type="dxa"/>
            <w:tcBorders>
              <w:top w:val="nil"/>
              <w:left w:val="nil"/>
              <w:bottom w:val="nil"/>
              <w:right w:val="nil"/>
            </w:tcBorders>
            <w:hideMark/>
          </w:tcPr>
          <w:p w14:paraId="5DC34ACD"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Hobbies/Fun</w:t>
            </w:r>
            <w:r w:rsidRPr="00852E9F">
              <w:rPr>
                <w:rFonts w:eastAsia="Times New Roman" w:cstheme="minorHAnsi"/>
                <w:highlight w:val="yellow"/>
              </w:rPr>
              <w:t> </w:t>
            </w:r>
          </w:p>
        </w:tc>
        <w:tc>
          <w:tcPr>
            <w:tcW w:w="555" w:type="dxa"/>
            <w:tcBorders>
              <w:top w:val="nil"/>
              <w:left w:val="nil"/>
              <w:bottom w:val="nil"/>
              <w:right w:val="nil"/>
            </w:tcBorders>
            <w:hideMark/>
          </w:tcPr>
          <w:p w14:paraId="28197B6F"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Yes</w:t>
            </w:r>
            <w:r w:rsidRPr="00852E9F">
              <w:rPr>
                <w:rFonts w:eastAsia="Times New Roman" w:cstheme="minorHAnsi"/>
                <w:highlight w:val="yellow"/>
              </w:rPr>
              <w:t> </w:t>
            </w:r>
          </w:p>
        </w:tc>
        <w:tc>
          <w:tcPr>
            <w:tcW w:w="660" w:type="dxa"/>
            <w:tcBorders>
              <w:top w:val="nil"/>
              <w:left w:val="nil"/>
              <w:bottom w:val="nil"/>
              <w:right w:val="nil"/>
            </w:tcBorders>
            <w:hideMark/>
          </w:tcPr>
          <w:p w14:paraId="74A10672"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No </w:t>
            </w:r>
            <w:r w:rsidRPr="00852E9F">
              <w:rPr>
                <w:rFonts w:eastAsia="Times New Roman" w:cstheme="minorHAnsi"/>
                <w:highlight w:val="yellow"/>
              </w:rPr>
              <w:t> </w:t>
            </w:r>
          </w:p>
        </w:tc>
      </w:tr>
      <w:tr w:rsidR="00852E9F" w:rsidRPr="007135EE" w14:paraId="1F13B2BC" w14:textId="77777777" w:rsidTr="00852E9F">
        <w:trPr>
          <w:trHeight w:val="300"/>
        </w:trPr>
        <w:tc>
          <w:tcPr>
            <w:tcW w:w="2925" w:type="dxa"/>
            <w:tcBorders>
              <w:top w:val="nil"/>
              <w:left w:val="nil"/>
              <w:bottom w:val="nil"/>
              <w:right w:val="nil"/>
            </w:tcBorders>
            <w:hideMark/>
          </w:tcPr>
          <w:p w14:paraId="58CCC46D"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School or work.</w:t>
            </w:r>
            <w:r w:rsidRPr="00852E9F">
              <w:rPr>
                <w:rFonts w:eastAsia="Times New Roman" w:cstheme="minorHAnsi"/>
                <w:highlight w:val="yellow"/>
              </w:rPr>
              <w:t> </w:t>
            </w:r>
          </w:p>
        </w:tc>
        <w:tc>
          <w:tcPr>
            <w:tcW w:w="555" w:type="dxa"/>
            <w:tcBorders>
              <w:top w:val="nil"/>
              <w:left w:val="nil"/>
              <w:bottom w:val="nil"/>
              <w:right w:val="nil"/>
            </w:tcBorders>
            <w:hideMark/>
          </w:tcPr>
          <w:p w14:paraId="42986011"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Yes</w:t>
            </w:r>
            <w:r w:rsidRPr="00852E9F">
              <w:rPr>
                <w:rFonts w:eastAsia="Times New Roman" w:cstheme="minorHAnsi"/>
                <w:highlight w:val="yellow"/>
              </w:rPr>
              <w:t> </w:t>
            </w:r>
          </w:p>
        </w:tc>
        <w:tc>
          <w:tcPr>
            <w:tcW w:w="660" w:type="dxa"/>
            <w:tcBorders>
              <w:top w:val="nil"/>
              <w:left w:val="nil"/>
              <w:bottom w:val="nil"/>
              <w:right w:val="nil"/>
            </w:tcBorders>
            <w:hideMark/>
          </w:tcPr>
          <w:p w14:paraId="6AAA372D"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No</w:t>
            </w:r>
            <w:r w:rsidRPr="00852E9F">
              <w:rPr>
                <w:rFonts w:eastAsia="Times New Roman" w:cstheme="minorHAnsi"/>
                <w:highlight w:val="yellow"/>
              </w:rPr>
              <w:t> </w:t>
            </w:r>
          </w:p>
        </w:tc>
      </w:tr>
      <w:tr w:rsidR="00852E9F" w:rsidRPr="007135EE" w14:paraId="4409F73C" w14:textId="77777777" w:rsidTr="00852E9F">
        <w:trPr>
          <w:trHeight w:val="300"/>
        </w:trPr>
        <w:tc>
          <w:tcPr>
            <w:tcW w:w="2925" w:type="dxa"/>
            <w:tcBorders>
              <w:top w:val="nil"/>
              <w:left w:val="nil"/>
              <w:bottom w:val="nil"/>
              <w:right w:val="nil"/>
            </w:tcBorders>
            <w:hideMark/>
          </w:tcPr>
          <w:p w14:paraId="51BC93AA"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Family relationships</w:t>
            </w:r>
            <w:r w:rsidRPr="00852E9F">
              <w:rPr>
                <w:rFonts w:eastAsia="Times New Roman" w:cstheme="minorHAnsi"/>
                <w:highlight w:val="yellow"/>
              </w:rPr>
              <w:t> </w:t>
            </w:r>
          </w:p>
        </w:tc>
        <w:tc>
          <w:tcPr>
            <w:tcW w:w="555" w:type="dxa"/>
            <w:tcBorders>
              <w:top w:val="nil"/>
              <w:left w:val="nil"/>
              <w:bottom w:val="nil"/>
              <w:right w:val="nil"/>
            </w:tcBorders>
            <w:hideMark/>
          </w:tcPr>
          <w:p w14:paraId="4A79B188"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Yes</w:t>
            </w:r>
            <w:r w:rsidRPr="00852E9F">
              <w:rPr>
                <w:rFonts w:eastAsia="Times New Roman" w:cstheme="minorHAnsi"/>
                <w:highlight w:val="yellow"/>
              </w:rPr>
              <w:t> </w:t>
            </w:r>
          </w:p>
        </w:tc>
        <w:tc>
          <w:tcPr>
            <w:tcW w:w="660" w:type="dxa"/>
            <w:tcBorders>
              <w:top w:val="nil"/>
              <w:left w:val="nil"/>
              <w:bottom w:val="nil"/>
              <w:right w:val="nil"/>
            </w:tcBorders>
            <w:hideMark/>
          </w:tcPr>
          <w:p w14:paraId="399C80E7"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No</w:t>
            </w:r>
            <w:r w:rsidRPr="00852E9F">
              <w:rPr>
                <w:rFonts w:eastAsia="Times New Roman" w:cstheme="minorHAnsi"/>
                <w:highlight w:val="yellow"/>
              </w:rPr>
              <w:t> </w:t>
            </w:r>
          </w:p>
        </w:tc>
      </w:tr>
      <w:tr w:rsidR="00852E9F" w:rsidRPr="007135EE" w14:paraId="0A00BE80" w14:textId="77777777" w:rsidTr="00852E9F">
        <w:trPr>
          <w:trHeight w:val="300"/>
        </w:trPr>
        <w:tc>
          <w:tcPr>
            <w:tcW w:w="2925" w:type="dxa"/>
            <w:tcBorders>
              <w:top w:val="nil"/>
              <w:left w:val="nil"/>
              <w:bottom w:val="nil"/>
              <w:right w:val="nil"/>
            </w:tcBorders>
            <w:hideMark/>
          </w:tcPr>
          <w:p w14:paraId="4D5E800E"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General happiness</w:t>
            </w:r>
            <w:r w:rsidRPr="00852E9F">
              <w:rPr>
                <w:rFonts w:eastAsia="Times New Roman" w:cstheme="minorHAnsi"/>
                <w:highlight w:val="yellow"/>
              </w:rPr>
              <w:t> </w:t>
            </w:r>
          </w:p>
        </w:tc>
        <w:tc>
          <w:tcPr>
            <w:tcW w:w="555" w:type="dxa"/>
            <w:tcBorders>
              <w:top w:val="nil"/>
              <w:left w:val="nil"/>
              <w:bottom w:val="nil"/>
              <w:right w:val="nil"/>
            </w:tcBorders>
            <w:hideMark/>
          </w:tcPr>
          <w:p w14:paraId="3D6368F6"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Yes</w:t>
            </w:r>
            <w:r w:rsidRPr="00852E9F">
              <w:rPr>
                <w:rFonts w:eastAsia="Times New Roman" w:cstheme="minorHAnsi"/>
                <w:highlight w:val="yellow"/>
              </w:rPr>
              <w:t> </w:t>
            </w:r>
          </w:p>
        </w:tc>
        <w:tc>
          <w:tcPr>
            <w:tcW w:w="660" w:type="dxa"/>
            <w:tcBorders>
              <w:top w:val="nil"/>
              <w:left w:val="nil"/>
              <w:bottom w:val="nil"/>
              <w:right w:val="nil"/>
            </w:tcBorders>
            <w:hideMark/>
          </w:tcPr>
          <w:p w14:paraId="29BE70F9" w14:textId="77777777" w:rsidR="00852E9F" w:rsidRPr="00852E9F" w:rsidRDefault="00852E9F" w:rsidP="00852E9F">
            <w:pPr>
              <w:spacing w:after="0" w:line="240" w:lineRule="auto"/>
              <w:textAlignment w:val="baseline"/>
              <w:rPr>
                <w:rFonts w:eastAsia="Times New Roman" w:cstheme="minorHAnsi"/>
                <w:highlight w:val="yellow"/>
              </w:rPr>
            </w:pPr>
            <w:r w:rsidRPr="00852E9F">
              <w:rPr>
                <w:rFonts w:eastAsia="Times New Roman" w:cstheme="minorHAnsi"/>
                <w:highlight w:val="yellow"/>
                <w:lang w:val="en-GB"/>
              </w:rPr>
              <w:t>No</w:t>
            </w:r>
            <w:r w:rsidRPr="00852E9F">
              <w:rPr>
                <w:rFonts w:eastAsia="Times New Roman" w:cstheme="minorHAnsi"/>
                <w:highlight w:val="yellow"/>
              </w:rPr>
              <w:t> </w:t>
            </w:r>
          </w:p>
        </w:tc>
      </w:tr>
    </w:tbl>
    <w:p w14:paraId="34E6B510" w14:textId="77777777" w:rsidR="00E213FA" w:rsidRPr="007135EE" w:rsidRDefault="00E213FA" w:rsidP="002C71AA">
      <w:pPr>
        <w:shd w:val="clear" w:color="auto" w:fill="FFFFFF" w:themeFill="background1"/>
        <w:rPr>
          <w:highlight w:val="yellow"/>
        </w:rPr>
      </w:pPr>
    </w:p>
    <w:p w14:paraId="011CCFED" w14:textId="1252F5A7" w:rsidR="009C4C8F" w:rsidRPr="007135EE" w:rsidRDefault="009C4C8F" w:rsidP="009C4C8F">
      <w:pPr>
        <w:pStyle w:val="paragraph"/>
        <w:spacing w:before="0" w:beforeAutospacing="0" w:after="0" w:afterAutospacing="0"/>
        <w:textAlignment w:val="baseline"/>
        <w:rPr>
          <w:rFonts w:asciiTheme="minorHAnsi" w:hAnsiTheme="minorHAnsi" w:cstheme="minorHAnsi"/>
          <w:b/>
          <w:sz w:val="22"/>
          <w:szCs w:val="22"/>
          <w:highlight w:val="yellow"/>
        </w:rPr>
      </w:pPr>
      <w:bookmarkStart w:id="133" w:name="_Toc94622911"/>
      <w:r w:rsidRPr="007135EE">
        <w:rPr>
          <w:rStyle w:val="normaltextrun"/>
          <w:rFonts w:asciiTheme="minorHAnsi" w:eastAsiaTheme="majorEastAsia" w:hAnsiTheme="minorHAnsi" w:cstheme="minorHAnsi"/>
          <w:b/>
          <w:bCs/>
          <w:sz w:val="22"/>
          <w:szCs w:val="22"/>
          <w:highlight w:val="yellow"/>
          <w:lang w:val="en-GB"/>
        </w:rPr>
        <w:t>Bullying</w:t>
      </w:r>
      <w:r w:rsidRPr="007135EE">
        <w:rPr>
          <w:rStyle w:val="eop"/>
          <w:rFonts w:asciiTheme="minorHAnsi" w:hAnsiTheme="minorHAnsi" w:cstheme="minorHAnsi"/>
          <w:b/>
          <w:bCs/>
          <w:sz w:val="22"/>
          <w:szCs w:val="22"/>
          <w:highlight w:val="yellow"/>
        </w:rPr>
        <w:t> </w:t>
      </w:r>
      <w:r w:rsidR="00B06231" w:rsidRPr="007135EE">
        <w:rPr>
          <w:rStyle w:val="eop"/>
          <w:rFonts w:asciiTheme="minorHAnsi" w:hAnsiTheme="minorHAnsi" w:cstheme="minorHAnsi"/>
          <w:b/>
          <w:sz w:val="22"/>
          <w:szCs w:val="22"/>
          <w:highlight w:val="yellow"/>
        </w:rPr>
        <w:t>Questionnaire</w:t>
      </w:r>
    </w:p>
    <w:p w14:paraId="49616999"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391CFCC2"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How often have you been bullied in school in the past six months?</w:t>
      </w:r>
      <w:r w:rsidRPr="007135EE">
        <w:rPr>
          <w:rStyle w:val="eop"/>
          <w:rFonts w:asciiTheme="minorHAnsi" w:hAnsiTheme="minorHAnsi" w:cstheme="minorHAnsi"/>
          <w:sz w:val="22"/>
          <w:szCs w:val="22"/>
          <w:highlight w:val="yellow"/>
        </w:rPr>
        <w:t> </w:t>
      </w:r>
    </w:p>
    <w:p w14:paraId="28196C2E"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Not at all</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7257E20C"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Less than once a week</w:t>
      </w:r>
      <w:r w:rsidRPr="007135EE">
        <w:rPr>
          <w:rStyle w:val="tabchar"/>
          <w:rFonts w:asciiTheme="minorHAnsi" w:eastAsiaTheme="majorEastAsia" w:hAnsiTheme="minorHAnsi" w:cstheme="minorHAnsi"/>
          <w:sz w:val="22"/>
          <w:szCs w:val="22"/>
          <w:highlight w:val="yellow"/>
        </w:rPr>
        <w:tab/>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3087CF2F"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More than once a week</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65241C68"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Most days</w:t>
      </w:r>
      <w:r w:rsidRPr="007135EE">
        <w:rPr>
          <w:rStyle w:val="eop"/>
          <w:rFonts w:asciiTheme="minorHAnsi" w:hAnsiTheme="minorHAnsi" w:cstheme="minorHAnsi"/>
          <w:sz w:val="22"/>
          <w:szCs w:val="22"/>
          <w:highlight w:val="yellow"/>
        </w:rPr>
        <w:t> </w:t>
      </w:r>
    </w:p>
    <w:p w14:paraId="3562B5EC"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26E9E70B"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How often have you been bullied outside of school in the past six months?</w:t>
      </w:r>
      <w:r w:rsidRPr="007135EE">
        <w:rPr>
          <w:rStyle w:val="eop"/>
          <w:rFonts w:asciiTheme="minorHAnsi" w:hAnsiTheme="minorHAnsi" w:cstheme="minorHAnsi"/>
          <w:sz w:val="22"/>
          <w:szCs w:val="22"/>
          <w:highlight w:val="yellow"/>
        </w:rPr>
        <w:t> </w:t>
      </w:r>
    </w:p>
    <w:p w14:paraId="76514F55"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Not at all</w:t>
      </w:r>
      <w:r w:rsidRPr="007135EE">
        <w:rPr>
          <w:rStyle w:val="eop"/>
          <w:rFonts w:asciiTheme="minorHAnsi" w:hAnsiTheme="minorHAnsi" w:cstheme="minorHAnsi"/>
          <w:sz w:val="22"/>
          <w:szCs w:val="22"/>
          <w:highlight w:val="yellow"/>
        </w:rPr>
        <w:t> </w:t>
      </w:r>
    </w:p>
    <w:p w14:paraId="285D74E1"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Less than once a week</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24599F1A"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More than once a week</w:t>
      </w:r>
      <w:r w:rsidRPr="007135EE">
        <w:rPr>
          <w:rStyle w:val="tabchar"/>
          <w:rFonts w:asciiTheme="minorHAnsi" w:eastAsiaTheme="majorEastAsia" w:hAnsiTheme="minorHAnsi" w:cstheme="minorHAnsi"/>
          <w:sz w:val="22"/>
          <w:szCs w:val="22"/>
          <w:highlight w:val="yellow"/>
        </w:rPr>
        <w:tab/>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1D39673D"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Most days</w:t>
      </w:r>
      <w:r w:rsidRPr="007135EE">
        <w:rPr>
          <w:rStyle w:val="eop"/>
          <w:rFonts w:asciiTheme="minorHAnsi" w:hAnsiTheme="minorHAnsi" w:cstheme="minorHAnsi"/>
          <w:sz w:val="22"/>
          <w:szCs w:val="22"/>
          <w:highlight w:val="yellow"/>
        </w:rPr>
        <w:t> </w:t>
      </w:r>
    </w:p>
    <w:p w14:paraId="3E3A4AE1"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5D576AA9"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How often have you bullied others in a school in the past six months?</w:t>
      </w:r>
      <w:r w:rsidRPr="007135EE">
        <w:rPr>
          <w:rStyle w:val="eop"/>
          <w:rFonts w:asciiTheme="minorHAnsi" w:hAnsiTheme="minorHAnsi" w:cstheme="minorHAnsi"/>
          <w:sz w:val="22"/>
          <w:szCs w:val="22"/>
          <w:highlight w:val="yellow"/>
        </w:rPr>
        <w:t> </w:t>
      </w:r>
    </w:p>
    <w:p w14:paraId="7DA3B5D3"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Not at all</w:t>
      </w:r>
      <w:r w:rsidRPr="007135EE">
        <w:rPr>
          <w:rStyle w:val="eop"/>
          <w:rFonts w:asciiTheme="minorHAnsi" w:hAnsiTheme="minorHAnsi" w:cstheme="minorHAnsi"/>
          <w:sz w:val="22"/>
          <w:szCs w:val="22"/>
          <w:highlight w:val="yellow"/>
        </w:rPr>
        <w:t> </w:t>
      </w:r>
    </w:p>
    <w:p w14:paraId="0C835717"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Less than once a week</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25B0D583"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More than once a week</w:t>
      </w:r>
      <w:r w:rsidRPr="007135EE">
        <w:rPr>
          <w:rStyle w:val="tabchar"/>
          <w:rFonts w:asciiTheme="minorHAnsi" w:eastAsiaTheme="majorEastAsia" w:hAnsiTheme="minorHAnsi" w:cstheme="minorHAnsi"/>
          <w:sz w:val="22"/>
          <w:szCs w:val="22"/>
          <w:highlight w:val="yellow"/>
        </w:rPr>
        <w:tab/>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0BFBD95C"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Most days </w:t>
      </w:r>
      <w:r w:rsidRPr="007135EE">
        <w:rPr>
          <w:rStyle w:val="eop"/>
          <w:rFonts w:asciiTheme="minorHAnsi" w:hAnsiTheme="minorHAnsi" w:cstheme="minorHAnsi"/>
          <w:sz w:val="22"/>
          <w:szCs w:val="22"/>
          <w:highlight w:val="yellow"/>
        </w:rPr>
        <w:t> </w:t>
      </w:r>
    </w:p>
    <w:p w14:paraId="57CE5EEF"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231CDFBA"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How often have you bullied others outside of school in the past six months?</w:t>
      </w:r>
      <w:r w:rsidRPr="007135EE">
        <w:rPr>
          <w:rStyle w:val="eop"/>
          <w:rFonts w:asciiTheme="minorHAnsi" w:hAnsiTheme="minorHAnsi" w:cstheme="minorHAnsi"/>
          <w:sz w:val="22"/>
          <w:szCs w:val="22"/>
          <w:highlight w:val="yellow"/>
        </w:rPr>
        <w:t> </w:t>
      </w:r>
    </w:p>
    <w:p w14:paraId="25BFA170"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Not at all</w:t>
      </w:r>
      <w:r w:rsidRPr="007135EE">
        <w:rPr>
          <w:rStyle w:val="eop"/>
          <w:rFonts w:asciiTheme="minorHAnsi" w:hAnsiTheme="minorHAnsi" w:cstheme="minorHAnsi"/>
          <w:sz w:val="22"/>
          <w:szCs w:val="22"/>
          <w:highlight w:val="yellow"/>
        </w:rPr>
        <w:t> </w:t>
      </w:r>
    </w:p>
    <w:p w14:paraId="43A10860"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Less than once a week</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13CB17AE"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More than once a week</w:t>
      </w:r>
      <w:r w:rsidRPr="007135EE">
        <w:rPr>
          <w:rStyle w:val="tabchar"/>
          <w:rFonts w:asciiTheme="minorHAnsi" w:eastAsiaTheme="majorEastAsia" w:hAnsiTheme="minorHAnsi" w:cstheme="minorHAnsi"/>
          <w:sz w:val="22"/>
          <w:szCs w:val="22"/>
          <w:highlight w:val="yellow"/>
        </w:rPr>
        <w:tab/>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715828A7"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Most days</w:t>
      </w:r>
      <w:r w:rsidRPr="007135EE">
        <w:rPr>
          <w:rStyle w:val="eop"/>
          <w:rFonts w:asciiTheme="minorHAnsi" w:hAnsiTheme="minorHAnsi" w:cstheme="minorHAnsi"/>
          <w:sz w:val="22"/>
          <w:szCs w:val="22"/>
          <w:highlight w:val="yellow"/>
        </w:rPr>
        <w:t> </w:t>
      </w:r>
    </w:p>
    <w:p w14:paraId="5E1C8295"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06CA67F9"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Who has bullied you (at school, outside of school)?</w:t>
      </w:r>
      <w:r w:rsidRPr="007135EE">
        <w:rPr>
          <w:rStyle w:val="eop"/>
          <w:rFonts w:asciiTheme="minorHAnsi" w:hAnsiTheme="minorHAnsi" w:cstheme="minorHAnsi"/>
          <w:sz w:val="22"/>
          <w:szCs w:val="22"/>
          <w:highlight w:val="yellow"/>
        </w:rPr>
        <w:t> </w:t>
      </w:r>
    </w:p>
    <w:p w14:paraId="1E0366C5"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Girls?</w:t>
      </w:r>
      <w:r w:rsidRPr="007135EE">
        <w:rPr>
          <w:rStyle w:val="eop"/>
          <w:rFonts w:asciiTheme="minorHAnsi" w:hAnsiTheme="minorHAnsi" w:cstheme="minorHAnsi"/>
          <w:sz w:val="22"/>
          <w:szCs w:val="22"/>
          <w:highlight w:val="yellow"/>
        </w:rPr>
        <w:t> </w:t>
      </w:r>
    </w:p>
    <w:p w14:paraId="038A4699"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Not at all</w:t>
      </w:r>
      <w:r w:rsidRPr="007135EE">
        <w:rPr>
          <w:rStyle w:val="eop"/>
          <w:rFonts w:asciiTheme="minorHAnsi" w:hAnsiTheme="minorHAnsi" w:cstheme="minorHAnsi"/>
          <w:sz w:val="22"/>
          <w:szCs w:val="22"/>
          <w:highlight w:val="yellow"/>
        </w:rPr>
        <w:t> </w:t>
      </w:r>
    </w:p>
    <w:p w14:paraId="6AC30371"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Less than once a week</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5667F82A"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More than once a week</w:t>
      </w:r>
      <w:r w:rsidRPr="007135EE">
        <w:rPr>
          <w:rStyle w:val="tabchar"/>
          <w:rFonts w:asciiTheme="minorHAnsi" w:eastAsiaTheme="majorEastAsia" w:hAnsiTheme="minorHAnsi" w:cstheme="minorHAnsi"/>
          <w:sz w:val="22"/>
          <w:szCs w:val="22"/>
          <w:highlight w:val="yellow"/>
        </w:rPr>
        <w:tab/>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6DA85599"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Most days</w:t>
      </w:r>
      <w:r w:rsidRPr="007135EE">
        <w:rPr>
          <w:rStyle w:val="eop"/>
          <w:rFonts w:asciiTheme="minorHAnsi" w:hAnsiTheme="minorHAnsi" w:cstheme="minorHAnsi"/>
          <w:sz w:val="22"/>
          <w:szCs w:val="22"/>
          <w:highlight w:val="yellow"/>
        </w:rPr>
        <w:t> </w:t>
      </w:r>
    </w:p>
    <w:p w14:paraId="6DE8AF76"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12A03CD4"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Boys?</w:t>
      </w:r>
      <w:r w:rsidRPr="007135EE">
        <w:rPr>
          <w:rStyle w:val="eop"/>
          <w:rFonts w:asciiTheme="minorHAnsi" w:hAnsiTheme="minorHAnsi" w:cstheme="minorHAnsi"/>
          <w:sz w:val="22"/>
          <w:szCs w:val="22"/>
          <w:highlight w:val="yellow"/>
        </w:rPr>
        <w:t> </w:t>
      </w:r>
    </w:p>
    <w:p w14:paraId="284A4757"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Not at all</w:t>
      </w:r>
      <w:r w:rsidRPr="007135EE">
        <w:rPr>
          <w:rStyle w:val="eop"/>
          <w:rFonts w:asciiTheme="minorHAnsi" w:hAnsiTheme="minorHAnsi" w:cstheme="minorHAnsi"/>
          <w:sz w:val="22"/>
          <w:szCs w:val="22"/>
          <w:highlight w:val="yellow"/>
        </w:rPr>
        <w:t> </w:t>
      </w:r>
    </w:p>
    <w:p w14:paraId="449FA288"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Less than once a week</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3B2B11A6"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More than once a week</w:t>
      </w:r>
      <w:r w:rsidRPr="007135EE">
        <w:rPr>
          <w:rStyle w:val="tabchar"/>
          <w:rFonts w:asciiTheme="minorHAnsi" w:eastAsiaTheme="majorEastAsia" w:hAnsiTheme="minorHAnsi" w:cstheme="minorHAnsi"/>
          <w:sz w:val="22"/>
          <w:szCs w:val="22"/>
          <w:highlight w:val="yellow"/>
        </w:rPr>
        <w:tab/>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7E50E9C3"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Most days</w:t>
      </w:r>
      <w:r w:rsidRPr="007135EE">
        <w:rPr>
          <w:rStyle w:val="eop"/>
          <w:rFonts w:asciiTheme="minorHAnsi" w:hAnsiTheme="minorHAnsi" w:cstheme="minorHAnsi"/>
          <w:sz w:val="22"/>
          <w:szCs w:val="22"/>
          <w:highlight w:val="yellow"/>
        </w:rPr>
        <w:t> </w:t>
      </w:r>
    </w:p>
    <w:p w14:paraId="0124E397"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7F3BD42B"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Adults?</w:t>
      </w:r>
      <w:r w:rsidRPr="007135EE">
        <w:rPr>
          <w:rStyle w:val="eop"/>
          <w:rFonts w:asciiTheme="minorHAnsi" w:hAnsiTheme="minorHAnsi" w:cstheme="minorHAnsi"/>
          <w:sz w:val="22"/>
          <w:szCs w:val="22"/>
          <w:highlight w:val="yellow"/>
        </w:rPr>
        <w:t> </w:t>
      </w:r>
    </w:p>
    <w:p w14:paraId="35477E4B"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Not at all</w:t>
      </w:r>
      <w:r w:rsidRPr="007135EE">
        <w:rPr>
          <w:rStyle w:val="eop"/>
          <w:rFonts w:asciiTheme="minorHAnsi" w:hAnsiTheme="minorHAnsi" w:cstheme="minorHAnsi"/>
          <w:sz w:val="22"/>
          <w:szCs w:val="22"/>
          <w:highlight w:val="yellow"/>
        </w:rPr>
        <w:t> </w:t>
      </w:r>
    </w:p>
    <w:p w14:paraId="12C4CE41"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Less than once a week</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23294046"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More than once a week</w:t>
      </w:r>
      <w:r w:rsidRPr="007135EE">
        <w:rPr>
          <w:rStyle w:val="tabchar"/>
          <w:rFonts w:asciiTheme="minorHAnsi" w:eastAsiaTheme="majorEastAsia" w:hAnsiTheme="minorHAnsi" w:cstheme="minorHAnsi"/>
          <w:sz w:val="22"/>
          <w:szCs w:val="22"/>
          <w:highlight w:val="yellow"/>
        </w:rPr>
        <w:tab/>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00937ACD"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Most days</w:t>
      </w:r>
      <w:r w:rsidRPr="007135EE">
        <w:rPr>
          <w:rStyle w:val="eop"/>
          <w:rFonts w:asciiTheme="minorHAnsi" w:hAnsiTheme="minorHAnsi" w:cstheme="minorHAnsi"/>
          <w:sz w:val="22"/>
          <w:szCs w:val="22"/>
          <w:highlight w:val="yellow"/>
        </w:rPr>
        <w:t> </w:t>
      </w:r>
    </w:p>
    <w:p w14:paraId="34DAB4E2"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455A1499"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2BD51666"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A group (e.g., a group of friends, a class etc.)?</w:t>
      </w:r>
      <w:r w:rsidRPr="007135EE">
        <w:rPr>
          <w:rStyle w:val="eop"/>
          <w:rFonts w:asciiTheme="minorHAnsi" w:hAnsiTheme="minorHAnsi" w:cstheme="minorHAnsi"/>
          <w:sz w:val="22"/>
          <w:szCs w:val="22"/>
          <w:highlight w:val="yellow"/>
        </w:rPr>
        <w:t> </w:t>
      </w:r>
    </w:p>
    <w:p w14:paraId="28C91CED"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Not at all</w:t>
      </w:r>
      <w:r w:rsidRPr="007135EE">
        <w:rPr>
          <w:rStyle w:val="eop"/>
          <w:rFonts w:asciiTheme="minorHAnsi" w:hAnsiTheme="minorHAnsi" w:cstheme="minorHAnsi"/>
          <w:sz w:val="22"/>
          <w:szCs w:val="22"/>
          <w:highlight w:val="yellow"/>
        </w:rPr>
        <w:t> </w:t>
      </w:r>
    </w:p>
    <w:p w14:paraId="466769B8"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Less than once a week</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084F8579"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More than once a week</w:t>
      </w:r>
      <w:r w:rsidRPr="007135EE">
        <w:rPr>
          <w:rStyle w:val="tabchar"/>
          <w:rFonts w:asciiTheme="minorHAnsi" w:eastAsiaTheme="majorEastAsia" w:hAnsiTheme="minorHAnsi" w:cstheme="minorHAnsi"/>
          <w:sz w:val="22"/>
          <w:szCs w:val="22"/>
          <w:highlight w:val="yellow"/>
        </w:rPr>
        <w:tab/>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6DC02D53"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Most days</w:t>
      </w:r>
      <w:r w:rsidRPr="007135EE">
        <w:rPr>
          <w:rStyle w:val="eop"/>
          <w:rFonts w:asciiTheme="minorHAnsi" w:hAnsiTheme="minorHAnsi" w:cstheme="minorHAnsi"/>
          <w:sz w:val="22"/>
          <w:szCs w:val="22"/>
          <w:highlight w:val="yellow"/>
        </w:rPr>
        <w:t> </w:t>
      </w:r>
    </w:p>
    <w:p w14:paraId="0097B61A"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5731BB1E"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I have sibling(s) (half-siblings or similar) </w:t>
      </w:r>
      <w:r w:rsidRPr="007135EE">
        <w:rPr>
          <w:rStyle w:val="eop"/>
          <w:rFonts w:asciiTheme="minorHAnsi" w:hAnsiTheme="minorHAnsi" w:cstheme="minorHAnsi"/>
          <w:sz w:val="22"/>
          <w:szCs w:val="22"/>
          <w:highlight w:val="yellow"/>
        </w:rPr>
        <w:t> </w:t>
      </w:r>
    </w:p>
    <w:p w14:paraId="29E4462B"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Yes</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35649D83"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w:t>
      </w:r>
      <w:r w:rsidRPr="007135EE">
        <w:rPr>
          <w:rStyle w:val="eop"/>
          <w:rFonts w:asciiTheme="minorHAnsi" w:hAnsiTheme="minorHAnsi" w:cstheme="minorHAnsi"/>
          <w:sz w:val="22"/>
          <w:szCs w:val="22"/>
          <w:highlight w:val="yellow"/>
        </w:rPr>
        <w:t> </w:t>
      </w:r>
    </w:p>
    <w:p w14:paraId="6FFB85C6"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eop"/>
          <w:rFonts w:asciiTheme="minorHAnsi" w:hAnsiTheme="minorHAnsi" w:cstheme="minorHAnsi"/>
          <w:sz w:val="22"/>
          <w:szCs w:val="22"/>
          <w:highlight w:val="yellow"/>
        </w:rPr>
        <w:t> </w:t>
      </w:r>
    </w:p>
    <w:p w14:paraId="1F47FF4F"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How often have you been bullied by a sibling at home in the past six months?</w:t>
      </w:r>
      <w:r w:rsidRPr="007135EE">
        <w:rPr>
          <w:rStyle w:val="eop"/>
          <w:rFonts w:asciiTheme="minorHAnsi" w:hAnsiTheme="minorHAnsi" w:cstheme="minorHAnsi"/>
          <w:sz w:val="22"/>
          <w:szCs w:val="22"/>
          <w:highlight w:val="yellow"/>
        </w:rPr>
        <w:t> </w:t>
      </w:r>
    </w:p>
    <w:p w14:paraId="281A2F46"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Not at all</w:t>
      </w:r>
      <w:r w:rsidRPr="007135EE">
        <w:rPr>
          <w:rStyle w:val="eop"/>
          <w:rFonts w:asciiTheme="minorHAnsi" w:hAnsiTheme="minorHAnsi" w:cstheme="minorHAnsi"/>
          <w:sz w:val="22"/>
          <w:szCs w:val="22"/>
          <w:highlight w:val="yellow"/>
        </w:rPr>
        <w:t> </w:t>
      </w:r>
    </w:p>
    <w:p w14:paraId="0F946567"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Less than once a week</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4B02D325"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More than once a week</w:t>
      </w:r>
      <w:r w:rsidRPr="007135EE">
        <w:rPr>
          <w:rStyle w:val="tabchar"/>
          <w:rFonts w:asciiTheme="minorHAnsi" w:eastAsiaTheme="majorEastAsia" w:hAnsiTheme="minorHAnsi" w:cstheme="minorHAnsi"/>
          <w:sz w:val="22"/>
          <w:szCs w:val="22"/>
          <w:highlight w:val="yellow"/>
        </w:rPr>
        <w:tab/>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466B0B28"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Most days</w:t>
      </w:r>
      <w:r w:rsidRPr="007135EE">
        <w:rPr>
          <w:rStyle w:val="eop"/>
          <w:rFonts w:asciiTheme="minorHAnsi" w:hAnsiTheme="minorHAnsi" w:cstheme="minorHAnsi"/>
          <w:sz w:val="22"/>
          <w:szCs w:val="22"/>
          <w:highlight w:val="yellow"/>
        </w:rPr>
        <w:t> </w:t>
      </w:r>
    </w:p>
    <w:p w14:paraId="1397D9C5"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How often have you bullied your sibling at home in the past six months?</w:t>
      </w:r>
      <w:r w:rsidRPr="007135EE">
        <w:rPr>
          <w:rStyle w:val="eop"/>
          <w:rFonts w:asciiTheme="minorHAnsi" w:hAnsiTheme="minorHAnsi" w:cstheme="minorHAnsi"/>
          <w:sz w:val="22"/>
          <w:szCs w:val="22"/>
          <w:highlight w:val="yellow"/>
        </w:rPr>
        <w:t> </w:t>
      </w:r>
    </w:p>
    <w:p w14:paraId="438A250C"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Not at all</w:t>
      </w:r>
      <w:r w:rsidRPr="007135EE">
        <w:rPr>
          <w:rStyle w:val="eop"/>
          <w:rFonts w:asciiTheme="minorHAnsi" w:hAnsiTheme="minorHAnsi" w:cstheme="minorHAnsi"/>
          <w:sz w:val="22"/>
          <w:szCs w:val="22"/>
          <w:highlight w:val="yellow"/>
        </w:rPr>
        <w:t> </w:t>
      </w:r>
    </w:p>
    <w:p w14:paraId="25BC05F8"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Less than once a week</w:t>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393DAEF2"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More than once a week</w:t>
      </w:r>
      <w:r w:rsidRPr="007135EE">
        <w:rPr>
          <w:rStyle w:val="tabchar"/>
          <w:rFonts w:asciiTheme="minorHAnsi" w:eastAsiaTheme="majorEastAsia" w:hAnsiTheme="minorHAnsi" w:cstheme="minorHAnsi"/>
          <w:sz w:val="22"/>
          <w:szCs w:val="22"/>
          <w:highlight w:val="yellow"/>
        </w:rPr>
        <w:tab/>
      </w:r>
      <w:r w:rsidRPr="007135EE">
        <w:rPr>
          <w:rStyle w:val="tabchar"/>
          <w:rFonts w:asciiTheme="minorHAnsi" w:eastAsiaTheme="majorEastAsia" w:hAnsiTheme="minorHAnsi" w:cstheme="minorHAnsi"/>
          <w:sz w:val="22"/>
          <w:szCs w:val="22"/>
          <w:highlight w:val="yellow"/>
        </w:rPr>
        <w:tab/>
      </w:r>
      <w:r w:rsidRPr="007135EE">
        <w:rPr>
          <w:rStyle w:val="eop"/>
          <w:rFonts w:asciiTheme="minorHAnsi" w:hAnsiTheme="minorHAnsi" w:cstheme="minorHAnsi"/>
          <w:sz w:val="22"/>
          <w:szCs w:val="22"/>
          <w:highlight w:val="yellow"/>
        </w:rPr>
        <w:t> </w:t>
      </w:r>
    </w:p>
    <w:p w14:paraId="0E6D4811" w14:textId="77777777" w:rsidR="009C4C8F" w:rsidRPr="007135EE" w:rsidRDefault="009C4C8F" w:rsidP="009C4C8F">
      <w:pPr>
        <w:pStyle w:val="paragraph"/>
        <w:spacing w:before="0" w:beforeAutospacing="0" w:after="0" w:afterAutospacing="0"/>
        <w:textAlignment w:val="baseline"/>
        <w:rPr>
          <w:rFonts w:asciiTheme="minorHAnsi" w:hAnsiTheme="minorHAnsi" w:cstheme="minorHAnsi"/>
          <w:sz w:val="22"/>
          <w:szCs w:val="22"/>
          <w:highlight w:val="yellow"/>
        </w:rPr>
      </w:pPr>
      <w:r w:rsidRPr="007135EE">
        <w:rPr>
          <w:rStyle w:val="normaltextrun"/>
          <w:rFonts w:asciiTheme="minorHAnsi" w:eastAsiaTheme="majorEastAsia" w:hAnsiTheme="minorHAnsi" w:cstheme="minorHAnsi"/>
          <w:sz w:val="22"/>
          <w:szCs w:val="22"/>
          <w:highlight w:val="yellow"/>
          <w:lang w:val="en-GB"/>
        </w:rPr>
        <w:t>Most days</w:t>
      </w:r>
      <w:r w:rsidRPr="007135EE">
        <w:rPr>
          <w:rStyle w:val="eop"/>
          <w:rFonts w:asciiTheme="minorHAnsi" w:hAnsiTheme="minorHAnsi" w:cstheme="minorHAnsi"/>
          <w:sz w:val="22"/>
          <w:szCs w:val="22"/>
          <w:highlight w:val="yellow"/>
        </w:rPr>
        <w:t> </w:t>
      </w:r>
    </w:p>
    <w:p w14:paraId="7CFA2CDE" w14:textId="77777777" w:rsidR="009D349F" w:rsidRPr="007135EE" w:rsidRDefault="009D349F" w:rsidP="002C71AA">
      <w:pPr>
        <w:shd w:val="clear" w:color="auto" w:fill="FFFFFF" w:themeFill="background1"/>
        <w:rPr>
          <w:highlight w:val="yellow"/>
        </w:rPr>
      </w:pPr>
    </w:p>
    <w:p w14:paraId="37D52BA4" w14:textId="44EA353E" w:rsidR="00840B38" w:rsidRPr="007135EE" w:rsidRDefault="00840B38" w:rsidP="002C71AA">
      <w:pPr>
        <w:shd w:val="clear" w:color="auto" w:fill="FFFFFF" w:themeFill="background1"/>
        <w:rPr>
          <w:b/>
          <w:bCs/>
          <w:highlight w:val="yellow"/>
        </w:rPr>
      </w:pPr>
      <w:r w:rsidRPr="007135EE">
        <w:rPr>
          <w:b/>
          <w:bCs/>
          <w:highlight w:val="yellow"/>
        </w:rPr>
        <w:t>Adverse Childhood Experiences (ACEs)</w:t>
      </w:r>
    </w:p>
    <w:p w14:paraId="5072AACD" w14:textId="77777777" w:rsidR="00840B38" w:rsidRPr="007135EE" w:rsidRDefault="00840B38" w:rsidP="00840B38">
      <w:pPr>
        <w:shd w:val="clear" w:color="auto" w:fill="FFFFFF" w:themeFill="background1"/>
        <w:rPr>
          <w:highlight w:val="yellow"/>
        </w:rPr>
      </w:pPr>
      <w:r w:rsidRPr="007135EE">
        <w:rPr>
          <w:highlight w:val="yellow"/>
        </w:rPr>
        <w:t>While you were growing up, during your first 18 years of life:</w:t>
      </w:r>
    </w:p>
    <w:p w14:paraId="5A0F6732" w14:textId="77777777" w:rsidR="00840B38" w:rsidRPr="007135EE" w:rsidRDefault="00840B38" w:rsidP="00840B38">
      <w:pPr>
        <w:shd w:val="clear" w:color="auto" w:fill="FFFFFF" w:themeFill="background1"/>
        <w:rPr>
          <w:highlight w:val="yellow"/>
        </w:rPr>
      </w:pPr>
      <w:r w:rsidRPr="007135EE">
        <w:rPr>
          <w:highlight w:val="yellow"/>
        </w:rPr>
        <w:t>1. Did a parent or other adult in the household often …</w:t>
      </w:r>
    </w:p>
    <w:p w14:paraId="1BF6C088" w14:textId="77777777" w:rsidR="00840B38" w:rsidRPr="007135EE" w:rsidRDefault="00840B38" w:rsidP="00840B38">
      <w:pPr>
        <w:shd w:val="clear" w:color="auto" w:fill="FFFFFF" w:themeFill="background1"/>
        <w:rPr>
          <w:highlight w:val="yellow"/>
        </w:rPr>
      </w:pPr>
      <w:r w:rsidRPr="007135EE">
        <w:rPr>
          <w:highlight w:val="yellow"/>
        </w:rPr>
        <w:t>Swear at you, insult you, put you down, or humiliate you?</w:t>
      </w:r>
    </w:p>
    <w:p w14:paraId="6444F34D" w14:textId="77777777" w:rsidR="00840B38" w:rsidRPr="007135EE" w:rsidRDefault="00840B38" w:rsidP="00840B38">
      <w:pPr>
        <w:shd w:val="clear" w:color="auto" w:fill="FFFFFF" w:themeFill="background1"/>
        <w:rPr>
          <w:highlight w:val="yellow"/>
        </w:rPr>
      </w:pPr>
      <w:r w:rsidRPr="007135EE">
        <w:rPr>
          <w:highlight w:val="yellow"/>
        </w:rPr>
        <w:t>or</w:t>
      </w:r>
    </w:p>
    <w:p w14:paraId="4436BF44" w14:textId="77777777" w:rsidR="00840B38" w:rsidRPr="007135EE" w:rsidRDefault="00840B38" w:rsidP="00840B38">
      <w:pPr>
        <w:shd w:val="clear" w:color="auto" w:fill="FFFFFF" w:themeFill="background1"/>
        <w:rPr>
          <w:highlight w:val="yellow"/>
        </w:rPr>
      </w:pPr>
      <w:r w:rsidRPr="007135EE">
        <w:rPr>
          <w:highlight w:val="yellow"/>
        </w:rPr>
        <w:t>Act in a way that made you afraid that you might be physically hurt?</w:t>
      </w:r>
    </w:p>
    <w:p w14:paraId="03547BEF" w14:textId="77777777" w:rsidR="00840B38" w:rsidRPr="007135EE" w:rsidRDefault="00840B38" w:rsidP="00840B38">
      <w:pPr>
        <w:shd w:val="clear" w:color="auto" w:fill="FFFFFF" w:themeFill="background1"/>
        <w:rPr>
          <w:highlight w:val="yellow"/>
        </w:rPr>
      </w:pPr>
      <w:r w:rsidRPr="007135EE">
        <w:rPr>
          <w:highlight w:val="yellow"/>
        </w:rPr>
        <w:t>Yes No If yes enter 1 ________</w:t>
      </w:r>
    </w:p>
    <w:p w14:paraId="5B232656" w14:textId="77777777" w:rsidR="00840B38" w:rsidRPr="007135EE" w:rsidRDefault="00840B38" w:rsidP="00840B38">
      <w:pPr>
        <w:shd w:val="clear" w:color="auto" w:fill="FFFFFF" w:themeFill="background1"/>
        <w:rPr>
          <w:highlight w:val="yellow"/>
        </w:rPr>
      </w:pPr>
      <w:r w:rsidRPr="007135EE">
        <w:rPr>
          <w:highlight w:val="yellow"/>
        </w:rPr>
        <w:t>2. Did a parent or other adult in the household often …</w:t>
      </w:r>
    </w:p>
    <w:p w14:paraId="6E829905" w14:textId="77777777" w:rsidR="00840B38" w:rsidRPr="007135EE" w:rsidRDefault="00840B38" w:rsidP="00840B38">
      <w:pPr>
        <w:shd w:val="clear" w:color="auto" w:fill="FFFFFF" w:themeFill="background1"/>
        <w:rPr>
          <w:highlight w:val="yellow"/>
        </w:rPr>
      </w:pPr>
      <w:r w:rsidRPr="007135EE">
        <w:rPr>
          <w:highlight w:val="yellow"/>
        </w:rPr>
        <w:t>Push, grab, slap, or throw something at you?</w:t>
      </w:r>
    </w:p>
    <w:p w14:paraId="23353540" w14:textId="77777777" w:rsidR="00840B38" w:rsidRPr="007135EE" w:rsidRDefault="00840B38" w:rsidP="00840B38">
      <w:pPr>
        <w:shd w:val="clear" w:color="auto" w:fill="FFFFFF" w:themeFill="background1"/>
        <w:rPr>
          <w:highlight w:val="yellow"/>
        </w:rPr>
      </w:pPr>
      <w:r w:rsidRPr="007135EE">
        <w:rPr>
          <w:highlight w:val="yellow"/>
        </w:rPr>
        <w:t>or</w:t>
      </w:r>
    </w:p>
    <w:p w14:paraId="4B48A966" w14:textId="77777777" w:rsidR="00840B38" w:rsidRPr="007135EE" w:rsidRDefault="00840B38" w:rsidP="00840B38">
      <w:pPr>
        <w:shd w:val="clear" w:color="auto" w:fill="FFFFFF" w:themeFill="background1"/>
        <w:rPr>
          <w:highlight w:val="yellow"/>
        </w:rPr>
      </w:pPr>
      <w:r w:rsidRPr="007135EE">
        <w:rPr>
          <w:highlight w:val="yellow"/>
        </w:rPr>
        <w:t>Ever hit you so hard that you had marks or were injured?</w:t>
      </w:r>
    </w:p>
    <w:p w14:paraId="3D977D08" w14:textId="77777777" w:rsidR="00840B38" w:rsidRPr="007135EE" w:rsidRDefault="00840B38" w:rsidP="00840B38">
      <w:pPr>
        <w:shd w:val="clear" w:color="auto" w:fill="FFFFFF" w:themeFill="background1"/>
        <w:rPr>
          <w:highlight w:val="yellow"/>
        </w:rPr>
      </w:pPr>
      <w:r w:rsidRPr="007135EE">
        <w:rPr>
          <w:highlight w:val="yellow"/>
        </w:rPr>
        <w:t>Yes No If yes enter 1 ________</w:t>
      </w:r>
    </w:p>
    <w:p w14:paraId="77A4609D" w14:textId="77777777" w:rsidR="00840B38" w:rsidRPr="007135EE" w:rsidRDefault="00840B38" w:rsidP="00840B38">
      <w:pPr>
        <w:shd w:val="clear" w:color="auto" w:fill="FFFFFF" w:themeFill="background1"/>
        <w:rPr>
          <w:highlight w:val="yellow"/>
        </w:rPr>
      </w:pPr>
      <w:r w:rsidRPr="007135EE">
        <w:rPr>
          <w:highlight w:val="yellow"/>
        </w:rPr>
        <w:t>3. Did an adult or person at least 5 years older than you ever…</w:t>
      </w:r>
    </w:p>
    <w:p w14:paraId="781B5686" w14:textId="77777777" w:rsidR="00840B38" w:rsidRPr="007135EE" w:rsidRDefault="00840B38" w:rsidP="00840B38">
      <w:pPr>
        <w:shd w:val="clear" w:color="auto" w:fill="FFFFFF" w:themeFill="background1"/>
        <w:rPr>
          <w:highlight w:val="yellow"/>
        </w:rPr>
      </w:pPr>
      <w:r w:rsidRPr="007135EE">
        <w:rPr>
          <w:highlight w:val="yellow"/>
        </w:rPr>
        <w:t>Touch or fondle you or have you touch their body in a sexual way?</w:t>
      </w:r>
    </w:p>
    <w:p w14:paraId="4BD35DAC" w14:textId="77777777" w:rsidR="00840B38" w:rsidRPr="007135EE" w:rsidRDefault="00840B38" w:rsidP="00840B38">
      <w:pPr>
        <w:shd w:val="clear" w:color="auto" w:fill="FFFFFF" w:themeFill="background1"/>
        <w:rPr>
          <w:highlight w:val="yellow"/>
        </w:rPr>
      </w:pPr>
      <w:r w:rsidRPr="007135EE">
        <w:rPr>
          <w:highlight w:val="yellow"/>
        </w:rPr>
        <w:t>or</w:t>
      </w:r>
    </w:p>
    <w:p w14:paraId="06BD673B" w14:textId="77777777" w:rsidR="00840B38" w:rsidRPr="007135EE" w:rsidRDefault="00840B38" w:rsidP="00840B38">
      <w:pPr>
        <w:shd w:val="clear" w:color="auto" w:fill="FFFFFF" w:themeFill="background1"/>
        <w:rPr>
          <w:highlight w:val="yellow"/>
        </w:rPr>
      </w:pPr>
      <w:r w:rsidRPr="007135EE">
        <w:rPr>
          <w:highlight w:val="yellow"/>
        </w:rPr>
        <w:t>Try to or actually have oral, anal, or vaginal sex with you?</w:t>
      </w:r>
    </w:p>
    <w:p w14:paraId="2B2DEA72" w14:textId="77777777" w:rsidR="00840B38" w:rsidRPr="007135EE" w:rsidRDefault="00840B38" w:rsidP="00840B38">
      <w:pPr>
        <w:shd w:val="clear" w:color="auto" w:fill="FFFFFF" w:themeFill="background1"/>
        <w:rPr>
          <w:highlight w:val="yellow"/>
        </w:rPr>
      </w:pPr>
      <w:r w:rsidRPr="007135EE">
        <w:rPr>
          <w:highlight w:val="yellow"/>
        </w:rPr>
        <w:t>Yes No If yes enter 1 ________</w:t>
      </w:r>
    </w:p>
    <w:p w14:paraId="1B87F11B" w14:textId="77777777" w:rsidR="00840B38" w:rsidRPr="007135EE" w:rsidRDefault="00840B38" w:rsidP="00840B38">
      <w:pPr>
        <w:shd w:val="clear" w:color="auto" w:fill="FFFFFF" w:themeFill="background1"/>
        <w:rPr>
          <w:highlight w:val="yellow"/>
        </w:rPr>
      </w:pPr>
      <w:r w:rsidRPr="007135EE">
        <w:rPr>
          <w:highlight w:val="yellow"/>
        </w:rPr>
        <w:t>4. Did you often feel that …</w:t>
      </w:r>
    </w:p>
    <w:p w14:paraId="49395C8B" w14:textId="77777777" w:rsidR="00840B38" w:rsidRPr="007135EE" w:rsidRDefault="00840B38" w:rsidP="00840B38">
      <w:pPr>
        <w:shd w:val="clear" w:color="auto" w:fill="FFFFFF" w:themeFill="background1"/>
        <w:rPr>
          <w:highlight w:val="yellow"/>
        </w:rPr>
      </w:pPr>
      <w:r w:rsidRPr="007135EE">
        <w:rPr>
          <w:highlight w:val="yellow"/>
        </w:rPr>
        <w:t>No one in your family loved you or thought you were important or special?</w:t>
      </w:r>
    </w:p>
    <w:p w14:paraId="38A02221" w14:textId="77777777" w:rsidR="00840B38" w:rsidRPr="007135EE" w:rsidRDefault="00840B38" w:rsidP="00840B38">
      <w:pPr>
        <w:shd w:val="clear" w:color="auto" w:fill="FFFFFF" w:themeFill="background1"/>
        <w:rPr>
          <w:highlight w:val="yellow"/>
        </w:rPr>
      </w:pPr>
      <w:r w:rsidRPr="007135EE">
        <w:rPr>
          <w:highlight w:val="yellow"/>
        </w:rPr>
        <w:t>or</w:t>
      </w:r>
    </w:p>
    <w:p w14:paraId="724A1976" w14:textId="77777777" w:rsidR="00840B38" w:rsidRPr="007135EE" w:rsidRDefault="00840B38" w:rsidP="00840B38">
      <w:pPr>
        <w:shd w:val="clear" w:color="auto" w:fill="FFFFFF" w:themeFill="background1"/>
        <w:rPr>
          <w:highlight w:val="yellow"/>
        </w:rPr>
      </w:pPr>
      <w:r w:rsidRPr="007135EE">
        <w:rPr>
          <w:highlight w:val="yellow"/>
        </w:rPr>
        <w:t>Your family didn’t look out for each other, feel close to each other, or support each other?</w:t>
      </w:r>
    </w:p>
    <w:p w14:paraId="1FBFBD07" w14:textId="77777777" w:rsidR="00840B38" w:rsidRPr="007135EE" w:rsidRDefault="00840B38" w:rsidP="00840B38">
      <w:pPr>
        <w:shd w:val="clear" w:color="auto" w:fill="FFFFFF" w:themeFill="background1"/>
        <w:rPr>
          <w:highlight w:val="yellow"/>
        </w:rPr>
      </w:pPr>
      <w:r w:rsidRPr="007135EE">
        <w:rPr>
          <w:highlight w:val="yellow"/>
        </w:rPr>
        <w:t>Yes No If yes enter 1 ________</w:t>
      </w:r>
    </w:p>
    <w:p w14:paraId="19C38472" w14:textId="77777777" w:rsidR="00840B38" w:rsidRPr="007135EE" w:rsidRDefault="00840B38" w:rsidP="00840B38">
      <w:pPr>
        <w:shd w:val="clear" w:color="auto" w:fill="FFFFFF" w:themeFill="background1"/>
        <w:rPr>
          <w:highlight w:val="yellow"/>
        </w:rPr>
      </w:pPr>
      <w:r w:rsidRPr="007135EE">
        <w:rPr>
          <w:highlight w:val="yellow"/>
        </w:rPr>
        <w:t>5. Did you often feel that …</w:t>
      </w:r>
    </w:p>
    <w:p w14:paraId="7CBCC727" w14:textId="77777777" w:rsidR="00840B38" w:rsidRPr="007135EE" w:rsidRDefault="00840B38" w:rsidP="00840B38">
      <w:pPr>
        <w:shd w:val="clear" w:color="auto" w:fill="FFFFFF" w:themeFill="background1"/>
        <w:rPr>
          <w:highlight w:val="yellow"/>
        </w:rPr>
      </w:pPr>
      <w:r w:rsidRPr="007135EE">
        <w:rPr>
          <w:highlight w:val="yellow"/>
        </w:rPr>
        <w:t>You didn’t have enough to eat, had to wear dirty clothes, and had no one to protect you?</w:t>
      </w:r>
    </w:p>
    <w:p w14:paraId="713116C8" w14:textId="77777777" w:rsidR="00840B38" w:rsidRPr="007135EE" w:rsidRDefault="00840B38" w:rsidP="00840B38">
      <w:pPr>
        <w:shd w:val="clear" w:color="auto" w:fill="FFFFFF" w:themeFill="background1"/>
        <w:rPr>
          <w:highlight w:val="yellow"/>
        </w:rPr>
      </w:pPr>
      <w:r w:rsidRPr="007135EE">
        <w:rPr>
          <w:highlight w:val="yellow"/>
        </w:rPr>
        <w:t>or</w:t>
      </w:r>
    </w:p>
    <w:p w14:paraId="0343DAFD" w14:textId="77777777" w:rsidR="00840B38" w:rsidRPr="007135EE" w:rsidRDefault="00840B38" w:rsidP="00840B38">
      <w:pPr>
        <w:shd w:val="clear" w:color="auto" w:fill="FFFFFF" w:themeFill="background1"/>
        <w:rPr>
          <w:highlight w:val="yellow"/>
        </w:rPr>
      </w:pPr>
      <w:r w:rsidRPr="007135EE">
        <w:rPr>
          <w:highlight w:val="yellow"/>
        </w:rPr>
        <w:t>Your parents were too drunk or high to take care of you or take you to the doctor if you needed it?</w:t>
      </w:r>
    </w:p>
    <w:p w14:paraId="5D34D7C7" w14:textId="77777777" w:rsidR="00840B38" w:rsidRPr="007135EE" w:rsidRDefault="00840B38" w:rsidP="00840B38">
      <w:pPr>
        <w:shd w:val="clear" w:color="auto" w:fill="FFFFFF" w:themeFill="background1"/>
        <w:rPr>
          <w:highlight w:val="yellow"/>
        </w:rPr>
      </w:pPr>
      <w:r w:rsidRPr="007135EE">
        <w:rPr>
          <w:highlight w:val="yellow"/>
        </w:rPr>
        <w:t>Yes No If yes enter 1 ________</w:t>
      </w:r>
    </w:p>
    <w:p w14:paraId="4F46CC27" w14:textId="77777777" w:rsidR="00840B38" w:rsidRPr="007135EE" w:rsidRDefault="00840B38" w:rsidP="00840B38">
      <w:pPr>
        <w:shd w:val="clear" w:color="auto" w:fill="FFFFFF" w:themeFill="background1"/>
        <w:rPr>
          <w:highlight w:val="yellow"/>
        </w:rPr>
      </w:pPr>
      <w:r w:rsidRPr="007135EE">
        <w:rPr>
          <w:highlight w:val="yellow"/>
        </w:rPr>
        <w:t>6. Were your parents ever separated or divorced?</w:t>
      </w:r>
    </w:p>
    <w:p w14:paraId="6A12E35C" w14:textId="77777777" w:rsidR="00840B38" w:rsidRPr="007135EE" w:rsidRDefault="00840B38" w:rsidP="00840B38">
      <w:pPr>
        <w:shd w:val="clear" w:color="auto" w:fill="FFFFFF" w:themeFill="background1"/>
        <w:rPr>
          <w:highlight w:val="yellow"/>
        </w:rPr>
      </w:pPr>
      <w:r w:rsidRPr="007135EE">
        <w:rPr>
          <w:highlight w:val="yellow"/>
        </w:rPr>
        <w:t>Yes No If yes enter 1 ________</w:t>
      </w:r>
    </w:p>
    <w:p w14:paraId="71A92F8A" w14:textId="77777777" w:rsidR="00840B38" w:rsidRPr="007135EE" w:rsidRDefault="00840B38" w:rsidP="00840B38">
      <w:pPr>
        <w:shd w:val="clear" w:color="auto" w:fill="FFFFFF" w:themeFill="background1"/>
        <w:rPr>
          <w:highlight w:val="yellow"/>
        </w:rPr>
      </w:pPr>
      <w:r w:rsidRPr="007135EE">
        <w:rPr>
          <w:highlight w:val="yellow"/>
        </w:rPr>
        <w:t>7. Was your mother or stepmother:</w:t>
      </w:r>
    </w:p>
    <w:p w14:paraId="0291A94A" w14:textId="77777777" w:rsidR="00840B38" w:rsidRPr="007135EE" w:rsidRDefault="00840B38" w:rsidP="00840B38">
      <w:pPr>
        <w:shd w:val="clear" w:color="auto" w:fill="FFFFFF" w:themeFill="background1"/>
        <w:rPr>
          <w:highlight w:val="yellow"/>
        </w:rPr>
      </w:pPr>
      <w:r w:rsidRPr="007135EE">
        <w:rPr>
          <w:highlight w:val="yellow"/>
        </w:rPr>
        <w:t>Often pushed, grabbed, slapped, or had something thrown at her?</w:t>
      </w:r>
    </w:p>
    <w:p w14:paraId="29181B94" w14:textId="77777777" w:rsidR="00840B38" w:rsidRPr="007135EE" w:rsidRDefault="00840B38" w:rsidP="00840B38">
      <w:pPr>
        <w:shd w:val="clear" w:color="auto" w:fill="FFFFFF" w:themeFill="background1"/>
        <w:rPr>
          <w:highlight w:val="yellow"/>
        </w:rPr>
      </w:pPr>
      <w:r w:rsidRPr="007135EE">
        <w:rPr>
          <w:highlight w:val="yellow"/>
        </w:rPr>
        <w:t>or</w:t>
      </w:r>
    </w:p>
    <w:p w14:paraId="1CE6D03E" w14:textId="77777777" w:rsidR="00840B38" w:rsidRPr="007135EE" w:rsidRDefault="00840B38" w:rsidP="00840B38">
      <w:pPr>
        <w:shd w:val="clear" w:color="auto" w:fill="FFFFFF" w:themeFill="background1"/>
        <w:rPr>
          <w:highlight w:val="yellow"/>
        </w:rPr>
      </w:pPr>
      <w:r w:rsidRPr="007135EE">
        <w:rPr>
          <w:highlight w:val="yellow"/>
        </w:rPr>
        <w:t>Sometimes or often kicked, bitten, hit with a fist, or hit with something hard?</w:t>
      </w:r>
    </w:p>
    <w:p w14:paraId="5DCF8BFA" w14:textId="77777777" w:rsidR="00840B38" w:rsidRPr="007135EE" w:rsidRDefault="00840B38" w:rsidP="00840B38">
      <w:pPr>
        <w:shd w:val="clear" w:color="auto" w:fill="FFFFFF" w:themeFill="background1"/>
        <w:rPr>
          <w:highlight w:val="yellow"/>
        </w:rPr>
      </w:pPr>
      <w:r w:rsidRPr="007135EE">
        <w:rPr>
          <w:highlight w:val="yellow"/>
        </w:rPr>
        <w:t>or</w:t>
      </w:r>
    </w:p>
    <w:p w14:paraId="7E39CB29" w14:textId="77777777" w:rsidR="00840B38" w:rsidRPr="007135EE" w:rsidRDefault="00840B38" w:rsidP="00840B38">
      <w:pPr>
        <w:shd w:val="clear" w:color="auto" w:fill="FFFFFF" w:themeFill="background1"/>
        <w:rPr>
          <w:highlight w:val="yellow"/>
        </w:rPr>
      </w:pPr>
      <w:r w:rsidRPr="007135EE">
        <w:rPr>
          <w:highlight w:val="yellow"/>
        </w:rPr>
        <w:t>Ever repeatedly hit over at least a few minutes or threatened with a gun or knife?</w:t>
      </w:r>
    </w:p>
    <w:p w14:paraId="0A33DFD4" w14:textId="77777777" w:rsidR="00840B38" w:rsidRPr="007135EE" w:rsidRDefault="00840B38" w:rsidP="00840B38">
      <w:pPr>
        <w:shd w:val="clear" w:color="auto" w:fill="FFFFFF" w:themeFill="background1"/>
        <w:rPr>
          <w:highlight w:val="yellow"/>
        </w:rPr>
      </w:pPr>
      <w:r w:rsidRPr="007135EE">
        <w:rPr>
          <w:highlight w:val="yellow"/>
        </w:rPr>
        <w:t>Yes No If yes enter 1 ________</w:t>
      </w:r>
    </w:p>
    <w:p w14:paraId="031E8C48" w14:textId="77777777" w:rsidR="00840B38" w:rsidRPr="007135EE" w:rsidRDefault="00840B38" w:rsidP="00840B38">
      <w:pPr>
        <w:shd w:val="clear" w:color="auto" w:fill="FFFFFF" w:themeFill="background1"/>
        <w:rPr>
          <w:highlight w:val="yellow"/>
        </w:rPr>
      </w:pPr>
      <w:r w:rsidRPr="007135EE">
        <w:rPr>
          <w:highlight w:val="yellow"/>
        </w:rPr>
        <w:t>8. Did you live with anyone who was a problem drinker or alcoholic or who used street drugs?</w:t>
      </w:r>
    </w:p>
    <w:p w14:paraId="45F8457A" w14:textId="77777777" w:rsidR="00840B38" w:rsidRPr="007135EE" w:rsidRDefault="00840B38" w:rsidP="00840B38">
      <w:pPr>
        <w:shd w:val="clear" w:color="auto" w:fill="FFFFFF" w:themeFill="background1"/>
        <w:rPr>
          <w:highlight w:val="yellow"/>
        </w:rPr>
      </w:pPr>
      <w:r w:rsidRPr="007135EE">
        <w:rPr>
          <w:highlight w:val="yellow"/>
        </w:rPr>
        <w:t>Yes No If yes enter 1 ________</w:t>
      </w:r>
    </w:p>
    <w:p w14:paraId="608E3050" w14:textId="77777777" w:rsidR="00840B38" w:rsidRPr="007135EE" w:rsidRDefault="00840B38" w:rsidP="00840B38">
      <w:pPr>
        <w:shd w:val="clear" w:color="auto" w:fill="FFFFFF" w:themeFill="background1"/>
        <w:rPr>
          <w:highlight w:val="yellow"/>
        </w:rPr>
      </w:pPr>
      <w:r w:rsidRPr="007135EE">
        <w:rPr>
          <w:highlight w:val="yellow"/>
        </w:rPr>
        <w:t>9. Was a household member depressed or mentally ill or did a household member attempt suicide?</w:t>
      </w:r>
    </w:p>
    <w:p w14:paraId="49E0597C" w14:textId="77777777" w:rsidR="00840B38" w:rsidRPr="007135EE" w:rsidRDefault="00840B38" w:rsidP="00840B38">
      <w:pPr>
        <w:shd w:val="clear" w:color="auto" w:fill="FFFFFF" w:themeFill="background1"/>
        <w:rPr>
          <w:highlight w:val="yellow"/>
        </w:rPr>
      </w:pPr>
      <w:r w:rsidRPr="007135EE">
        <w:rPr>
          <w:highlight w:val="yellow"/>
        </w:rPr>
        <w:t>Yes No If yes enter 1 ________</w:t>
      </w:r>
    </w:p>
    <w:p w14:paraId="3ED5BD84" w14:textId="77777777" w:rsidR="00840B38" w:rsidRPr="007135EE" w:rsidRDefault="00840B38" w:rsidP="00840B38">
      <w:pPr>
        <w:shd w:val="clear" w:color="auto" w:fill="FFFFFF" w:themeFill="background1"/>
        <w:rPr>
          <w:highlight w:val="yellow"/>
        </w:rPr>
      </w:pPr>
      <w:r w:rsidRPr="007135EE">
        <w:rPr>
          <w:highlight w:val="yellow"/>
        </w:rPr>
        <w:t>10. Did a household member go to prison?</w:t>
      </w:r>
    </w:p>
    <w:p w14:paraId="2E2240EB" w14:textId="77777777" w:rsidR="00A327B5" w:rsidRPr="007135EE" w:rsidRDefault="00840B38" w:rsidP="00840B38">
      <w:pPr>
        <w:shd w:val="clear" w:color="auto" w:fill="FFFFFF" w:themeFill="background1"/>
        <w:rPr>
          <w:highlight w:val="yellow"/>
        </w:rPr>
      </w:pPr>
      <w:r w:rsidRPr="007135EE">
        <w:rPr>
          <w:highlight w:val="yellow"/>
        </w:rPr>
        <w:t>Yes No If yes enter 1 ________</w:t>
      </w:r>
    </w:p>
    <w:p w14:paraId="24D77AD3" w14:textId="1F827DE8" w:rsidR="37561E7A" w:rsidRDefault="37561E7A" w:rsidP="09B69B60">
      <w:pPr>
        <w:shd w:val="clear" w:color="auto" w:fill="FFFFFF" w:themeFill="background1"/>
        <w:rPr>
          <w:b/>
          <w:bCs/>
          <w:highlight w:val="yellow"/>
        </w:rPr>
      </w:pPr>
      <w:r w:rsidRPr="09B69B60">
        <w:rPr>
          <w:b/>
          <w:bCs/>
          <w:highlight w:val="yellow"/>
        </w:rPr>
        <w:t>Aspirations Index (AI)</w:t>
      </w:r>
    </w:p>
    <w:p w14:paraId="33265240" w14:textId="4E9B7618" w:rsidR="72662D4D" w:rsidRDefault="72662D4D" w:rsidP="09B69B60">
      <w:pPr>
        <w:shd w:val="clear" w:color="auto" w:fill="FFFFFF" w:themeFill="background1"/>
        <w:rPr>
          <w:highlight w:val="yellow"/>
        </w:rPr>
      </w:pPr>
      <w:r w:rsidRPr="09B69B60">
        <w:rPr>
          <w:highlight w:val="yellow"/>
        </w:rPr>
        <w:t xml:space="preserve">Everyone has long-term Goals or Aspirations. These are the things that individuals hope to accomplish over the course of their lives. In this section, you will find several life goals, presented one at a time, and we want to know how important this goal is to you? Please use the following scale to answer how important each life goal is to you.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90"/>
        <w:gridCol w:w="897"/>
        <w:gridCol w:w="1231"/>
        <w:gridCol w:w="850"/>
      </w:tblGrid>
      <w:tr w:rsidR="09B69B60" w:rsidRPr="00FA425A" w14:paraId="1DC6A3B4"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3B7546CB" w14:textId="77777777" w:rsidR="09B69B60" w:rsidRPr="00FA425A" w:rsidRDefault="09B69B60" w:rsidP="09B69B60">
            <w:pPr>
              <w:spacing w:after="0" w:line="360" w:lineRule="auto"/>
              <w:ind w:right="-468"/>
              <w:rPr>
                <w:rFonts w:ascii="Times New Roman" w:eastAsia="Times New Roman" w:hAnsi="Times New Roman" w:cs="Times New Roman"/>
                <w:highlight w:val="yellow"/>
                <w:lang w:eastAsia="nl-NL"/>
              </w:rPr>
            </w:pPr>
          </w:p>
        </w:tc>
        <w:tc>
          <w:tcPr>
            <w:tcW w:w="897" w:type="dxa"/>
            <w:tcBorders>
              <w:top w:val="single" w:sz="4" w:space="0" w:color="auto"/>
              <w:left w:val="single" w:sz="4" w:space="0" w:color="auto"/>
              <w:bottom w:val="single" w:sz="4" w:space="0" w:color="auto"/>
              <w:right w:val="single" w:sz="4" w:space="0" w:color="auto"/>
            </w:tcBorders>
          </w:tcPr>
          <w:p w14:paraId="35B5D39C" w14:textId="77777777" w:rsidR="09B69B60" w:rsidRPr="00FA425A" w:rsidRDefault="09B69B60"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Not at all</w:t>
            </w:r>
          </w:p>
        </w:tc>
        <w:tc>
          <w:tcPr>
            <w:tcW w:w="1185" w:type="dxa"/>
            <w:tcBorders>
              <w:top w:val="single" w:sz="4" w:space="0" w:color="auto"/>
              <w:left w:val="single" w:sz="4" w:space="0" w:color="auto"/>
              <w:bottom w:val="single" w:sz="4" w:space="0" w:color="auto"/>
              <w:right w:val="single" w:sz="4" w:space="0" w:color="auto"/>
            </w:tcBorders>
          </w:tcPr>
          <w:p w14:paraId="4B669D70" w14:textId="7381667F" w:rsidR="0FD952F6" w:rsidRPr="00FA425A" w:rsidRDefault="0FD952F6"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Moderately</w:t>
            </w:r>
          </w:p>
          <w:p w14:paraId="4B153382" w14:textId="077C3226" w:rsidR="09B69B60" w:rsidRPr="00FA425A" w:rsidRDefault="09B69B60"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 xml:space="preserve"> </w:t>
            </w:r>
          </w:p>
        </w:tc>
        <w:tc>
          <w:tcPr>
            <w:tcW w:w="850" w:type="dxa"/>
            <w:tcBorders>
              <w:top w:val="single" w:sz="4" w:space="0" w:color="auto"/>
              <w:left w:val="single" w:sz="4" w:space="0" w:color="auto"/>
              <w:bottom w:val="single" w:sz="4" w:space="0" w:color="auto"/>
              <w:right w:val="single" w:sz="4" w:space="0" w:color="auto"/>
            </w:tcBorders>
          </w:tcPr>
          <w:p w14:paraId="0FE87E42" w14:textId="1C20095D" w:rsidR="52276890" w:rsidRPr="00FA425A" w:rsidRDefault="52276890"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Very</w:t>
            </w:r>
          </w:p>
        </w:tc>
      </w:tr>
      <w:tr w:rsidR="09B69B60" w:rsidRPr="00FA425A" w14:paraId="60422716"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237BF6CB" w14:textId="664F0042" w:rsidR="09B69B60" w:rsidRPr="00FA425A" w:rsidRDefault="09B69B60"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 xml:space="preserve">1. </w:t>
            </w:r>
            <w:r w:rsidR="25B512A5" w:rsidRPr="00FA425A">
              <w:rPr>
                <w:rFonts w:ascii="Calibri" w:eastAsia="Calibri" w:hAnsi="Calibri" w:cs="Calibri"/>
                <w:color w:val="000000" w:themeColor="text1"/>
                <w:sz w:val="18"/>
                <w:szCs w:val="18"/>
                <w:highlight w:val="yellow"/>
              </w:rPr>
              <w:t>To be rich</w:t>
            </w:r>
          </w:p>
        </w:tc>
        <w:tc>
          <w:tcPr>
            <w:tcW w:w="897" w:type="dxa"/>
            <w:tcBorders>
              <w:top w:val="single" w:sz="4" w:space="0" w:color="auto"/>
              <w:left w:val="single" w:sz="4" w:space="0" w:color="auto"/>
              <w:bottom w:val="single" w:sz="4" w:space="0" w:color="auto"/>
              <w:right w:val="single" w:sz="4" w:space="0" w:color="auto"/>
            </w:tcBorders>
          </w:tcPr>
          <w:p w14:paraId="1A0182AA" w14:textId="62612394" w:rsidR="55C9903D" w:rsidRPr="00FA425A" w:rsidRDefault="55C9903D"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7043C57B" w14:textId="1832A8D3" w:rsidR="2ECAD5EA" w:rsidRPr="00FA425A" w:rsidRDefault="2ECAD5EA"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0F318AF2" w14:textId="686E9F61" w:rsidR="3A903F90" w:rsidRPr="00FA425A" w:rsidRDefault="3A903F90"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2DBDFF37"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33879152" w14:textId="6D359F5B" w:rsidR="09B69B60" w:rsidRPr="00FA425A" w:rsidRDefault="09B69B60" w:rsidP="09B69B60">
            <w:pPr>
              <w:rPr>
                <w:rFonts w:ascii="Times New Roman" w:eastAsia="Times New Roman" w:hAnsi="Times New Roman" w:cs="Times New Roman"/>
                <w:highlight w:val="yellow"/>
              </w:rPr>
            </w:pPr>
            <w:r w:rsidRPr="00FA425A">
              <w:rPr>
                <w:rFonts w:ascii="Calibri" w:eastAsia="Calibri" w:hAnsi="Calibri" w:cs="Calibri"/>
                <w:color w:val="000000" w:themeColor="text1"/>
                <w:sz w:val="18"/>
                <w:szCs w:val="18"/>
                <w:highlight w:val="yellow"/>
              </w:rPr>
              <w:t xml:space="preserve">2. </w:t>
            </w:r>
            <w:r w:rsidR="692B6B3C" w:rsidRPr="00FA425A">
              <w:rPr>
                <w:rFonts w:ascii="Calibri" w:eastAsia="Calibri" w:hAnsi="Calibri" w:cs="Calibri"/>
                <w:color w:val="000000" w:themeColor="text1"/>
                <w:sz w:val="18"/>
                <w:szCs w:val="18"/>
                <w:highlight w:val="yellow"/>
              </w:rPr>
              <w:t>To be famous</w:t>
            </w:r>
          </w:p>
        </w:tc>
        <w:tc>
          <w:tcPr>
            <w:tcW w:w="897" w:type="dxa"/>
            <w:tcBorders>
              <w:top w:val="single" w:sz="4" w:space="0" w:color="auto"/>
              <w:left w:val="single" w:sz="4" w:space="0" w:color="auto"/>
              <w:bottom w:val="single" w:sz="4" w:space="0" w:color="auto"/>
              <w:right w:val="single" w:sz="4" w:space="0" w:color="auto"/>
            </w:tcBorders>
          </w:tcPr>
          <w:p w14:paraId="5E6E5BAA" w14:textId="3E6DCE7C" w:rsidR="6F3200C8" w:rsidRPr="00FA425A" w:rsidRDefault="6F3200C8"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5CA2A2E7" w14:textId="4B6A0DEF" w:rsidR="01845284" w:rsidRPr="00FA425A" w:rsidRDefault="01845284"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3E9A8FF6" w14:textId="38E00941" w:rsidR="22126B22" w:rsidRPr="00FA425A" w:rsidRDefault="22126B22"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5C9F93D9"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0B1AC157" w14:textId="45E7DFA1" w:rsidR="09B69B60" w:rsidRPr="00FA425A" w:rsidRDefault="09B69B60"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 xml:space="preserve">3. </w:t>
            </w:r>
            <w:r w:rsidR="76182590" w:rsidRPr="00FA425A">
              <w:rPr>
                <w:rFonts w:ascii="Calibri" w:eastAsia="Calibri" w:hAnsi="Calibri" w:cs="Calibri"/>
                <w:color w:val="000000" w:themeColor="text1"/>
                <w:sz w:val="18"/>
                <w:szCs w:val="18"/>
                <w:highlight w:val="yellow"/>
              </w:rPr>
              <w:t xml:space="preserve">To have good friends that I can count on </w:t>
            </w:r>
          </w:p>
        </w:tc>
        <w:tc>
          <w:tcPr>
            <w:tcW w:w="897" w:type="dxa"/>
            <w:tcBorders>
              <w:top w:val="single" w:sz="4" w:space="0" w:color="auto"/>
              <w:left w:val="single" w:sz="4" w:space="0" w:color="auto"/>
              <w:bottom w:val="single" w:sz="4" w:space="0" w:color="auto"/>
              <w:right w:val="single" w:sz="4" w:space="0" w:color="auto"/>
            </w:tcBorders>
          </w:tcPr>
          <w:p w14:paraId="1B043D1A" w14:textId="5C63D578" w:rsidR="09046661" w:rsidRPr="00FA425A" w:rsidRDefault="09046661"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4032397B" w14:textId="6CFE311A" w:rsidR="0471C22A" w:rsidRPr="00FA425A" w:rsidRDefault="0471C22A"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1FA07B4C" w14:textId="406527CB" w:rsidR="41E619E7" w:rsidRPr="00FA425A" w:rsidRDefault="41E619E7"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66D6737C"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60826C24" w14:textId="127300A5" w:rsidR="4CBAFD56" w:rsidRPr="00FA425A" w:rsidRDefault="4CBAFD56"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4.</w:t>
            </w:r>
            <w:r w:rsidR="05CE0614" w:rsidRPr="00FA425A">
              <w:rPr>
                <w:rFonts w:ascii="Calibri" w:eastAsia="Calibri" w:hAnsi="Calibri" w:cs="Calibri"/>
                <w:color w:val="000000" w:themeColor="text1"/>
                <w:sz w:val="18"/>
                <w:szCs w:val="18"/>
                <w:highlight w:val="yellow"/>
              </w:rPr>
              <w:t>To be physically healthy</w:t>
            </w:r>
          </w:p>
        </w:tc>
        <w:tc>
          <w:tcPr>
            <w:tcW w:w="897" w:type="dxa"/>
            <w:tcBorders>
              <w:top w:val="single" w:sz="4" w:space="0" w:color="auto"/>
              <w:left w:val="single" w:sz="4" w:space="0" w:color="auto"/>
              <w:bottom w:val="single" w:sz="4" w:space="0" w:color="auto"/>
              <w:right w:val="single" w:sz="4" w:space="0" w:color="auto"/>
            </w:tcBorders>
          </w:tcPr>
          <w:p w14:paraId="62AC683C" w14:textId="4D38FA96" w:rsidR="7745542C" w:rsidRPr="00FA425A" w:rsidRDefault="7745542C"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1FAE0456" w14:textId="536C10C9" w:rsidR="6EEF950D" w:rsidRPr="00FA425A" w:rsidRDefault="6EEF950D"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04D7BD4D" w14:textId="61724487" w:rsidR="21C2D385" w:rsidRPr="00FA425A" w:rsidRDefault="21C2D385"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7CB016A1"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37AADDD0" w14:textId="1FC9E795" w:rsidR="0FF30776" w:rsidRPr="00FA425A" w:rsidRDefault="0FF30776"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5.</w:t>
            </w:r>
            <w:r w:rsidR="78BE8A97" w:rsidRPr="00FA425A">
              <w:rPr>
                <w:rFonts w:ascii="Calibri" w:eastAsia="Calibri" w:hAnsi="Calibri" w:cs="Calibri"/>
                <w:color w:val="000000" w:themeColor="text1"/>
                <w:sz w:val="18"/>
                <w:szCs w:val="18"/>
                <w:highlight w:val="yellow"/>
              </w:rPr>
              <w:t>To work to make the world a better place</w:t>
            </w:r>
          </w:p>
        </w:tc>
        <w:tc>
          <w:tcPr>
            <w:tcW w:w="897" w:type="dxa"/>
            <w:tcBorders>
              <w:top w:val="single" w:sz="4" w:space="0" w:color="auto"/>
              <w:left w:val="single" w:sz="4" w:space="0" w:color="auto"/>
              <w:bottom w:val="single" w:sz="4" w:space="0" w:color="auto"/>
              <w:right w:val="single" w:sz="4" w:space="0" w:color="auto"/>
            </w:tcBorders>
          </w:tcPr>
          <w:p w14:paraId="3CA5223D" w14:textId="5C647A25" w:rsidR="4A258C90" w:rsidRPr="00FA425A" w:rsidRDefault="4A258C90"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649B78A7" w14:textId="4B1503BE" w:rsidR="4D71D306" w:rsidRPr="00FA425A" w:rsidRDefault="4D71D306"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09601043" w14:textId="59F43DA6" w:rsidR="6296BD05" w:rsidRPr="00FA425A" w:rsidRDefault="6296BD05"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0BE9CC01"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6E21B621" w14:textId="79DAE3FF" w:rsidR="49433D1F" w:rsidRPr="00FA425A" w:rsidRDefault="49433D1F"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6.</w:t>
            </w:r>
            <w:r w:rsidR="5618B47D" w:rsidRPr="00FA425A">
              <w:rPr>
                <w:rFonts w:ascii="Calibri" w:eastAsia="Calibri" w:hAnsi="Calibri" w:cs="Calibri"/>
                <w:color w:val="000000" w:themeColor="text1"/>
                <w:sz w:val="18"/>
                <w:szCs w:val="18"/>
                <w:highlight w:val="yellow"/>
              </w:rPr>
              <w:t>To be admired by many people</w:t>
            </w:r>
          </w:p>
        </w:tc>
        <w:tc>
          <w:tcPr>
            <w:tcW w:w="897" w:type="dxa"/>
            <w:tcBorders>
              <w:top w:val="single" w:sz="4" w:space="0" w:color="auto"/>
              <w:left w:val="single" w:sz="4" w:space="0" w:color="auto"/>
              <w:bottom w:val="single" w:sz="4" w:space="0" w:color="auto"/>
              <w:right w:val="single" w:sz="4" w:space="0" w:color="auto"/>
            </w:tcBorders>
          </w:tcPr>
          <w:p w14:paraId="6E851C74" w14:textId="459EB289" w:rsidR="370AA792" w:rsidRPr="00FA425A" w:rsidRDefault="370AA792"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6723DD73" w14:textId="27BEF43A" w:rsidR="666C3FB8" w:rsidRPr="00FA425A" w:rsidRDefault="666C3FB8"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3F63AEF4" w14:textId="0987F564" w:rsidR="4529BAC1" w:rsidRPr="00FA425A" w:rsidRDefault="4529BAC1"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6060C622"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2CABDED2" w14:textId="0762907A" w:rsidR="5104EA11" w:rsidRPr="00FA425A" w:rsidRDefault="5104EA11"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7.</w:t>
            </w:r>
            <w:r w:rsidR="02F51657" w:rsidRPr="00FA425A">
              <w:rPr>
                <w:rFonts w:ascii="Calibri" w:eastAsia="Calibri" w:hAnsi="Calibri" w:cs="Calibri"/>
                <w:color w:val="000000" w:themeColor="text1"/>
                <w:sz w:val="18"/>
                <w:szCs w:val="18"/>
                <w:highlight w:val="yellow"/>
              </w:rPr>
              <w:t>To share my life with someone I love</w:t>
            </w:r>
          </w:p>
        </w:tc>
        <w:tc>
          <w:tcPr>
            <w:tcW w:w="897" w:type="dxa"/>
            <w:tcBorders>
              <w:top w:val="single" w:sz="4" w:space="0" w:color="auto"/>
              <w:left w:val="single" w:sz="4" w:space="0" w:color="auto"/>
              <w:bottom w:val="single" w:sz="4" w:space="0" w:color="auto"/>
              <w:right w:val="single" w:sz="4" w:space="0" w:color="auto"/>
            </w:tcBorders>
          </w:tcPr>
          <w:p w14:paraId="0548A318" w14:textId="4DFEAFE9" w:rsidR="7824DD5D" w:rsidRPr="00FA425A" w:rsidRDefault="7824DD5D"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4AF5CBE1" w14:textId="2FEEABDC" w:rsidR="666C3FB8" w:rsidRPr="00FA425A" w:rsidRDefault="666C3FB8"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381C9C4C" w14:textId="7EAC41D4" w:rsidR="565D382D" w:rsidRPr="00FA425A" w:rsidRDefault="565D382D"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67D5CBA0"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5D8A6DE3" w14:textId="6BEE7CD5" w:rsidR="4DDE2A88" w:rsidRPr="00FA425A" w:rsidRDefault="4DDE2A88"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8.</w:t>
            </w:r>
            <w:r w:rsidR="3D4C05D4" w:rsidRPr="00FA425A">
              <w:rPr>
                <w:rFonts w:ascii="Calibri" w:eastAsia="Calibri" w:hAnsi="Calibri" w:cs="Calibri"/>
                <w:color w:val="000000" w:themeColor="text1"/>
                <w:sz w:val="18"/>
                <w:szCs w:val="18"/>
                <w:highlight w:val="yellow"/>
              </w:rPr>
              <w:t>To have many people comment often about how attractive I look</w:t>
            </w:r>
          </w:p>
        </w:tc>
        <w:tc>
          <w:tcPr>
            <w:tcW w:w="897" w:type="dxa"/>
            <w:tcBorders>
              <w:top w:val="single" w:sz="4" w:space="0" w:color="auto"/>
              <w:left w:val="single" w:sz="4" w:space="0" w:color="auto"/>
              <w:bottom w:val="single" w:sz="4" w:space="0" w:color="auto"/>
              <w:right w:val="single" w:sz="4" w:space="0" w:color="auto"/>
            </w:tcBorders>
          </w:tcPr>
          <w:p w14:paraId="2C986B7C" w14:textId="3C4D4E75" w:rsidR="408FA697" w:rsidRPr="00FA425A" w:rsidRDefault="408FA697"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4FCDF967" w14:textId="592E204F" w:rsidR="58653677" w:rsidRPr="00FA425A" w:rsidRDefault="58653677"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459A7282" w14:textId="56FE2B83" w:rsidR="565D382D" w:rsidRPr="00FA425A" w:rsidRDefault="565D382D"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6C256B47"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27B266E4" w14:textId="31342A7C" w:rsidR="6370AC41" w:rsidRPr="00FA425A" w:rsidRDefault="6370AC41"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9.</w:t>
            </w:r>
            <w:r w:rsidR="70A2F27C" w:rsidRPr="00FA425A">
              <w:rPr>
                <w:rFonts w:ascii="Calibri" w:eastAsia="Calibri" w:hAnsi="Calibri" w:cs="Calibri"/>
                <w:color w:val="000000" w:themeColor="text1"/>
                <w:sz w:val="18"/>
                <w:szCs w:val="18"/>
                <w:highlight w:val="yellow"/>
              </w:rPr>
              <w:t>To keep up with fashions in hair and clothing</w:t>
            </w:r>
          </w:p>
        </w:tc>
        <w:tc>
          <w:tcPr>
            <w:tcW w:w="897" w:type="dxa"/>
            <w:tcBorders>
              <w:top w:val="single" w:sz="4" w:space="0" w:color="auto"/>
              <w:left w:val="single" w:sz="4" w:space="0" w:color="auto"/>
              <w:bottom w:val="single" w:sz="4" w:space="0" w:color="auto"/>
              <w:right w:val="single" w:sz="4" w:space="0" w:color="auto"/>
            </w:tcBorders>
          </w:tcPr>
          <w:p w14:paraId="51FD8039" w14:textId="651A78B9" w:rsidR="530FE3DA" w:rsidRPr="00FA425A" w:rsidRDefault="530FE3DA"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0C9FA738" w14:textId="014C498E" w:rsidR="10F3F677" w:rsidRPr="00FA425A" w:rsidRDefault="10F3F677"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5574EB81" w14:textId="54ABA8EF" w:rsidR="2BF5DE55" w:rsidRPr="00FA425A" w:rsidRDefault="2BF5DE55"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5BE6790A"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1F466553" w14:textId="09F955A0" w:rsidR="532193BA" w:rsidRPr="00FA425A" w:rsidRDefault="532193BA"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10.</w:t>
            </w:r>
            <w:r w:rsidR="0E161825" w:rsidRPr="00FA425A">
              <w:rPr>
                <w:rFonts w:ascii="Calibri" w:eastAsia="Calibri" w:hAnsi="Calibri" w:cs="Calibri"/>
                <w:color w:val="000000" w:themeColor="text1"/>
                <w:sz w:val="18"/>
                <w:szCs w:val="18"/>
                <w:highlight w:val="yellow"/>
              </w:rPr>
              <w:t>To know and accept who I really am</w:t>
            </w:r>
          </w:p>
        </w:tc>
        <w:tc>
          <w:tcPr>
            <w:tcW w:w="897" w:type="dxa"/>
            <w:tcBorders>
              <w:top w:val="single" w:sz="4" w:space="0" w:color="auto"/>
              <w:left w:val="single" w:sz="4" w:space="0" w:color="auto"/>
              <w:bottom w:val="single" w:sz="4" w:space="0" w:color="auto"/>
              <w:right w:val="single" w:sz="4" w:space="0" w:color="auto"/>
            </w:tcBorders>
          </w:tcPr>
          <w:p w14:paraId="2D3700DC" w14:textId="61196BF4" w:rsidR="46522019" w:rsidRPr="00FA425A" w:rsidRDefault="46522019"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7277278D" w14:textId="608D52E0" w:rsidR="10F3F677" w:rsidRPr="00FA425A" w:rsidRDefault="10F3F677"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01C334FF" w14:textId="107EC28D" w:rsidR="3833A1EC" w:rsidRPr="00FA425A" w:rsidRDefault="3833A1EC"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7BBD53A7"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7E29B77D" w14:textId="7E00D98E" w:rsidR="3AEEE472" w:rsidRPr="00FA425A" w:rsidRDefault="3AEEE472"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11.</w:t>
            </w:r>
            <w:r w:rsidR="0AED4587" w:rsidRPr="00FA425A">
              <w:rPr>
                <w:rFonts w:ascii="Calibri" w:eastAsia="Calibri" w:hAnsi="Calibri" w:cs="Calibri"/>
                <w:color w:val="000000" w:themeColor="text1"/>
                <w:sz w:val="18"/>
                <w:szCs w:val="18"/>
                <w:highlight w:val="yellow"/>
              </w:rPr>
              <w:t>To feel that there are people who really love me, and whom I love</w:t>
            </w:r>
          </w:p>
        </w:tc>
        <w:tc>
          <w:tcPr>
            <w:tcW w:w="897" w:type="dxa"/>
            <w:tcBorders>
              <w:top w:val="single" w:sz="4" w:space="0" w:color="auto"/>
              <w:left w:val="single" w:sz="4" w:space="0" w:color="auto"/>
              <w:bottom w:val="single" w:sz="4" w:space="0" w:color="auto"/>
              <w:right w:val="single" w:sz="4" w:space="0" w:color="auto"/>
            </w:tcBorders>
          </w:tcPr>
          <w:p w14:paraId="3ACDF7CE" w14:textId="4D6403BB" w:rsidR="643393AA" w:rsidRPr="00FA425A" w:rsidRDefault="643393AA"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53F5790F" w14:textId="139468A1" w:rsidR="32E5BCF9" w:rsidRPr="00FA425A" w:rsidRDefault="32E5BCF9"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0DE15221" w14:textId="32F89957" w:rsidR="50627B28" w:rsidRPr="00FA425A" w:rsidRDefault="50627B28"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7B0DC396"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3AF54014" w14:textId="5A0333A4" w:rsidR="6FEFA605" w:rsidRPr="00FA425A" w:rsidRDefault="6FEFA605"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12.</w:t>
            </w:r>
            <w:r w:rsidR="11A748EC" w:rsidRPr="00FA425A">
              <w:rPr>
                <w:rFonts w:ascii="Calibri" w:eastAsia="Calibri" w:hAnsi="Calibri" w:cs="Calibri"/>
                <w:color w:val="000000" w:themeColor="text1"/>
                <w:sz w:val="18"/>
                <w:szCs w:val="18"/>
                <w:highlight w:val="yellow"/>
              </w:rPr>
              <w:t>To have enough money to buy everything I want</w:t>
            </w:r>
          </w:p>
        </w:tc>
        <w:tc>
          <w:tcPr>
            <w:tcW w:w="897" w:type="dxa"/>
            <w:tcBorders>
              <w:top w:val="single" w:sz="4" w:space="0" w:color="auto"/>
              <w:left w:val="single" w:sz="4" w:space="0" w:color="auto"/>
              <w:bottom w:val="single" w:sz="4" w:space="0" w:color="auto"/>
              <w:right w:val="single" w:sz="4" w:space="0" w:color="auto"/>
            </w:tcBorders>
          </w:tcPr>
          <w:p w14:paraId="1E567722" w14:textId="52FAF2D4" w:rsidR="79DD8481" w:rsidRPr="00FA425A" w:rsidRDefault="79DD8481"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7B04F961" w14:textId="16F2DAFD" w:rsidR="11D9D66B" w:rsidRPr="00FA425A" w:rsidRDefault="11D9D66B"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1A5A695A" w14:textId="34E09C90" w:rsidR="51878E34" w:rsidRPr="00FA425A" w:rsidRDefault="51878E34"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5D7DD1D3"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5D655CE9" w14:textId="627B127D" w:rsidR="6B5D2F25" w:rsidRPr="00FA425A" w:rsidRDefault="6B5D2F25"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13.</w:t>
            </w:r>
            <w:r w:rsidR="0833B3E3" w:rsidRPr="00FA425A">
              <w:rPr>
                <w:rFonts w:ascii="Calibri" w:eastAsia="Calibri" w:hAnsi="Calibri" w:cs="Calibri"/>
                <w:color w:val="000000" w:themeColor="text1"/>
                <w:sz w:val="18"/>
                <w:szCs w:val="18"/>
                <w:highlight w:val="yellow"/>
              </w:rPr>
              <w:t>To help people in need</w:t>
            </w:r>
          </w:p>
        </w:tc>
        <w:tc>
          <w:tcPr>
            <w:tcW w:w="897" w:type="dxa"/>
            <w:tcBorders>
              <w:top w:val="single" w:sz="4" w:space="0" w:color="auto"/>
              <w:left w:val="single" w:sz="4" w:space="0" w:color="auto"/>
              <w:bottom w:val="single" w:sz="4" w:space="0" w:color="auto"/>
              <w:right w:val="single" w:sz="4" w:space="0" w:color="auto"/>
            </w:tcBorders>
          </w:tcPr>
          <w:p w14:paraId="221D3438" w14:textId="34582EFD" w:rsidR="4991F997" w:rsidRPr="00FA425A" w:rsidRDefault="4991F997"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0230DDE3" w14:textId="174680CE" w:rsidR="5B0B64BC" w:rsidRPr="00FA425A" w:rsidRDefault="5B0B64BC"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3301D303" w14:textId="49CB6742" w:rsidR="70D46BDC" w:rsidRPr="00FA425A" w:rsidRDefault="70D46BDC"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rsidRPr="00FA425A" w14:paraId="7D2EB85A"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29B5DB5E" w14:textId="2F9B00B1" w:rsidR="44E53536" w:rsidRPr="00FA425A" w:rsidRDefault="44E53536"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14.</w:t>
            </w:r>
            <w:r w:rsidR="60538ACC" w:rsidRPr="00FA425A">
              <w:rPr>
                <w:rFonts w:ascii="Calibri" w:eastAsia="Calibri" w:hAnsi="Calibri" w:cs="Calibri"/>
                <w:color w:val="000000" w:themeColor="text1"/>
                <w:sz w:val="18"/>
                <w:szCs w:val="18"/>
                <w:highlight w:val="yellow"/>
              </w:rPr>
              <w:t>To be relatively free from sickness</w:t>
            </w:r>
          </w:p>
        </w:tc>
        <w:tc>
          <w:tcPr>
            <w:tcW w:w="897" w:type="dxa"/>
            <w:tcBorders>
              <w:top w:val="single" w:sz="4" w:space="0" w:color="auto"/>
              <w:left w:val="single" w:sz="4" w:space="0" w:color="auto"/>
              <w:bottom w:val="single" w:sz="4" w:space="0" w:color="auto"/>
              <w:right w:val="single" w:sz="4" w:space="0" w:color="auto"/>
            </w:tcBorders>
          </w:tcPr>
          <w:p w14:paraId="294B8778" w14:textId="3E01AF90" w:rsidR="3A8A5EEC" w:rsidRPr="00FA425A" w:rsidRDefault="3A8A5EEC"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3FC9BCE8" w14:textId="796D91FC" w:rsidR="312E4267" w:rsidRPr="00FA425A" w:rsidRDefault="312E4267"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4F8A142A" w14:textId="39E606E0" w:rsidR="70D46BDC" w:rsidRPr="00FA425A" w:rsidRDefault="70D46BDC"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r w:rsidR="09B69B60" w14:paraId="652D9029" w14:textId="77777777" w:rsidTr="09B69B60">
        <w:trPr>
          <w:trHeight w:val="300"/>
        </w:trPr>
        <w:tc>
          <w:tcPr>
            <w:tcW w:w="6190" w:type="dxa"/>
            <w:tcBorders>
              <w:top w:val="single" w:sz="4" w:space="0" w:color="auto"/>
              <w:left w:val="single" w:sz="4" w:space="0" w:color="auto"/>
              <w:bottom w:val="single" w:sz="4" w:space="0" w:color="auto"/>
              <w:right w:val="single" w:sz="4" w:space="0" w:color="auto"/>
            </w:tcBorders>
          </w:tcPr>
          <w:p w14:paraId="3D7F4EA7" w14:textId="2EAC5ACE" w:rsidR="701C960C" w:rsidRPr="00FA425A" w:rsidRDefault="701C960C" w:rsidP="09B69B60">
            <w:pPr>
              <w:rPr>
                <w:rFonts w:ascii="Calibri" w:eastAsia="Calibri" w:hAnsi="Calibri" w:cs="Calibri"/>
                <w:color w:val="000000" w:themeColor="text1"/>
                <w:sz w:val="18"/>
                <w:szCs w:val="18"/>
                <w:highlight w:val="yellow"/>
              </w:rPr>
            </w:pPr>
            <w:r w:rsidRPr="00FA425A">
              <w:rPr>
                <w:rFonts w:ascii="Calibri" w:eastAsia="Calibri" w:hAnsi="Calibri" w:cs="Calibri"/>
                <w:color w:val="000000" w:themeColor="text1"/>
                <w:sz w:val="18"/>
                <w:szCs w:val="18"/>
                <w:highlight w:val="yellow"/>
              </w:rPr>
              <w:t>15.</w:t>
            </w:r>
            <w:r w:rsidR="6962A87E" w:rsidRPr="00FA425A">
              <w:rPr>
                <w:rFonts w:ascii="Calibri" w:eastAsia="Calibri" w:hAnsi="Calibri" w:cs="Calibri"/>
                <w:color w:val="000000" w:themeColor="text1"/>
                <w:sz w:val="18"/>
                <w:szCs w:val="18"/>
                <w:highlight w:val="yellow"/>
              </w:rPr>
              <w:t>To grow and learn new things</w:t>
            </w:r>
          </w:p>
        </w:tc>
        <w:tc>
          <w:tcPr>
            <w:tcW w:w="897" w:type="dxa"/>
            <w:tcBorders>
              <w:top w:val="single" w:sz="4" w:space="0" w:color="auto"/>
              <w:left w:val="single" w:sz="4" w:space="0" w:color="auto"/>
              <w:bottom w:val="single" w:sz="4" w:space="0" w:color="auto"/>
              <w:right w:val="single" w:sz="4" w:space="0" w:color="auto"/>
            </w:tcBorders>
          </w:tcPr>
          <w:p w14:paraId="3D2EC299" w14:textId="52939C19" w:rsidR="7FBE32A5" w:rsidRPr="00FA425A" w:rsidRDefault="7FBE32A5"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1</w:t>
            </w:r>
          </w:p>
        </w:tc>
        <w:tc>
          <w:tcPr>
            <w:tcW w:w="1185" w:type="dxa"/>
            <w:tcBorders>
              <w:top w:val="single" w:sz="4" w:space="0" w:color="auto"/>
              <w:left w:val="single" w:sz="4" w:space="0" w:color="auto"/>
              <w:bottom w:val="single" w:sz="4" w:space="0" w:color="auto"/>
              <w:right w:val="single" w:sz="4" w:space="0" w:color="auto"/>
            </w:tcBorders>
          </w:tcPr>
          <w:p w14:paraId="69916361" w14:textId="118D1B1F" w:rsidR="7A8E74F7" w:rsidRPr="00FA425A" w:rsidRDefault="7A8E74F7"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4</w:t>
            </w:r>
          </w:p>
        </w:tc>
        <w:tc>
          <w:tcPr>
            <w:tcW w:w="850" w:type="dxa"/>
            <w:tcBorders>
              <w:top w:val="single" w:sz="4" w:space="0" w:color="auto"/>
              <w:left w:val="single" w:sz="4" w:space="0" w:color="auto"/>
              <w:bottom w:val="single" w:sz="4" w:space="0" w:color="auto"/>
              <w:right w:val="single" w:sz="4" w:space="0" w:color="auto"/>
            </w:tcBorders>
          </w:tcPr>
          <w:p w14:paraId="7C396867" w14:textId="717C22D1" w:rsidR="77E5BE0A" w:rsidRPr="00FA425A" w:rsidRDefault="77E5BE0A" w:rsidP="09B69B60">
            <w:pPr>
              <w:spacing w:after="0" w:line="360" w:lineRule="auto"/>
              <w:ind w:right="-468"/>
              <w:rPr>
                <w:rFonts w:ascii="Times New Roman" w:eastAsia="Times New Roman" w:hAnsi="Times New Roman" w:cs="Times New Roman"/>
                <w:highlight w:val="yellow"/>
                <w:lang w:val="nl-BE" w:eastAsia="nl-NL"/>
              </w:rPr>
            </w:pPr>
            <w:r w:rsidRPr="00FA425A">
              <w:rPr>
                <w:rFonts w:ascii="Times New Roman" w:eastAsia="Times New Roman" w:hAnsi="Times New Roman" w:cs="Times New Roman"/>
                <w:highlight w:val="yellow"/>
                <w:lang w:val="nl-BE" w:eastAsia="nl-NL"/>
              </w:rPr>
              <w:t>7</w:t>
            </w:r>
          </w:p>
        </w:tc>
      </w:tr>
    </w:tbl>
    <w:p w14:paraId="466A6FCF" w14:textId="275E367F" w:rsidR="09B69B60" w:rsidRDefault="09B69B60" w:rsidP="09B69B60">
      <w:pPr>
        <w:shd w:val="clear" w:color="auto" w:fill="FFFFFF" w:themeFill="background1"/>
        <w:rPr>
          <w:b/>
          <w:bCs/>
          <w:highlight w:val="yellow"/>
        </w:rPr>
      </w:pPr>
    </w:p>
    <w:tbl>
      <w:tblPr>
        <w:tblStyle w:val="TableGrid"/>
        <w:tblW w:w="0" w:type="auto"/>
        <w:tblLayout w:type="fixed"/>
        <w:tblLook w:val="06A0" w:firstRow="1" w:lastRow="0" w:firstColumn="1" w:lastColumn="0" w:noHBand="1" w:noVBand="1"/>
      </w:tblPr>
      <w:tblGrid>
        <w:gridCol w:w="1260"/>
        <w:gridCol w:w="990"/>
        <w:gridCol w:w="945"/>
        <w:gridCol w:w="990"/>
        <w:gridCol w:w="1785"/>
        <w:gridCol w:w="1440"/>
        <w:gridCol w:w="1335"/>
        <w:gridCol w:w="1335"/>
      </w:tblGrid>
      <w:tr w:rsidR="09B69B60" w14:paraId="4512921B" w14:textId="77777777" w:rsidTr="09B69B60">
        <w:trPr>
          <w:trHeight w:val="300"/>
        </w:trPr>
        <w:tc>
          <w:tcPr>
            <w:tcW w:w="1260" w:type="dxa"/>
          </w:tcPr>
          <w:p w14:paraId="75DCA552" w14:textId="13B8BEDA" w:rsidR="582EF5B7" w:rsidRDefault="582EF5B7" w:rsidP="09B69B60">
            <w:pPr>
              <w:rPr>
                <w:b/>
                <w:bCs/>
                <w:highlight w:val="yellow"/>
              </w:rPr>
            </w:pPr>
            <w:r w:rsidRPr="09B69B60">
              <w:rPr>
                <w:b/>
                <w:bCs/>
                <w:highlight w:val="yellow"/>
              </w:rPr>
              <w:t>Measure</w:t>
            </w:r>
          </w:p>
        </w:tc>
        <w:tc>
          <w:tcPr>
            <w:tcW w:w="990" w:type="dxa"/>
          </w:tcPr>
          <w:p w14:paraId="0A653CCD" w14:textId="04318932" w:rsidR="582EF5B7" w:rsidRDefault="582EF5B7" w:rsidP="09B69B60">
            <w:pPr>
              <w:rPr>
                <w:b/>
                <w:bCs/>
                <w:highlight w:val="yellow"/>
              </w:rPr>
            </w:pPr>
            <w:r w:rsidRPr="09B69B60">
              <w:rPr>
                <w:highlight w:val="yellow"/>
              </w:rPr>
              <w:t xml:space="preserve">Wealth </w:t>
            </w:r>
          </w:p>
        </w:tc>
        <w:tc>
          <w:tcPr>
            <w:tcW w:w="945" w:type="dxa"/>
          </w:tcPr>
          <w:p w14:paraId="64758979" w14:textId="577EC708" w:rsidR="582EF5B7" w:rsidRDefault="582EF5B7" w:rsidP="09B69B60">
            <w:pPr>
              <w:rPr>
                <w:b/>
                <w:bCs/>
                <w:highlight w:val="yellow"/>
              </w:rPr>
            </w:pPr>
            <w:r w:rsidRPr="09B69B60">
              <w:rPr>
                <w:highlight w:val="yellow"/>
              </w:rPr>
              <w:t>Fame</w:t>
            </w:r>
          </w:p>
        </w:tc>
        <w:tc>
          <w:tcPr>
            <w:tcW w:w="990" w:type="dxa"/>
          </w:tcPr>
          <w:p w14:paraId="0E8BEE4F" w14:textId="29A12CBA" w:rsidR="582EF5B7" w:rsidRDefault="582EF5B7" w:rsidP="09B69B60">
            <w:pPr>
              <w:rPr>
                <w:b/>
                <w:bCs/>
                <w:highlight w:val="yellow"/>
              </w:rPr>
            </w:pPr>
            <w:r w:rsidRPr="09B69B60">
              <w:rPr>
                <w:highlight w:val="yellow"/>
              </w:rPr>
              <w:t>Image</w:t>
            </w:r>
          </w:p>
        </w:tc>
        <w:tc>
          <w:tcPr>
            <w:tcW w:w="1785" w:type="dxa"/>
          </w:tcPr>
          <w:p w14:paraId="5D9323EB" w14:textId="27E7BF2D" w:rsidR="582EF5B7" w:rsidRDefault="582EF5B7" w:rsidP="09B69B60">
            <w:pPr>
              <w:rPr>
                <w:b/>
                <w:bCs/>
                <w:highlight w:val="yellow"/>
              </w:rPr>
            </w:pPr>
            <w:r w:rsidRPr="09B69B60">
              <w:rPr>
                <w:highlight w:val="yellow"/>
              </w:rPr>
              <w:t>Personal Growth</w:t>
            </w:r>
          </w:p>
        </w:tc>
        <w:tc>
          <w:tcPr>
            <w:tcW w:w="1440" w:type="dxa"/>
          </w:tcPr>
          <w:p w14:paraId="175B3F9E" w14:textId="1AF3CBA8" w:rsidR="582EF5B7" w:rsidRDefault="582EF5B7" w:rsidP="09B69B60">
            <w:pPr>
              <w:rPr>
                <w:b/>
                <w:bCs/>
                <w:highlight w:val="yellow"/>
              </w:rPr>
            </w:pPr>
            <w:r w:rsidRPr="09B69B60">
              <w:rPr>
                <w:highlight w:val="yellow"/>
              </w:rPr>
              <w:t>Relationships</w:t>
            </w:r>
          </w:p>
        </w:tc>
        <w:tc>
          <w:tcPr>
            <w:tcW w:w="1335" w:type="dxa"/>
          </w:tcPr>
          <w:p w14:paraId="33511CF3" w14:textId="559A28D4" w:rsidR="582EF5B7" w:rsidRDefault="582EF5B7" w:rsidP="09B69B60">
            <w:pPr>
              <w:rPr>
                <w:b/>
                <w:bCs/>
                <w:highlight w:val="yellow"/>
              </w:rPr>
            </w:pPr>
            <w:r w:rsidRPr="09B69B60">
              <w:rPr>
                <w:highlight w:val="yellow"/>
              </w:rPr>
              <w:t>Community</w:t>
            </w:r>
          </w:p>
        </w:tc>
        <w:tc>
          <w:tcPr>
            <w:tcW w:w="1335" w:type="dxa"/>
          </w:tcPr>
          <w:p w14:paraId="47CD9DC7" w14:textId="53524445" w:rsidR="582EF5B7" w:rsidRDefault="582EF5B7" w:rsidP="09B69B60">
            <w:pPr>
              <w:rPr>
                <w:b/>
                <w:bCs/>
                <w:highlight w:val="yellow"/>
              </w:rPr>
            </w:pPr>
            <w:r w:rsidRPr="09B69B60">
              <w:rPr>
                <w:highlight w:val="yellow"/>
              </w:rPr>
              <w:t>Health</w:t>
            </w:r>
          </w:p>
        </w:tc>
      </w:tr>
      <w:tr w:rsidR="09B69B60" w14:paraId="19BFDD7A" w14:textId="77777777" w:rsidTr="09B69B60">
        <w:trPr>
          <w:trHeight w:val="300"/>
        </w:trPr>
        <w:tc>
          <w:tcPr>
            <w:tcW w:w="1260" w:type="dxa"/>
          </w:tcPr>
          <w:p w14:paraId="5D017B53" w14:textId="1DB6F3D1" w:rsidR="582EF5B7" w:rsidRDefault="582EF5B7" w:rsidP="09B69B60">
            <w:pPr>
              <w:rPr>
                <w:b/>
                <w:bCs/>
                <w:highlight w:val="yellow"/>
              </w:rPr>
            </w:pPr>
            <w:r w:rsidRPr="09B69B60">
              <w:rPr>
                <w:b/>
                <w:bCs/>
                <w:highlight w:val="yellow"/>
              </w:rPr>
              <w:t>Question</w:t>
            </w:r>
          </w:p>
        </w:tc>
        <w:tc>
          <w:tcPr>
            <w:tcW w:w="990" w:type="dxa"/>
          </w:tcPr>
          <w:p w14:paraId="21749178" w14:textId="020D0BD5" w:rsidR="582EF5B7" w:rsidRDefault="582EF5B7" w:rsidP="09B69B60">
            <w:pPr>
              <w:rPr>
                <w:highlight w:val="yellow"/>
              </w:rPr>
            </w:pPr>
            <w:r w:rsidRPr="09B69B60">
              <w:rPr>
                <w:highlight w:val="yellow"/>
              </w:rPr>
              <w:t>1, 2</w:t>
            </w:r>
          </w:p>
        </w:tc>
        <w:tc>
          <w:tcPr>
            <w:tcW w:w="945" w:type="dxa"/>
          </w:tcPr>
          <w:p w14:paraId="6A9B592E" w14:textId="7EC01F12" w:rsidR="582EF5B7" w:rsidRDefault="582EF5B7" w:rsidP="09B69B60">
            <w:pPr>
              <w:rPr>
                <w:highlight w:val="yellow"/>
              </w:rPr>
            </w:pPr>
            <w:r w:rsidRPr="09B69B60">
              <w:rPr>
                <w:highlight w:val="yellow"/>
              </w:rPr>
              <w:t>2,6</w:t>
            </w:r>
          </w:p>
        </w:tc>
        <w:tc>
          <w:tcPr>
            <w:tcW w:w="990" w:type="dxa"/>
          </w:tcPr>
          <w:p w14:paraId="2998FCC5" w14:textId="4D8B63E9" w:rsidR="582EF5B7" w:rsidRDefault="582EF5B7" w:rsidP="09B69B60">
            <w:pPr>
              <w:rPr>
                <w:highlight w:val="yellow"/>
              </w:rPr>
            </w:pPr>
            <w:r w:rsidRPr="09B69B60">
              <w:rPr>
                <w:highlight w:val="yellow"/>
              </w:rPr>
              <w:t>8,9</w:t>
            </w:r>
          </w:p>
        </w:tc>
        <w:tc>
          <w:tcPr>
            <w:tcW w:w="1785" w:type="dxa"/>
          </w:tcPr>
          <w:p w14:paraId="48F97F18" w14:textId="44236B6C" w:rsidR="582EF5B7" w:rsidRDefault="582EF5B7" w:rsidP="09B69B60">
            <w:pPr>
              <w:rPr>
                <w:highlight w:val="yellow"/>
              </w:rPr>
            </w:pPr>
            <w:r w:rsidRPr="09B69B60">
              <w:rPr>
                <w:highlight w:val="yellow"/>
              </w:rPr>
              <w:t>10,15</w:t>
            </w:r>
          </w:p>
        </w:tc>
        <w:tc>
          <w:tcPr>
            <w:tcW w:w="1440" w:type="dxa"/>
          </w:tcPr>
          <w:p w14:paraId="145E0AEB" w14:textId="301994E7" w:rsidR="582EF5B7" w:rsidRDefault="582EF5B7" w:rsidP="09B69B60">
            <w:pPr>
              <w:rPr>
                <w:highlight w:val="yellow"/>
              </w:rPr>
            </w:pPr>
            <w:r w:rsidRPr="09B69B60">
              <w:rPr>
                <w:highlight w:val="yellow"/>
              </w:rPr>
              <w:t>3,7,11</w:t>
            </w:r>
          </w:p>
        </w:tc>
        <w:tc>
          <w:tcPr>
            <w:tcW w:w="1335" w:type="dxa"/>
          </w:tcPr>
          <w:p w14:paraId="36F252D5" w14:textId="293A23B5" w:rsidR="582EF5B7" w:rsidRDefault="582EF5B7" w:rsidP="09B69B60">
            <w:pPr>
              <w:rPr>
                <w:highlight w:val="yellow"/>
              </w:rPr>
            </w:pPr>
            <w:r w:rsidRPr="09B69B60">
              <w:rPr>
                <w:highlight w:val="yellow"/>
              </w:rPr>
              <w:t>5,13</w:t>
            </w:r>
          </w:p>
        </w:tc>
        <w:tc>
          <w:tcPr>
            <w:tcW w:w="1335" w:type="dxa"/>
          </w:tcPr>
          <w:p w14:paraId="66E46A88" w14:textId="6DE3AB62" w:rsidR="582EF5B7" w:rsidRDefault="582EF5B7" w:rsidP="09B69B60">
            <w:pPr>
              <w:rPr>
                <w:highlight w:val="yellow"/>
              </w:rPr>
            </w:pPr>
            <w:r w:rsidRPr="09B69B60">
              <w:rPr>
                <w:highlight w:val="yellow"/>
              </w:rPr>
              <w:t>4,14</w:t>
            </w:r>
          </w:p>
        </w:tc>
      </w:tr>
    </w:tbl>
    <w:p w14:paraId="0799F9AA" w14:textId="06BB9C25" w:rsidR="00A94545" w:rsidRDefault="00A94545" w:rsidP="09B69B60">
      <w:pPr>
        <w:shd w:val="clear" w:color="auto" w:fill="FFFFFF" w:themeFill="background1"/>
        <w:rPr>
          <w:b/>
          <w:bCs/>
          <w:highlight w:val="yellow"/>
        </w:rPr>
      </w:pPr>
      <w:r w:rsidRPr="09B69B60">
        <w:rPr>
          <w:b/>
          <w:bCs/>
          <w:highlight w:val="yellow"/>
        </w:rPr>
        <w:t xml:space="preserve">Financial </w:t>
      </w:r>
      <w:r w:rsidR="7DF5F109" w:rsidRPr="3BE11208">
        <w:rPr>
          <w:b/>
          <w:bCs/>
          <w:highlight w:val="yellow"/>
        </w:rPr>
        <w:t>St</w:t>
      </w:r>
      <w:r w:rsidR="365E34D9" w:rsidRPr="3BE11208">
        <w:rPr>
          <w:b/>
          <w:bCs/>
          <w:highlight w:val="yellow"/>
        </w:rPr>
        <w:t>rain</w:t>
      </w:r>
      <w:r w:rsidRPr="09B69B60">
        <w:rPr>
          <w:b/>
          <w:bCs/>
          <w:highlight w:val="yellow"/>
        </w:rPr>
        <w:t xml:space="preserve"> Scale (FSS)</w:t>
      </w:r>
    </w:p>
    <w:p w14:paraId="50A21F56" w14:textId="1DDC9980" w:rsidR="6CD09C12" w:rsidRDefault="09D8B4BA" w:rsidP="5519CD70">
      <w:pPr>
        <w:shd w:val="clear" w:color="auto" w:fill="FFFFFF" w:themeFill="background1"/>
        <w:rPr>
          <w:b/>
          <w:bCs/>
          <w:highlight w:val="yellow"/>
        </w:rPr>
      </w:pPr>
      <w:r w:rsidRPr="0B673BBB">
        <w:rPr>
          <w:highlight w:val="yellow"/>
        </w:rPr>
        <w:t>Rating 1-5(1= Never, 5 = Very often)</w:t>
      </w:r>
    </w:p>
    <w:p w14:paraId="7649ADEE" w14:textId="30CE38AB" w:rsidR="09B69B60" w:rsidRDefault="6CD09C12" w:rsidP="0B673BBB">
      <w:pPr>
        <w:shd w:val="clear" w:color="auto" w:fill="FFFFFF" w:themeFill="background1"/>
        <w:rPr>
          <w:highlight w:val="yellow"/>
        </w:rPr>
      </w:pPr>
      <w:r w:rsidRPr="0B673BBB">
        <w:rPr>
          <w:highlight w:val="yellow"/>
        </w:rPr>
        <w:t>1.Do you have serious financial worries?</w:t>
      </w:r>
    </w:p>
    <w:p w14:paraId="7999E357" w14:textId="043C9B3C" w:rsidR="09B69B60" w:rsidRDefault="6CD09C12" w:rsidP="0B673BBB">
      <w:pPr>
        <w:shd w:val="clear" w:color="auto" w:fill="FFFFFF" w:themeFill="background1"/>
        <w:rPr>
          <w:highlight w:val="yellow"/>
        </w:rPr>
      </w:pPr>
      <w:r w:rsidRPr="0B673BBB">
        <w:rPr>
          <w:highlight w:val="yellow"/>
        </w:rPr>
        <w:t>2.Are you unable to do the things you like because of shortages of money?</w:t>
      </w:r>
    </w:p>
    <w:p w14:paraId="2891E45A" w14:textId="05C7AFAA" w:rsidR="09B69B60" w:rsidRDefault="6CD09C12" w:rsidP="0B673BBB">
      <w:pPr>
        <w:shd w:val="clear" w:color="auto" w:fill="FFFFFF" w:themeFill="background1"/>
        <w:rPr>
          <w:highlight w:val="yellow"/>
        </w:rPr>
      </w:pPr>
      <w:r w:rsidRPr="0B673BBB">
        <w:rPr>
          <w:highlight w:val="yellow"/>
        </w:rPr>
        <w:t>3.Are you unable to do the things you need because of shortages of money?</w:t>
      </w:r>
    </w:p>
    <w:p w14:paraId="10A4C358" w14:textId="478D30C1" w:rsidR="09B69B60" w:rsidRDefault="6CD09C12" w:rsidP="09B69B60">
      <w:pPr>
        <w:shd w:val="clear" w:color="auto" w:fill="FFFFFF" w:themeFill="background1"/>
        <w:rPr>
          <w:highlight w:val="yellow"/>
        </w:rPr>
      </w:pPr>
      <w:r w:rsidRPr="0B673BBB">
        <w:rPr>
          <w:highlight w:val="yellow"/>
        </w:rPr>
        <w:t>4.Are you unable to manage on the money you have?’’</w:t>
      </w:r>
    </w:p>
    <w:p w14:paraId="1C82AAF9" w14:textId="4A1AD8F1" w:rsidR="0B673BBB" w:rsidRDefault="0B673BBB" w:rsidP="0B673BBB">
      <w:pPr>
        <w:shd w:val="clear" w:color="auto" w:fill="FFFFFF" w:themeFill="background1"/>
        <w:rPr>
          <w:highlight w:val="yellow"/>
        </w:rPr>
      </w:pPr>
    </w:p>
    <w:p w14:paraId="61E9978F" w14:textId="03D13070" w:rsidR="43CE8CAF" w:rsidRPr="00646C79" w:rsidRDefault="43CE8CAF" w:rsidP="09B69B60">
      <w:pPr>
        <w:shd w:val="clear" w:color="auto" w:fill="FFFFFF" w:themeFill="background1"/>
        <w:rPr>
          <w:b/>
          <w:bCs/>
          <w:highlight w:val="yellow"/>
        </w:rPr>
      </w:pPr>
      <w:r w:rsidRPr="00646C79">
        <w:rPr>
          <w:b/>
          <w:bCs/>
          <w:highlight w:val="yellow"/>
        </w:rPr>
        <w:t>Climate Change Anxiety Scale</w:t>
      </w:r>
    </w:p>
    <w:p w14:paraId="5522B1A9" w14:textId="4CEC344C" w:rsidR="43CE8CAF" w:rsidRPr="00646C79" w:rsidRDefault="43CE8CAF" w:rsidP="09B69B60">
      <w:pPr>
        <w:shd w:val="clear" w:color="auto" w:fill="FFFFFF" w:themeFill="background1"/>
        <w:rPr>
          <w:highlight w:val="yellow"/>
        </w:rPr>
      </w:pPr>
      <w:r w:rsidRPr="00646C79">
        <w:rPr>
          <w:highlight w:val="yellow"/>
        </w:rPr>
        <w:t>Rating: 1-7 (1-Never, 2-Rarely, 3-Sometimes, 4-Often, 5-Almost always)</w:t>
      </w:r>
    </w:p>
    <w:p w14:paraId="5B5ED864" w14:textId="0E62FBAE" w:rsidR="43CE8CAF" w:rsidRPr="00646C79" w:rsidRDefault="43CE8CAF" w:rsidP="09B69B60">
      <w:pPr>
        <w:shd w:val="clear" w:color="auto" w:fill="FFFFFF" w:themeFill="background1"/>
        <w:rPr>
          <w:highlight w:val="yellow"/>
        </w:rPr>
      </w:pPr>
      <w:r w:rsidRPr="00646C79">
        <w:rPr>
          <w:highlight w:val="yellow"/>
        </w:rPr>
        <w:t>Items</w:t>
      </w:r>
    </w:p>
    <w:p w14:paraId="077D4B6F" w14:textId="7010F076" w:rsidR="3CA5EF60" w:rsidRPr="00646C79" w:rsidRDefault="3CA5EF60" w:rsidP="09B69B60">
      <w:pPr>
        <w:pStyle w:val="ListParagraph"/>
        <w:numPr>
          <w:ilvl w:val="0"/>
          <w:numId w:val="1"/>
        </w:numPr>
        <w:shd w:val="clear" w:color="auto" w:fill="FFFFFF" w:themeFill="background1"/>
        <w:rPr>
          <w:highlight w:val="yellow"/>
        </w:rPr>
      </w:pPr>
      <w:r w:rsidRPr="00646C79">
        <w:rPr>
          <w:highlight w:val="yellow"/>
        </w:rPr>
        <w:t xml:space="preserve">Thinking about climate change makes it difficult for me to concentrate. </w:t>
      </w:r>
    </w:p>
    <w:p w14:paraId="59DBD601" w14:textId="41908F1E" w:rsidR="3CA5EF60" w:rsidRPr="00646C79" w:rsidRDefault="3CA5EF60" w:rsidP="09B69B60">
      <w:pPr>
        <w:pStyle w:val="ListParagraph"/>
        <w:numPr>
          <w:ilvl w:val="0"/>
          <w:numId w:val="1"/>
        </w:numPr>
        <w:rPr>
          <w:highlight w:val="yellow"/>
        </w:rPr>
      </w:pPr>
      <w:r w:rsidRPr="00646C79">
        <w:rPr>
          <w:highlight w:val="yellow"/>
        </w:rPr>
        <w:t xml:space="preserve">Thinking about climate change makes it difficult for me to sleep. </w:t>
      </w:r>
    </w:p>
    <w:p w14:paraId="7D93F401" w14:textId="3768A5B4" w:rsidR="3CA5EF60" w:rsidRPr="00646C79" w:rsidRDefault="3CA5EF60" w:rsidP="09B69B60">
      <w:pPr>
        <w:pStyle w:val="ListParagraph"/>
        <w:numPr>
          <w:ilvl w:val="0"/>
          <w:numId w:val="1"/>
        </w:numPr>
        <w:rPr>
          <w:highlight w:val="yellow"/>
        </w:rPr>
      </w:pPr>
      <w:r w:rsidRPr="00646C79">
        <w:rPr>
          <w:highlight w:val="yellow"/>
        </w:rPr>
        <w:t xml:space="preserve">I have nightmares about climate change. </w:t>
      </w:r>
    </w:p>
    <w:p w14:paraId="3408BB18" w14:textId="1ECDD130" w:rsidR="3CA5EF60" w:rsidRPr="00646C79" w:rsidRDefault="3CA5EF60" w:rsidP="09B69B60">
      <w:pPr>
        <w:pStyle w:val="ListParagraph"/>
        <w:numPr>
          <w:ilvl w:val="0"/>
          <w:numId w:val="1"/>
        </w:numPr>
        <w:rPr>
          <w:highlight w:val="yellow"/>
        </w:rPr>
      </w:pPr>
      <w:r w:rsidRPr="00646C79">
        <w:rPr>
          <w:highlight w:val="yellow"/>
        </w:rPr>
        <w:t xml:space="preserve">I find myself crying because of climate change. </w:t>
      </w:r>
    </w:p>
    <w:p w14:paraId="7982CC6D" w14:textId="5FA0E93D" w:rsidR="3CA5EF60" w:rsidRPr="00646C79" w:rsidRDefault="3CA5EF60" w:rsidP="09B69B60">
      <w:pPr>
        <w:pStyle w:val="ListParagraph"/>
        <w:numPr>
          <w:ilvl w:val="0"/>
          <w:numId w:val="1"/>
        </w:numPr>
        <w:rPr>
          <w:highlight w:val="yellow"/>
        </w:rPr>
      </w:pPr>
      <w:r w:rsidRPr="00646C79">
        <w:rPr>
          <w:highlight w:val="yellow"/>
        </w:rPr>
        <w:t xml:space="preserve">My concerns about climate change make it hard for me to have fun with my family or friends. </w:t>
      </w:r>
    </w:p>
    <w:p w14:paraId="2C3A6D39" w14:textId="30DE7911" w:rsidR="3CA5EF60" w:rsidRPr="00646C79" w:rsidRDefault="3CA5EF60" w:rsidP="09B69B60">
      <w:pPr>
        <w:pStyle w:val="ListParagraph"/>
        <w:numPr>
          <w:ilvl w:val="0"/>
          <w:numId w:val="1"/>
        </w:numPr>
        <w:rPr>
          <w:highlight w:val="yellow"/>
        </w:rPr>
      </w:pPr>
      <w:r w:rsidRPr="00646C79">
        <w:rPr>
          <w:highlight w:val="yellow"/>
        </w:rPr>
        <w:t xml:space="preserve">My concerns about climate change interfere with my ability to get work or school assignments done. </w:t>
      </w:r>
    </w:p>
    <w:p w14:paraId="44C24632" w14:textId="66F3D56F" w:rsidR="3CA5EF60" w:rsidRPr="00646C79" w:rsidRDefault="3CA5EF60" w:rsidP="09B69B60">
      <w:pPr>
        <w:pStyle w:val="ListParagraph"/>
        <w:numPr>
          <w:ilvl w:val="0"/>
          <w:numId w:val="1"/>
        </w:numPr>
        <w:rPr>
          <w:highlight w:val="yellow"/>
        </w:rPr>
      </w:pPr>
      <w:r w:rsidRPr="00646C79">
        <w:rPr>
          <w:highlight w:val="yellow"/>
        </w:rPr>
        <w:t xml:space="preserve">I have been directly affected by climate change. </w:t>
      </w:r>
    </w:p>
    <w:p w14:paraId="27347F25" w14:textId="64F88130" w:rsidR="3CA5EF60" w:rsidRPr="00646C79" w:rsidRDefault="3CA5EF60" w:rsidP="09B69B60">
      <w:pPr>
        <w:pStyle w:val="ListParagraph"/>
        <w:numPr>
          <w:ilvl w:val="0"/>
          <w:numId w:val="1"/>
        </w:numPr>
        <w:rPr>
          <w:highlight w:val="yellow"/>
        </w:rPr>
      </w:pPr>
      <w:r w:rsidRPr="00646C79">
        <w:rPr>
          <w:highlight w:val="yellow"/>
        </w:rPr>
        <w:t xml:space="preserve">I try to reduce my behaviors that contribute to climate change. </w:t>
      </w:r>
    </w:p>
    <w:p w14:paraId="0BF023A6" w14:textId="773A52A2" w:rsidR="3CA5EF60" w:rsidRPr="00646C79" w:rsidRDefault="3CA5EF60" w:rsidP="09B69B60">
      <w:pPr>
        <w:pStyle w:val="ListParagraph"/>
        <w:numPr>
          <w:ilvl w:val="0"/>
          <w:numId w:val="1"/>
        </w:numPr>
        <w:rPr>
          <w:highlight w:val="yellow"/>
        </w:rPr>
      </w:pPr>
      <w:r w:rsidRPr="00646C79">
        <w:rPr>
          <w:highlight w:val="yellow"/>
        </w:rPr>
        <w:t xml:space="preserve">I feel guilty if I waste energy. </w:t>
      </w:r>
    </w:p>
    <w:p w14:paraId="5BF131E1" w14:textId="60D17DB8" w:rsidR="3CA5EF60" w:rsidRPr="00646C79" w:rsidRDefault="3CA5EF60" w:rsidP="09B69B60">
      <w:pPr>
        <w:pStyle w:val="ListParagraph"/>
        <w:numPr>
          <w:ilvl w:val="0"/>
          <w:numId w:val="1"/>
        </w:numPr>
        <w:rPr>
          <w:highlight w:val="yellow"/>
        </w:rPr>
      </w:pPr>
      <w:r w:rsidRPr="00646C79">
        <w:rPr>
          <w:highlight w:val="yellow"/>
        </w:rPr>
        <w:t>I believe I can do something to help address the problem of climate change.</w:t>
      </w:r>
    </w:p>
    <w:p w14:paraId="2E358DB8" w14:textId="5A21A5D4" w:rsidR="39EFB88C" w:rsidRPr="00646C79" w:rsidRDefault="39EFB88C" w:rsidP="09B69B60">
      <w:pPr>
        <w:shd w:val="clear" w:color="auto" w:fill="FFFFFF" w:themeFill="background1"/>
        <w:rPr>
          <w:b/>
          <w:bCs/>
          <w:highlight w:val="yellow"/>
        </w:rPr>
      </w:pPr>
      <w:r w:rsidRPr="00646C79">
        <w:rPr>
          <w:b/>
          <w:bCs/>
          <w:highlight w:val="yellow"/>
        </w:rPr>
        <w:t>Ndetei-Othieno-Kathuku scale</w:t>
      </w:r>
    </w:p>
    <w:p w14:paraId="4E3C8460" w14:textId="74C1D8D4" w:rsidR="39EFB88C" w:rsidRPr="00646C79" w:rsidRDefault="39EFB88C" w:rsidP="09B69B60">
      <w:pPr>
        <w:shd w:val="clear" w:color="auto" w:fill="FFFFFF" w:themeFill="background1"/>
        <w:rPr>
          <w:highlight w:val="yellow"/>
        </w:rPr>
      </w:pPr>
      <w:r w:rsidRPr="00646C79">
        <w:rPr>
          <w:highlight w:val="yellow"/>
        </w:rPr>
        <w:t xml:space="preserve">Rating 0-4(0-Not at all, </w:t>
      </w:r>
      <w:r w:rsidR="1D2F6517" w:rsidRPr="00646C79">
        <w:rPr>
          <w:highlight w:val="yellow"/>
        </w:rPr>
        <w:t xml:space="preserve">2-A little bit, 3-Moderately, </w:t>
      </w:r>
      <w:r w:rsidRPr="00646C79">
        <w:rPr>
          <w:highlight w:val="yellow"/>
        </w:rPr>
        <w:t>4-extreme)</w:t>
      </w:r>
    </w:p>
    <w:p w14:paraId="07C610D3" w14:textId="412EA90C" w:rsidR="39EFB88C" w:rsidRPr="00646C79" w:rsidRDefault="39EFB88C" w:rsidP="09B69B60">
      <w:pPr>
        <w:shd w:val="clear" w:color="auto" w:fill="FFFFFF" w:themeFill="background1"/>
        <w:rPr>
          <w:highlight w:val="yellow"/>
        </w:rPr>
      </w:pPr>
      <w:r w:rsidRPr="00646C79">
        <w:rPr>
          <w:highlight w:val="yellow"/>
        </w:rPr>
        <w:t>Items</w:t>
      </w:r>
    </w:p>
    <w:p w14:paraId="73EE3059" w14:textId="412EA90C" w:rsidR="39EFB88C" w:rsidRPr="00646C79" w:rsidRDefault="39EFB88C" w:rsidP="67FCBF4C">
      <w:pPr>
        <w:shd w:val="clear" w:color="auto" w:fill="FFFFFF" w:themeFill="background1"/>
        <w:rPr>
          <w:highlight w:val="yellow"/>
        </w:rPr>
      </w:pPr>
      <w:r w:rsidRPr="00646C79">
        <w:rPr>
          <w:highlight w:val="yellow"/>
        </w:rPr>
        <w:t>Over the past</w:t>
      </w:r>
      <w:r w:rsidR="4932F258" w:rsidRPr="00646C79">
        <w:rPr>
          <w:highlight w:val="yellow"/>
        </w:rPr>
        <w:t xml:space="preserve"> one week and even today, how much were you distressed by:</w:t>
      </w:r>
    </w:p>
    <w:p w14:paraId="1A3C31B1" w14:textId="3ABEF6DC"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Feeling as if insects or ants are crawling under your skin</w:t>
      </w:r>
    </w:p>
    <w:p w14:paraId="4DA90017" w14:textId="1A17CAF7"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 xml:space="preserve">Feeling a pressure on the top of your head </w:t>
      </w:r>
    </w:p>
    <w:p w14:paraId="3D4A785D" w14:textId="5E8B941B"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Feeling as if you are carrying a heavy load on your head</w:t>
      </w:r>
    </w:p>
    <w:p w14:paraId="6DB988AC" w14:textId="0F9C2833"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Feeling a lot of pressure between your shoulders</w:t>
      </w:r>
    </w:p>
    <w:p w14:paraId="15BACE45" w14:textId="2FFB1CB8"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Often having joint pains</w:t>
      </w:r>
    </w:p>
    <w:p w14:paraId="03BA9B4B" w14:textId="7282872E"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 xml:space="preserve">Often having pain in your bones </w:t>
      </w:r>
    </w:p>
    <w:p w14:paraId="4FEAA0BF" w14:textId="2E37E028"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Sweating a lot even when it is cold outside</w:t>
      </w:r>
    </w:p>
    <w:p w14:paraId="3092860C" w14:textId="040C1030"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 xml:space="preserve">Feeling as if your blood is slowed down </w:t>
      </w:r>
    </w:p>
    <w:p w14:paraId="163C9AA1" w14:textId="7256D18D"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 xml:space="preserve">Your blood running too fast </w:t>
      </w:r>
    </w:p>
    <w:p w14:paraId="1D697EC6" w14:textId="4B40CDA9"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 xml:space="preserve">Often having a ringing feeling/sensation in your ears </w:t>
      </w:r>
    </w:p>
    <w:p w14:paraId="5E96F6DA" w14:textId="634BCB4A"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 xml:space="preserve">Thinking your illness is due to bewitchment </w:t>
      </w:r>
    </w:p>
    <w:p w14:paraId="2474B645" w14:textId="21ACD3DE"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 xml:space="preserve">Feeling your heart is heavy </w:t>
      </w:r>
    </w:p>
    <w:p w14:paraId="504AC05F" w14:textId="02F21789"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 xml:space="preserve">Feeling your heart has fallen down </w:t>
      </w:r>
    </w:p>
    <w:p w14:paraId="51A87BEC" w14:textId="48EAC004"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Getting frequent attacks of malaria</w:t>
      </w:r>
    </w:p>
    <w:p w14:paraId="7A7FDA28" w14:textId="0901B88D" w:rsidR="74663F94" w:rsidRPr="00646C79" w:rsidRDefault="74663F94" w:rsidP="16BCBF15">
      <w:pPr>
        <w:pStyle w:val="ListParagraph"/>
        <w:numPr>
          <w:ilvl w:val="0"/>
          <w:numId w:val="38"/>
        </w:numPr>
        <w:shd w:val="clear" w:color="auto" w:fill="FFFFFF" w:themeFill="background1"/>
        <w:rPr>
          <w:highlight w:val="yellow"/>
        </w:rPr>
      </w:pPr>
      <w:r w:rsidRPr="00646C79">
        <w:rPr>
          <w:highlight w:val="yellow"/>
        </w:rPr>
        <w:t>Feeling pains in the upper part of your stomach/ abdomen</w:t>
      </w:r>
    </w:p>
    <w:p w14:paraId="7D5FCC26" w14:textId="3AB08996" w:rsidR="0F6BF28F" w:rsidRDefault="0F6BF28F" w:rsidP="0F6BF28F">
      <w:pPr>
        <w:shd w:val="clear" w:color="auto" w:fill="FFFFFF" w:themeFill="background1"/>
      </w:pPr>
    </w:p>
    <w:p w14:paraId="2F401BFD" w14:textId="6DB51570" w:rsidR="77B20143" w:rsidRPr="00646C79" w:rsidRDefault="36D9494A" w:rsidP="14832BB1">
      <w:pPr>
        <w:shd w:val="clear" w:color="auto" w:fill="FFFFFF" w:themeFill="background1"/>
        <w:rPr>
          <w:b/>
          <w:bCs/>
          <w:highlight w:val="yellow"/>
        </w:rPr>
      </w:pPr>
      <w:r w:rsidRPr="00646C79">
        <w:rPr>
          <w:b/>
          <w:bCs/>
          <w:highlight w:val="yellow"/>
        </w:rPr>
        <w:t>Service Use Questionnaire</w:t>
      </w:r>
    </w:p>
    <w:p w14:paraId="6C42C6AA" w14:textId="143274FE" w:rsidR="77B20143" w:rsidRPr="00646C79" w:rsidRDefault="36D9494A" w:rsidP="68581B16">
      <w:pPr>
        <w:pStyle w:val="ListParagraph"/>
        <w:numPr>
          <w:ilvl w:val="0"/>
          <w:numId w:val="41"/>
        </w:numPr>
        <w:shd w:val="clear" w:color="auto" w:fill="FFFFFF" w:themeFill="background1"/>
        <w:rPr>
          <w:highlight w:val="yellow"/>
        </w:rPr>
      </w:pPr>
      <w:r w:rsidRPr="00646C79">
        <w:rPr>
          <w:highlight w:val="yellow"/>
        </w:rPr>
        <w:t>Within the past six months, have you at any point felt a need for outside help (someone outside your immediate family) with your problems, feelings, behaviour or emotional trouble?</w:t>
      </w:r>
    </w:p>
    <w:p w14:paraId="025AFE43" w14:textId="3AB08996" w:rsidR="77B20143" w:rsidRPr="00646C79" w:rsidRDefault="36D9494A" w:rsidP="0F6BF28F">
      <w:pPr>
        <w:rPr>
          <w:highlight w:val="yellow"/>
        </w:rPr>
      </w:pPr>
      <w:r w:rsidRPr="00646C79">
        <w:rPr>
          <w:highlight w:val="yellow"/>
        </w:rPr>
        <w:t>No, I have not felt the need.</w:t>
      </w:r>
    </w:p>
    <w:p w14:paraId="391886A9" w14:textId="3AB08996" w:rsidR="77B20143" w:rsidRPr="00646C79" w:rsidRDefault="36D9494A" w:rsidP="0F6BF28F">
      <w:pPr>
        <w:rPr>
          <w:highlight w:val="yellow"/>
        </w:rPr>
      </w:pPr>
      <w:r w:rsidRPr="00646C79">
        <w:rPr>
          <w:highlight w:val="yellow"/>
        </w:rPr>
        <w:t>I have considered getting outside help.</w:t>
      </w:r>
    </w:p>
    <w:p w14:paraId="16439458" w14:textId="3AB08996" w:rsidR="77B20143" w:rsidRPr="00646C79" w:rsidRDefault="36D9494A" w:rsidP="0F6BF28F">
      <w:pPr>
        <w:rPr>
          <w:highlight w:val="yellow"/>
        </w:rPr>
      </w:pPr>
      <w:r w:rsidRPr="00646C79">
        <w:rPr>
          <w:highlight w:val="yellow"/>
        </w:rPr>
        <w:t>I have sought outside help.</w:t>
      </w:r>
    </w:p>
    <w:p w14:paraId="5E4CA35F" w14:textId="3AB08996" w:rsidR="77B20143" w:rsidRPr="00646C79" w:rsidRDefault="36D9494A" w:rsidP="0F6BF28F">
      <w:pPr>
        <w:rPr>
          <w:highlight w:val="yellow"/>
        </w:rPr>
      </w:pPr>
      <w:r w:rsidRPr="00646C79">
        <w:rPr>
          <w:highlight w:val="yellow"/>
        </w:rPr>
        <w:t xml:space="preserve"> </w:t>
      </w:r>
    </w:p>
    <w:p w14:paraId="50697BD9" w14:textId="4791313D" w:rsidR="77B20143" w:rsidRPr="00646C79" w:rsidRDefault="36D9494A" w:rsidP="56C6BC88">
      <w:pPr>
        <w:pStyle w:val="ListParagraph"/>
        <w:numPr>
          <w:ilvl w:val="0"/>
          <w:numId w:val="41"/>
        </w:numPr>
        <w:rPr>
          <w:highlight w:val="yellow"/>
        </w:rPr>
      </w:pPr>
      <w:r w:rsidRPr="00646C79">
        <w:rPr>
          <w:highlight w:val="yellow"/>
        </w:rPr>
        <w:t>If you have sought help- where/whose help?</w:t>
      </w:r>
    </w:p>
    <w:p w14:paraId="2E5CD1A8" w14:textId="3AB08996" w:rsidR="77B20143" w:rsidRPr="00646C79" w:rsidRDefault="36D9494A" w:rsidP="0F6BF28F">
      <w:pPr>
        <w:rPr>
          <w:highlight w:val="yellow"/>
        </w:rPr>
      </w:pPr>
      <w:r w:rsidRPr="00646C79">
        <w:rPr>
          <w:highlight w:val="yellow"/>
        </w:rPr>
        <w:t>(You can select more than one option)?</w:t>
      </w:r>
    </w:p>
    <w:p w14:paraId="16D821B0" w14:textId="3AB08996" w:rsidR="77B20143" w:rsidRPr="00646C79" w:rsidRDefault="36D9494A" w:rsidP="0F6BF28F">
      <w:pPr>
        <w:rPr>
          <w:highlight w:val="yellow"/>
        </w:rPr>
      </w:pPr>
      <w:r w:rsidRPr="00646C79">
        <w:rPr>
          <w:highlight w:val="yellow"/>
        </w:rPr>
        <w:t>Friends.</w:t>
      </w:r>
    </w:p>
    <w:p w14:paraId="0E3C8FFA" w14:textId="3AB08996" w:rsidR="77B20143" w:rsidRPr="00646C79" w:rsidRDefault="36D9494A" w:rsidP="0F6BF28F">
      <w:pPr>
        <w:rPr>
          <w:highlight w:val="yellow"/>
        </w:rPr>
      </w:pPr>
      <w:r w:rsidRPr="00646C79">
        <w:rPr>
          <w:highlight w:val="yellow"/>
        </w:rPr>
        <w:t>Relatives.</w:t>
      </w:r>
    </w:p>
    <w:p w14:paraId="20DAE5C3" w14:textId="3AB08996" w:rsidR="77B20143" w:rsidRPr="00646C79" w:rsidRDefault="36D9494A" w:rsidP="0F6BF28F">
      <w:pPr>
        <w:rPr>
          <w:highlight w:val="yellow"/>
        </w:rPr>
      </w:pPr>
      <w:r w:rsidRPr="00646C79">
        <w:rPr>
          <w:highlight w:val="yellow"/>
        </w:rPr>
        <w:t>School staff (like a teacher or school counsellor).</w:t>
      </w:r>
    </w:p>
    <w:p w14:paraId="727CCA60" w14:textId="3AB08996" w:rsidR="77B20143" w:rsidRPr="00646C79" w:rsidRDefault="36D9494A" w:rsidP="0F6BF28F">
      <w:pPr>
        <w:rPr>
          <w:highlight w:val="yellow"/>
        </w:rPr>
      </w:pPr>
      <w:r w:rsidRPr="00646C79">
        <w:rPr>
          <w:highlight w:val="yellow"/>
        </w:rPr>
        <w:t>Medical professional (like a doctor or a nurse).</w:t>
      </w:r>
    </w:p>
    <w:p w14:paraId="64A3B855" w14:textId="3AB08996" w:rsidR="77B20143" w:rsidRPr="00646C79" w:rsidRDefault="36D9494A" w:rsidP="0F6BF28F">
      <w:pPr>
        <w:rPr>
          <w:highlight w:val="yellow"/>
        </w:rPr>
      </w:pPr>
      <w:r w:rsidRPr="00646C79">
        <w:rPr>
          <w:highlight w:val="yellow"/>
        </w:rPr>
        <w:t>Mental health Specialists (like psychologists or psychiatrist).</w:t>
      </w:r>
    </w:p>
    <w:p w14:paraId="6662D9F1" w14:textId="3AB08996" w:rsidR="77B20143" w:rsidRPr="00646C79" w:rsidRDefault="36D9494A" w:rsidP="0F6BF28F">
      <w:pPr>
        <w:rPr>
          <w:highlight w:val="yellow"/>
        </w:rPr>
      </w:pPr>
      <w:r w:rsidRPr="00646C79">
        <w:rPr>
          <w:highlight w:val="yellow"/>
        </w:rPr>
        <w:t>Coach in a sports/leisure activity.</w:t>
      </w:r>
    </w:p>
    <w:p w14:paraId="19974853" w14:textId="3AB08996" w:rsidR="77B20143" w:rsidRPr="00646C79" w:rsidRDefault="36D9494A" w:rsidP="0F6BF28F">
      <w:pPr>
        <w:rPr>
          <w:highlight w:val="yellow"/>
        </w:rPr>
      </w:pPr>
      <w:r w:rsidRPr="00646C79">
        <w:rPr>
          <w:highlight w:val="yellow"/>
        </w:rPr>
        <w:t>Religious/spiritual leader.</w:t>
      </w:r>
    </w:p>
    <w:p w14:paraId="6DC5944B" w14:textId="3AB08996" w:rsidR="77B20143" w:rsidRPr="00646C79" w:rsidRDefault="36D9494A" w:rsidP="0F6BF28F">
      <w:pPr>
        <w:rPr>
          <w:highlight w:val="yellow"/>
        </w:rPr>
      </w:pPr>
      <w:r w:rsidRPr="00646C79">
        <w:rPr>
          <w:highlight w:val="yellow"/>
        </w:rPr>
        <w:t>Someone else? please specify__________________.</w:t>
      </w:r>
    </w:p>
    <w:p w14:paraId="223B3DE2" w14:textId="3AB08996" w:rsidR="77B20143" w:rsidRPr="00646C79" w:rsidRDefault="36D9494A" w:rsidP="0F6BF28F">
      <w:pPr>
        <w:rPr>
          <w:highlight w:val="yellow"/>
        </w:rPr>
      </w:pPr>
      <w:r w:rsidRPr="00646C79">
        <w:rPr>
          <w:highlight w:val="yellow"/>
        </w:rPr>
        <w:t xml:space="preserve"> </w:t>
      </w:r>
    </w:p>
    <w:p w14:paraId="1516538B" w14:textId="088B0DAB" w:rsidR="77B20143" w:rsidRPr="00646C79" w:rsidRDefault="36D9494A" w:rsidP="56C6BC88">
      <w:pPr>
        <w:pStyle w:val="ListParagraph"/>
        <w:numPr>
          <w:ilvl w:val="0"/>
          <w:numId w:val="41"/>
        </w:numPr>
        <w:rPr>
          <w:highlight w:val="yellow"/>
        </w:rPr>
      </w:pPr>
      <w:r w:rsidRPr="00646C79">
        <w:rPr>
          <w:highlight w:val="yellow"/>
        </w:rPr>
        <w:t>If you have not sought help, what prevented you from doing so?</w:t>
      </w:r>
    </w:p>
    <w:p w14:paraId="3AE11E80" w14:textId="3AB08996" w:rsidR="77B20143" w:rsidRPr="00646C79" w:rsidRDefault="36D9494A" w:rsidP="0F6BF28F">
      <w:pPr>
        <w:rPr>
          <w:highlight w:val="yellow"/>
        </w:rPr>
      </w:pPr>
      <w:r w:rsidRPr="00646C79">
        <w:rPr>
          <w:highlight w:val="yellow"/>
        </w:rPr>
        <w:t>Wasn’t sure where to get help.</w:t>
      </w:r>
    </w:p>
    <w:p w14:paraId="03381E80" w14:textId="3AB08996" w:rsidR="77B20143" w:rsidRPr="00646C79" w:rsidRDefault="36D9494A" w:rsidP="0F6BF28F">
      <w:pPr>
        <w:rPr>
          <w:highlight w:val="yellow"/>
        </w:rPr>
      </w:pPr>
      <w:r w:rsidRPr="00646C79">
        <w:rPr>
          <w:highlight w:val="yellow"/>
        </w:rPr>
        <w:t>Preferred to handle adolescent’s problems alone or with the support of family.</w:t>
      </w:r>
    </w:p>
    <w:p w14:paraId="3909A3C9" w14:textId="3AB08996" w:rsidR="77B20143" w:rsidRPr="00646C79" w:rsidRDefault="36D9494A" w:rsidP="0F6BF28F">
      <w:pPr>
        <w:rPr>
          <w:highlight w:val="yellow"/>
        </w:rPr>
      </w:pPr>
      <w:r w:rsidRPr="00646C79">
        <w:rPr>
          <w:highlight w:val="yellow"/>
        </w:rPr>
        <w:t>Wasn’t sure if the adolescent needed help.</w:t>
      </w:r>
    </w:p>
    <w:p w14:paraId="3559AC3C" w14:textId="3AB08996" w:rsidR="77B20143" w:rsidRPr="00646C79" w:rsidRDefault="36D9494A" w:rsidP="0F6BF28F">
      <w:pPr>
        <w:rPr>
          <w:highlight w:val="yellow"/>
        </w:rPr>
      </w:pPr>
      <w:r w:rsidRPr="00646C79">
        <w:rPr>
          <w:highlight w:val="yellow"/>
        </w:rPr>
        <w:t>There wasn’t anywhere to get help.</w:t>
      </w:r>
    </w:p>
    <w:p w14:paraId="7D725EE0" w14:textId="3AB08996" w:rsidR="77B20143" w:rsidRPr="00646C79" w:rsidRDefault="36D9494A" w:rsidP="0F6BF28F">
      <w:pPr>
        <w:rPr>
          <w:highlight w:val="yellow"/>
        </w:rPr>
      </w:pPr>
      <w:r w:rsidRPr="00646C79">
        <w:rPr>
          <w:highlight w:val="yellow"/>
        </w:rPr>
        <w:t>Thought the problem would get better by itself.</w:t>
      </w:r>
    </w:p>
    <w:p w14:paraId="7D13DAA8" w14:textId="3AB08996" w:rsidR="77B20143" w:rsidRPr="00646C79" w:rsidRDefault="36D9494A" w:rsidP="0F6BF28F">
      <w:pPr>
        <w:rPr>
          <w:highlight w:val="yellow"/>
        </w:rPr>
      </w:pPr>
      <w:r w:rsidRPr="00646C79">
        <w:rPr>
          <w:highlight w:val="yellow"/>
        </w:rPr>
        <w:t>It cost too much, or our family couldn’t afford it.</w:t>
      </w:r>
    </w:p>
    <w:p w14:paraId="59186ABE" w14:textId="3AB08996" w:rsidR="77B20143" w:rsidRPr="00646C79" w:rsidRDefault="36D9494A" w:rsidP="0F6BF28F">
      <w:pPr>
        <w:rPr>
          <w:highlight w:val="yellow"/>
        </w:rPr>
      </w:pPr>
      <w:r w:rsidRPr="00646C79">
        <w:rPr>
          <w:highlight w:val="yellow"/>
        </w:rPr>
        <w:t>There was a problem getting to a service that could help.</w:t>
      </w:r>
    </w:p>
    <w:p w14:paraId="6837A3C1" w14:textId="3AB08996" w:rsidR="77B20143" w:rsidRPr="00646C79" w:rsidRDefault="36D9494A" w:rsidP="0F6BF28F">
      <w:pPr>
        <w:rPr>
          <w:highlight w:val="yellow"/>
        </w:rPr>
      </w:pPr>
      <w:r w:rsidRPr="00646C79">
        <w:rPr>
          <w:highlight w:val="yellow"/>
        </w:rPr>
        <w:t>Asked for help but didn’t get it.</w:t>
      </w:r>
    </w:p>
    <w:p w14:paraId="69CC609D" w14:textId="3AB08996" w:rsidR="77B20143" w:rsidRDefault="36D9494A" w:rsidP="0F6BF28F">
      <w:r w:rsidRPr="00646C79">
        <w:rPr>
          <w:highlight w:val="yellow"/>
        </w:rPr>
        <w:t>Didn’t want to discuss it with a stranger.</w:t>
      </w:r>
    </w:p>
    <w:p w14:paraId="324DD65C" w14:textId="3AB08996" w:rsidR="77B20143" w:rsidRPr="00646C79" w:rsidRDefault="36D9494A" w:rsidP="0F6BF28F">
      <w:pPr>
        <w:rPr>
          <w:highlight w:val="yellow"/>
        </w:rPr>
      </w:pPr>
      <w:r w:rsidRPr="00646C79">
        <w:rPr>
          <w:highlight w:val="yellow"/>
        </w:rPr>
        <w:t>Worried about what other people may think.</w:t>
      </w:r>
    </w:p>
    <w:p w14:paraId="654BA2E3" w14:textId="3AB08996" w:rsidR="77B20143" w:rsidRPr="00646C79" w:rsidRDefault="36D9494A" w:rsidP="0F6BF28F">
      <w:pPr>
        <w:rPr>
          <w:highlight w:val="yellow"/>
        </w:rPr>
      </w:pPr>
      <w:r w:rsidRPr="00646C79">
        <w:rPr>
          <w:highlight w:val="yellow"/>
        </w:rPr>
        <w:t>Adolescent refused help/did not show up at appointment/did not think they had a problem.</w:t>
      </w:r>
    </w:p>
    <w:p w14:paraId="68043CBC" w14:textId="3AB08996" w:rsidR="77B20143" w:rsidRPr="00646C79" w:rsidRDefault="36D9494A" w:rsidP="0F6BF28F">
      <w:pPr>
        <w:rPr>
          <w:highlight w:val="yellow"/>
        </w:rPr>
      </w:pPr>
      <w:r w:rsidRPr="00646C79">
        <w:rPr>
          <w:highlight w:val="yellow"/>
        </w:rPr>
        <w:t>Couldn’t get an appointment when it was needed.</w:t>
      </w:r>
    </w:p>
    <w:p w14:paraId="08CD13FD" w14:textId="3AB08996" w:rsidR="77B20143" w:rsidRPr="00646C79" w:rsidRDefault="36D9494A" w:rsidP="0F6BF28F">
      <w:pPr>
        <w:rPr>
          <w:highlight w:val="yellow"/>
        </w:rPr>
      </w:pPr>
      <w:r w:rsidRPr="00646C79">
        <w:rPr>
          <w:highlight w:val="yellow"/>
        </w:rPr>
        <w:t>None of these reasons (other).</w:t>
      </w:r>
    </w:p>
    <w:p w14:paraId="59C2BF0B" w14:textId="3F17C7C4" w:rsidR="58FE039F" w:rsidRPr="00646C79" w:rsidRDefault="58FE039F" w:rsidP="65E5DE04">
      <w:pPr>
        <w:shd w:val="clear" w:color="auto" w:fill="FFFFFF" w:themeFill="background1"/>
        <w:rPr>
          <w:b/>
          <w:bCs/>
          <w:highlight w:val="yellow"/>
        </w:rPr>
      </w:pPr>
      <w:r w:rsidRPr="00646C79">
        <w:rPr>
          <w:b/>
          <w:bCs/>
          <w:highlight w:val="yellow"/>
        </w:rPr>
        <w:t>Political and Social Stress Scale</w:t>
      </w:r>
    </w:p>
    <w:p w14:paraId="5A970E8C" w14:textId="63776093" w:rsidR="65E5DE04" w:rsidRPr="00646C79" w:rsidRDefault="58FE039F" w:rsidP="0A4576D4">
      <w:pPr>
        <w:rPr>
          <w:highlight w:val="yellow"/>
        </w:rPr>
      </w:pPr>
      <w:r w:rsidRPr="00646C79">
        <w:rPr>
          <w:highlight w:val="yellow"/>
        </w:rPr>
        <w:t xml:space="preserve">How often have you experienced the following events in the past year? </w:t>
      </w:r>
    </w:p>
    <w:p w14:paraId="677D1E40" w14:textId="70885209" w:rsidR="65E5DE04" w:rsidRPr="00646C79" w:rsidRDefault="58FE039F" w:rsidP="0A4576D4">
      <w:pPr>
        <w:rPr>
          <w:highlight w:val="yellow"/>
        </w:rPr>
      </w:pPr>
      <w:r w:rsidRPr="00646C79">
        <w:rPr>
          <w:highlight w:val="yellow"/>
        </w:rPr>
        <w:t xml:space="preserve">Ratings range from 0-3(0 = never , 3 = many times) </w:t>
      </w:r>
    </w:p>
    <w:p w14:paraId="15569D80" w14:textId="5740EAF9" w:rsidR="65E5DE04" w:rsidRPr="00646C79" w:rsidRDefault="58FE039F" w:rsidP="7E0F0139">
      <w:pPr>
        <w:pStyle w:val="ListParagraph"/>
        <w:numPr>
          <w:ilvl w:val="0"/>
          <w:numId w:val="39"/>
        </w:numPr>
        <w:rPr>
          <w:highlight w:val="yellow"/>
        </w:rPr>
      </w:pPr>
      <w:r w:rsidRPr="00646C79">
        <w:rPr>
          <w:highlight w:val="yellow"/>
        </w:rPr>
        <w:t xml:space="preserve">How often has a friend or acquaintance of yours been injured as a result of political or military violence? </w:t>
      </w:r>
    </w:p>
    <w:p w14:paraId="45ABC0FF" w14:textId="63776093" w:rsidR="65E5DE04" w:rsidRPr="00646C79" w:rsidRDefault="58FE039F" w:rsidP="7E0F0139">
      <w:pPr>
        <w:pStyle w:val="ListParagraph"/>
        <w:numPr>
          <w:ilvl w:val="0"/>
          <w:numId w:val="39"/>
        </w:numPr>
        <w:rPr>
          <w:highlight w:val="yellow"/>
        </w:rPr>
      </w:pPr>
      <w:r w:rsidRPr="00646C79">
        <w:rPr>
          <w:highlight w:val="yellow"/>
        </w:rPr>
        <w:t xml:space="preserve">How often have you known someone who was involved in a violent political demonstration? </w:t>
      </w:r>
    </w:p>
    <w:p w14:paraId="31FE54C7" w14:textId="63776093" w:rsidR="65E5DE04" w:rsidRPr="00646C79" w:rsidRDefault="58FE039F" w:rsidP="7E0F0139">
      <w:pPr>
        <w:pStyle w:val="ListParagraph"/>
        <w:numPr>
          <w:ilvl w:val="0"/>
          <w:numId w:val="39"/>
        </w:numPr>
        <w:rPr>
          <w:highlight w:val="yellow"/>
        </w:rPr>
      </w:pPr>
      <w:r w:rsidRPr="00646C79">
        <w:rPr>
          <w:highlight w:val="yellow"/>
        </w:rPr>
        <w:t xml:space="preserve">How often have you seen video clips or photographs of injured or murdered people on the news? </w:t>
      </w:r>
    </w:p>
    <w:p w14:paraId="333AD8CF" w14:textId="63776093" w:rsidR="65E5DE04" w:rsidRPr="00646C79" w:rsidRDefault="58FE039F" w:rsidP="7E0F0139">
      <w:pPr>
        <w:pStyle w:val="ListParagraph"/>
        <w:numPr>
          <w:ilvl w:val="0"/>
          <w:numId w:val="39"/>
        </w:numPr>
        <w:rPr>
          <w:highlight w:val="yellow"/>
        </w:rPr>
      </w:pPr>
      <w:r w:rsidRPr="00646C79">
        <w:rPr>
          <w:highlight w:val="yellow"/>
        </w:rPr>
        <w:t xml:space="preserve">How often have you been afraid to go outside, or have your parents made you stay inside, because of violence in your neighborhood? </w:t>
      </w:r>
    </w:p>
    <w:p w14:paraId="44AAFDFC" w14:textId="63776093" w:rsidR="65E5DE04" w:rsidRPr="00646C79" w:rsidRDefault="58FE039F" w:rsidP="7E0F0139">
      <w:pPr>
        <w:pStyle w:val="ListParagraph"/>
        <w:numPr>
          <w:ilvl w:val="0"/>
          <w:numId w:val="39"/>
        </w:numPr>
        <w:rPr>
          <w:highlight w:val="yellow"/>
        </w:rPr>
      </w:pPr>
      <w:r w:rsidRPr="00646C79">
        <w:rPr>
          <w:highlight w:val="yellow"/>
        </w:rPr>
        <w:t xml:space="preserve">How often has someone in your family been robbed or attacked? </w:t>
      </w:r>
    </w:p>
    <w:p w14:paraId="0757E60E" w14:textId="63776093" w:rsidR="65E5DE04" w:rsidRPr="00646C79" w:rsidRDefault="58FE039F" w:rsidP="7E0F0139">
      <w:pPr>
        <w:pStyle w:val="ListParagraph"/>
        <w:numPr>
          <w:ilvl w:val="0"/>
          <w:numId w:val="39"/>
        </w:numPr>
        <w:rPr>
          <w:highlight w:val="yellow"/>
        </w:rPr>
      </w:pPr>
      <w:r w:rsidRPr="00646C79">
        <w:rPr>
          <w:highlight w:val="yellow"/>
        </w:rPr>
        <w:t xml:space="preserve">How often have you seen, heard, or read information about racism and discrimination? </w:t>
      </w:r>
    </w:p>
    <w:p w14:paraId="5D356244" w14:textId="63776093" w:rsidR="65E5DE04" w:rsidRPr="00646C79" w:rsidRDefault="58FE039F" w:rsidP="7E0F0139">
      <w:pPr>
        <w:pStyle w:val="ListParagraph"/>
        <w:numPr>
          <w:ilvl w:val="0"/>
          <w:numId w:val="39"/>
        </w:numPr>
        <w:rPr>
          <w:highlight w:val="yellow"/>
        </w:rPr>
      </w:pPr>
      <w:r w:rsidRPr="00646C79">
        <w:rPr>
          <w:highlight w:val="yellow"/>
        </w:rPr>
        <w:t>How often have you seen, heard, or read information about war or global conflicts?</w:t>
      </w:r>
    </w:p>
    <w:p w14:paraId="4640468E" w14:textId="42114C67" w:rsidR="61B5F187" w:rsidRPr="00646C79" w:rsidRDefault="61B5F187" w:rsidP="534C82B7">
      <w:pPr>
        <w:shd w:val="clear" w:color="auto" w:fill="FFFFFF" w:themeFill="background1"/>
        <w:rPr>
          <w:b/>
          <w:bCs/>
          <w:highlight w:val="yellow"/>
        </w:rPr>
      </w:pPr>
      <w:r w:rsidRPr="00646C79">
        <w:rPr>
          <w:b/>
          <w:bCs/>
          <w:highlight w:val="yellow"/>
        </w:rPr>
        <w:t>Strengths and Difficulties Questionnaire</w:t>
      </w:r>
    </w:p>
    <w:p w14:paraId="1F8A2396" w14:textId="3BBDD7D6" w:rsidR="534C82B7" w:rsidRPr="00646C79" w:rsidRDefault="6EBA900E" w:rsidP="534C82B7">
      <w:pPr>
        <w:shd w:val="clear" w:color="auto" w:fill="FFFFFF" w:themeFill="background1"/>
        <w:rPr>
          <w:b/>
          <w:bCs/>
          <w:highlight w:val="yellow"/>
        </w:rPr>
      </w:pPr>
      <w:r w:rsidRPr="00646C79">
        <w:rPr>
          <w:highlight w:val="yellow"/>
        </w:rPr>
        <w:t>Ratings range 0-2(0=</w:t>
      </w:r>
      <w:r w:rsidR="1F36F534" w:rsidRPr="00646C79">
        <w:rPr>
          <w:highlight w:val="yellow"/>
        </w:rPr>
        <w:t xml:space="preserve"> Not true, 1= Somewhat true, 3= </w:t>
      </w:r>
      <w:r w:rsidR="43F3E5CC" w:rsidRPr="00646C79">
        <w:rPr>
          <w:highlight w:val="yellow"/>
        </w:rPr>
        <w:t>Certainly true)</w:t>
      </w:r>
    </w:p>
    <w:p w14:paraId="04849D52" w14:textId="5A2ADE55" w:rsidR="68E6788A" w:rsidRPr="00646C79" w:rsidRDefault="68E6788A" w:rsidP="1E33419F">
      <w:pPr>
        <w:shd w:val="clear" w:color="auto" w:fill="FFFFFF" w:themeFill="background1"/>
        <w:rPr>
          <w:highlight w:val="yellow"/>
        </w:rPr>
      </w:pPr>
      <w:r w:rsidRPr="00646C79">
        <w:rPr>
          <w:highlight w:val="yellow"/>
        </w:rPr>
        <w:t>Items</w:t>
      </w:r>
    </w:p>
    <w:p w14:paraId="04321A6B" w14:textId="295B635A" w:rsidR="1E33419F" w:rsidRPr="00646C79" w:rsidRDefault="2F79CD1E" w:rsidP="45008D96">
      <w:pPr>
        <w:pStyle w:val="ListParagraph"/>
        <w:numPr>
          <w:ilvl w:val="0"/>
          <w:numId w:val="45"/>
        </w:numPr>
        <w:shd w:val="clear" w:color="auto" w:fill="FFFFFF" w:themeFill="background1"/>
        <w:rPr>
          <w:highlight w:val="yellow"/>
        </w:rPr>
      </w:pPr>
      <w:r w:rsidRPr="00646C79">
        <w:rPr>
          <w:highlight w:val="yellow"/>
        </w:rPr>
        <w:t>I get very angry</w:t>
      </w:r>
    </w:p>
    <w:p w14:paraId="346329BD" w14:textId="32116D2D" w:rsidR="2F79CD1E" w:rsidRPr="00646C79" w:rsidRDefault="2F79CD1E" w:rsidP="45008D96">
      <w:pPr>
        <w:pStyle w:val="ListParagraph"/>
        <w:numPr>
          <w:ilvl w:val="0"/>
          <w:numId w:val="45"/>
        </w:numPr>
        <w:shd w:val="clear" w:color="auto" w:fill="FFFFFF" w:themeFill="background1"/>
        <w:rPr>
          <w:highlight w:val="yellow"/>
        </w:rPr>
      </w:pPr>
      <w:r w:rsidRPr="00646C79">
        <w:rPr>
          <w:highlight w:val="yellow"/>
        </w:rPr>
        <w:t>I usually do as I’m told</w:t>
      </w:r>
    </w:p>
    <w:p w14:paraId="029B0DAA" w14:textId="402CCEC7" w:rsidR="45008D96" w:rsidRPr="00646C79" w:rsidRDefault="2F79CD1E" w:rsidP="45008D96">
      <w:pPr>
        <w:pStyle w:val="ListParagraph"/>
        <w:numPr>
          <w:ilvl w:val="0"/>
          <w:numId w:val="45"/>
        </w:numPr>
        <w:shd w:val="clear" w:color="auto" w:fill="FFFFFF" w:themeFill="background1"/>
        <w:rPr>
          <w:highlight w:val="yellow"/>
        </w:rPr>
      </w:pPr>
      <w:r w:rsidRPr="00646C79">
        <w:rPr>
          <w:highlight w:val="yellow"/>
        </w:rPr>
        <w:t>I fight a lot</w:t>
      </w:r>
    </w:p>
    <w:p w14:paraId="56B635CF" w14:textId="7CC1DE5B" w:rsidR="74C7B732" w:rsidRPr="00646C79" w:rsidRDefault="2F79CD1E" w:rsidP="74C7B732">
      <w:pPr>
        <w:pStyle w:val="ListParagraph"/>
        <w:numPr>
          <w:ilvl w:val="0"/>
          <w:numId w:val="45"/>
        </w:numPr>
        <w:shd w:val="clear" w:color="auto" w:fill="FFFFFF" w:themeFill="background1"/>
        <w:rPr>
          <w:highlight w:val="yellow"/>
        </w:rPr>
      </w:pPr>
      <w:r w:rsidRPr="00646C79">
        <w:rPr>
          <w:highlight w:val="yellow"/>
        </w:rPr>
        <w:t>I am often accused of lying or cheating</w:t>
      </w:r>
    </w:p>
    <w:p w14:paraId="4FC75C75" w14:textId="5AF470FC" w:rsidR="2F79CD1E" w:rsidRPr="00646C79" w:rsidRDefault="2F79CD1E" w:rsidP="3C4F9952">
      <w:pPr>
        <w:pStyle w:val="ListParagraph"/>
        <w:numPr>
          <w:ilvl w:val="0"/>
          <w:numId w:val="45"/>
        </w:numPr>
        <w:shd w:val="clear" w:color="auto" w:fill="FFFFFF" w:themeFill="background1"/>
        <w:rPr>
          <w:highlight w:val="yellow"/>
        </w:rPr>
      </w:pPr>
      <w:r w:rsidRPr="00646C79">
        <w:rPr>
          <w:highlight w:val="yellow"/>
        </w:rPr>
        <w:t>I take things that are not mine</w:t>
      </w:r>
    </w:p>
    <w:p w14:paraId="2E4466FD" w14:textId="4FDDC400" w:rsidR="2F79CD1E" w:rsidRPr="00646C79" w:rsidRDefault="3293B2F7" w:rsidP="3C4F9952">
      <w:pPr>
        <w:pStyle w:val="ListParagraph"/>
        <w:numPr>
          <w:ilvl w:val="0"/>
          <w:numId w:val="45"/>
        </w:numPr>
        <w:shd w:val="clear" w:color="auto" w:fill="FFFFFF" w:themeFill="background1"/>
        <w:rPr>
          <w:highlight w:val="yellow"/>
        </w:rPr>
      </w:pPr>
      <w:r w:rsidRPr="00646C79">
        <w:rPr>
          <w:highlight w:val="yellow"/>
        </w:rPr>
        <w:t xml:space="preserve">I </w:t>
      </w:r>
      <w:r w:rsidR="2F79CD1E" w:rsidRPr="00646C79">
        <w:rPr>
          <w:highlight w:val="yellow"/>
        </w:rPr>
        <w:t>am restless</w:t>
      </w:r>
    </w:p>
    <w:p w14:paraId="6A0FB190" w14:textId="401483B0" w:rsidR="2F79CD1E" w:rsidRPr="00646C79" w:rsidRDefault="2F79CD1E" w:rsidP="7A228582">
      <w:pPr>
        <w:pStyle w:val="ListParagraph"/>
        <w:numPr>
          <w:ilvl w:val="0"/>
          <w:numId w:val="45"/>
        </w:numPr>
        <w:shd w:val="clear" w:color="auto" w:fill="FFFFFF" w:themeFill="background1"/>
        <w:rPr>
          <w:highlight w:val="yellow"/>
        </w:rPr>
      </w:pPr>
      <w:r w:rsidRPr="00646C79">
        <w:rPr>
          <w:highlight w:val="yellow"/>
        </w:rPr>
        <w:t>I am constantly fidgeting</w:t>
      </w:r>
    </w:p>
    <w:p w14:paraId="2174EC2B" w14:textId="401483B0" w:rsidR="0D50FB8F" w:rsidRPr="00646C79" w:rsidRDefault="2F79CD1E" w:rsidP="7E8563F5">
      <w:pPr>
        <w:pStyle w:val="ListParagraph"/>
        <w:numPr>
          <w:ilvl w:val="0"/>
          <w:numId w:val="45"/>
        </w:numPr>
        <w:shd w:val="clear" w:color="auto" w:fill="FFFFFF" w:themeFill="background1"/>
        <w:rPr>
          <w:highlight w:val="yellow"/>
        </w:rPr>
      </w:pPr>
      <w:r w:rsidRPr="00646C79">
        <w:rPr>
          <w:highlight w:val="yellow"/>
        </w:rPr>
        <w:t>I am easily distracted</w:t>
      </w:r>
    </w:p>
    <w:p w14:paraId="1BFBDBCF" w14:textId="299A13FD" w:rsidR="3CB5BDC5" w:rsidRPr="00646C79" w:rsidRDefault="3CB5BDC5" w:rsidP="7E8563F5">
      <w:pPr>
        <w:pStyle w:val="ListParagraph"/>
        <w:numPr>
          <w:ilvl w:val="0"/>
          <w:numId w:val="45"/>
        </w:numPr>
        <w:shd w:val="clear" w:color="auto" w:fill="FFFFFF" w:themeFill="background1"/>
        <w:rPr>
          <w:highlight w:val="yellow"/>
        </w:rPr>
      </w:pPr>
      <w:r w:rsidRPr="00646C79">
        <w:rPr>
          <w:highlight w:val="yellow"/>
        </w:rPr>
        <w:t>I think before I do things</w:t>
      </w:r>
    </w:p>
    <w:p w14:paraId="7B215C9F" w14:textId="70619D4F" w:rsidR="3CB5BDC5" w:rsidRPr="00646C79" w:rsidRDefault="3CB5BDC5" w:rsidP="7E8563F5">
      <w:pPr>
        <w:pStyle w:val="ListParagraph"/>
        <w:numPr>
          <w:ilvl w:val="0"/>
          <w:numId w:val="45"/>
        </w:numPr>
        <w:shd w:val="clear" w:color="auto" w:fill="FFFFFF" w:themeFill="background1"/>
        <w:rPr>
          <w:highlight w:val="yellow"/>
        </w:rPr>
      </w:pPr>
      <w:r w:rsidRPr="00646C79">
        <w:rPr>
          <w:highlight w:val="yellow"/>
        </w:rPr>
        <w:t>I finish the work I am doing</w:t>
      </w:r>
    </w:p>
    <w:p w14:paraId="2DD65EC6" w14:textId="09FD844C" w:rsidR="534C82B7" w:rsidRDefault="534C82B7" w:rsidP="534C82B7">
      <w:pPr>
        <w:shd w:val="clear" w:color="auto" w:fill="FFFFFF" w:themeFill="background1"/>
        <w:rPr>
          <w:b/>
          <w:bCs/>
        </w:rPr>
      </w:pPr>
    </w:p>
    <w:p w14:paraId="7C874B89" w14:textId="0AD9A309" w:rsidR="77B20143" w:rsidRPr="00B551B9" w:rsidRDefault="4DCCF7E0" w:rsidP="73F8ED09">
      <w:pPr>
        <w:shd w:val="clear" w:color="auto" w:fill="FFFFFF" w:themeFill="background1"/>
        <w:rPr>
          <w:b/>
          <w:bCs/>
          <w:highlight w:val="yellow"/>
        </w:rPr>
      </w:pPr>
      <w:r w:rsidRPr="00B551B9">
        <w:rPr>
          <w:b/>
          <w:bCs/>
          <w:highlight w:val="yellow"/>
        </w:rPr>
        <w:t>Social Media Scale</w:t>
      </w:r>
    </w:p>
    <w:p w14:paraId="0205358E" w14:textId="35834F45" w:rsidR="77B20143" w:rsidRPr="00B551B9" w:rsidRDefault="4DCCF7E0" w:rsidP="5C516585">
      <w:pPr>
        <w:pStyle w:val="ListParagraph"/>
        <w:numPr>
          <w:ilvl w:val="0"/>
          <w:numId w:val="42"/>
        </w:numPr>
        <w:shd w:val="clear" w:color="auto" w:fill="FFFFFF" w:themeFill="background1"/>
        <w:rPr>
          <w:highlight w:val="yellow"/>
        </w:rPr>
      </w:pPr>
      <w:r w:rsidRPr="00B551B9">
        <w:rPr>
          <w:highlight w:val="yellow"/>
        </w:rPr>
        <w:t xml:space="preserve">Do you have any social media accounts? (Instagram, Snapchat, Twitter, TikTok)  </w:t>
      </w:r>
    </w:p>
    <w:p w14:paraId="578B859F" w14:textId="35834F45" w:rsidR="77B20143" w:rsidRPr="00B551B9" w:rsidRDefault="4DCCF7E0" w:rsidP="5C516585">
      <w:pPr>
        <w:rPr>
          <w:highlight w:val="yellow"/>
        </w:rPr>
      </w:pPr>
      <w:r w:rsidRPr="00B551B9">
        <w:rPr>
          <w:highlight w:val="yellow"/>
        </w:rPr>
        <w:t xml:space="preserve">Yes  </w:t>
      </w:r>
    </w:p>
    <w:p w14:paraId="57A05AAA" w14:textId="35834F45" w:rsidR="77B20143" w:rsidRPr="00B551B9" w:rsidRDefault="4DCCF7E0" w:rsidP="5C516585">
      <w:pPr>
        <w:rPr>
          <w:highlight w:val="yellow"/>
        </w:rPr>
      </w:pPr>
      <w:r w:rsidRPr="00B551B9">
        <w:rPr>
          <w:highlight w:val="yellow"/>
        </w:rPr>
        <w:t xml:space="preserve">No </w:t>
      </w:r>
    </w:p>
    <w:p w14:paraId="67E4141C" w14:textId="35834F45" w:rsidR="77B20143" w:rsidRPr="00B551B9" w:rsidRDefault="4DCCF7E0" w:rsidP="5C516585">
      <w:pPr>
        <w:rPr>
          <w:highlight w:val="yellow"/>
        </w:rPr>
      </w:pPr>
      <w:r w:rsidRPr="00B551B9">
        <w:rPr>
          <w:highlight w:val="yellow"/>
        </w:rPr>
        <w:t xml:space="preserve">* If no, skip to the next section </w:t>
      </w:r>
    </w:p>
    <w:p w14:paraId="6C203C89" w14:textId="35834F45" w:rsidR="77B20143" w:rsidRPr="00B551B9" w:rsidRDefault="4DCCF7E0" w:rsidP="5C516585">
      <w:pPr>
        <w:rPr>
          <w:highlight w:val="yellow"/>
        </w:rPr>
      </w:pPr>
      <w:r w:rsidRPr="00B551B9">
        <w:rPr>
          <w:highlight w:val="yellow"/>
        </w:rPr>
        <w:t xml:space="preserve"> </w:t>
      </w:r>
    </w:p>
    <w:p w14:paraId="69705EA7" w14:textId="35834F45" w:rsidR="77B20143" w:rsidRPr="00B551B9" w:rsidRDefault="4DCCF7E0" w:rsidP="42903190">
      <w:pPr>
        <w:pStyle w:val="ListParagraph"/>
        <w:numPr>
          <w:ilvl w:val="0"/>
          <w:numId w:val="42"/>
        </w:numPr>
        <w:rPr>
          <w:highlight w:val="yellow"/>
        </w:rPr>
      </w:pPr>
      <w:r w:rsidRPr="00B551B9">
        <w:rPr>
          <w:highlight w:val="yellow"/>
        </w:rPr>
        <w:t xml:space="preserve">On average, how much time do you spend on social media each day? (When at home) </w:t>
      </w:r>
    </w:p>
    <w:p w14:paraId="44548175" w14:textId="35834F45" w:rsidR="77B20143" w:rsidRPr="00B551B9" w:rsidRDefault="4DCCF7E0" w:rsidP="5C516585">
      <w:pPr>
        <w:rPr>
          <w:highlight w:val="yellow"/>
        </w:rPr>
      </w:pPr>
      <w:r w:rsidRPr="00B551B9">
        <w:rPr>
          <w:highlight w:val="yellow"/>
        </w:rPr>
        <w:t xml:space="preserve">Less than 30 minutes </w:t>
      </w:r>
    </w:p>
    <w:p w14:paraId="7BDA2BB7" w14:textId="35834F45" w:rsidR="77B20143" w:rsidRPr="00B551B9" w:rsidRDefault="4DCCF7E0" w:rsidP="5C516585">
      <w:pPr>
        <w:rPr>
          <w:highlight w:val="yellow"/>
        </w:rPr>
      </w:pPr>
      <w:r w:rsidRPr="00B551B9">
        <w:rPr>
          <w:highlight w:val="yellow"/>
        </w:rPr>
        <w:t xml:space="preserve">30 to 60 minutes </w:t>
      </w:r>
    </w:p>
    <w:p w14:paraId="50B15B42" w14:textId="35834F45" w:rsidR="77B20143" w:rsidRPr="00B551B9" w:rsidRDefault="4DCCF7E0" w:rsidP="5C516585">
      <w:pPr>
        <w:rPr>
          <w:highlight w:val="yellow"/>
        </w:rPr>
      </w:pPr>
      <w:r w:rsidRPr="00B551B9">
        <w:rPr>
          <w:highlight w:val="yellow"/>
        </w:rPr>
        <w:t xml:space="preserve">1-2 hours </w:t>
      </w:r>
    </w:p>
    <w:p w14:paraId="44D210B5" w14:textId="35834F45" w:rsidR="77B20143" w:rsidRPr="00B551B9" w:rsidRDefault="4DCCF7E0" w:rsidP="5C516585">
      <w:pPr>
        <w:rPr>
          <w:highlight w:val="yellow"/>
        </w:rPr>
      </w:pPr>
      <w:r w:rsidRPr="00B551B9">
        <w:rPr>
          <w:highlight w:val="yellow"/>
        </w:rPr>
        <w:t xml:space="preserve">2-3 hours </w:t>
      </w:r>
    </w:p>
    <w:p w14:paraId="765D92BE" w14:textId="35834F45" w:rsidR="77B20143" w:rsidRPr="00B551B9" w:rsidRDefault="4DCCF7E0" w:rsidP="5C516585">
      <w:pPr>
        <w:rPr>
          <w:highlight w:val="yellow"/>
        </w:rPr>
      </w:pPr>
      <w:r w:rsidRPr="00B551B9">
        <w:rPr>
          <w:highlight w:val="yellow"/>
        </w:rPr>
        <w:t xml:space="preserve">More than 3 hours </w:t>
      </w:r>
    </w:p>
    <w:p w14:paraId="359A7B9A" w14:textId="35834F45" w:rsidR="77B20143" w:rsidRPr="00B551B9" w:rsidRDefault="4DCCF7E0" w:rsidP="5C516585">
      <w:pPr>
        <w:rPr>
          <w:highlight w:val="yellow"/>
        </w:rPr>
      </w:pPr>
      <w:r w:rsidRPr="00B551B9">
        <w:rPr>
          <w:highlight w:val="yellow"/>
        </w:rPr>
        <w:t xml:space="preserve"> </w:t>
      </w:r>
    </w:p>
    <w:p w14:paraId="4DDC75CA" w14:textId="5FE77250" w:rsidR="77B20143" w:rsidRPr="00B551B9" w:rsidRDefault="4DCCF7E0" w:rsidP="010EE526">
      <w:pPr>
        <w:rPr>
          <w:highlight w:val="yellow"/>
        </w:rPr>
      </w:pPr>
      <w:r w:rsidRPr="00B551B9">
        <w:rPr>
          <w:highlight w:val="yellow"/>
        </w:rPr>
        <w:t xml:space="preserve">Please read the following and indicate how much you agree with each statement </w:t>
      </w:r>
    </w:p>
    <w:p w14:paraId="14157541" w14:textId="4A8A6586" w:rsidR="77B20143" w:rsidRPr="00B551B9" w:rsidRDefault="4DCCF7E0" w:rsidP="010EE526">
      <w:pPr>
        <w:pStyle w:val="ListParagraph"/>
        <w:numPr>
          <w:ilvl w:val="0"/>
          <w:numId w:val="44"/>
        </w:numPr>
        <w:rPr>
          <w:highlight w:val="yellow"/>
        </w:rPr>
      </w:pPr>
      <w:r w:rsidRPr="00B551B9">
        <w:rPr>
          <w:highlight w:val="yellow"/>
        </w:rPr>
        <w:t xml:space="preserve">I compare my body/shape with other people’s body/shape on social media </w:t>
      </w:r>
    </w:p>
    <w:p w14:paraId="77FEF882" w14:textId="35834F45" w:rsidR="77B20143" w:rsidRPr="00B551B9" w:rsidRDefault="4DCCF7E0" w:rsidP="45FBA697">
      <w:pPr>
        <w:pStyle w:val="ListParagraph"/>
        <w:numPr>
          <w:ilvl w:val="0"/>
          <w:numId w:val="44"/>
        </w:numPr>
        <w:rPr>
          <w:highlight w:val="yellow"/>
        </w:rPr>
      </w:pPr>
      <w:r w:rsidRPr="00B551B9">
        <w:rPr>
          <w:highlight w:val="yellow"/>
        </w:rPr>
        <w:t xml:space="preserve">I really care about what others think about my photos on social media </w:t>
      </w:r>
    </w:p>
    <w:p w14:paraId="227D4B9E" w14:textId="43E1D47D" w:rsidR="77B20143" w:rsidRPr="00B551B9" w:rsidRDefault="4DCCF7E0" w:rsidP="7A755E44">
      <w:pPr>
        <w:pStyle w:val="ListParagraph"/>
        <w:numPr>
          <w:ilvl w:val="0"/>
          <w:numId w:val="44"/>
        </w:numPr>
        <w:rPr>
          <w:highlight w:val="yellow"/>
        </w:rPr>
      </w:pPr>
      <w:r w:rsidRPr="00B551B9">
        <w:rPr>
          <w:highlight w:val="yellow"/>
        </w:rPr>
        <w:t xml:space="preserve">I like what I look like in pictures  </w:t>
      </w:r>
    </w:p>
    <w:p w14:paraId="317E3006" w14:textId="69C9D6E0" w:rsidR="77B20143" w:rsidRPr="00B551B9" w:rsidRDefault="4DCCF7E0" w:rsidP="7A755E44">
      <w:pPr>
        <w:pStyle w:val="ListParagraph"/>
        <w:numPr>
          <w:ilvl w:val="0"/>
          <w:numId w:val="44"/>
        </w:numPr>
        <w:rPr>
          <w:highlight w:val="yellow"/>
        </w:rPr>
      </w:pPr>
      <w:r w:rsidRPr="00B551B9">
        <w:rPr>
          <w:highlight w:val="yellow"/>
        </w:rPr>
        <w:t xml:space="preserve">I wish I looked better </w:t>
      </w:r>
    </w:p>
    <w:p w14:paraId="6EE87EA3" w14:textId="6D04E350" w:rsidR="77B20143" w:rsidRPr="00B551B9" w:rsidRDefault="4DCCF7E0" w:rsidP="7A755E44">
      <w:pPr>
        <w:pStyle w:val="ListParagraph"/>
        <w:numPr>
          <w:ilvl w:val="0"/>
          <w:numId w:val="44"/>
        </w:numPr>
        <w:rPr>
          <w:highlight w:val="yellow"/>
        </w:rPr>
      </w:pPr>
      <w:r w:rsidRPr="00B551B9">
        <w:rPr>
          <w:highlight w:val="yellow"/>
        </w:rPr>
        <w:t xml:space="preserve">I worry about the way I look </w:t>
      </w:r>
    </w:p>
    <w:p w14:paraId="6E37616C" w14:textId="35834F45" w:rsidR="77B20143" w:rsidRPr="00B551B9" w:rsidRDefault="4DCCF7E0" w:rsidP="5C516585">
      <w:pPr>
        <w:rPr>
          <w:b/>
          <w:highlight w:val="yellow"/>
        </w:rPr>
      </w:pPr>
      <w:r w:rsidRPr="00B551B9">
        <w:rPr>
          <w:b/>
          <w:highlight w:val="yellow"/>
        </w:rPr>
        <w:t xml:space="preserve">Social Media Disorder Scale </w:t>
      </w:r>
    </w:p>
    <w:p w14:paraId="5DBBB0A8" w14:textId="35834F45" w:rsidR="77B20143" w:rsidRPr="00B551B9" w:rsidRDefault="4DCCF7E0" w:rsidP="5C516585">
      <w:pPr>
        <w:rPr>
          <w:highlight w:val="yellow"/>
        </w:rPr>
      </w:pPr>
      <w:r w:rsidRPr="00B551B9">
        <w:rPr>
          <w:highlight w:val="yellow"/>
        </w:rPr>
        <w:t xml:space="preserve">Please answer the question by thinking of your experience with using technology (e.g., phone, laptop, tablet) in the past year. Answer the questions as honestly as possible.  </w:t>
      </w:r>
    </w:p>
    <w:p w14:paraId="5029B198" w14:textId="35834F45" w:rsidR="77B20143" w:rsidRPr="00B551B9" w:rsidRDefault="4DCCF7E0" w:rsidP="5C516585">
      <w:pPr>
        <w:rPr>
          <w:highlight w:val="yellow"/>
        </w:rPr>
      </w:pPr>
      <w:r w:rsidRPr="00B551B9">
        <w:rPr>
          <w:highlight w:val="yellow"/>
        </w:rPr>
        <w:t xml:space="preserve">When NOT in school, during the past year have you…  </w:t>
      </w:r>
    </w:p>
    <w:p w14:paraId="240100A8" w14:textId="35834F45" w:rsidR="77B20143" w:rsidRPr="00B551B9" w:rsidRDefault="4DCCF7E0" w:rsidP="5C516585">
      <w:pPr>
        <w:rPr>
          <w:highlight w:val="yellow"/>
        </w:rPr>
      </w:pPr>
      <w:r w:rsidRPr="00B551B9">
        <w:rPr>
          <w:highlight w:val="yellow"/>
        </w:rPr>
        <w:t xml:space="preserve">1. Regularly found that you can’t think of anything else but the moment you will be able to use your phone/tablet/laptop again? Yes/No (Preoccupation).  </w:t>
      </w:r>
    </w:p>
    <w:p w14:paraId="1FC991B6" w14:textId="35834F45" w:rsidR="77B20143" w:rsidRPr="00B551B9" w:rsidRDefault="4DCCF7E0" w:rsidP="5C516585">
      <w:pPr>
        <w:rPr>
          <w:highlight w:val="yellow"/>
        </w:rPr>
      </w:pPr>
      <w:r w:rsidRPr="00B551B9">
        <w:rPr>
          <w:highlight w:val="yellow"/>
        </w:rPr>
        <w:t xml:space="preserve">2. Regularly felt dissatisfied because you want to spend more time on your phone/tablet/laptop? Yes/No (Tolerance).  </w:t>
      </w:r>
    </w:p>
    <w:p w14:paraId="1A82479F" w14:textId="35834F45" w:rsidR="77B20143" w:rsidRPr="00B551B9" w:rsidRDefault="4DCCF7E0" w:rsidP="5C516585">
      <w:pPr>
        <w:rPr>
          <w:highlight w:val="yellow"/>
        </w:rPr>
      </w:pPr>
      <w:r w:rsidRPr="00B551B9">
        <w:rPr>
          <w:highlight w:val="yellow"/>
        </w:rPr>
        <w:t xml:space="preserve">3. Often felt bad when you could not use your phone/tablet/laptop? Yes/No (Withdrawal).  </w:t>
      </w:r>
    </w:p>
    <w:p w14:paraId="536E8D7F" w14:textId="35834F45" w:rsidR="77B20143" w:rsidRPr="00B551B9" w:rsidRDefault="4DCCF7E0" w:rsidP="5C516585">
      <w:pPr>
        <w:rPr>
          <w:highlight w:val="yellow"/>
        </w:rPr>
      </w:pPr>
      <w:r w:rsidRPr="00B551B9">
        <w:rPr>
          <w:highlight w:val="yellow"/>
        </w:rPr>
        <w:t xml:space="preserve">4. Tried to spend less time on your phone/tablet/laptop, but failed? Yes/No (Persistence).  </w:t>
      </w:r>
    </w:p>
    <w:p w14:paraId="7A3F5E44" w14:textId="35834F45" w:rsidR="77B20143" w:rsidRPr="00B551B9" w:rsidRDefault="4DCCF7E0" w:rsidP="5C516585">
      <w:pPr>
        <w:rPr>
          <w:highlight w:val="yellow"/>
        </w:rPr>
      </w:pPr>
      <w:r w:rsidRPr="00B551B9">
        <w:rPr>
          <w:highlight w:val="yellow"/>
        </w:rPr>
        <w:t xml:space="preserve">5. Regularly neglected other activities (i.e. hobbies, sports, homework) because you wanted to use your phone/tablet/laptop? Yes/No (Displacement).  </w:t>
      </w:r>
    </w:p>
    <w:p w14:paraId="35287169" w14:textId="35834F45" w:rsidR="77B20143" w:rsidRPr="00B551B9" w:rsidRDefault="4DCCF7E0" w:rsidP="5C516585">
      <w:pPr>
        <w:rPr>
          <w:highlight w:val="yellow"/>
        </w:rPr>
      </w:pPr>
      <w:r w:rsidRPr="00B551B9">
        <w:rPr>
          <w:highlight w:val="yellow"/>
        </w:rPr>
        <w:t xml:space="preserve">6. Regularly had arguments with others because of your phone/tablet/laptop use? Yes/No (Problems).  </w:t>
      </w:r>
    </w:p>
    <w:p w14:paraId="37DD8BAF" w14:textId="35834F45" w:rsidR="77B20143" w:rsidRPr="00B551B9" w:rsidRDefault="4DCCF7E0" w:rsidP="5C516585">
      <w:pPr>
        <w:rPr>
          <w:highlight w:val="yellow"/>
        </w:rPr>
      </w:pPr>
      <w:r w:rsidRPr="00B551B9">
        <w:rPr>
          <w:highlight w:val="yellow"/>
        </w:rPr>
        <w:t xml:space="preserve">7. Regularly lied to your parents or friends about the amount of time you spend on your phone/tablet/laptop? Yes/No (Deception).  </w:t>
      </w:r>
    </w:p>
    <w:p w14:paraId="43AD9A67" w14:textId="35834F45" w:rsidR="77B20143" w:rsidRPr="00B551B9" w:rsidRDefault="4DCCF7E0" w:rsidP="5C516585">
      <w:pPr>
        <w:rPr>
          <w:highlight w:val="yellow"/>
        </w:rPr>
      </w:pPr>
      <w:r w:rsidRPr="00B551B9">
        <w:rPr>
          <w:highlight w:val="yellow"/>
        </w:rPr>
        <w:t xml:space="preserve">8. Often used your phone/tablet/laptop to escape from negative feelings? Yes/No (Escape).  </w:t>
      </w:r>
    </w:p>
    <w:p w14:paraId="6E850DF2" w14:textId="35834F45" w:rsidR="77B20143" w:rsidRDefault="4DCCF7E0" w:rsidP="5C516585">
      <w:r w:rsidRPr="00B551B9">
        <w:rPr>
          <w:highlight w:val="yellow"/>
        </w:rPr>
        <w:t>9. Had serious conflict with parents, brother, sister (friends, relationships etc.) because of your phone/tablet/laptop use? Yes/No (Conflict).</w:t>
      </w:r>
    </w:p>
    <w:p w14:paraId="595DEA54" w14:textId="7745F687" w:rsidR="150D74E3" w:rsidRPr="00E8435A" w:rsidRDefault="150D74E3" w:rsidP="0F2F430D">
      <w:pPr>
        <w:rPr>
          <w:b/>
          <w:bCs/>
          <w:highlight w:val="yellow"/>
        </w:rPr>
      </w:pPr>
      <w:r w:rsidRPr="00E8435A">
        <w:rPr>
          <w:b/>
          <w:bCs/>
          <w:highlight w:val="yellow"/>
        </w:rPr>
        <w:t>COVID-19 Stressors Scale</w:t>
      </w:r>
    </w:p>
    <w:p w14:paraId="16272428" w14:textId="20E3918B" w:rsidR="5EB94E19" w:rsidRPr="00E8435A" w:rsidRDefault="5EB94E19" w:rsidP="2BAFD424">
      <w:pPr>
        <w:rPr>
          <w:highlight w:val="yellow"/>
        </w:rPr>
      </w:pPr>
      <w:r w:rsidRPr="00E8435A">
        <w:rPr>
          <w:rFonts w:ascii="Calibri" w:eastAsia="Calibri" w:hAnsi="Calibri" w:cs="Calibri"/>
          <w:color w:val="000000" w:themeColor="text1"/>
          <w:highlight w:val="yellow"/>
        </w:rPr>
        <w:t xml:space="preserve">Thinking back to the COVID-19 pandemic, how many of the following stressors did you experience? Use the following scale to indicate how stressful each of the following were to you. </w:t>
      </w:r>
      <w:r w:rsidRPr="00E8435A">
        <w:rPr>
          <w:rFonts w:ascii="Calibri" w:eastAsia="Calibri" w:hAnsi="Calibri" w:cs="Calibri"/>
          <w:highlight w:val="yellow"/>
        </w:rPr>
        <w:t xml:space="preserve"> </w:t>
      </w:r>
    </w:p>
    <w:p w14:paraId="40F0324C" w14:textId="4CFC7786" w:rsidR="4C015F80" w:rsidRPr="00E8435A" w:rsidRDefault="150D74E3" w:rsidP="0CC65E0C">
      <w:pPr>
        <w:rPr>
          <w:b/>
          <w:bCs/>
          <w:highlight w:val="yellow"/>
        </w:rPr>
      </w:pPr>
      <w:r w:rsidRPr="00E8435A">
        <w:rPr>
          <w:highlight w:val="yellow"/>
        </w:rPr>
        <w:t>Ratings 0-5(0 = not stressful at all, 5= very stressful)</w:t>
      </w:r>
    </w:p>
    <w:p w14:paraId="3E3C11F1" w14:textId="7444C52C" w:rsidR="7F775E1F" w:rsidRPr="00E8435A" w:rsidRDefault="7F775E1F" w:rsidP="2BAFD424">
      <w:pPr>
        <w:rPr>
          <w:b/>
          <w:bCs/>
          <w:highlight w:val="yellow"/>
        </w:rPr>
      </w:pPr>
      <w:r w:rsidRPr="00E8435A">
        <w:rPr>
          <w:highlight w:val="yellow"/>
        </w:rPr>
        <w:t>Items</w:t>
      </w:r>
    </w:p>
    <w:p w14:paraId="126D9315"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Risk of becoming infected</w:t>
      </w:r>
    </w:p>
    <w:p w14:paraId="643FA7C7"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Risk of loved ones becoming infected</w:t>
      </w:r>
    </w:p>
    <w:p w14:paraId="4A6F46E6"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Risk of unintentionally infecting other people</w:t>
      </w:r>
    </w:p>
    <w:p w14:paraId="2B1BA4D3"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Uncertainty about how long quarantine and/or social distancing requirements will last</w:t>
      </w:r>
    </w:p>
    <w:p w14:paraId="0FAB835C"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Changes to daily education routines (e.g., online instruction)</w:t>
      </w:r>
    </w:p>
    <w:p w14:paraId="12F1101F"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 xml:space="preserve">Cancellation of planned or scheduled celebrations, entertainment, vacations or trips (e.g., graduations, birthdays, concerts) </w:t>
      </w:r>
    </w:p>
    <w:p w14:paraId="14B84D1F"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Cancellation of meaningful personal or religious rituals (e.g., funerals, religious services)</w:t>
      </w:r>
    </w:p>
    <w:p w14:paraId="08479EC9"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Increased contact with close others or loved ones (e.g., increased conflict, co-worrying)</w:t>
      </w:r>
    </w:p>
    <w:p w14:paraId="48B16932"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 xml:space="preserve">Difficulty accessing important resources for daily life (e.g., health care, food, clothes, water, housing, medical supplies or prescriptions) </w:t>
      </w:r>
    </w:p>
    <w:p w14:paraId="6F51241E"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Inadequate access to reliable information about COVID-19 (including your personal risk of illness)</w:t>
      </w:r>
    </w:p>
    <w:p w14:paraId="255F0CA6" w14:textId="4CFC7786" w:rsidR="0F2F430D" w:rsidRPr="00E8435A" w:rsidRDefault="6C6E079B" w:rsidP="008E5B3F">
      <w:pPr>
        <w:pStyle w:val="ListParagraph"/>
        <w:numPr>
          <w:ilvl w:val="0"/>
          <w:numId w:val="43"/>
        </w:numPr>
        <w:rPr>
          <w:rFonts w:ascii="Calibri" w:eastAsia="Calibri" w:hAnsi="Calibri" w:cs="Calibri"/>
          <w:color w:val="000000" w:themeColor="text1"/>
          <w:highlight w:val="yellow"/>
        </w:rPr>
      </w:pPr>
      <w:r w:rsidRPr="00E8435A">
        <w:rPr>
          <w:rFonts w:ascii="Calibri" w:eastAsia="Calibri" w:hAnsi="Calibri" w:cs="Calibri"/>
          <w:color w:val="000000" w:themeColor="text1"/>
          <w:highlight w:val="yellow"/>
        </w:rPr>
        <w:t>Loss of parents' job security or income (e.g., inability to earn money)</w:t>
      </w:r>
    </w:p>
    <w:p w14:paraId="2615D0C1" w14:textId="4CFC7786" w:rsidR="0F2F430D" w:rsidRDefault="0F2F430D" w:rsidP="0F2F430D"/>
    <w:p w14:paraId="081CC7EF" w14:textId="4C1C81AE" w:rsidR="00DE2AF0" w:rsidRPr="00E05673" w:rsidRDefault="00A472E6" w:rsidP="00840B38">
      <w:pPr>
        <w:shd w:val="clear" w:color="auto" w:fill="FFFFFF" w:themeFill="background1"/>
        <w:rPr>
          <w:b/>
          <w:bCs/>
          <w:highlight w:val="yellow"/>
        </w:rPr>
      </w:pPr>
      <w:r w:rsidRPr="00E05673">
        <w:rPr>
          <w:b/>
          <w:bCs/>
          <w:highlight w:val="yellow"/>
        </w:rPr>
        <w:t>Teacher Survey</w:t>
      </w:r>
    </w:p>
    <w:p w14:paraId="0DBD9174" w14:textId="5A3B4EB7" w:rsidR="00A729DA" w:rsidRPr="00A729DA" w:rsidRDefault="00A729DA" w:rsidP="00A729DA">
      <w:pPr>
        <w:shd w:val="clear" w:color="auto" w:fill="FFFFFF" w:themeFill="background1"/>
        <w:rPr>
          <w:highlight w:val="yellow"/>
        </w:rPr>
      </w:pPr>
      <w:r w:rsidRPr="00A729DA">
        <w:rPr>
          <w:highlight w:val="yellow"/>
        </w:rPr>
        <w:t>What skills are required for student learning?</w:t>
      </w:r>
    </w:p>
    <w:p w14:paraId="3C81D400" w14:textId="77777777" w:rsidR="00A729DA" w:rsidRPr="00A729DA" w:rsidRDefault="00A729DA" w:rsidP="00A729DA">
      <w:pPr>
        <w:shd w:val="clear" w:color="auto" w:fill="FFFFFF" w:themeFill="background1"/>
        <w:rPr>
          <w:highlight w:val="yellow"/>
        </w:rPr>
      </w:pPr>
      <w:r w:rsidRPr="00A729DA">
        <w:rPr>
          <w:highlight w:val="yellow"/>
        </w:rPr>
        <w:t>When students come to school, they require skills for satisfactory achievement, including developing understanding of different content areas (e.g., math, science, reading), achieving passing grades, graduating, and so on. Many of these skills are also relevant to a student's life outside of school and once they finish with school. This survey is designed to assess your understanding of the skills that students need in school, the importance of such skills, and the methods used to enhance their proficiency.</w:t>
      </w:r>
    </w:p>
    <w:p w14:paraId="5BAEDB11" w14:textId="77777777" w:rsidR="00A729DA" w:rsidRPr="00A729DA" w:rsidRDefault="00A729DA" w:rsidP="00A729DA">
      <w:pPr>
        <w:shd w:val="clear" w:color="auto" w:fill="FFFFFF" w:themeFill="background1"/>
        <w:rPr>
          <w:highlight w:val="yellow"/>
        </w:rPr>
      </w:pPr>
    </w:p>
    <w:p w14:paraId="5E16F790" w14:textId="77777777" w:rsidR="00A729DA" w:rsidRPr="00A729DA" w:rsidRDefault="00A729DA" w:rsidP="00A729DA">
      <w:pPr>
        <w:shd w:val="clear" w:color="auto" w:fill="FFFFFF" w:themeFill="background1"/>
        <w:rPr>
          <w:highlight w:val="yellow"/>
        </w:rPr>
      </w:pPr>
      <w:r w:rsidRPr="00A729DA">
        <w:rPr>
          <w:b/>
          <w:highlight w:val="yellow"/>
        </w:rPr>
        <w:t>1. Teacher background</w:t>
      </w:r>
    </w:p>
    <w:p w14:paraId="322427BB" w14:textId="77777777" w:rsidR="00A729DA" w:rsidRPr="00A729DA" w:rsidRDefault="00A729DA" w:rsidP="00A729DA">
      <w:pPr>
        <w:shd w:val="clear" w:color="auto" w:fill="FFFFFF" w:themeFill="background1"/>
        <w:rPr>
          <w:highlight w:val="yellow"/>
        </w:rPr>
      </w:pPr>
      <w:r w:rsidRPr="00A729DA">
        <w:rPr>
          <w:highlight w:val="yellow"/>
        </w:rPr>
        <w:t>1.1. What kind of school do you teach in?</w:t>
      </w:r>
    </w:p>
    <w:p w14:paraId="3014F14C" w14:textId="77777777" w:rsidR="00A729DA" w:rsidRPr="00A729DA" w:rsidRDefault="00A729DA" w:rsidP="00A729DA">
      <w:pPr>
        <w:shd w:val="clear" w:color="auto" w:fill="FFFFFF" w:themeFill="background1"/>
        <w:rPr>
          <w:highlight w:val="yellow"/>
        </w:rPr>
      </w:pPr>
      <w:r w:rsidRPr="00A729DA">
        <w:rPr>
          <w:highlight w:val="yellow"/>
        </w:rPr>
        <w:tab/>
      </w:r>
      <w:r w:rsidRPr="00A729DA">
        <w:rPr>
          <w:rFonts w:ascii="Cambria Math" w:hAnsi="Cambria Math" w:cs="Cambria Math"/>
          <w:highlight w:val="yellow"/>
        </w:rPr>
        <w:t>⬚</w:t>
      </w:r>
      <w:r w:rsidRPr="00A729DA">
        <w:rPr>
          <w:highlight w:val="yellow"/>
        </w:rPr>
        <w:t xml:space="preserve"> Public</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Private</w:t>
      </w:r>
    </w:p>
    <w:p w14:paraId="2E79CB93" w14:textId="77777777" w:rsidR="00A729DA" w:rsidRPr="00A729DA" w:rsidRDefault="00A729DA" w:rsidP="00A729DA">
      <w:pPr>
        <w:shd w:val="clear" w:color="auto" w:fill="FFFFFF" w:themeFill="background1"/>
        <w:rPr>
          <w:highlight w:val="yellow"/>
        </w:rPr>
      </w:pPr>
      <w:r w:rsidRPr="00A729DA">
        <w:rPr>
          <w:highlight w:val="yellow"/>
        </w:rPr>
        <w:t>1.2. What are the ages of the students you teach?</w:t>
      </w:r>
    </w:p>
    <w:p w14:paraId="11838D83" w14:textId="77777777" w:rsidR="00A729DA" w:rsidRPr="00A729DA" w:rsidRDefault="00A729DA" w:rsidP="00A729DA">
      <w:pPr>
        <w:shd w:val="clear" w:color="auto" w:fill="FFFFFF" w:themeFill="background1"/>
        <w:rPr>
          <w:highlight w:val="yellow"/>
        </w:rPr>
      </w:pPr>
      <w:r w:rsidRPr="00A729DA">
        <w:rPr>
          <w:highlight w:val="yellow"/>
        </w:rPr>
        <w:tab/>
      </w:r>
      <w:r w:rsidRPr="00A729DA">
        <w:rPr>
          <w:rFonts w:ascii="Cambria Math" w:hAnsi="Cambria Math" w:cs="Cambria Math"/>
          <w:highlight w:val="yellow"/>
        </w:rPr>
        <w:t>⬚</w:t>
      </w:r>
      <w:r w:rsidRPr="00A729DA">
        <w:rPr>
          <w:highlight w:val="yellow"/>
        </w:rPr>
        <w:t xml:space="preserve"> 4- 5 years (Kindergarten)</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6-14 years (Primary)</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15-18 (Secondary)</w:t>
      </w:r>
    </w:p>
    <w:p w14:paraId="7ED89C86" w14:textId="77777777" w:rsidR="00A729DA" w:rsidRPr="00A729DA" w:rsidRDefault="00A729DA" w:rsidP="00A729DA">
      <w:pPr>
        <w:shd w:val="clear" w:color="auto" w:fill="FFFFFF" w:themeFill="background1"/>
        <w:rPr>
          <w:highlight w:val="yellow"/>
        </w:rPr>
      </w:pPr>
    </w:p>
    <w:p w14:paraId="56F9BAE3" w14:textId="77777777" w:rsidR="00A729DA" w:rsidRPr="00A729DA" w:rsidRDefault="00A729DA" w:rsidP="00A729DA">
      <w:pPr>
        <w:shd w:val="clear" w:color="auto" w:fill="FFFFFF" w:themeFill="background1"/>
        <w:rPr>
          <w:highlight w:val="yellow"/>
        </w:rPr>
      </w:pPr>
      <w:r w:rsidRPr="00A729DA">
        <w:rPr>
          <w:highlight w:val="yellow"/>
        </w:rPr>
        <w:t>1.3. How many students are in your class?</w:t>
      </w:r>
    </w:p>
    <w:p w14:paraId="45837A32" w14:textId="77777777" w:rsidR="00A729DA" w:rsidRPr="00A729DA" w:rsidRDefault="00A729DA" w:rsidP="00A729DA">
      <w:pPr>
        <w:shd w:val="clear" w:color="auto" w:fill="FFFFFF" w:themeFill="background1"/>
        <w:rPr>
          <w:highlight w:val="yellow"/>
        </w:rPr>
      </w:pPr>
      <w:r w:rsidRPr="00A729DA">
        <w:rPr>
          <w:highlight w:val="yellow"/>
        </w:rPr>
        <w:tab/>
      </w:r>
      <w:r w:rsidRPr="00A729DA">
        <w:rPr>
          <w:rFonts w:ascii="Cambria Math" w:hAnsi="Cambria Math" w:cs="Cambria Math"/>
          <w:highlight w:val="yellow"/>
        </w:rPr>
        <w:t>⬚</w:t>
      </w:r>
      <w:r w:rsidRPr="00A729DA">
        <w:rPr>
          <w:highlight w:val="yellow"/>
        </w:rPr>
        <w:t xml:space="preserve"> &lt;20</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21-40</w:t>
      </w:r>
      <w:r w:rsidRPr="00A729DA">
        <w:rPr>
          <w:highlight w:val="yellow"/>
        </w:rPr>
        <w:tab/>
      </w:r>
      <w:r w:rsidRPr="00A729DA">
        <w:rPr>
          <w:rFonts w:ascii="Cambria Math" w:hAnsi="Cambria Math" w:cs="Cambria Math"/>
          <w:highlight w:val="yellow"/>
        </w:rPr>
        <w:t>⬚</w:t>
      </w:r>
      <w:r w:rsidRPr="00A729DA">
        <w:rPr>
          <w:highlight w:val="yellow"/>
        </w:rPr>
        <w:t xml:space="preserve"> 41-60</w:t>
      </w:r>
      <w:r w:rsidRPr="00A729DA">
        <w:rPr>
          <w:highlight w:val="yellow"/>
        </w:rPr>
        <w:tab/>
      </w:r>
      <w:r w:rsidRPr="00A729DA">
        <w:rPr>
          <w:rFonts w:ascii="Cambria Math" w:hAnsi="Cambria Math" w:cs="Cambria Math"/>
          <w:highlight w:val="yellow"/>
        </w:rPr>
        <w:t>⬚</w:t>
      </w:r>
      <w:r w:rsidRPr="00A729DA">
        <w:rPr>
          <w:highlight w:val="yellow"/>
        </w:rPr>
        <w:t xml:space="preserve"> &gt;60</w:t>
      </w:r>
    </w:p>
    <w:p w14:paraId="5FF3A0EF" w14:textId="77777777" w:rsidR="00A729DA" w:rsidRPr="00A729DA" w:rsidRDefault="00A729DA" w:rsidP="00A729DA">
      <w:pPr>
        <w:shd w:val="clear" w:color="auto" w:fill="FFFFFF" w:themeFill="background1"/>
        <w:rPr>
          <w:highlight w:val="yellow"/>
        </w:rPr>
      </w:pPr>
    </w:p>
    <w:p w14:paraId="2071E9B0" w14:textId="77777777" w:rsidR="00A729DA" w:rsidRPr="00A729DA" w:rsidRDefault="00A729DA" w:rsidP="00A729DA">
      <w:pPr>
        <w:shd w:val="clear" w:color="auto" w:fill="FFFFFF" w:themeFill="background1"/>
        <w:rPr>
          <w:highlight w:val="yellow"/>
        </w:rPr>
      </w:pPr>
      <w:r w:rsidRPr="00A729DA">
        <w:rPr>
          <w:highlight w:val="yellow"/>
        </w:rPr>
        <w:t>1.4. What do you teach (check all that apply)</w:t>
      </w:r>
    </w:p>
    <w:p w14:paraId="4D1EB7E3"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Reading</w:t>
      </w:r>
      <w:r w:rsidRPr="00A729DA">
        <w:rPr>
          <w:highlight w:val="yellow"/>
        </w:rPr>
        <w:tab/>
      </w:r>
      <w:r w:rsidRPr="00A729DA">
        <w:rPr>
          <w:rFonts w:ascii="Cambria Math" w:hAnsi="Cambria Math" w:cs="Cambria Math"/>
          <w:highlight w:val="yellow"/>
        </w:rPr>
        <w:t>⬚</w:t>
      </w:r>
      <w:r w:rsidRPr="00A729DA">
        <w:rPr>
          <w:highlight w:val="yellow"/>
        </w:rPr>
        <w:t xml:space="preserve"> Writing</w:t>
      </w:r>
      <w:r w:rsidRPr="00A729DA">
        <w:rPr>
          <w:highlight w:val="yellow"/>
        </w:rPr>
        <w:tab/>
      </w:r>
      <w:r w:rsidRPr="00A729DA">
        <w:rPr>
          <w:rFonts w:ascii="Cambria Math" w:hAnsi="Cambria Math" w:cs="Cambria Math"/>
          <w:highlight w:val="yellow"/>
        </w:rPr>
        <w:t>⬚</w:t>
      </w:r>
      <w:r w:rsidRPr="00A729DA">
        <w:rPr>
          <w:highlight w:val="yellow"/>
        </w:rPr>
        <w:t xml:space="preserve"> Math</w:t>
      </w:r>
      <w:r w:rsidRPr="00A729DA">
        <w:rPr>
          <w:highlight w:val="yellow"/>
        </w:rPr>
        <w:tab/>
      </w:r>
      <w:r w:rsidRPr="00A729DA">
        <w:rPr>
          <w:rFonts w:ascii="Cambria Math" w:hAnsi="Cambria Math" w:cs="Cambria Math"/>
          <w:highlight w:val="yellow"/>
        </w:rPr>
        <w:t>⬚</w:t>
      </w:r>
      <w:r w:rsidRPr="00A729DA">
        <w:rPr>
          <w:highlight w:val="yellow"/>
        </w:rPr>
        <w:t xml:space="preserve"> Science</w:t>
      </w:r>
      <w:r w:rsidRPr="00A729DA">
        <w:rPr>
          <w:highlight w:val="yellow"/>
        </w:rPr>
        <w:tab/>
      </w:r>
      <w:r w:rsidRPr="00A729DA">
        <w:rPr>
          <w:rFonts w:ascii="Cambria Math" w:hAnsi="Cambria Math" w:cs="Cambria Math"/>
          <w:highlight w:val="yellow"/>
        </w:rPr>
        <w:t>⬚</w:t>
      </w:r>
      <w:r w:rsidRPr="00A729DA">
        <w:rPr>
          <w:highlight w:val="yellow"/>
        </w:rPr>
        <w:t xml:space="preserve"> Social studies</w:t>
      </w:r>
      <w:r w:rsidRPr="00A729DA">
        <w:rPr>
          <w:highlight w:val="yellow"/>
        </w:rPr>
        <w:tab/>
      </w:r>
      <w:r w:rsidRPr="00A729DA">
        <w:rPr>
          <w:rFonts w:ascii="Cambria Math" w:hAnsi="Cambria Math" w:cs="Cambria Math"/>
          <w:highlight w:val="yellow"/>
        </w:rPr>
        <w:t>⬚</w:t>
      </w:r>
      <w:r w:rsidRPr="00A729DA">
        <w:rPr>
          <w:highlight w:val="yellow"/>
        </w:rPr>
        <w:t xml:space="preserve"> Technology</w:t>
      </w:r>
      <w:r w:rsidRPr="00A729DA">
        <w:rPr>
          <w:highlight w:val="yellow"/>
        </w:rPr>
        <w:tab/>
      </w:r>
      <w:r w:rsidRPr="00A729DA">
        <w:rPr>
          <w:rFonts w:ascii="Cambria Math" w:hAnsi="Cambria Math" w:cs="Cambria Math"/>
          <w:highlight w:val="yellow"/>
        </w:rPr>
        <w:t>⬚</w:t>
      </w:r>
      <w:r w:rsidRPr="00A729DA">
        <w:rPr>
          <w:highlight w:val="yellow"/>
        </w:rPr>
        <w:t xml:space="preserve"> Art</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Music</w:t>
      </w:r>
      <w:r w:rsidRPr="00A729DA">
        <w:rPr>
          <w:highlight w:val="yellow"/>
        </w:rPr>
        <w:tab/>
      </w:r>
      <w:r w:rsidRPr="00A729DA">
        <w:rPr>
          <w:rFonts w:ascii="Cambria Math" w:hAnsi="Cambria Math" w:cs="Cambria Math"/>
          <w:highlight w:val="yellow"/>
        </w:rPr>
        <w:t>⬚</w:t>
      </w:r>
      <w:r w:rsidRPr="00A729DA">
        <w:rPr>
          <w:highlight w:val="yellow"/>
        </w:rPr>
        <w:t xml:space="preserve"> Engineering</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Health</w:t>
      </w:r>
      <w:r w:rsidRPr="00A729DA">
        <w:rPr>
          <w:highlight w:val="yellow"/>
        </w:rPr>
        <w:tab/>
      </w:r>
      <w:r w:rsidRPr="00A729DA">
        <w:rPr>
          <w:rFonts w:ascii="Cambria Math" w:hAnsi="Cambria Math" w:cs="Cambria Math"/>
          <w:highlight w:val="yellow"/>
        </w:rPr>
        <w:t>⬚</w:t>
      </w:r>
      <w:r w:rsidRPr="00A729DA">
        <w:rPr>
          <w:highlight w:val="yellow"/>
        </w:rPr>
        <w:t xml:space="preserve"> Physical education</w:t>
      </w:r>
      <w:r w:rsidRPr="00A729DA">
        <w:rPr>
          <w:highlight w:val="yellow"/>
        </w:rPr>
        <w:tab/>
      </w:r>
    </w:p>
    <w:p w14:paraId="2E816D16"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Life skills</w:t>
      </w:r>
      <w:r w:rsidRPr="00A729DA">
        <w:rPr>
          <w:highlight w:val="yellow"/>
        </w:rPr>
        <w:tab/>
      </w:r>
      <w:r w:rsidRPr="00A729DA">
        <w:rPr>
          <w:rFonts w:ascii="Cambria Math" w:hAnsi="Cambria Math" w:cs="Cambria Math"/>
          <w:highlight w:val="yellow"/>
        </w:rPr>
        <w:t>⬚</w:t>
      </w:r>
      <w:r w:rsidRPr="00A729DA">
        <w:rPr>
          <w:highlight w:val="yellow"/>
        </w:rPr>
        <w:t xml:space="preserve"> Social-emotional skills</w:t>
      </w:r>
      <w:r w:rsidRPr="00A729DA">
        <w:rPr>
          <w:highlight w:val="yellow"/>
        </w:rPr>
        <w:tab/>
      </w:r>
      <w:r w:rsidRPr="00A729DA">
        <w:rPr>
          <w:rFonts w:ascii="Cambria Math" w:hAnsi="Cambria Math" w:cs="Cambria Math"/>
          <w:highlight w:val="yellow"/>
        </w:rPr>
        <w:t>⬚</w:t>
      </w:r>
      <w:r w:rsidRPr="00A729DA">
        <w:rPr>
          <w:highlight w:val="yellow"/>
        </w:rPr>
        <w:t xml:space="preserve"> Foreign languages</w:t>
      </w:r>
    </w:p>
    <w:p w14:paraId="3642B4DE" w14:textId="77777777" w:rsidR="00A729DA" w:rsidRPr="00A729DA" w:rsidRDefault="00A729DA" w:rsidP="00A729DA">
      <w:pPr>
        <w:shd w:val="clear" w:color="auto" w:fill="FFFFFF" w:themeFill="background1"/>
        <w:rPr>
          <w:highlight w:val="yellow"/>
        </w:rPr>
      </w:pPr>
    </w:p>
    <w:p w14:paraId="38217440" w14:textId="77777777" w:rsidR="00A729DA" w:rsidRPr="00A729DA" w:rsidRDefault="00A729DA" w:rsidP="00A729DA">
      <w:pPr>
        <w:shd w:val="clear" w:color="auto" w:fill="FFFFFF" w:themeFill="background1"/>
        <w:rPr>
          <w:highlight w:val="yellow"/>
        </w:rPr>
      </w:pPr>
      <w:r w:rsidRPr="00A729DA">
        <w:rPr>
          <w:highlight w:val="yellow"/>
        </w:rPr>
        <w:t>1.5. How many years have you been teaching?</w:t>
      </w:r>
    </w:p>
    <w:p w14:paraId="76759FA7"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&lt;2 years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3-5 years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6-10 years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11+ years</w:t>
      </w:r>
    </w:p>
    <w:p w14:paraId="197AB2CC" w14:textId="77777777" w:rsidR="00A729DA" w:rsidRPr="00A729DA" w:rsidRDefault="00A729DA" w:rsidP="00A729DA">
      <w:pPr>
        <w:shd w:val="clear" w:color="auto" w:fill="FFFFFF" w:themeFill="background1"/>
        <w:rPr>
          <w:highlight w:val="yellow"/>
        </w:rPr>
      </w:pPr>
    </w:p>
    <w:p w14:paraId="1329E998" w14:textId="77777777" w:rsidR="00A729DA" w:rsidRPr="00A729DA" w:rsidRDefault="00A729DA" w:rsidP="00A729DA">
      <w:pPr>
        <w:shd w:val="clear" w:color="auto" w:fill="FFFFFF" w:themeFill="background1"/>
        <w:rPr>
          <w:highlight w:val="yellow"/>
        </w:rPr>
      </w:pPr>
      <w:r w:rsidRPr="00A729DA">
        <w:rPr>
          <w:b/>
          <w:highlight w:val="yellow"/>
        </w:rPr>
        <w:t>2. Teacher competencies for student instruction. </w:t>
      </w:r>
    </w:p>
    <w:p w14:paraId="49F32983" w14:textId="77777777" w:rsidR="00A729DA" w:rsidRPr="00A729DA" w:rsidRDefault="00A729DA" w:rsidP="00A729DA">
      <w:pPr>
        <w:shd w:val="clear" w:color="auto" w:fill="FFFFFF" w:themeFill="background1"/>
        <w:rPr>
          <w:highlight w:val="yellow"/>
        </w:rPr>
      </w:pPr>
      <w:r w:rsidRPr="00A729DA">
        <w:rPr>
          <w:highlight w:val="yellow"/>
        </w:rPr>
        <w:t>Consider the list of potential skills below. For each, assess how well you understand how the skill develops and functions in the context of school learning, how important it is for learning, and the extent to which you modify instruction to enhance student competency with this skill.</w:t>
      </w:r>
    </w:p>
    <w:p w14:paraId="108C5066" w14:textId="77777777" w:rsidR="00A729DA" w:rsidRPr="00A729DA" w:rsidRDefault="00A729DA" w:rsidP="00A729DA">
      <w:pPr>
        <w:shd w:val="clear" w:color="auto" w:fill="FFFFFF" w:themeFill="background1"/>
        <w:rPr>
          <w:highlight w:val="yellow"/>
        </w:rPr>
      </w:pPr>
    </w:p>
    <w:p w14:paraId="71F5094E" w14:textId="77777777" w:rsidR="00A729DA" w:rsidRPr="00A729DA" w:rsidRDefault="00A729DA" w:rsidP="00A729DA">
      <w:pPr>
        <w:shd w:val="clear" w:color="auto" w:fill="FFFFFF" w:themeFill="background1"/>
        <w:rPr>
          <w:highlight w:val="yellow"/>
        </w:rPr>
      </w:pPr>
      <w:r w:rsidRPr="00A729DA">
        <w:rPr>
          <w:b/>
          <w:highlight w:val="yellow"/>
        </w:rPr>
        <w:t xml:space="preserve">2.1. Critical thinking </w:t>
      </w:r>
      <w:r w:rsidRPr="00A729DA">
        <w:rPr>
          <w:highlight w:val="yellow"/>
        </w:rPr>
        <w:t>(i.e., the ability to analyze facts, evidence, assumptions and arguments to form a judgment or conclusion)</w:t>
      </w:r>
      <w:r w:rsidRPr="00A729DA">
        <w:rPr>
          <w:b/>
          <w:highlight w:val="yellow"/>
        </w:rPr>
        <w:t>.</w:t>
      </w:r>
    </w:p>
    <w:p w14:paraId="6072F4A3"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3520026F"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280A2169" w14:textId="77777777" w:rsidR="00A729DA" w:rsidRPr="00A729DA" w:rsidRDefault="00A729DA" w:rsidP="00A729DA">
      <w:pPr>
        <w:shd w:val="clear" w:color="auto" w:fill="FFFFFF" w:themeFill="background1"/>
        <w:rPr>
          <w:highlight w:val="yellow"/>
        </w:rPr>
      </w:pPr>
    </w:p>
    <w:p w14:paraId="27B07EC1"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38FB8223"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23BC5242" w14:textId="77777777" w:rsidR="00A729DA" w:rsidRPr="00A729DA" w:rsidRDefault="00A729DA" w:rsidP="00A729DA">
      <w:pPr>
        <w:shd w:val="clear" w:color="auto" w:fill="FFFFFF" w:themeFill="background1"/>
        <w:rPr>
          <w:highlight w:val="yellow"/>
        </w:rPr>
      </w:pPr>
    </w:p>
    <w:p w14:paraId="0AAC63C7"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127C8CCE"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4F328790" w14:textId="77777777" w:rsidR="00A729DA" w:rsidRPr="00A729DA" w:rsidRDefault="00A729DA" w:rsidP="00A729DA">
      <w:pPr>
        <w:shd w:val="clear" w:color="auto" w:fill="FFFFFF" w:themeFill="background1"/>
        <w:rPr>
          <w:highlight w:val="yellow"/>
        </w:rPr>
      </w:pPr>
    </w:p>
    <w:p w14:paraId="60877926" w14:textId="77777777" w:rsidR="00A729DA" w:rsidRPr="00A729DA" w:rsidRDefault="00A729DA" w:rsidP="00A729DA">
      <w:pPr>
        <w:shd w:val="clear" w:color="auto" w:fill="FFFFFF" w:themeFill="background1"/>
        <w:rPr>
          <w:highlight w:val="yellow"/>
        </w:rPr>
      </w:pPr>
      <w:r w:rsidRPr="00A729DA">
        <w:rPr>
          <w:b/>
          <w:highlight w:val="yellow"/>
        </w:rPr>
        <w:t xml:space="preserve">2.2. Attention </w:t>
      </w:r>
      <w:r w:rsidRPr="00A729DA">
        <w:rPr>
          <w:highlight w:val="yellow"/>
        </w:rPr>
        <w:t>(i.e., the ability to focus or concentrate one's awareness of an event or experience).</w:t>
      </w:r>
    </w:p>
    <w:p w14:paraId="483F9ED7"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4BBD777F"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3E9E115D" w14:textId="77777777" w:rsidR="00A729DA" w:rsidRPr="00A729DA" w:rsidRDefault="00A729DA" w:rsidP="00A729DA">
      <w:pPr>
        <w:shd w:val="clear" w:color="auto" w:fill="FFFFFF" w:themeFill="background1"/>
        <w:rPr>
          <w:highlight w:val="yellow"/>
        </w:rPr>
      </w:pPr>
    </w:p>
    <w:p w14:paraId="510CE889"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7741C21B"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30C08D0E" w14:textId="77777777" w:rsidR="00A729DA" w:rsidRPr="00A729DA" w:rsidRDefault="00A729DA" w:rsidP="00A729DA">
      <w:pPr>
        <w:shd w:val="clear" w:color="auto" w:fill="FFFFFF" w:themeFill="background1"/>
        <w:rPr>
          <w:highlight w:val="yellow"/>
        </w:rPr>
      </w:pPr>
    </w:p>
    <w:p w14:paraId="65F026AE"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4908BDD2"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6F670E9B" w14:textId="77777777" w:rsidR="00A729DA" w:rsidRPr="00A729DA" w:rsidRDefault="00A729DA" w:rsidP="00A729DA">
      <w:pPr>
        <w:shd w:val="clear" w:color="auto" w:fill="FFFFFF" w:themeFill="background1"/>
        <w:rPr>
          <w:highlight w:val="yellow"/>
        </w:rPr>
      </w:pPr>
    </w:p>
    <w:p w14:paraId="5FA85109" w14:textId="77777777" w:rsidR="00A729DA" w:rsidRPr="00A729DA" w:rsidRDefault="00A729DA" w:rsidP="00A729DA">
      <w:pPr>
        <w:shd w:val="clear" w:color="auto" w:fill="FFFFFF" w:themeFill="background1"/>
        <w:rPr>
          <w:highlight w:val="yellow"/>
        </w:rPr>
      </w:pPr>
      <w:r w:rsidRPr="00A729DA">
        <w:rPr>
          <w:b/>
          <w:highlight w:val="yellow"/>
        </w:rPr>
        <w:t xml:space="preserve">2.3. Working memory </w:t>
      </w:r>
      <w:r w:rsidRPr="00A729DA">
        <w:rPr>
          <w:highlight w:val="yellow"/>
        </w:rPr>
        <w:t>(i.e., a short-term storage system of the brain that can keep a limited amount of information in mind during decision-making, considering alternatives, etc).</w:t>
      </w:r>
    </w:p>
    <w:p w14:paraId="5739A281"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591C1FB4"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26F92B5C" w14:textId="77777777" w:rsidR="00A729DA" w:rsidRPr="00A729DA" w:rsidRDefault="00A729DA" w:rsidP="00A729DA">
      <w:pPr>
        <w:shd w:val="clear" w:color="auto" w:fill="FFFFFF" w:themeFill="background1"/>
        <w:rPr>
          <w:highlight w:val="yellow"/>
        </w:rPr>
      </w:pPr>
    </w:p>
    <w:p w14:paraId="400142A3"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0B66355E"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6B1A1BEE" w14:textId="77777777" w:rsidR="00A729DA" w:rsidRPr="00A729DA" w:rsidRDefault="00A729DA" w:rsidP="00A729DA">
      <w:pPr>
        <w:shd w:val="clear" w:color="auto" w:fill="FFFFFF" w:themeFill="background1"/>
        <w:rPr>
          <w:highlight w:val="yellow"/>
        </w:rPr>
      </w:pPr>
    </w:p>
    <w:p w14:paraId="63AE6FEC"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36089151"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01BBAF70" w14:textId="77777777" w:rsidR="00A729DA" w:rsidRPr="00A729DA" w:rsidRDefault="00A729DA" w:rsidP="00A729DA">
      <w:pPr>
        <w:shd w:val="clear" w:color="auto" w:fill="FFFFFF" w:themeFill="background1"/>
        <w:rPr>
          <w:highlight w:val="yellow"/>
        </w:rPr>
      </w:pPr>
    </w:p>
    <w:p w14:paraId="18461B74" w14:textId="77777777" w:rsidR="00A729DA" w:rsidRPr="00A729DA" w:rsidRDefault="00A729DA" w:rsidP="00A729DA">
      <w:pPr>
        <w:shd w:val="clear" w:color="auto" w:fill="FFFFFF" w:themeFill="background1"/>
        <w:rPr>
          <w:highlight w:val="yellow"/>
        </w:rPr>
      </w:pPr>
      <w:r w:rsidRPr="00A729DA">
        <w:rPr>
          <w:b/>
          <w:highlight w:val="yellow"/>
        </w:rPr>
        <w:t xml:space="preserve">2.4. Self-control </w:t>
      </w:r>
      <w:r w:rsidRPr="00A729DA">
        <w:rPr>
          <w:highlight w:val="yellow"/>
        </w:rPr>
        <w:t>(i.e,. The ability to regulate emotions, thoughts or behaviors in the face of conflict between competing options or temptations).</w:t>
      </w:r>
    </w:p>
    <w:p w14:paraId="5497FAB9"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657A63EC"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235830F9" w14:textId="77777777" w:rsidR="00A729DA" w:rsidRPr="00A729DA" w:rsidRDefault="00A729DA" w:rsidP="00A729DA">
      <w:pPr>
        <w:shd w:val="clear" w:color="auto" w:fill="FFFFFF" w:themeFill="background1"/>
        <w:rPr>
          <w:highlight w:val="yellow"/>
        </w:rPr>
      </w:pPr>
    </w:p>
    <w:p w14:paraId="095B8AF0"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17EDE1CC"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1BFC02F6" w14:textId="77777777" w:rsidR="00A729DA" w:rsidRPr="00A729DA" w:rsidRDefault="00A729DA" w:rsidP="00A729DA">
      <w:pPr>
        <w:shd w:val="clear" w:color="auto" w:fill="FFFFFF" w:themeFill="background1"/>
        <w:rPr>
          <w:highlight w:val="yellow"/>
        </w:rPr>
      </w:pPr>
    </w:p>
    <w:p w14:paraId="2E0A6585"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5FE56419"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7E3E098A" w14:textId="77777777" w:rsidR="00A729DA" w:rsidRPr="00A729DA" w:rsidRDefault="00A729DA" w:rsidP="00A729DA">
      <w:pPr>
        <w:shd w:val="clear" w:color="auto" w:fill="FFFFFF" w:themeFill="background1"/>
        <w:rPr>
          <w:highlight w:val="yellow"/>
        </w:rPr>
      </w:pPr>
    </w:p>
    <w:p w14:paraId="2D00FA01" w14:textId="77777777" w:rsidR="00A729DA" w:rsidRPr="00A729DA" w:rsidRDefault="00A729DA" w:rsidP="00A729DA">
      <w:pPr>
        <w:shd w:val="clear" w:color="auto" w:fill="FFFFFF" w:themeFill="background1"/>
        <w:rPr>
          <w:highlight w:val="yellow"/>
        </w:rPr>
      </w:pPr>
      <w:r w:rsidRPr="00A729DA">
        <w:rPr>
          <w:b/>
          <w:highlight w:val="yellow"/>
        </w:rPr>
        <w:t xml:space="preserve">2.5. Cognitive flexibility </w:t>
      </w:r>
      <w:r w:rsidRPr="00A729DA">
        <w:rPr>
          <w:highlight w:val="yellow"/>
        </w:rPr>
        <w:t>(i.e., the ability to flexibly adjust or change activities or ways of thinking, including shifting between different rules as a function of context).</w:t>
      </w:r>
    </w:p>
    <w:p w14:paraId="1983D068"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70DEE9AA"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32B70E54" w14:textId="77777777" w:rsidR="00A729DA" w:rsidRPr="00A729DA" w:rsidRDefault="00A729DA" w:rsidP="00A729DA">
      <w:pPr>
        <w:shd w:val="clear" w:color="auto" w:fill="FFFFFF" w:themeFill="background1"/>
        <w:rPr>
          <w:highlight w:val="yellow"/>
        </w:rPr>
      </w:pPr>
    </w:p>
    <w:p w14:paraId="33AD71D3"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1FF4862B"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02CBE349" w14:textId="77777777" w:rsidR="00A729DA" w:rsidRPr="00A729DA" w:rsidRDefault="00A729DA" w:rsidP="00A729DA">
      <w:pPr>
        <w:shd w:val="clear" w:color="auto" w:fill="FFFFFF" w:themeFill="background1"/>
        <w:rPr>
          <w:highlight w:val="yellow"/>
        </w:rPr>
      </w:pPr>
    </w:p>
    <w:p w14:paraId="62DB1BD1"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0AC718E4"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1312A5E4" w14:textId="77777777" w:rsidR="00A729DA" w:rsidRPr="00A729DA" w:rsidRDefault="00A729DA" w:rsidP="00A729DA">
      <w:pPr>
        <w:shd w:val="clear" w:color="auto" w:fill="FFFFFF" w:themeFill="background1"/>
        <w:rPr>
          <w:highlight w:val="yellow"/>
        </w:rPr>
      </w:pPr>
    </w:p>
    <w:p w14:paraId="4D72E51C" w14:textId="77777777" w:rsidR="00A729DA" w:rsidRPr="00A729DA" w:rsidRDefault="00A729DA" w:rsidP="00A729DA">
      <w:pPr>
        <w:shd w:val="clear" w:color="auto" w:fill="FFFFFF" w:themeFill="background1"/>
        <w:rPr>
          <w:highlight w:val="yellow"/>
        </w:rPr>
      </w:pPr>
      <w:r w:rsidRPr="00A729DA">
        <w:rPr>
          <w:b/>
          <w:highlight w:val="yellow"/>
        </w:rPr>
        <w:t xml:space="preserve">2.6. Motivation </w:t>
      </w:r>
      <w:r w:rsidRPr="00A729DA">
        <w:rPr>
          <w:highlight w:val="yellow"/>
        </w:rPr>
        <w:t>(i.e., the reason or reasons one has for acting in particular way, including the desire to attain rewards or avoid negative consequences).</w:t>
      </w:r>
    </w:p>
    <w:p w14:paraId="4BCC2F60"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7342454C"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50696321" w14:textId="77777777" w:rsidR="00A729DA" w:rsidRPr="00A729DA" w:rsidRDefault="00A729DA" w:rsidP="00A729DA">
      <w:pPr>
        <w:shd w:val="clear" w:color="auto" w:fill="FFFFFF" w:themeFill="background1"/>
        <w:rPr>
          <w:highlight w:val="yellow"/>
        </w:rPr>
      </w:pPr>
    </w:p>
    <w:p w14:paraId="760CBFD4"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622815DC"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36DB7DDA" w14:textId="77777777" w:rsidR="00A729DA" w:rsidRPr="00A729DA" w:rsidRDefault="00A729DA" w:rsidP="00A729DA">
      <w:pPr>
        <w:shd w:val="clear" w:color="auto" w:fill="FFFFFF" w:themeFill="background1"/>
        <w:rPr>
          <w:highlight w:val="yellow"/>
        </w:rPr>
      </w:pPr>
    </w:p>
    <w:p w14:paraId="1D77E160"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1B0DD6CD"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7CF62F6A" w14:textId="77777777" w:rsidR="00A729DA" w:rsidRPr="00A729DA" w:rsidRDefault="00A729DA" w:rsidP="00A729DA">
      <w:pPr>
        <w:shd w:val="clear" w:color="auto" w:fill="FFFFFF" w:themeFill="background1"/>
        <w:rPr>
          <w:highlight w:val="yellow"/>
        </w:rPr>
      </w:pPr>
    </w:p>
    <w:p w14:paraId="0B85F783" w14:textId="77777777" w:rsidR="00A729DA" w:rsidRPr="00A729DA" w:rsidRDefault="00A729DA" w:rsidP="00A729DA">
      <w:pPr>
        <w:shd w:val="clear" w:color="auto" w:fill="FFFFFF" w:themeFill="background1"/>
        <w:rPr>
          <w:highlight w:val="yellow"/>
        </w:rPr>
      </w:pPr>
      <w:r w:rsidRPr="00A729DA">
        <w:rPr>
          <w:b/>
          <w:highlight w:val="yellow"/>
        </w:rPr>
        <w:t xml:space="preserve">2.7. Planning </w:t>
      </w:r>
      <w:r w:rsidRPr="00A729DA">
        <w:rPr>
          <w:highlight w:val="yellow"/>
        </w:rPr>
        <w:t>(i.e., mapping out the activities or steps or required materials to achieve a goal)</w:t>
      </w:r>
    </w:p>
    <w:p w14:paraId="2D7515C3"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7FD0A404"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023126EA" w14:textId="77777777" w:rsidR="00A729DA" w:rsidRPr="00A729DA" w:rsidRDefault="00A729DA" w:rsidP="00A729DA">
      <w:pPr>
        <w:shd w:val="clear" w:color="auto" w:fill="FFFFFF" w:themeFill="background1"/>
        <w:rPr>
          <w:highlight w:val="yellow"/>
        </w:rPr>
      </w:pPr>
    </w:p>
    <w:p w14:paraId="32AEA36B"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70C0137E"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13B8AE87" w14:textId="77777777" w:rsidR="00A729DA" w:rsidRPr="00A729DA" w:rsidRDefault="00A729DA" w:rsidP="00A729DA">
      <w:pPr>
        <w:shd w:val="clear" w:color="auto" w:fill="FFFFFF" w:themeFill="background1"/>
        <w:rPr>
          <w:highlight w:val="yellow"/>
        </w:rPr>
      </w:pPr>
    </w:p>
    <w:p w14:paraId="2F0C3E4C"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03BEA781"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442CB4B0" w14:textId="77777777" w:rsidR="00A729DA" w:rsidRPr="00A729DA" w:rsidRDefault="00A729DA" w:rsidP="00A729DA">
      <w:pPr>
        <w:shd w:val="clear" w:color="auto" w:fill="FFFFFF" w:themeFill="background1"/>
        <w:rPr>
          <w:highlight w:val="yellow"/>
        </w:rPr>
      </w:pPr>
    </w:p>
    <w:p w14:paraId="021C9FF4" w14:textId="77777777" w:rsidR="00A729DA" w:rsidRPr="00A729DA" w:rsidRDefault="00A729DA" w:rsidP="00A729DA">
      <w:pPr>
        <w:shd w:val="clear" w:color="auto" w:fill="FFFFFF" w:themeFill="background1"/>
        <w:rPr>
          <w:highlight w:val="yellow"/>
        </w:rPr>
      </w:pPr>
      <w:r w:rsidRPr="00A729DA">
        <w:rPr>
          <w:b/>
          <w:highlight w:val="yellow"/>
        </w:rPr>
        <w:t xml:space="preserve">2.8. Self-advocacy </w:t>
      </w:r>
      <w:r w:rsidRPr="00A729DA">
        <w:rPr>
          <w:highlight w:val="yellow"/>
        </w:rPr>
        <w:t>(i.e., speaking up for one's rights, needs, and support, including asking for help).</w:t>
      </w:r>
    </w:p>
    <w:p w14:paraId="1F310937"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373B57F4"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7AA9F55E" w14:textId="77777777" w:rsidR="00A729DA" w:rsidRPr="00A729DA" w:rsidRDefault="00A729DA" w:rsidP="00A729DA">
      <w:pPr>
        <w:shd w:val="clear" w:color="auto" w:fill="FFFFFF" w:themeFill="background1"/>
        <w:rPr>
          <w:highlight w:val="yellow"/>
        </w:rPr>
      </w:pPr>
    </w:p>
    <w:p w14:paraId="65370D29"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0C00BB09"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1313F348" w14:textId="77777777" w:rsidR="00A729DA" w:rsidRPr="00A729DA" w:rsidRDefault="00A729DA" w:rsidP="00A729DA">
      <w:pPr>
        <w:shd w:val="clear" w:color="auto" w:fill="FFFFFF" w:themeFill="background1"/>
        <w:rPr>
          <w:highlight w:val="yellow"/>
        </w:rPr>
      </w:pPr>
    </w:p>
    <w:p w14:paraId="7F68CEAB"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72CD7B31"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4FFBF76B" w14:textId="77777777" w:rsidR="00A729DA" w:rsidRPr="00A729DA" w:rsidRDefault="00A729DA" w:rsidP="00A729DA">
      <w:pPr>
        <w:shd w:val="clear" w:color="auto" w:fill="FFFFFF" w:themeFill="background1"/>
        <w:rPr>
          <w:highlight w:val="yellow"/>
        </w:rPr>
      </w:pPr>
    </w:p>
    <w:p w14:paraId="104F9E03" w14:textId="77777777" w:rsidR="00A729DA" w:rsidRPr="00A729DA" w:rsidRDefault="00A729DA" w:rsidP="00A729DA">
      <w:pPr>
        <w:shd w:val="clear" w:color="auto" w:fill="FFFFFF" w:themeFill="background1"/>
        <w:rPr>
          <w:highlight w:val="yellow"/>
        </w:rPr>
      </w:pPr>
      <w:r w:rsidRPr="00A729DA">
        <w:rPr>
          <w:b/>
          <w:highlight w:val="yellow"/>
        </w:rPr>
        <w:t xml:space="preserve">2.9. Study skills </w:t>
      </w:r>
      <w:r w:rsidRPr="00A729DA">
        <w:rPr>
          <w:highlight w:val="yellow"/>
        </w:rPr>
        <w:t>(i.e., the processes required to learn and understand new ideas and facts, including strategies of memorizing, recalling, understanding, goal setting, self-assessment, and planning).</w:t>
      </w:r>
    </w:p>
    <w:p w14:paraId="596DA045"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5DAA6655"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6D24C0F7" w14:textId="77777777" w:rsidR="00A729DA" w:rsidRPr="00A729DA" w:rsidRDefault="00A729DA" w:rsidP="00A729DA">
      <w:pPr>
        <w:shd w:val="clear" w:color="auto" w:fill="FFFFFF" w:themeFill="background1"/>
        <w:rPr>
          <w:highlight w:val="yellow"/>
        </w:rPr>
      </w:pPr>
    </w:p>
    <w:p w14:paraId="360BA7C3"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782FAA32"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57A12F82" w14:textId="77777777" w:rsidR="00A729DA" w:rsidRPr="00A729DA" w:rsidRDefault="00A729DA" w:rsidP="00A729DA">
      <w:pPr>
        <w:shd w:val="clear" w:color="auto" w:fill="FFFFFF" w:themeFill="background1"/>
        <w:rPr>
          <w:highlight w:val="yellow"/>
        </w:rPr>
      </w:pPr>
    </w:p>
    <w:p w14:paraId="5DA86511"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203A2B06"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72914398" w14:textId="77777777" w:rsidR="00A729DA" w:rsidRPr="00A729DA" w:rsidRDefault="00A729DA" w:rsidP="00A729DA">
      <w:pPr>
        <w:shd w:val="clear" w:color="auto" w:fill="FFFFFF" w:themeFill="background1"/>
        <w:rPr>
          <w:highlight w:val="yellow"/>
        </w:rPr>
      </w:pPr>
    </w:p>
    <w:p w14:paraId="49DB03D2" w14:textId="77777777" w:rsidR="00A729DA" w:rsidRPr="00A729DA" w:rsidRDefault="00A729DA" w:rsidP="00A729DA">
      <w:pPr>
        <w:shd w:val="clear" w:color="auto" w:fill="FFFFFF" w:themeFill="background1"/>
        <w:rPr>
          <w:highlight w:val="yellow"/>
        </w:rPr>
      </w:pPr>
      <w:r w:rsidRPr="00A729DA">
        <w:rPr>
          <w:b/>
          <w:highlight w:val="yellow"/>
        </w:rPr>
        <w:t>2.10. Emotional awareness</w:t>
      </w:r>
      <w:r w:rsidRPr="00A729DA">
        <w:rPr>
          <w:highlight w:val="yellow"/>
        </w:rPr>
        <w:t xml:space="preserve"> (i.e., the ability to recognize emotional expressions, understand how emotions affect our own and others' behavior)</w:t>
      </w:r>
    </w:p>
    <w:p w14:paraId="722E74D0"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7B44547B"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0769FBE2" w14:textId="77777777" w:rsidR="00A729DA" w:rsidRPr="00A729DA" w:rsidRDefault="00A729DA" w:rsidP="00A729DA">
      <w:pPr>
        <w:shd w:val="clear" w:color="auto" w:fill="FFFFFF" w:themeFill="background1"/>
        <w:rPr>
          <w:highlight w:val="yellow"/>
        </w:rPr>
      </w:pPr>
    </w:p>
    <w:p w14:paraId="07F0B0B2"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37B75ADB"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10255442" w14:textId="77777777" w:rsidR="00A729DA" w:rsidRPr="00A729DA" w:rsidRDefault="00A729DA" w:rsidP="00A729DA">
      <w:pPr>
        <w:shd w:val="clear" w:color="auto" w:fill="FFFFFF" w:themeFill="background1"/>
        <w:rPr>
          <w:highlight w:val="yellow"/>
        </w:rPr>
      </w:pPr>
    </w:p>
    <w:p w14:paraId="031E3382"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38AAB94D"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089385DC" w14:textId="77777777" w:rsidR="00A729DA" w:rsidRPr="00A729DA" w:rsidRDefault="00A729DA" w:rsidP="00A729DA">
      <w:pPr>
        <w:shd w:val="clear" w:color="auto" w:fill="FFFFFF" w:themeFill="background1"/>
        <w:rPr>
          <w:highlight w:val="yellow"/>
        </w:rPr>
      </w:pPr>
    </w:p>
    <w:p w14:paraId="1E830CF6" w14:textId="77777777" w:rsidR="00A729DA" w:rsidRPr="00A729DA" w:rsidRDefault="00A729DA" w:rsidP="00A729DA">
      <w:pPr>
        <w:shd w:val="clear" w:color="auto" w:fill="FFFFFF" w:themeFill="background1"/>
        <w:rPr>
          <w:highlight w:val="yellow"/>
        </w:rPr>
      </w:pPr>
      <w:r w:rsidRPr="00A729DA">
        <w:rPr>
          <w:b/>
          <w:highlight w:val="yellow"/>
        </w:rPr>
        <w:t xml:space="preserve">2.11. Perseverance, Grit </w:t>
      </w:r>
      <w:r w:rsidRPr="00A729DA">
        <w:rPr>
          <w:highlight w:val="yellow"/>
        </w:rPr>
        <w:t>(i.e., the ability to sustain focus and effort in a project or activity that is challenging).</w:t>
      </w:r>
    </w:p>
    <w:p w14:paraId="2494EA26"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7FE770CB"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6CDF1667" w14:textId="77777777" w:rsidR="00A729DA" w:rsidRPr="00A729DA" w:rsidRDefault="00A729DA" w:rsidP="00A729DA">
      <w:pPr>
        <w:shd w:val="clear" w:color="auto" w:fill="FFFFFF" w:themeFill="background1"/>
        <w:rPr>
          <w:highlight w:val="yellow"/>
        </w:rPr>
      </w:pPr>
    </w:p>
    <w:p w14:paraId="456B5498"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419929B4"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2BE1BA1B" w14:textId="77777777" w:rsidR="00A729DA" w:rsidRPr="00A729DA" w:rsidRDefault="00A729DA" w:rsidP="00A729DA">
      <w:pPr>
        <w:shd w:val="clear" w:color="auto" w:fill="FFFFFF" w:themeFill="background1"/>
        <w:rPr>
          <w:highlight w:val="yellow"/>
        </w:rPr>
      </w:pPr>
    </w:p>
    <w:p w14:paraId="0DAD5DE0"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4EF71977"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7898C1D2" w14:textId="77777777" w:rsidR="00A729DA" w:rsidRPr="00A729DA" w:rsidRDefault="00A729DA" w:rsidP="00A729DA">
      <w:pPr>
        <w:shd w:val="clear" w:color="auto" w:fill="FFFFFF" w:themeFill="background1"/>
        <w:rPr>
          <w:highlight w:val="yellow"/>
        </w:rPr>
      </w:pPr>
    </w:p>
    <w:p w14:paraId="17507C18" w14:textId="77777777" w:rsidR="00A729DA" w:rsidRPr="00A729DA" w:rsidRDefault="00A729DA" w:rsidP="00A729DA">
      <w:pPr>
        <w:shd w:val="clear" w:color="auto" w:fill="FFFFFF" w:themeFill="background1"/>
        <w:rPr>
          <w:highlight w:val="yellow"/>
        </w:rPr>
      </w:pPr>
      <w:r w:rsidRPr="00A729DA">
        <w:rPr>
          <w:b/>
          <w:highlight w:val="yellow"/>
        </w:rPr>
        <w:t>2.12. Time management</w:t>
      </w:r>
      <w:r w:rsidRPr="00A729DA">
        <w:rPr>
          <w:highlight w:val="yellow"/>
        </w:rPr>
        <w:t xml:space="preserve"> (i.e., the ability to assess how much time an activity will take and to schedule the appropriate time to engage with or complete the activity).</w:t>
      </w:r>
    </w:p>
    <w:p w14:paraId="05B5604A"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1A3BB9DF"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00566254" w14:textId="77777777" w:rsidR="00A729DA" w:rsidRPr="00A729DA" w:rsidRDefault="00A729DA" w:rsidP="00A729DA">
      <w:pPr>
        <w:shd w:val="clear" w:color="auto" w:fill="FFFFFF" w:themeFill="background1"/>
        <w:rPr>
          <w:highlight w:val="yellow"/>
        </w:rPr>
      </w:pPr>
    </w:p>
    <w:p w14:paraId="0D06DA7B"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5AF8495F"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02239B92" w14:textId="77777777" w:rsidR="00A729DA" w:rsidRPr="00A729DA" w:rsidRDefault="00A729DA" w:rsidP="00A729DA">
      <w:pPr>
        <w:shd w:val="clear" w:color="auto" w:fill="FFFFFF" w:themeFill="background1"/>
        <w:rPr>
          <w:highlight w:val="yellow"/>
        </w:rPr>
      </w:pPr>
    </w:p>
    <w:p w14:paraId="2B13E0F8"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34AA5507"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058CAA3D" w14:textId="77777777" w:rsidR="00A729DA" w:rsidRPr="00A729DA" w:rsidRDefault="00A729DA" w:rsidP="00A729DA">
      <w:pPr>
        <w:shd w:val="clear" w:color="auto" w:fill="FFFFFF" w:themeFill="background1"/>
        <w:rPr>
          <w:highlight w:val="yellow"/>
        </w:rPr>
      </w:pPr>
    </w:p>
    <w:p w14:paraId="006B9E96" w14:textId="77777777" w:rsidR="00A729DA" w:rsidRPr="00A729DA" w:rsidRDefault="00A729DA" w:rsidP="00A729DA">
      <w:pPr>
        <w:shd w:val="clear" w:color="auto" w:fill="FFFFFF" w:themeFill="background1"/>
        <w:rPr>
          <w:highlight w:val="yellow"/>
        </w:rPr>
      </w:pPr>
      <w:r w:rsidRPr="00A729DA">
        <w:rPr>
          <w:b/>
          <w:highlight w:val="yellow"/>
        </w:rPr>
        <w:t>2.13. Collaboration</w:t>
      </w:r>
      <w:r w:rsidRPr="00A729DA">
        <w:rPr>
          <w:highlight w:val="yellow"/>
        </w:rPr>
        <w:t xml:space="preserve"> (i.e., the ability to work with others, recognizing that different individuals have different skills that can contribute to a group's goal)</w:t>
      </w:r>
    </w:p>
    <w:p w14:paraId="3BAF8B5A"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5881D1A3"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07544CA2" w14:textId="77777777" w:rsidR="00A729DA" w:rsidRPr="00A729DA" w:rsidRDefault="00A729DA" w:rsidP="00A729DA">
      <w:pPr>
        <w:shd w:val="clear" w:color="auto" w:fill="FFFFFF" w:themeFill="background1"/>
        <w:rPr>
          <w:highlight w:val="yellow"/>
        </w:rPr>
      </w:pPr>
    </w:p>
    <w:p w14:paraId="480CA457"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28096E01"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0CCDF262" w14:textId="77777777" w:rsidR="00A729DA" w:rsidRPr="00A729DA" w:rsidRDefault="00A729DA" w:rsidP="00A729DA">
      <w:pPr>
        <w:shd w:val="clear" w:color="auto" w:fill="FFFFFF" w:themeFill="background1"/>
        <w:rPr>
          <w:highlight w:val="yellow"/>
        </w:rPr>
      </w:pPr>
    </w:p>
    <w:p w14:paraId="53D86128"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2F142748"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3333B047" w14:textId="77777777" w:rsidR="00A729DA" w:rsidRPr="00A729DA" w:rsidRDefault="00A729DA" w:rsidP="00A729DA">
      <w:pPr>
        <w:shd w:val="clear" w:color="auto" w:fill="FFFFFF" w:themeFill="background1"/>
        <w:rPr>
          <w:highlight w:val="yellow"/>
        </w:rPr>
      </w:pPr>
    </w:p>
    <w:p w14:paraId="60FE5355" w14:textId="77777777" w:rsidR="00A729DA" w:rsidRPr="00A729DA" w:rsidRDefault="00A729DA" w:rsidP="00A729DA">
      <w:pPr>
        <w:shd w:val="clear" w:color="auto" w:fill="FFFFFF" w:themeFill="background1"/>
        <w:rPr>
          <w:highlight w:val="yellow"/>
        </w:rPr>
      </w:pPr>
      <w:r w:rsidRPr="00A729DA">
        <w:rPr>
          <w:b/>
          <w:highlight w:val="yellow"/>
        </w:rPr>
        <w:t xml:space="preserve">2.14. Cultural intelligence </w:t>
      </w:r>
      <w:r w:rsidRPr="00A729DA">
        <w:rPr>
          <w:highlight w:val="yellow"/>
        </w:rPr>
        <w:t>(i.e., the ability to understand and work with the norms and beliefs of a culture)</w:t>
      </w:r>
    </w:p>
    <w:p w14:paraId="17CFBEEB" w14:textId="77777777" w:rsidR="00A729DA" w:rsidRPr="00A729DA" w:rsidRDefault="00A729DA" w:rsidP="00A729DA">
      <w:pPr>
        <w:shd w:val="clear" w:color="auto" w:fill="FFFFFF" w:themeFill="background1"/>
        <w:rPr>
          <w:highlight w:val="yellow"/>
        </w:rPr>
      </w:pPr>
      <w:r w:rsidRPr="00A729DA">
        <w:rPr>
          <w:highlight w:val="yellow"/>
        </w:rPr>
        <w:t>How good is your understanding of how this skill develops from early childhood to young adulthood?</w:t>
      </w:r>
    </w:p>
    <w:p w14:paraId="17DC0B73"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Poor</w:t>
      </w:r>
      <w:r w:rsidRPr="00A729DA">
        <w:rPr>
          <w:highlight w:val="yellow"/>
        </w:rPr>
        <w:tab/>
      </w:r>
      <w:r w:rsidRPr="00A729DA">
        <w:rPr>
          <w:rFonts w:ascii="Cambria Math" w:hAnsi="Cambria Math" w:cs="Cambria Math"/>
          <w:highlight w:val="yellow"/>
        </w:rPr>
        <w:t>⬚</w:t>
      </w:r>
      <w:r w:rsidRPr="00A729DA">
        <w:rPr>
          <w:highlight w:val="yellow"/>
        </w:rPr>
        <w:t xml:space="preserve"> Fair</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Good</w:t>
      </w:r>
      <w:r w:rsidRPr="00A729DA">
        <w:rPr>
          <w:highlight w:val="yellow"/>
        </w:rPr>
        <w:tab/>
      </w:r>
      <w:r w:rsidRPr="00A729DA">
        <w:rPr>
          <w:rFonts w:ascii="Cambria Math" w:hAnsi="Cambria Math" w:cs="Cambria Math"/>
          <w:highlight w:val="yellow"/>
        </w:rPr>
        <w:t>⬚</w:t>
      </w:r>
      <w:r w:rsidRPr="00A729DA">
        <w:rPr>
          <w:highlight w:val="yellow"/>
        </w:rPr>
        <w:t xml:space="preserve"> Excellent</w:t>
      </w:r>
    </w:p>
    <w:p w14:paraId="6FAFF897" w14:textId="77777777" w:rsidR="00A729DA" w:rsidRPr="00A729DA" w:rsidRDefault="00A729DA" w:rsidP="00A729DA">
      <w:pPr>
        <w:shd w:val="clear" w:color="auto" w:fill="FFFFFF" w:themeFill="background1"/>
        <w:rPr>
          <w:highlight w:val="yellow"/>
        </w:rPr>
      </w:pPr>
    </w:p>
    <w:p w14:paraId="4CE0B370" w14:textId="77777777" w:rsidR="00A729DA" w:rsidRPr="00A729DA" w:rsidRDefault="00A729DA" w:rsidP="00A729DA">
      <w:pPr>
        <w:shd w:val="clear" w:color="auto" w:fill="FFFFFF" w:themeFill="background1"/>
        <w:rPr>
          <w:highlight w:val="yellow"/>
        </w:rPr>
      </w:pPr>
      <w:r w:rsidRPr="00A729DA">
        <w:rPr>
          <w:highlight w:val="yellow"/>
        </w:rPr>
        <w:t>How important do you think this skill is for learning in your classroom?</w:t>
      </w:r>
    </w:p>
    <w:p w14:paraId="6350AFD2"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Essential for success</w:t>
      </w:r>
      <w:r w:rsidRPr="00A729DA">
        <w:rPr>
          <w:highlight w:val="yellow"/>
        </w:rPr>
        <w:tab/>
      </w:r>
      <w:r w:rsidRPr="00A729DA">
        <w:rPr>
          <w:rFonts w:ascii="Cambria Math" w:hAnsi="Cambria Math" w:cs="Cambria Math"/>
          <w:highlight w:val="yellow"/>
        </w:rPr>
        <w:t>⬚</w:t>
      </w:r>
      <w:r w:rsidRPr="00A729DA">
        <w:rPr>
          <w:highlight w:val="yellow"/>
        </w:rPr>
        <w:t xml:space="preserve"> Important</w:t>
      </w:r>
      <w:r w:rsidRPr="00A729DA">
        <w:rPr>
          <w:highlight w:val="yellow"/>
        </w:rPr>
        <w:tab/>
      </w:r>
      <w:r w:rsidRPr="00A729DA">
        <w:rPr>
          <w:rFonts w:ascii="Cambria Math" w:hAnsi="Cambria Math" w:cs="Cambria Math"/>
          <w:highlight w:val="yellow"/>
        </w:rPr>
        <w:t>⬚</w:t>
      </w:r>
      <w:r w:rsidRPr="00A729DA">
        <w:rPr>
          <w:highlight w:val="yellow"/>
        </w:rPr>
        <w:t xml:space="preserve"> Somewhat important</w:t>
      </w:r>
      <w:r w:rsidRPr="00A729DA">
        <w:rPr>
          <w:highlight w:val="yellow"/>
        </w:rPr>
        <w:tab/>
      </w:r>
      <w:r w:rsidRPr="00A729DA">
        <w:rPr>
          <w:rFonts w:ascii="Cambria Math" w:hAnsi="Cambria Math" w:cs="Cambria Math"/>
          <w:highlight w:val="yellow"/>
        </w:rPr>
        <w:t>⬚</w:t>
      </w:r>
      <w:r w:rsidRPr="00A729DA">
        <w:rPr>
          <w:highlight w:val="yellow"/>
        </w:rPr>
        <w:t xml:space="preserve"> Not important</w:t>
      </w:r>
    </w:p>
    <w:p w14:paraId="2975E6DA" w14:textId="77777777" w:rsidR="00A729DA" w:rsidRPr="00A729DA" w:rsidRDefault="00A729DA" w:rsidP="00A729DA">
      <w:pPr>
        <w:shd w:val="clear" w:color="auto" w:fill="FFFFFF" w:themeFill="background1"/>
        <w:rPr>
          <w:highlight w:val="yellow"/>
        </w:rPr>
      </w:pPr>
    </w:p>
    <w:p w14:paraId="2B2611B0" w14:textId="77777777" w:rsidR="00A729DA" w:rsidRPr="00A729DA" w:rsidRDefault="00A729DA" w:rsidP="00A729DA">
      <w:pPr>
        <w:shd w:val="clear" w:color="auto" w:fill="FFFFFF" w:themeFill="background1"/>
        <w:rPr>
          <w:highlight w:val="yellow"/>
        </w:rPr>
      </w:pPr>
      <w:r w:rsidRPr="00A729DA">
        <w:rPr>
          <w:highlight w:val="yellow"/>
        </w:rPr>
        <w:t>How often do you modify the way you teach  to enhance this skill?</w:t>
      </w:r>
    </w:p>
    <w:p w14:paraId="6E815444" w14:textId="77777777" w:rsidR="00A729DA" w:rsidRPr="00A729DA" w:rsidRDefault="00A729DA" w:rsidP="00A729DA">
      <w:pPr>
        <w:shd w:val="clear" w:color="auto" w:fill="FFFFFF" w:themeFill="background1"/>
        <w:rPr>
          <w:highlight w:val="yellow"/>
        </w:rPr>
      </w:pPr>
      <w:r w:rsidRPr="00A729DA">
        <w:rPr>
          <w:rFonts w:ascii="Cambria Math" w:hAnsi="Cambria Math" w:cs="Cambria Math"/>
          <w:highlight w:val="yellow"/>
        </w:rPr>
        <w:t>⬚</w:t>
      </w:r>
      <w:r w:rsidRPr="00A729DA">
        <w:rPr>
          <w:highlight w:val="yellow"/>
        </w:rPr>
        <w:t xml:space="preserve"> Never</w:t>
      </w:r>
      <w:r w:rsidRPr="00A729DA">
        <w:rPr>
          <w:highlight w:val="yellow"/>
        </w:rPr>
        <w:tab/>
      </w:r>
      <w:r w:rsidRPr="00A729DA">
        <w:rPr>
          <w:rFonts w:ascii="Cambria Math" w:hAnsi="Cambria Math" w:cs="Cambria Math"/>
          <w:highlight w:val="yellow"/>
        </w:rPr>
        <w:t>⬚</w:t>
      </w:r>
      <w:r w:rsidRPr="00A729DA">
        <w:rPr>
          <w:highlight w:val="yellow"/>
        </w:rPr>
        <w:t xml:space="preserve"> Rarely</w:t>
      </w:r>
      <w:r w:rsidRPr="00A729DA">
        <w:rPr>
          <w:highlight w:val="yellow"/>
        </w:rPr>
        <w:tab/>
      </w:r>
      <w:r w:rsidRPr="00A729DA">
        <w:rPr>
          <w:rFonts w:ascii="Cambria Math" w:hAnsi="Cambria Math" w:cs="Cambria Math"/>
          <w:highlight w:val="yellow"/>
        </w:rPr>
        <w:t>⬚</w:t>
      </w:r>
      <w:r w:rsidRPr="00A729DA">
        <w:rPr>
          <w:highlight w:val="yellow"/>
        </w:rPr>
        <w:t xml:space="preserve"> Sometimes</w:t>
      </w:r>
      <w:r w:rsidRPr="00A729DA">
        <w:rPr>
          <w:highlight w:val="yellow"/>
        </w:rPr>
        <w:tab/>
      </w:r>
      <w:r w:rsidRPr="00A729DA">
        <w:rPr>
          <w:highlight w:val="yellow"/>
        </w:rPr>
        <w:tab/>
      </w:r>
      <w:r w:rsidRPr="00A729DA">
        <w:rPr>
          <w:rFonts w:ascii="Cambria Math" w:hAnsi="Cambria Math" w:cs="Cambria Math"/>
          <w:highlight w:val="yellow"/>
        </w:rPr>
        <w:t>⬚</w:t>
      </w:r>
      <w:r w:rsidRPr="00A729DA">
        <w:rPr>
          <w:highlight w:val="yellow"/>
        </w:rPr>
        <w:t xml:space="preserve"> Often</w:t>
      </w:r>
    </w:p>
    <w:p w14:paraId="728AB1E8" w14:textId="77777777" w:rsidR="00A729DA" w:rsidRPr="00A729DA" w:rsidRDefault="00A729DA" w:rsidP="00A729DA">
      <w:pPr>
        <w:shd w:val="clear" w:color="auto" w:fill="FFFFFF" w:themeFill="background1"/>
        <w:rPr>
          <w:highlight w:val="yellow"/>
        </w:rPr>
      </w:pPr>
    </w:p>
    <w:p w14:paraId="4DD7FF33" w14:textId="77777777" w:rsidR="00A729DA" w:rsidRPr="00A729DA" w:rsidRDefault="00A729DA" w:rsidP="00A729DA">
      <w:pPr>
        <w:shd w:val="clear" w:color="auto" w:fill="FFFFFF" w:themeFill="background1"/>
        <w:rPr>
          <w:highlight w:val="yellow"/>
        </w:rPr>
      </w:pPr>
      <w:r w:rsidRPr="00A729DA">
        <w:rPr>
          <w:b/>
          <w:highlight w:val="yellow"/>
        </w:rPr>
        <w:t>3. Teacher development </w:t>
      </w:r>
    </w:p>
    <w:p w14:paraId="46BB04CE" w14:textId="77777777" w:rsidR="000E4202" w:rsidRPr="007135EE" w:rsidRDefault="000E4202" w:rsidP="000E4202">
      <w:pPr>
        <w:shd w:val="clear" w:color="auto" w:fill="FFFFFF" w:themeFill="background1"/>
        <w:rPr>
          <w:highlight w:val="yellow"/>
        </w:rPr>
      </w:pPr>
      <w:r w:rsidRPr="007135EE">
        <w:rPr>
          <w:highlight w:val="yellow"/>
        </w:rPr>
        <w:t>What skills are required for student learning?</w:t>
      </w:r>
    </w:p>
    <w:p w14:paraId="0FB426C2" w14:textId="77777777" w:rsidR="000E4202" w:rsidRPr="007135EE" w:rsidRDefault="000E4202" w:rsidP="000E4202">
      <w:pPr>
        <w:shd w:val="clear" w:color="auto" w:fill="FFFFFF" w:themeFill="background1"/>
        <w:rPr>
          <w:highlight w:val="yellow"/>
        </w:rPr>
      </w:pPr>
    </w:p>
    <w:p w14:paraId="494118CC" w14:textId="648CA867" w:rsidR="00EA1D40" w:rsidRPr="007135EE" w:rsidRDefault="000E4202" w:rsidP="000E4202">
      <w:pPr>
        <w:shd w:val="clear" w:color="auto" w:fill="FFFFFF" w:themeFill="background1"/>
        <w:rPr>
          <w:highlight w:val="yellow"/>
        </w:rPr>
      </w:pPr>
      <w:r w:rsidRPr="007135EE">
        <w:rPr>
          <w:highlight w:val="yellow"/>
        </w:rPr>
        <w:t>When students come to school, they require skills for satisfactory achievement, including developing understanding of different content areas (e.g., math, science, reading), achieving passing grades, graduating, and so on. Many of these skills are also relevant to a student's life outside of school and once they finish with school. This survey is designed to assess your understanding of the skills that students need in school, the importance of such skills, and the methods used to enhance their proficiency.</w:t>
      </w:r>
    </w:p>
    <w:p w14:paraId="51A382F6" w14:textId="77777777" w:rsidR="000E4202" w:rsidRPr="007135EE" w:rsidRDefault="000E4202" w:rsidP="000E4202">
      <w:pPr>
        <w:shd w:val="clear" w:color="auto" w:fill="FFFFFF" w:themeFill="background1"/>
        <w:rPr>
          <w:b/>
          <w:highlight w:val="yellow"/>
        </w:rPr>
      </w:pPr>
      <w:r w:rsidRPr="007135EE">
        <w:rPr>
          <w:b/>
          <w:highlight w:val="yellow"/>
        </w:rPr>
        <w:t>1. Teacher background</w:t>
      </w:r>
    </w:p>
    <w:p w14:paraId="08E3ECCA" w14:textId="77777777" w:rsidR="000E4202" w:rsidRPr="007135EE" w:rsidRDefault="000E4202" w:rsidP="000E4202">
      <w:pPr>
        <w:shd w:val="clear" w:color="auto" w:fill="FFFFFF" w:themeFill="background1"/>
        <w:rPr>
          <w:highlight w:val="yellow"/>
        </w:rPr>
      </w:pPr>
      <w:r w:rsidRPr="007135EE">
        <w:rPr>
          <w:highlight w:val="yellow"/>
        </w:rPr>
        <w:t>1.1. What kind of school do you teach in?</w:t>
      </w:r>
    </w:p>
    <w:p w14:paraId="2AFFB78F" w14:textId="77777777" w:rsidR="000E4202" w:rsidRPr="007135EE" w:rsidRDefault="000E4202" w:rsidP="000E4202">
      <w:pPr>
        <w:shd w:val="clear" w:color="auto" w:fill="FFFFFF" w:themeFill="background1"/>
        <w:rPr>
          <w:highlight w:val="yellow"/>
        </w:rPr>
      </w:pPr>
      <w:r w:rsidRPr="007135EE">
        <w:rPr>
          <w:highlight w:val="yellow"/>
        </w:rPr>
        <w:tab/>
      </w:r>
      <w:r w:rsidRPr="007135EE">
        <w:rPr>
          <w:rFonts w:ascii="Cambria Math" w:hAnsi="Cambria Math" w:cs="Cambria Math"/>
          <w:highlight w:val="yellow"/>
        </w:rPr>
        <w:t>⬚</w:t>
      </w:r>
      <w:r w:rsidRPr="007135EE">
        <w:rPr>
          <w:highlight w:val="yellow"/>
        </w:rPr>
        <w:t xml:space="preserve"> Public</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Private</w:t>
      </w:r>
    </w:p>
    <w:p w14:paraId="2F31A8F0" w14:textId="77777777" w:rsidR="000E4202" w:rsidRPr="007135EE" w:rsidRDefault="000E4202" w:rsidP="000E4202">
      <w:pPr>
        <w:shd w:val="clear" w:color="auto" w:fill="FFFFFF" w:themeFill="background1"/>
        <w:rPr>
          <w:highlight w:val="yellow"/>
        </w:rPr>
      </w:pPr>
      <w:r w:rsidRPr="007135EE">
        <w:rPr>
          <w:highlight w:val="yellow"/>
        </w:rPr>
        <w:t>1.2. What are the ages of the students you teach?</w:t>
      </w:r>
    </w:p>
    <w:p w14:paraId="1F2ADDAD" w14:textId="77777777" w:rsidR="000E4202" w:rsidRPr="007135EE" w:rsidRDefault="000E4202" w:rsidP="000E4202">
      <w:pPr>
        <w:shd w:val="clear" w:color="auto" w:fill="FFFFFF" w:themeFill="background1"/>
        <w:rPr>
          <w:highlight w:val="yellow"/>
        </w:rPr>
      </w:pPr>
      <w:r w:rsidRPr="007135EE">
        <w:rPr>
          <w:highlight w:val="yellow"/>
        </w:rPr>
        <w:tab/>
      </w:r>
      <w:r w:rsidRPr="007135EE">
        <w:rPr>
          <w:rFonts w:ascii="Cambria Math" w:hAnsi="Cambria Math" w:cs="Cambria Math"/>
          <w:highlight w:val="yellow"/>
        </w:rPr>
        <w:t>⬚</w:t>
      </w:r>
      <w:r w:rsidRPr="007135EE">
        <w:rPr>
          <w:highlight w:val="yellow"/>
        </w:rPr>
        <w:t xml:space="preserve"> 4- 5 years (Kindergarten)</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6-14 years (Primary)</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15-18 (Secondary)</w:t>
      </w:r>
    </w:p>
    <w:p w14:paraId="4A86EB32" w14:textId="77777777" w:rsidR="000E4202" w:rsidRPr="007135EE" w:rsidRDefault="000E4202" w:rsidP="000E4202">
      <w:pPr>
        <w:shd w:val="clear" w:color="auto" w:fill="FFFFFF" w:themeFill="background1"/>
        <w:rPr>
          <w:highlight w:val="yellow"/>
        </w:rPr>
      </w:pPr>
    </w:p>
    <w:p w14:paraId="34F9C398" w14:textId="77777777" w:rsidR="000E4202" w:rsidRPr="007135EE" w:rsidRDefault="000E4202" w:rsidP="000E4202">
      <w:pPr>
        <w:shd w:val="clear" w:color="auto" w:fill="FFFFFF" w:themeFill="background1"/>
        <w:rPr>
          <w:highlight w:val="yellow"/>
        </w:rPr>
      </w:pPr>
      <w:r w:rsidRPr="007135EE">
        <w:rPr>
          <w:highlight w:val="yellow"/>
        </w:rPr>
        <w:t>1.3. How many students are in your class?</w:t>
      </w:r>
    </w:p>
    <w:p w14:paraId="6CD15D4E" w14:textId="77777777" w:rsidR="000E4202" w:rsidRPr="007135EE" w:rsidRDefault="000E4202" w:rsidP="000E4202">
      <w:pPr>
        <w:shd w:val="clear" w:color="auto" w:fill="FFFFFF" w:themeFill="background1"/>
        <w:rPr>
          <w:highlight w:val="yellow"/>
        </w:rPr>
      </w:pPr>
      <w:r w:rsidRPr="007135EE">
        <w:rPr>
          <w:highlight w:val="yellow"/>
        </w:rPr>
        <w:tab/>
      </w:r>
      <w:r w:rsidRPr="007135EE">
        <w:rPr>
          <w:rFonts w:ascii="Cambria Math" w:hAnsi="Cambria Math" w:cs="Cambria Math"/>
          <w:highlight w:val="yellow"/>
        </w:rPr>
        <w:t>⬚</w:t>
      </w:r>
      <w:r w:rsidRPr="007135EE">
        <w:rPr>
          <w:highlight w:val="yellow"/>
        </w:rPr>
        <w:t xml:space="preserve"> &lt;20</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21-40</w:t>
      </w:r>
      <w:r w:rsidRPr="007135EE">
        <w:rPr>
          <w:highlight w:val="yellow"/>
        </w:rPr>
        <w:tab/>
      </w:r>
      <w:r w:rsidRPr="007135EE">
        <w:rPr>
          <w:rFonts w:ascii="Cambria Math" w:hAnsi="Cambria Math" w:cs="Cambria Math"/>
          <w:highlight w:val="yellow"/>
        </w:rPr>
        <w:t>⬚</w:t>
      </w:r>
      <w:r w:rsidRPr="007135EE">
        <w:rPr>
          <w:highlight w:val="yellow"/>
        </w:rPr>
        <w:t xml:space="preserve"> 41-60</w:t>
      </w:r>
      <w:r w:rsidRPr="007135EE">
        <w:rPr>
          <w:highlight w:val="yellow"/>
        </w:rPr>
        <w:tab/>
      </w:r>
      <w:r w:rsidRPr="007135EE">
        <w:rPr>
          <w:rFonts w:ascii="Cambria Math" w:hAnsi="Cambria Math" w:cs="Cambria Math"/>
          <w:highlight w:val="yellow"/>
        </w:rPr>
        <w:t>⬚</w:t>
      </w:r>
      <w:r w:rsidRPr="007135EE">
        <w:rPr>
          <w:highlight w:val="yellow"/>
        </w:rPr>
        <w:t xml:space="preserve"> &gt;60</w:t>
      </w:r>
    </w:p>
    <w:p w14:paraId="36F5774B" w14:textId="77777777" w:rsidR="000E4202" w:rsidRPr="007135EE" w:rsidRDefault="000E4202" w:rsidP="000E4202">
      <w:pPr>
        <w:shd w:val="clear" w:color="auto" w:fill="FFFFFF" w:themeFill="background1"/>
        <w:rPr>
          <w:highlight w:val="yellow"/>
        </w:rPr>
      </w:pPr>
    </w:p>
    <w:p w14:paraId="01EE38C3" w14:textId="77777777" w:rsidR="000E4202" w:rsidRPr="007135EE" w:rsidRDefault="000E4202" w:rsidP="000E4202">
      <w:pPr>
        <w:shd w:val="clear" w:color="auto" w:fill="FFFFFF" w:themeFill="background1"/>
        <w:rPr>
          <w:highlight w:val="yellow"/>
        </w:rPr>
      </w:pPr>
      <w:r w:rsidRPr="007135EE">
        <w:rPr>
          <w:highlight w:val="yellow"/>
        </w:rPr>
        <w:t>1.4. What do you teach (check all that apply)</w:t>
      </w:r>
    </w:p>
    <w:p w14:paraId="2B045361"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Reading</w:t>
      </w:r>
      <w:r w:rsidRPr="007135EE">
        <w:rPr>
          <w:highlight w:val="yellow"/>
        </w:rPr>
        <w:tab/>
      </w:r>
      <w:r w:rsidRPr="007135EE">
        <w:rPr>
          <w:rFonts w:ascii="Cambria Math" w:hAnsi="Cambria Math" w:cs="Cambria Math"/>
          <w:highlight w:val="yellow"/>
        </w:rPr>
        <w:t>⬚</w:t>
      </w:r>
      <w:r w:rsidRPr="007135EE">
        <w:rPr>
          <w:highlight w:val="yellow"/>
        </w:rPr>
        <w:t xml:space="preserve"> Writing</w:t>
      </w:r>
      <w:r w:rsidRPr="007135EE">
        <w:rPr>
          <w:highlight w:val="yellow"/>
        </w:rPr>
        <w:tab/>
      </w:r>
      <w:r w:rsidRPr="007135EE">
        <w:rPr>
          <w:rFonts w:ascii="Cambria Math" w:hAnsi="Cambria Math" w:cs="Cambria Math"/>
          <w:highlight w:val="yellow"/>
        </w:rPr>
        <w:t>⬚</w:t>
      </w:r>
      <w:r w:rsidRPr="007135EE">
        <w:rPr>
          <w:highlight w:val="yellow"/>
        </w:rPr>
        <w:t xml:space="preserve"> Math</w:t>
      </w:r>
      <w:r w:rsidRPr="007135EE">
        <w:rPr>
          <w:highlight w:val="yellow"/>
        </w:rPr>
        <w:tab/>
      </w:r>
      <w:r w:rsidRPr="007135EE">
        <w:rPr>
          <w:rFonts w:ascii="Cambria Math" w:hAnsi="Cambria Math" w:cs="Cambria Math"/>
          <w:highlight w:val="yellow"/>
        </w:rPr>
        <w:t>⬚</w:t>
      </w:r>
      <w:r w:rsidRPr="007135EE">
        <w:rPr>
          <w:highlight w:val="yellow"/>
        </w:rPr>
        <w:t xml:space="preserve"> Science</w:t>
      </w:r>
      <w:r w:rsidRPr="007135EE">
        <w:rPr>
          <w:highlight w:val="yellow"/>
        </w:rPr>
        <w:tab/>
      </w:r>
      <w:r w:rsidRPr="007135EE">
        <w:rPr>
          <w:rFonts w:ascii="Cambria Math" w:hAnsi="Cambria Math" w:cs="Cambria Math"/>
          <w:highlight w:val="yellow"/>
        </w:rPr>
        <w:t>⬚</w:t>
      </w:r>
      <w:r w:rsidRPr="007135EE">
        <w:rPr>
          <w:highlight w:val="yellow"/>
        </w:rPr>
        <w:t xml:space="preserve"> Social studies</w:t>
      </w:r>
      <w:r w:rsidRPr="007135EE">
        <w:rPr>
          <w:highlight w:val="yellow"/>
        </w:rPr>
        <w:tab/>
      </w:r>
      <w:r w:rsidRPr="007135EE">
        <w:rPr>
          <w:rFonts w:ascii="Cambria Math" w:hAnsi="Cambria Math" w:cs="Cambria Math"/>
          <w:highlight w:val="yellow"/>
        </w:rPr>
        <w:t>⬚</w:t>
      </w:r>
      <w:r w:rsidRPr="007135EE">
        <w:rPr>
          <w:highlight w:val="yellow"/>
        </w:rPr>
        <w:t xml:space="preserve"> Technology</w:t>
      </w:r>
      <w:r w:rsidRPr="007135EE">
        <w:rPr>
          <w:highlight w:val="yellow"/>
        </w:rPr>
        <w:tab/>
      </w:r>
      <w:r w:rsidRPr="007135EE">
        <w:rPr>
          <w:rFonts w:ascii="Cambria Math" w:hAnsi="Cambria Math" w:cs="Cambria Math"/>
          <w:highlight w:val="yellow"/>
        </w:rPr>
        <w:t>⬚</w:t>
      </w:r>
      <w:r w:rsidRPr="007135EE">
        <w:rPr>
          <w:highlight w:val="yellow"/>
        </w:rPr>
        <w:t xml:space="preserve"> Art</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Music</w:t>
      </w:r>
      <w:r w:rsidRPr="007135EE">
        <w:rPr>
          <w:highlight w:val="yellow"/>
        </w:rPr>
        <w:tab/>
      </w:r>
      <w:r w:rsidRPr="007135EE">
        <w:rPr>
          <w:rFonts w:ascii="Cambria Math" w:hAnsi="Cambria Math" w:cs="Cambria Math"/>
          <w:highlight w:val="yellow"/>
        </w:rPr>
        <w:t>⬚</w:t>
      </w:r>
      <w:r w:rsidRPr="007135EE">
        <w:rPr>
          <w:highlight w:val="yellow"/>
        </w:rPr>
        <w:t xml:space="preserve"> Engineering</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Health</w:t>
      </w:r>
      <w:r w:rsidRPr="007135EE">
        <w:rPr>
          <w:highlight w:val="yellow"/>
        </w:rPr>
        <w:tab/>
      </w:r>
      <w:r w:rsidRPr="007135EE">
        <w:rPr>
          <w:rFonts w:ascii="Cambria Math" w:hAnsi="Cambria Math" w:cs="Cambria Math"/>
          <w:highlight w:val="yellow"/>
        </w:rPr>
        <w:t>⬚</w:t>
      </w:r>
      <w:r w:rsidRPr="007135EE">
        <w:rPr>
          <w:highlight w:val="yellow"/>
        </w:rPr>
        <w:t xml:space="preserve"> Physical education</w:t>
      </w:r>
      <w:r w:rsidRPr="007135EE">
        <w:rPr>
          <w:highlight w:val="yellow"/>
        </w:rPr>
        <w:tab/>
      </w:r>
    </w:p>
    <w:p w14:paraId="5FFF6F1B"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Life skills</w:t>
      </w:r>
      <w:r w:rsidRPr="007135EE">
        <w:rPr>
          <w:highlight w:val="yellow"/>
        </w:rPr>
        <w:tab/>
      </w:r>
      <w:r w:rsidRPr="007135EE">
        <w:rPr>
          <w:rFonts w:ascii="Cambria Math" w:hAnsi="Cambria Math" w:cs="Cambria Math"/>
          <w:highlight w:val="yellow"/>
        </w:rPr>
        <w:t>⬚</w:t>
      </w:r>
      <w:r w:rsidRPr="007135EE">
        <w:rPr>
          <w:highlight w:val="yellow"/>
        </w:rPr>
        <w:t xml:space="preserve"> Social-emotional skills</w:t>
      </w:r>
      <w:r w:rsidRPr="007135EE">
        <w:rPr>
          <w:highlight w:val="yellow"/>
        </w:rPr>
        <w:tab/>
      </w:r>
      <w:r w:rsidRPr="007135EE">
        <w:rPr>
          <w:rFonts w:ascii="Cambria Math" w:hAnsi="Cambria Math" w:cs="Cambria Math"/>
          <w:highlight w:val="yellow"/>
        </w:rPr>
        <w:t>⬚</w:t>
      </w:r>
      <w:r w:rsidRPr="007135EE">
        <w:rPr>
          <w:highlight w:val="yellow"/>
        </w:rPr>
        <w:t xml:space="preserve"> Foreign languages</w:t>
      </w:r>
    </w:p>
    <w:p w14:paraId="6556387F" w14:textId="77777777" w:rsidR="000E4202" w:rsidRPr="007135EE" w:rsidRDefault="000E4202" w:rsidP="000E4202">
      <w:pPr>
        <w:shd w:val="clear" w:color="auto" w:fill="FFFFFF" w:themeFill="background1"/>
        <w:rPr>
          <w:highlight w:val="yellow"/>
        </w:rPr>
      </w:pPr>
    </w:p>
    <w:p w14:paraId="37C24A3C" w14:textId="77777777" w:rsidR="000E4202" w:rsidRPr="007135EE" w:rsidRDefault="000E4202" w:rsidP="000E4202">
      <w:pPr>
        <w:shd w:val="clear" w:color="auto" w:fill="FFFFFF" w:themeFill="background1"/>
        <w:rPr>
          <w:highlight w:val="yellow"/>
        </w:rPr>
      </w:pPr>
      <w:r w:rsidRPr="007135EE">
        <w:rPr>
          <w:highlight w:val="yellow"/>
        </w:rPr>
        <w:t>1.5. How many years have you been teaching?</w:t>
      </w:r>
    </w:p>
    <w:p w14:paraId="33A6C16E"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&lt;2 years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3-5 years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6-10 years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11+ years</w:t>
      </w:r>
    </w:p>
    <w:p w14:paraId="1F576670" w14:textId="77777777" w:rsidR="000E4202" w:rsidRPr="007135EE" w:rsidRDefault="000E4202" w:rsidP="000E4202">
      <w:pPr>
        <w:shd w:val="clear" w:color="auto" w:fill="FFFFFF" w:themeFill="background1"/>
        <w:rPr>
          <w:highlight w:val="yellow"/>
        </w:rPr>
      </w:pPr>
    </w:p>
    <w:p w14:paraId="7701A97B" w14:textId="77777777" w:rsidR="000E4202" w:rsidRPr="007135EE" w:rsidRDefault="000E4202" w:rsidP="000E4202">
      <w:pPr>
        <w:shd w:val="clear" w:color="auto" w:fill="FFFFFF" w:themeFill="background1"/>
        <w:rPr>
          <w:highlight w:val="yellow"/>
        </w:rPr>
      </w:pPr>
    </w:p>
    <w:p w14:paraId="15CFC8E0" w14:textId="77777777" w:rsidR="000E4202" w:rsidRPr="007135EE" w:rsidRDefault="000E4202" w:rsidP="000E4202">
      <w:pPr>
        <w:shd w:val="clear" w:color="auto" w:fill="FFFFFF" w:themeFill="background1"/>
        <w:rPr>
          <w:b/>
          <w:highlight w:val="yellow"/>
        </w:rPr>
      </w:pPr>
      <w:r w:rsidRPr="007135EE">
        <w:rPr>
          <w:b/>
          <w:highlight w:val="yellow"/>
        </w:rPr>
        <w:t xml:space="preserve">2. Teacher competencies for student instruction. </w:t>
      </w:r>
    </w:p>
    <w:p w14:paraId="5F59F025" w14:textId="77777777" w:rsidR="000E4202" w:rsidRPr="007135EE" w:rsidRDefault="000E4202" w:rsidP="000E4202">
      <w:pPr>
        <w:shd w:val="clear" w:color="auto" w:fill="FFFFFF" w:themeFill="background1"/>
        <w:rPr>
          <w:highlight w:val="yellow"/>
        </w:rPr>
      </w:pPr>
      <w:r w:rsidRPr="007135EE">
        <w:rPr>
          <w:highlight w:val="yellow"/>
        </w:rPr>
        <w:t>Consider the list of potential skills below. For each, assess how well you understand how the skill develops and functions in the context of school learning, how important it is for learning, and the extent to which you modify instruction to enhance student competency with this skill.</w:t>
      </w:r>
    </w:p>
    <w:p w14:paraId="185EB32E" w14:textId="77777777" w:rsidR="000E4202" w:rsidRPr="007135EE" w:rsidRDefault="000E4202" w:rsidP="000E4202">
      <w:pPr>
        <w:shd w:val="clear" w:color="auto" w:fill="FFFFFF" w:themeFill="background1"/>
        <w:rPr>
          <w:highlight w:val="yellow"/>
        </w:rPr>
      </w:pPr>
    </w:p>
    <w:p w14:paraId="040CA93B" w14:textId="77777777" w:rsidR="000E4202" w:rsidRPr="007135EE" w:rsidRDefault="000E4202" w:rsidP="000E4202">
      <w:pPr>
        <w:shd w:val="clear" w:color="auto" w:fill="FFFFFF" w:themeFill="background1"/>
        <w:rPr>
          <w:highlight w:val="yellow"/>
        </w:rPr>
      </w:pPr>
      <w:r w:rsidRPr="007135EE">
        <w:rPr>
          <w:highlight w:val="yellow"/>
        </w:rPr>
        <w:t>2.1. Critical thinking (i.e., the ability to analyze facts, evidence, assumptions and arguments to form a judgment or conclusion).</w:t>
      </w:r>
    </w:p>
    <w:p w14:paraId="74C4F4C7"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42EF66E9"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754BD2C8" w14:textId="77777777" w:rsidR="000E4202" w:rsidRPr="007135EE" w:rsidRDefault="000E4202" w:rsidP="000E4202">
      <w:pPr>
        <w:shd w:val="clear" w:color="auto" w:fill="FFFFFF" w:themeFill="background1"/>
        <w:rPr>
          <w:highlight w:val="yellow"/>
        </w:rPr>
      </w:pPr>
    </w:p>
    <w:p w14:paraId="78E23033"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186003F3"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368438A6" w14:textId="77777777" w:rsidR="000E4202" w:rsidRPr="007135EE" w:rsidRDefault="000E4202" w:rsidP="000E4202">
      <w:pPr>
        <w:shd w:val="clear" w:color="auto" w:fill="FFFFFF" w:themeFill="background1"/>
        <w:rPr>
          <w:highlight w:val="yellow"/>
        </w:rPr>
      </w:pPr>
    </w:p>
    <w:p w14:paraId="097E1B10"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45E0F7B9"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628C55E9" w14:textId="77777777" w:rsidR="000E4202" w:rsidRPr="007135EE" w:rsidRDefault="000E4202" w:rsidP="000E4202">
      <w:pPr>
        <w:shd w:val="clear" w:color="auto" w:fill="FFFFFF" w:themeFill="background1"/>
        <w:rPr>
          <w:highlight w:val="yellow"/>
        </w:rPr>
      </w:pPr>
    </w:p>
    <w:p w14:paraId="3CC8C674" w14:textId="77777777" w:rsidR="000E4202" w:rsidRPr="007135EE" w:rsidRDefault="000E4202" w:rsidP="000E4202">
      <w:pPr>
        <w:shd w:val="clear" w:color="auto" w:fill="FFFFFF" w:themeFill="background1"/>
        <w:rPr>
          <w:highlight w:val="yellow"/>
        </w:rPr>
      </w:pPr>
      <w:r w:rsidRPr="007135EE">
        <w:rPr>
          <w:highlight w:val="yellow"/>
        </w:rPr>
        <w:t>2.2. Attention (i.e., the ability to focus or concentrate one's awareness of an event or experience).</w:t>
      </w:r>
    </w:p>
    <w:p w14:paraId="7D721ED0"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1E150721"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27BF3051" w14:textId="77777777" w:rsidR="000E4202" w:rsidRPr="007135EE" w:rsidRDefault="000E4202" w:rsidP="000E4202">
      <w:pPr>
        <w:shd w:val="clear" w:color="auto" w:fill="FFFFFF" w:themeFill="background1"/>
        <w:rPr>
          <w:highlight w:val="yellow"/>
        </w:rPr>
      </w:pPr>
    </w:p>
    <w:p w14:paraId="6CAD5729"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50F5A187"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7A428597" w14:textId="77777777" w:rsidR="000E4202" w:rsidRPr="007135EE" w:rsidRDefault="000E4202" w:rsidP="000E4202">
      <w:pPr>
        <w:shd w:val="clear" w:color="auto" w:fill="FFFFFF" w:themeFill="background1"/>
        <w:rPr>
          <w:highlight w:val="yellow"/>
        </w:rPr>
      </w:pPr>
    </w:p>
    <w:p w14:paraId="650BF1FB"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164F1B67"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73DB0380" w14:textId="77777777" w:rsidR="000E4202" w:rsidRPr="007135EE" w:rsidRDefault="000E4202" w:rsidP="000E4202">
      <w:pPr>
        <w:shd w:val="clear" w:color="auto" w:fill="FFFFFF" w:themeFill="background1"/>
        <w:rPr>
          <w:highlight w:val="yellow"/>
        </w:rPr>
      </w:pPr>
    </w:p>
    <w:p w14:paraId="34223179" w14:textId="77777777" w:rsidR="000E4202" w:rsidRPr="007135EE" w:rsidRDefault="000E4202" w:rsidP="000E4202">
      <w:pPr>
        <w:shd w:val="clear" w:color="auto" w:fill="FFFFFF" w:themeFill="background1"/>
        <w:rPr>
          <w:highlight w:val="yellow"/>
        </w:rPr>
      </w:pPr>
    </w:p>
    <w:p w14:paraId="1ED0BF0F" w14:textId="77777777" w:rsidR="000E4202" w:rsidRPr="007135EE" w:rsidRDefault="000E4202" w:rsidP="000E4202">
      <w:pPr>
        <w:shd w:val="clear" w:color="auto" w:fill="FFFFFF" w:themeFill="background1"/>
        <w:rPr>
          <w:highlight w:val="yellow"/>
        </w:rPr>
      </w:pPr>
      <w:r w:rsidRPr="007135EE">
        <w:rPr>
          <w:highlight w:val="yellow"/>
        </w:rPr>
        <w:t>2.3. Working memory (i.e., a short-term storage system of the brain that can keep a limited amount of information in mind during decision-making, considering alternatives, etc).</w:t>
      </w:r>
    </w:p>
    <w:p w14:paraId="493E5C98"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78730B42"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7083CD39" w14:textId="77777777" w:rsidR="000E4202" w:rsidRPr="007135EE" w:rsidRDefault="000E4202" w:rsidP="000E4202">
      <w:pPr>
        <w:shd w:val="clear" w:color="auto" w:fill="FFFFFF" w:themeFill="background1"/>
        <w:rPr>
          <w:highlight w:val="yellow"/>
        </w:rPr>
      </w:pPr>
    </w:p>
    <w:p w14:paraId="0B64F36E"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3ADB6FD8"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0F5E83BE" w14:textId="77777777" w:rsidR="000E4202" w:rsidRPr="007135EE" w:rsidRDefault="000E4202" w:rsidP="000E4202">
      <w:pPr>
        <w:shd w:val="clear" w:color="auto" w:fill="FFFFFF" w:themeFill="background1"/>
        <w:rPr>
          <w:highlight w:val="yellow"/>
        </w:rPr>
      </w:pPr>
    </w:p>
    <w:p w14:paraId="37F0D46F"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2D1279F2"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38DD07AA" w14:textId="77777777" w:rsidR="000E4202" w:rsidRPr="007135EE" w:rsidRDefault="000E4202" w:rsidP="000E4202">
      <w:pPr>
        <w:shd w:val="clear" w:color="auto" w:fill="FFFFFF" w:themeFill="background1"/>
        <w:rPr>
          <w:highlight w:val="yellow"/>
        </w:rPr>
      </w:pPr>
    </w:p>
    <w:p w14:paraId="127BDAEE" w14:textId="77777777" w:rsidR="000E4202" w:rsidRPr="007135EE" w:rsidRDefault="000E4202" w:rsidP="000E4202">
      <w:pPr>
        <w:shd w:val="clear" w:color="auto" w:fill="FFFFFF" w:themeFill="background1"/>
        <w:rPr>
          <w:highlight w:val="yellow"/>
        </w:rPr>
      </w:pPr>
    </w:p>
    <w:p w14:paraId="348A8B98" w14:textId="77777777" w:rsidR="000E4202" w:rsidRPr="007135EE" w:rsidRDefault="000E4202" w:rsidP="000E4202">
      <w:pPr>
        <w:shd w:val="clear" w:color="auto" w:fill="FFFFFF" w:themeFill="background1"/>
        <w:rPr>
          <w:highlight w:val="yellow"/>
        </w:rPr>
      </w:pPr>
      <w:r w:rsidRPr="007135EE">
        <w:rPr>
          <w:highlight w:val="yellow"/>
        </w:rPr>
        <w:t>2.4. Self-control (i.e,. The ability to regulate emotions, thoughts or behaviors in the face of conflict between competing options or temptations).</w:t>
      </w:r>
    </w:p>
    <w:p w14:paraId="421A035C"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7AFFC2A6"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40DB5F87" w14:textId="77777777" w:rsidR="000E4202" w:rsidRPr="007135EE" w:rsidRDefault="000E4202" w:rsidP="000E4202">
      <w:pPr>
        <w:shd w:val="clear" w:color="auto" w:fill="FFFFFF" w:themeFill="background1"/>
        <w:rPr>
          <w:highlight w:val="yellow"/>
        </w:rPr>
      </w:pPr>
    </w:p>
    <w:p w14:paraId="3AEC9662"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21520D5D"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63D76181" w14:textId="77777777" w:rsidR="000E4202" w:rsidRPr="007135EE" w:rsidRDefault="000E4202" w:rsidP="000E4202">
      <w:pPr>
        <w:shd w:val="clear" w:color="auto" w:fill="FFFFFF" w:themeFill="background1"/>
        <w:rPr>
          <w:highlight w:val="yellow"/>
        </w:rPr>
      </w:pPr>
    </w:p>
    <w:p w14:paraId="58C47EF5"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054768D4"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1F8D4F1B" w14:textId="77777777" w:rsidR="000E4202" w:rsidRPr="007135EE" w:rsidRDefault="000E4202" w:rsidP="000E4202">
      <w:pPr>
        <w:shd w:val="clear" w:color="auto" w:fill="FFFFFF" w:themeFill="background1"/>
        <w:rPr>
          <w:highlight w:val="yellow"/>
        </w:rPr>
      </w:pPr>
    </w:p>
    <w:p w14:paraId="0B207A3B" w14:textId="77777777" w:rsidR="000E4202" w:rsidRPr="007135EE" w:rsidRDefault="000E4202" w:rsidP="000E4202">
      <w:pPr>
        <w:shd w:val="clear" w:color="auto" w:fill="FFFFFF" w:themeFill="background1"/>
        <w:rPr>
          <w:highlight w:val="yellow"/>
        </w:rPr>
      </w:pPr>
    </w:p>
    <w:p w14:paraId="77FDDE7B" w14:textId="77777777" w:rsidR="000E4202" w:rsidRPr="007135EE" w:rsidRDefault="000E4202" w:rsidP="000E4202">
      <w:pPr>
        <w:shd w:val="clear" w:color="auto" w:fill="FFFFFF" w:themeFill="background1"/>
        <w:rPr>
          <w:highlight w:val="yellow"/>
        </w:rPr>
      </w:pPr>
      <w:r w:rsidRPr="007135EE">
        <w:rPr>
          <w:highlight w:val="yellow"/>
        </w:rPr>
        <w:t>2.5. Cognitive flexibility (i.e., the ability to flexibly adjust or change activities or ways of thinking, including shifting between different rules as a function of context).</w:t>
      </w:r>
    </w:p>
    <w:p w14:paraId="614D0599"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62DCB498"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48090848" w14:textId="77777777" w:rsidR="000E4202" w:rsidRPr="007135EE" w:rsidRDefault="000E4202" w:rsidP="000E4202">
      <w:pPr>
        <w:shd w:val="clear" w:color="auto" w:fill="FFFFFF" w:themeFill="background1"/>
        <w:rPr>
          <w:highlight w:val="yellow"/>
        </w:rPr>
      </w:pPr>
    </w:p>
    <w:p w14:paraId="1D8F7C90"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24AA61F4"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377C859D" w14:textId="77777777" w:rsidR="000E4202" w:rsidRPr="007135EE" w:rsidRDefault="000E4202" w:rsidP="000E4202">
      <w:pPr>
        <w:shd w:val="clear" w:color="auto" w:fill="FFFFFF" w:themeFill="background1"/>
        <w:rPr>
          <w:highlight w:val="yellow"/>
        </w:rPr>
      </w:pPr>
    </w:p>
    <w:p w14:paraId="3F1EA5D0"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15CBE4DF"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4A17FD5A" w14:textId="77777777" w:rsidR="000E4202" w:rsidRPr="007135EE" w:rsidRDefault="000E4202" w:rsidP="000E4202">
      <w:pPr>
        <w:shd w:val="clear" w:color="auto" w:fill="FFFFFF" w:themeFill="background1"/>
        <w:rPr>
          <w:highlight w:val="yellow"/>
        </w:rPr>
      </w:pPr>
    </w:p>
    <w:p w14:paraId="155F4455" w14:textId="77777777" w:rsidR="000E4202" w:rsidRPr="007135EE" w:rsidRDefault="000E4202" w:rsidP="000E4202">
      <w:pPr>
        <w:shd w:val="clear" w:color="auto" w:fill="FFFFFF" w:themeFill="background1"/>
        <w:rPr>
          <w:highlight w:val="yellow"/>
        </w:rPr>
      </w:pPr>
    </w:p>
    <w:p w14:paraId="02CD342B" w14:textId="77777777" w:rsidR="000E4202" w:rsidRPr="007135EE" w:rsidRDefault="000E4202" w:rsidP="000E4202">
      <w:pPr>
        <w:shd w:val="clear" w:color="auto" w:fill="FFFFFF" w:themeFill="background1"/>
        <w:rPr>
          <w:highlight w:val="yellow"/>
        </w:rPr>
      </w:pPr>
      <w:r w:rsidRPr="007135EE">
        <w:rPr>
          <w:highlight w:val="yellow"/>
        </w:rPr>
        <w:t>2.6. Motivation (i.e., the reason or reasons one has for acting in particular way, including the desire to attain rewards or avoid negative consequences).</w:t>
      </w:r>
    </w:p>
    <w:p w14:paraId="15570D72"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47AB8E41"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1B7D3B2B" w14:textId="77777777" w:rsidR="000E4202" w:rsidRPr="007135EE" w:rsidRDefault="000E4202" w:rsidP="000E4202">
      <w:pPr>
        <w:shd w:val="clear" w:color="auto" w:fill="FFFFFF" w:themeFill="background1"/>
        <w:rPr>
          <w:highlight w:val="yellow"/>
        </w:rPr>
      </w:pPr>
    </w:p>
    <w:p w14:paraId="2E539526"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578D92F1"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6D4B13F8" w14:textId="77777777" w:rsidR="000E4202" w:rsidRPr="007135EE" w:rsidRDefault="000E4202" w:rsidP="000E4202">
      <w:pPr>
        <w:shd w:val="clear" w:color="auto" w:fill="FFFFFF" w:themeFill="background1"/>
        <w:rPr>
          <w:highlight w:val="yellow"/>
        </w:rPr>
      </w:pPr>
    </w:p>
    <w:p w14:paraId="744A0AED"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57920D6C"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1919D4A9" w14:textId="77777777" w:rsidR="000E4202" w:rsidRPr="007135EE" w:rsidRDefault="000E4202" w:rsidP="000E4202">
      <w:pPr>
        <w:shd w:val="clear" w:color="auto" w:fill="FFFFFF" w:themeFill="background1"/>
        <w:rPr>
          <w:highlight w:val="yellow"/>
        </w:rPr>
      </w:pPr>
    </w:p>
    <w:p w14:paraId="0F000481" w14:textId="77777777" w:rsidR="000E4202" w:rsidRPr="007135EE" w:rsidRDefault="000E4202" w:rsidP="000E4202">
      <w:pPr>
        <w:shd w:val="clear" w:color="auto" w:fill="FFFFFF" w:themeFill="background1"/>
        <w:rPr>
          <w:highlight w:val="yellow"/>
        </w:rPr>
      </w:pPr>
      <w:r w:rsidRPr="007135EE">
        <w:rPr>
          <w:highlight w:val="yellow"/>
        </w:rPr>
        <w:t>2.7. Planning (i.e., mapping out the activities or steps or required materials to achieve a goal)</w:t>
      </w:r>
    </w:p>
    <w:p w14:paraId="0EB989AE"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7EE39041"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7B2208B8" w14:textId="77777777" w:rsidR="000E4202" w:rsidRPr="007135EE" w:rsidRDefault="000E4202" w:rsidP="000E4202">
      <w:pPr>
        <w:shd w:val="clear" w:color="auto" w:fill="FFFFFF" w:themeFill="background1"/>
        <w:rPr>
          <w:highlight w:val="yellow"/>
        </w:rPr>
      </w:pPr>
    </w:p>
    <w:p w14:paraId="63B56577"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4102725A"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15E9C4A9" w14:textId="77777777" w:rsidR="000E4202" w:rsidRPr="007135EE" w:rsidRDefault="000E4202" w:rsidP="000E4202">
      <w:pPr>
        <w:shd w:val="clear" w:color="auto" w:fill="FFFFFF" w:themeFill="background1"/>
        <w:rPr>
          <w:highlight w:val="yellow"/>
        </w:rPr>
      </w:pPr>
    </w:p>
    <w:p w14:paraId="442A3254"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21D99D6E"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3479416E" w14:textId="77777777" w:rsidR="000E4202" w:rsidRPr="007135EE" w:rsidRDefault="000E4202" w:rsidP="000E4202">
      <w:pPr>
        <w:shd w:val="clear" w:color="auto" w:fill="FFFFFF" w:themeFill="background1"/>
        <w:rPr>
          <w:highlight w:val="yellow"/>
        </w:rPr>
      </w:pPr>
    </w:p>
    <w:p w14:paraId="2ACFE2D8" w14:textId="77777777" w:rsidR="000E4202" w:rsidRPr="007135EE" w:rsidRDefault="000E4202" w:rsidP="000E4202">
      <w:pPr>
        <w:shd w:val="clear" w:color="auto" w:fill="FFFFFF" w:themeFill="background1"/>
        <w:rPr>
          <w:highlight w:val="yellow"/>
        </w:rPr>
      </w:pPr>
      <w:r w:rsidRPr="007135EE">
        <w:rPr>
          <w:highlight w:val="yellow"/>
        </w:rPr>
        <w:t>2.8. Self-advocacy (i.e., speaking up for one's rights, needs, and support, including asking for help).</w:t>
      </w:r>
    </w:p>
    <w:p w14:paraId="043E2FB2"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60B86E1E"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1E65666B" w14:textId="77777777" w:rsidR="000E4202" w:rsidRPr="007135EE" w:rsidRDefault="000E4202" w:rsidP="000E4202">
      <w:pPr>
        <w:shd w:val="clear" w:color="auto" w:fill="FFFFFF" w:themeFill="background1"/>
        <w:rPr>
          <w:highlight w:val="yellow"/>
        </w:rPr>
      </w:pPr>
    </w:p>
    <w:p w14:paraId="3316D177"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0D6E9DB9"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67A56D5D" w14:textId="77777777" w:rsidR="000E4202" w:rsidRPr="007135EE" w:rsidRDefault="000E4202" w:rsidP="000E4202">
      <w:pPr>
        <w:shd w:val="clear" w:color="auto" w:fill="FFFFFF" w:themeFill="background1"/>
        <w:rPr>
          <w:highlight w:val="yellow"/>
        </w:rPr>
      </w:pPr>
    </w:p>
    <w:p w14:paraId="50617A9A"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46A93C6A"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657F7982" w14:textId="77777777" w:rsidR="000E4202" w:rsidRPr="007135EE" w:rsidRDefault="000E4202" w:rsidP="000E4202">
      <w:pPr>
        <w:shd w:val="clear" w:color="auto" w:fill="FFFFFF" w:themeFill="background1"/>
        <w:rPr>
          <w:highlight w:val="yellow"/>
        </w:rPr>
      </w:pPr>
    </w:p>
    <w:p w14:paraId="6665699C" w14:textId="77777777" w:rsidR="000E4202" w:rsidRPr="007135EE" w:rsidRDefault="000E4202" w:rsidP="000E4202">
      <w:pPr>
        <w:shd w:val="clear" w:color="auto" w:fill="FFFFFF" w:themeFill="background1"/>
        <w:rPr>
          <w:highlight w:val="yellow"/>
        </w:rPr>
      </w:pPr>
      <w:r w:rsidRPr="007135EE">
        <w:rPr>
          <w:highlight w:val="yellow"/>
        </w:rPr>
        <w:t>2.9. Study skills (i.e., the processes required to learn and understand new ideas and facts, including strategies of memorizing, recalling, understanding, goal setting, self-assessment, and planning).</w:t>
      </w:r>
    </w:p>
    <w:p w14:paraId="5B916966"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74856530"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3C87DB4C" w14:textId="77777777" w:rsidR="000E4202" w:rsidRPr="007135EE" w:rsidRDefault="000E4202" w:rsidP="000E4202">
      <w:pPr>
        <w:shd w:val="clear" w:color="auto" w:fill="FFFFFF" w:themeFill="background1"/>
        <w:rPr>
          <w:highlight w:val="yellow"/>
        </w:rPr>
      </w:pPr>
    </w:p>
    <w:p w14:paraId="42F4CC00"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4442EA3A"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56207ED2" w14:textId="77777777" w:rsidR="000E4202" w:rsidRPr="007135EE" w:rsidRDefault="000E4202" w:rsidP="000E4202">
      <w:pPr>
        <w:shd w:val="clear" w:color="auto" w:fill="FFFFFF" w:themeFill="background1"/>
        <w:rPr>
          <w:highlight w:val="yellow"/>
        </w:rPr>
      </w:pPr>
    </w:p>
    <w:p w14:paraId="37AE30A1"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308C715F"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16E61E09" w14:textId="77777777" w:rsidR="000E4202" w:rsidRPr="007135EE" w:rsidRDefault="000E4202" w:rsidP="000E4202">
      <w:pPr>
        <w:shd w:val="clear" w:color="auto" w:fill="FFFFFF" w:themeFill="background1"/>
        <w:rPr>
          <w:highlight w:val="yellow"/>
        </w:rPr>
      </w:pPr>
    </w:p>
    <w:p w14:paraId="151AEE8D" w14:textId="77777777" w:rsidR="000E4202" w:rsidRPr="007135EE" w:rsidRDefault="000E4202" w:rsidP="000E4202">
      <w:pPr>
        <w:shd w:val="clear" w:color="auto" w:fill="FFFFFF" w:themeFill="background1"/>
        <w:rPr>
          <w:highlight w:val="yellow"/>
        </w:rPr>
      </w:pPr>
      <w:r w:rsidRPr="007135EE">
        <w:rPr>
          <w:highlight w:val="yellow"/>
        </w:rPr>
        <w:t>2.10. Emotional awareness (i.e., the ability to recognize emotional expressions, understand how emotions affect our own and others' behavior)</w:t>
      </w:r>
    </w:p>
    <w:p w14:paraId="453E624D"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054DFDF7"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1C14A5FA" w14:textId="77777777" w:rsidR="000E4202" w:rsidRPr="007135EE" w:rsidRDefault="000E4202" w:rsidP="000E4202">
      <w:pPr>
        <w:shd w:val="clear" w:color="auto" w:fill="FFFFFF" w:themeFill="background1"/>
        <w:rPr>
          <w:highlight w:val="yellow"/>
        </w:rPr>
      </w:pPr>
    </w:p>
    <w:p w14:paraId="5F3038F7"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58065111"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0560E441" w14:textId="77777777" w:rsidR="000E4202" w:rsidRPr="007135EE" w:rsidRDefault="000E4202" w:rsidP="000E4202">
      <w:pPr>
        <w:shd w:val="clear" w:color="auto" w:fill="FFFFFF" w:themeFill="background1"/>
        <w:rPr>
          <w:highlight w:val="yellow"/>
        </w:rPr>
      </w:pPr>
    </w:p>
    <w:p w14:paraId="71213461"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21E351DF"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28C88964" w14:textId="77777777" w:rsidR="000E4202" w:rsidRPr="007135EE" w:rsidRDefault="000E4202" w:rsidP="000E4202">
      <w:pPr>
        <w:shd w:val="clear" w:color="auto" w:fill="FFFFFF" w:themeFill="background1"/>
        <w:rPr>
          <w:highlight w:val="yellow"/>
        </w:rPr>
      </w:pPr>
    </w:p>
    <w:p w14:paraId="304B8FB4" w14:textId="77777777" w:rsidR="000E4202" w:rsidRPr="007135EE" w:rsidRDefault="000E4202" w:rsidP="000E4202">
      <w:pPr>
        <w:shd w:val="clear" w:color="auto" w:fill="FFFFFF" w:themeFill="background1"/>
        <w:rPr>
          <w:highlight w:val="yellow"/>
        </w:rPr>
      </w:pPr>
    </w:p>
    <w:p w14:paraId="5DD4C614" w14:textId="77777777" w:rsidR="000E4202" w:rsidRPr="007135EE" w:rsidRDefault="000E4202" w:rsidP="000E4202">
      <w:pPr>
        <w:shd w:val="clear" w:color="auto" w:fill="FFFFFF" w:themeFill="background1"/>
        <w:rPr>
          <w:highlight w:val="yellow"/>
        </w:rPr>
      </w:pPr>
      <w:r w:rsidRPr="007135EE">
        <w:rPr>
          <w:highlight w:val="yellow"/>
        </w:rPr>
        <w:t>2.11. Perseverance, Grit (i.e., the ability to sustain focus and effort in a project or activity that is challenging).</w:t>
      </w:r>
    </w:p>
    <w:p w14:paraId="46BFD75D"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48B5EC6B"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063B925A" w14:textId="77777777" w:rsidR="000E4202" w:rsidRPr="007135EE" w:rsidRDefault="000E4202" w:rsidP="000E4202">
      <w:pPr>
        <w:shd w:val="clear" w:color="auto" w:fill="FFFFFF" w:themeFill="background1"/>
        <w:rPr>
          <w:highlight w:val="yellow"/>
        </w:rPr>
      </w:pPr>
    </w:p>
    <w:p w14:paraId="366A3321"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233847D1"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4127D3B3" w14:textId="77777777" w:rsidR="000E4202" w:rsidRPr="007135EE" w:rsidRDefault="000E4202" w:rsidP="000E4202">
      <w:pPr>
        <w:shd w:val="clear" w:color="auto" w:fill="FFFFFF" w:themeFill="background1"/>
        <w:rPr>
          <w:highlight w:val="yellow"/>
        </w:rPr>
      </w:pPr>
    </w:p>
    <w:p w14:paraId="2FF14B67"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56E66BEF"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60C78E88" w14:textId="77777777" w:rsidR="000E4202" w:rsidRPr="007135EE" w:rsidRDefault="000E4202" w:rsidP="000E4202">
      <w:pPr>
        <w:shd w:val="clear" w:color="auto" w:fill="FFFFFF" w:themeFill="background1"/>
        <w:rPr>
          <w:highlight w:val="yellow"/>
        </w:rPr>
      </w:pPr>
    </w:p>
    <w:p w14:paraId="62B3E806" w14:textId="77777777" w:rsidR="000E4202" w:rsidRPr="007135EE" w:rsidRDefault="000E4202" w:rsidP="000E4202">
      <w:pPr>
        <w:shd w:val="clear" w:color="auto" w:fill="FFFFFF" w:themeFill="background1"/>
        <w:rPr>
          <w:highlight w:val="yellow"/>
        </w:rPr>
      </w:pPr>
    </w:p>
    <w:p w14:paraId="2AD9083F" w14:textId="77777777" w:rsidR="000E4202" w:rsidRPr="007135EE" w:rsidRDefault="000E4202" w:rsidP="000E4202">
      <w:pPr>
        <w:shd w:val="clear" w:color="auto" w:fill="FFFFFF" w:themeFill="background1"/>
        <w:rPr>
          <w:highlight w:val="yellow"/>
        </w:rPr>
      </w:pPr>
      <w:r w:rsidRPr="007135EE">
        <w:rPr>
          <w:highlight w:val="yellow"/>
        </w:rPr>
        <w:t>2.12. Time management (i.e., the ability to assess how much time an activity will take and to schedule the appropriate time to engage with or complete the activity).</w:t>
      </w:r>
    </w:p>
    <w:p w14:paraId="631E1919"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14B5C779"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1CB23C4F" w14:textId="77777777" w:rsidR="000E4202" w:rsidRPr="007135EE" w:rsidRDefault="000E4202" w:rsidP="000E4202">
      <w:pPr>
        <w:shd w:val="clear" w:color="auto" w:fill="FFFFFF" w:themeFill="background1"/>
        <w:rPr>
          <w:highlight w:val="yellow"/>
        </w:rPr>
      </w:pPr>
    </w:p>
    <w:p w14:paraId="7CC063E2"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7BC4D659"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49602146" w14:textId="77777777" w:rsidR="000E4202" w:rsidRPr="007135EE" w:rsidRDefault="000E4202" w:rsidP="000E4202">
      <w:pPr>
        <w:shd w:val="clear" w:color="auto" w:fill="FFFFFF" w:themeFill="background1"/>
        <w:rPr>
          <w:highlight w:val="yellow"/>
        </w:rPr>
      </w:pPr>
    </w:p>
    <w:p w14:paraId="07E94789"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1B6A02BA"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4CF756A3" w14:textId="77777777" w:rsidR="000E4202" w:rsidRPr="007135EE" w:rsidRDefault="000E4202" w:rsidP="000E4202">
      <w:pPr>
        <w:shd w:val="clear" w:color="auto" w:fill="FFFFFF" w:themeFill="background1"/>
        <w:rPr>
          <w:highlight w:val="yellow"/>
        </w:rPr>
      </w:pPr>
    </w:p>
    <w:p w14:paraId="47C3867A" w14:textId="77777777" w:rsidR="000E4202" w:rsidRPr="007135EE" w:rsidRDefault="000E4202" w:rsidP="000E4202">
      <w:pPr>
        <w:shd w:val="clear" w:color="auto" w:fill="FFFFFF" w:themeFill="background1"/>
        <w:rPr>
          <w:highlight w:val="yellow"/>
        </w:rPr>
      </w:pPr>
    </w:p>
    <w:p w14:paraId="330AD94D" w14:textId="77777777" w:rsidR="000E4202" w:rsidRPr="007135EE" w:rsidRDefault="000E4202" w:rsidP="000E4202">
      <w:pPr>
        <w:shd w:val="clear" w:color="auto" w:fill="FFFFFF" w:themeFill="background1"/>
        <w:rPr>
          <w:highlight w:val="yellow"/>
        </w:rPr>
      </w:pPr>
      <w:r w:rsidRPr="007135EE">
        <w:rPr>
          <w:highlight w:val="yellow"/>
        </w:rPr>
        <w:t>2.13. Collaboration (i.e., the ability to work with others, recognizing that different individuals have different skills that can contribute to a group's goal)</w:t>
      </w:r>
    </w:p>
    <w:p w14:paraId="423F36CA"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0E25B8BB"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582C8D23" w14:textId="77777777" w:rsidR="000E4202" w:rsidRPr="007135EE" w:rsidRDefault="000E4202" w:rsidP="000E4202">
      <w:pPr>
        <w:shd w:val="clear" w:color="auto" w:fill="FFFFFF" w:themeFill="background1"/>
        <w:rPr>
          <w:highlight w:val="yellow"/>
        </w:rPr>
      </w:pPr>
    </w:p>
    <w:p w14:paraId="402F6230"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74D6A98B"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6A333F17" w14:textId="77777777" w:rsidR="000E4202" w:rsidRPr="007135EE" w:rsidRDefault="000E4202" w:rsidP="000E4202">
      <w:pPr>
        <w:shd w:val="clear" w:color="auto" w:fill="FFFFFF" w:themeFill="background1"/>
        <w:rPr>
          <w:highlight w:val="yellow"/>
        </w:rPr>
      </w:pPr>
    </w:p>
    <w:p w14:paraId="4B085076"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1903A96B"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3C872C96" w14:textId="77777777" w:rsidR="000E4202" w:rsidRPr="007135EE" w:rsidRDefault="000E4202" w:rsidP="000E4202">
      <w:pPr>
        <w:shd w:val="clear" w:color="auto" w:fill="FFFFFF" w:themeFill="background1"/>
        <w:rPr>
          <w:highlight w:val="yellow"/>
        </w:rPr>
      </w:pPr>
    </w:p>
    <w:p w14:paraId="28C6519B" w14:textId="77777777" w:rsidR="000E4202" w:rsidRPr="007135EE" w:rsidRDefault="000E4202" w:rsidP="000E4202">
      <w:pPr>
        <w:shd w:val="clear" w:color="auto" w:fill="FFFFFF" w:themeFill="background1"/>
        <w:rPr>
          <w:highlight w:val="yellow"/>
        </w:rPr>
      </w:pPr>
    </w:p>
    <w:p w14:paraId="5B357C5A" w14:textId="77777777" w:rsidR="000E4202" w:rsidRPr="007135EE" w:rsidRDefault="000E4202" w:rsidP="000E4202">
      <w:pPr>
        <w:shd w:val="clear" w:color="auto" w:fill="FFFFFF" w:themeFill="background1"/>
        <w:rPr>
          <w:highlight w:val="yellow"/>
        </w:rPr>
      </w:pPr>
      <w:r w:rsidRPr="007135EE">
        <w:rPr>
          <w:highlight w:val="yellow"/>
        </w:rPr>
        <w:t>2.14. Cultural intelligence (i.e., the ability to understand and work with the norms and beliefs of a culture)</w:t>
      </w:r>
    </w:p>
    <w:p w14:paraId="2DF068C1" w14:textId="77777777" w:rsidR="000E4202" w:rsidRPr="007135EE" w:rsidRDefault="000E4202" w:rsidP="000E4202">
      <w:pPr>
        <w:shd w:val="clear" w:color="auto" w:fill="FFFFFF" w:themeFill="background1"/>
        <w:rPr>
          <w:highlight w:val="yellow"/>
        </w:rPr>
      </w:pPr>
      <w:r w:rsidRPr="007135EE">
        <w:rPr>
          <w:highlight w:val="yellow"/>
        </w:rPr>
        <w:t>How good is your understanding of how this skill develops from early childhood to young adulthood?</w:t>
      </w:r>
    </w:p>
    <w:p w14:paraId="7AEF88B4"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Poor</w:t>
      </w:r>
      <w:r w:rsidRPr="007135EE">
        <w:rPr>
          <w:highlight w:val="yellow"/>
        </w:rPr>
        <w:tab/>
      </w:r>
      <w:r w:rsidRPr="007135EE">
        <w:rPr>
          <w:rFonts w:ascii="Cambria Math" w:hAnsi="Cambria Math" w:cs="Cambria Math"/>
          <w:highlight w:val="yellow"/>
        </w:rPr>
        <w:t>⬚</w:t>
      </w:r>
      <w:r w:rsidRPr="007135EE">
        <w:rPr>
          <w:highlight w:val="yellow"/>
        </w:rPr>
        <w:t xml:space="preserve"> Fair</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Good</w:t>
      </w:r>
      <w:r w:rsidRPr="007135EE">
        <w:rPr>
          <w:highlight w:val="yellow"/>
        </w:rPr>
        <w:tab/>
      </w:r>
      <w:r w:rsidRPr="007135EE">
        <w:rPr>
          <w:rFonts w:ascii="Cambria Math" w:hAnsi="Cambria Math" w:cs="Cambria Math"/>
          <w:highlight w:val="yellow"/>
        </w:rPr>
        <w:t>⬚</w:t>
      </w:r>
      <w:r w:rsidRPr="007135EE">
        <w:rPr>
          <w:highlight w:val="yellow"/>
        </w:rPr>
        <w:t xml:space="preserve"> Excellent</w:t>
      </w:r>
    </w:p>
    <w:p w14:paraId="525C645D" w14:textId="77777777" w:rsidR="000E4202" w:rsidRPr="007135EE" w:rsidRDefault="000E4202" w:rsidP="000E4202">
      <w:pPr>
        <w:shd w:val="clear" w:color="auto" w:fill="FFFFFF" w:themeFill="background1"/>
        <w:rPr>
          <w:highlight w:val="yellow"/>
        </w:rPr>
      </w:pPr>
    </w:p>
    <w:p w14:paraId="3D83311B" w14:textId="77777777" w:rsidR="000E4202" w:rsidRPr="007135EE" w:rsidRDefault="000E4202" w:rsidP="000E4202">
      <w:pPr>
        <w:shd w:val="clear" w:color="auto" w:fill="FFFFFF" w:themeFill="background1"/>
        <w:rPr>
          <w:highlight w:val="yellow"/>
        </w:rPr>
      </w:pPr>
      <w:r w:rsidRPr="007135EE">
        <w:rPr>
          <w:highlight w:val="yellow"/>
        </w:rPr>
        <w:t>How important do you think this skill is for learning in your classroom?</w:t>
      </w:r>
    </w:p>
    <w:p w14:paraId="6CFFB32B" w14:textId="77777777"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Essential for success</w:t>
      </w:r>
      <w:r w:rsidRPr="007135EE">
        <w:rPr>
          <w:highlight w:val="yellow"/>
        </w:rPr>
        <w:tab/>
      </w:r>
      <w:r w:rsidRPr="007135EE">
        <w:rPr>
          <w:rFonts w:ascii="Cambria Math" w:hAnsi="Cambria Math" w:cs="Cambria Math"/>
          <w:highlight w:val="yellow"/>
        </w:rPr>
        <w:t>⬚</w:t>
      </w:r>
      <w:r w:rsidRPr="007135EE">
        <w:rPr>
          <w:highlight w:val="yellow"/>
        </w:rPr>
        <w:t xml:space="preserve"> Important</w:t>
      </w:r>
      <w:r w:rsidRPr="007135EE">
        <w:rPr>
          <w:highlight w:val="yellow"/>
        </w:rPr>
        <w:tab/>
      </w:r>
      <w:r w:rsidRPr="007135EE">
        <w:rPr>
          <w:rFonts w:ascii="Cambria Math" w:hAnsi="Cambria Math" w:cs="Cambria Math"/>
          <w:highlight w:val="yellow"/>
        </w:rPr>
        <w:t>⬚</w:t>
      </w:r>
      <w:r w:rsidRPr="007135EE">
        <w:rPr>
          <w:highlight w:val="yellow"/>
        </w:rPr>
        <w:t xml:space="preserve"> Somewhat important</w:t>
      </w:r>
      <w:r w:rsidRPr="007135EE">
        <w:rPr>
          <w:highlight w:val="yellow"/>
        </w:rPr>
        <w:tab/>
      </w:r>
      <w:r w:rsidRPr="007135EE">
        <w:rPr>
          <w:rFonts w:ascii="Cambria Math" w:hAnsi="Cambria Math" w:cs="Cambria Math"/>
          <w:highlight w:val="yellow"/>
        </w:rPr>
        <w:t>⬚</w:t>
      </w:r>
      <w:r w:rsidRPr="007135EE">
        <w:rPr>
          <w:highlight w:val="yellow"/>
        </w:rPr>
        <w:t xml:space="preserve"> Not important</w:t>
      </w:r>
    </w:p>
    <w:p w14:paraId="28897B13" w14:textId="77777777" w:rsidR="000E4202" w:rsidRPr="007135EE" w:rsidRDefault="000E4202" w:rsidP="000E4202">
      <w:pPr>
        <w:shd w:val="clear" w:color="auto" w:fill="FFFFFF" w:themeFill="background1"/>
        <w:rPr>
          <w:highlight w:val="yellow"/>
        </w:rPr>
      </w:pPr>
    </w:p>
    <w:p w14:paraId="3D434485" w14:textId="77777777" w:rsidR="000E4202" w:rsidRPr="007135EE" w:rsidRDefault="000E4202" w:rsidP="000E4202">
      <w:pPr>
        <w:shd w:val="clear" w:color="auto" w:fill="FFFFFF" w:themeFill="background1"/>
        <w:rPr>
          <w:highlight w:val="yellow"/>
        </w:rPr>
      </w:pPr>
      <w:r w:rsidRPr="007135EE">
        <w:rPr>
          <w:highlight w:val="yellow"/>
        </w:rPr>
        <w:t>How often do you modify the way you teach  to enhance this skill?</w:t>
      </w:r>
    </w:p>
    <w:p w14:paraId="2D84FAFE" w14:textId="58A87A22" w:rsidR="000E4202" w:rsidRPr="007135EE" w:rsidRDefault="000E4202" w:rsidP="000E4202">
      <w:pPr>
        <w:shd w:val="clear" w:color="auto" w:fill="FFFFFF" w:themeFill="background1"/>
        <w:rPr>
          <w:highlight w:val="yellow"/>
        </w:rPr>
      </w:pPr>
      <w:r w:rsidRPr="007135EE">
        <w:rPr>
          <w:rFonts w:ascii="Cambria Math" w:hAnsi="Cambria Math" w:cs="Cambria Math"/>
          <w:highlight w:val="yellow"/>
        </w:rPr>
        <w:t>⬚</w:t>
      </w:r>
      <w:r w:rsidRPr="007135EE">
        <w:rPr>
          <w:highlight w:val="yellow"/>
        </w:rPr>
        <w:t xml:space="preserve"> Never</w:t>
      </w:r>
      <w:r w:rsidRPr="007135EE">
        <w:rPr>
          <w:highlight w:val="yellow"/>
        </w:rPr>
        <w:tab/>
      </w:r>
      <w:r w:rsidRPr="007135EE">
        <w:rPr>
          <w:rFonts w:ascii="Cambria Math" w:hAnsi="Cambria Math" w:cs="Cambria Math"/>
          <w:highlight w:val="yellow"/>
        </w:rPr>
        <w:t>⬚</w:t>
      </w:r>
      <w:r w:rsidRPr="007135EE">
        <w:rPr>
          <w:highlight w:val="yellow"/>
        </w:rPr>
        <w:t xml:space="preserve"> Rarely</w:t>
      </w:r>
      <w:r w:rsidRPr="007135EE">
        <w:rPr>
          <w:highlight w:val="yellow"/>
        </w:rPr>
        <w:tab/>
      </w:r>
      <w:r w:rsidRPr="007135EE">
        <w:rPr>
          <w:rFonts w:ascii="Cambria Math" w:hAnsi="Cambria Math" w:cs="Cambria Math"/>
          <w:highlight w:val="yellow"/>
        </w:rPr>
        <w:t>⬚</w:t>
      </w:r>
      <w:r w:rsidRPr="007135EE">
        <w:rPr>
          <w:highlight w:val="yellow"/>
        </w:rPr>
        <w:t xml:space="preserve"> Sometimes</w:t>
      </w:r>
      <w:r w:rsidRPr="007135EE">
        <w:rPr>
          <w:highlight w:val="yellow"/>
        </w:rPr>
        <w:tab/>
      </w:r>
      <w:r w:rsidRPr="007135EE">
        <w:rPr>
          <w:highlight w:val="yellow"/>
        </w:rPr>
        <w:tab/>
      </w:r>
      <w:r w:rsidRPr="007135EE">
        <w:rPr>
          <w:rFonts w:ascii="Cambria Math" w:hAnsi="Cambria Math" w:cs="Cambria Math"/>
          <w:highlight w:val="yellow"/>
        </w:rPr>
        <w:t>⬚</w:t>
      </w:r>
      <w:r w:rsidRPr="007135EE">
        <w:rPr>
          <w:highlight w:val="yellow"/>
        </w:rPr>
        <w:t xml:space="preserve"> Often</w:t>
      </w:r>
    </w:p>
    <w:p w14:paraId="553F9AF4" w14:textId="77777777" w:rsidR="007135EE" w:rsidRPr="007135EE" w:rsidRDefault="007135EE" w:rsidP="000E4202">
      <w:pPr>
        <w:shd w:val="clear" w:color="auto" w:fill="FFFFFF" w:themeFill="background1"/>
        <w:rPr>
          <w:highlight w:val="yellow"/>
        </w:rPr>
      </w:pPr>
    </w:p>
    <w:p w14:paraId="1F69B0CD" w14:textId="12293B93" w:rsidR="007135EE" w:rsidRPr="007135EE" w:rsidRDefault="007135EE" w:rsidP="000E4202">
      <w:pPr>
        <w:shd w:val="clear" w:color="auto" w:fill="FFFFFF" w:themeFill="background1"/>
        <w:rPr>
          <w:b/>
          <w:bCs/>
          <w:highlight w:val="yellow"/>
        </w:rPr>
      </w:pPr>
      <w:r w:rsidRPr="007135EE">
        <w:rPr>
          <w:b/>
          <w:bCs/>
          <w:highlight w:val="yellow"/>
        </w:rPr>
        <w:t>3. Teacher development</w:t>
      </w:r>
    </w:p>
    <w:p w14:paraId="72663359" w14:textId="76120CE1" w:rsidR="00A729DA" w:rsidRPr="00A729DA" w:rsidRDefault="00A729DA" w:rsidP="00A729DA">
      <w:pPr>
        <w:shd w:val="clear" w:color="auto" w:fill="FFFFFF" w:themeFill="background1"/>
        <w:rPr>
          <w:highlight w:val="yellow"/>
        </w:rPr>
      </w:pPr>
      <w:r w:rsidRPr="00A729DA">
        <w:rPr>
          <w:highlight w:val="yellow"/>
        </w:rPr>
        <w:t>For each of the skills below, please indicate your level of interest in obtaining professional development to enhance your ability to assess and teach these skills.</w:t>
      </w:r>
    </w:p>
    <w:p w14:paraId="55CCC5C8" w14:textId="77777777" w:rsidR="00A729DA" w:rsidRPr="00A729DA" w:rsidRDefault="00A729DA" w:rsidP="00A729DA">
      <w:pPr>
        <w:shd w:val="clear" w:color="auto" w:fill="FFFFFF" w:themeFill="background1"/>
        <w:rPr>
          <w:highlight w:val="yellow"/>
        </w:rPr>
      </w:pPr>
    </w:p>
    <w:tbl>
      <w:tblPr>
        <w:tblW w:w="0" w:type="auto"/>
        <w:tblCellMar>
          <w:top w:w="15" w:type="dxa"/>
          <w:left w:w="15" w:type="dxa"/>
          <w:bottom w:w="15" w:type="dxa"/>
          <w:right w:w="15" w:type="dxa"/>
        </w:tblCellMar>
        <w:tblLook w:val="04A0" w:firstRow="1" w:lastRow="0" w:firstColumn="1" w:lastColumn="0" w:noHBand="0" w:noVBand="1"/>
      </w:tblPr>
      <w:tblGrid>
        <w:gridCol w:w="2232"/>
        <w:gridCol w:w="1531"/>
        <w:gridCol w:w="2170"/>
        <w:gridCol w:w="1146"/>
        <w:gridCol w:w="1614"/>
      </w:tblGrid>
      <w:tr w:rsidR="00A729DA" w:rsidRPr="00A729DA" w14:paraId="45858722"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C6B97" w14:textId="77777777" w:rsidR="00A729DA" w:rsidRPr="00A729DA" w:rsidRDefault="00A729DA" w:rsidP="00A729DA">
            <w:pPr>
              <w:shd w:val="clear" w:color="auto" w:fill="FFFFFF" w:themeFill="background1"/>
              <w:rPr>
                <w:highlight w:val="yellow"/>
              </w:rPr>
            </w:pPr>
          </w:p>
          <w:p w14:paraId="5C4842D7" w14:textId="77777777" w:rsidR="00A729DA" w:rsidRPr="00A729DA" w:rsidRDefault="00A729DA" w:rsidP="00A729DA">
            <w:pPr>
              <w:shd w:val="clear" w:color="auto" w:fill="FFFFFF" w:themeFill="background1"/>
              <w:rPr>
                <w:highlight w:val="yellow"/>
              </w:rPr>
            </w:pPr>
            <w:r w:rsidRPr="00A729DA">
              <w:rPr>
                <w:b/>
                <w:highlight w:val="yellow"/>
              </w:rPr>
              <w:t>Skill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91AC7" w14:textId="77777777" w:rsidR="00A729DA" w:rsidRPr="00A729DA" w:rsidRDefault="00A729DA" w:rsidP="00A729DA">
            <w:pPr>
              <w:shd w:val="clear" w:color="auto" w:fill="FFFFFF" w:themeFill="background1"/>
              <w:rPr>
                <w:highlight w:val="yellow"/>
              </w:rPr>
            </w:pPr>
            <w:r w:rsidRPr="00A729DA">
              <w:rPr>
                <w:b/>
                <w:highlight w:val="yellow"/>
              </w:rPr>
              <w:t>Not interested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53AFB" w14:textId="77777777" w:rsidR="00A729DA" w:rsidRPr="00A729DA" w:rsidRDefault="00A729DA" w:rsidP="00A729DA">
            <w:pPr>
              <w:shd w:val="clear" w:color="auto" w:fill="FFFFFF" w:themeFill="background1"/>
              <w:rPr>
                <w:highlight w:val="yellow"/>
              </w:rPr>
            </w:pPr>
            <w:r w:rsidRPr="00A729DA">
              <w:rPr>
                <w:b/>
                <w:highlight w:val="yellow"/>
              </w:rPr>
              <w:t>Somewhat interested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B8F79" w14:textId="77777777" w:rsidR="00A729DA" w:rsidRPr="00A729DA" w:rsidRDefault="00A729DA" w:rsidP="00A729DA">
            <w:pPr>
              <w:shd w:val="clear" w:color="auto" w:fill="FFFFFF" w:themeFill="background1"/>
              <w:rPr>
                <w:highlight w:val="yellow"/>
              </w:rPr>
            </w:pPr>
            <w:r w:rsidRPr="00A729DA">
              <w:rPr>
                <w:b/>
                <w:highlight w:val="yellow"/>
              </w:rPr>
              <w:t>Interested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C0054" w14:textId="77777777" w:rsidR="00A729DA" w:rsidRPr="00A729DA" w:rsidRDefault="00A729DA" w:rsidP="00A729DA">
            <w:pPr>
              <w:shd w:val="clear" w:color="auto" w:fill="FFFFFF" w:themeFill="background1"/>
              <w:rPr>
                <w:highlight w:val="yellow"/>
              </w:rPr>
            </w:pPr>
            <w:r w:rsidRPr="00A729DA">
              <w:rPr>
                <w:b/>
                <w:highlight w:val="yellow"/>
              </w:rPr>
              <w:t>Very interested</w:t>
            </w:r>
          </w:p>
        </w:tc>
      </w:tr>
      <w:tr w:rsidR="00A729DA" w:rsidRPr="00A729DA" w14:paraId="6D102016"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DFD6B" w14:textId="77777777" w:rsidR="00A729DA" w:rsidRPr="00A729DA" w:rsidRDefault="00A729DA" w:rsidP="00A729DA">
            <w:pPr>
              <w:shd w:val="clear" w:color="auto" w:fill="FFFFFF" w:themeFill="background1"/>
              <w:rPr>
                <w:highlight w:val="yellow"/>
              </w:rPr>
            </w:pPr>
            <w:r w:rsidRPr="00A729DA">
              <w:rPr>
                <w:highlight w:val="yellow"/>
              </w:rPr>
              <w:t>Critical thinking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FB215"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FC305"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9662B"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140CF" w14:textId="77777777" w:rsidR="00A729DA" w:rsidRPr="00A729DA" w:rsidRDefault="00A729DA" w:rsidP="00A729DA">
            <w:pPr>
              <w:shd w:val="clear" w:color="auto" w:fill="FFFFFF" w:themeFill="background1"/>
              <w:rPr>
                <w:highlight w:val="yellow"/>
              </w:rPr>
            </w:pPr>
          </w:p>
        </w:tc>
      </w:tr>
      <w:tr w:rsidR="00A729DA" w:rsidRPr="00A729DA" w14:paraId="3EF2B263"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BD27F" w14:textId="77777777" w:rsidR="00A729DA" w:rsidRPr="00A729DA" w:rsidRDefault="00A729DA" w:rsidP="00A729DA">
            <w:pPr>
              <w:shd w:val="clear" w:color="auto" w:fill="FFFFFF" w:themeFill="background1"/>
              <w:rPr>
                <w:highlight w:val="yellow"/>
              </w:rPr>
            </w:pPr>
            <w:r w:rsidRPr="00A729DA">
              <w:rPr>
                <w:highlight w:val="yellow"/>
              </w:rPr>
              <w:t>Attention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71832"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809A2"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67307"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7B1F4" w14:textId="77777777" w:rsidR="00A729DA" w:rsidRPr="00A729DA" w:rsidRDefault="00A729DA" w:rsidP="00A729DA">
            <w:pPr>
              <w:shd w:val="clear" w:color="auto" w:fill="FFFFFF" w:themeFill="background1"/>
              <w:rPr>
                <w:highlight w:val="yellow"/>
              </w:rPr>
            </w:pPr>
          </w:p>
        </w:tc>
      </w:tr>
      <w:tr w:rsidR="00A729DA" w:rsidRPr="00A729DA" w14:paraId="1D9192DA"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4425" w14:textId="77777777" w:rsidR="00A729DA" w:rsidRPr="00A729DA" w:rsidRDefault="00A729DA" w:rsidP="00A729DA">
            <w:pPr>
              <w:shd w:val="clear" w:color="auto" w:fill="FFFFFF" w:themeFill="background1"/>
              <w:rPr>
                <w:highlight w:val="yellow"/>
              </w:rPr>
            </w:pPr>
            <w:r w:rsidRPr="00A729DA">
              <w:rPr>
                <w:highlight w:val="yellow"/>
              </w:rPr>
              <w:t>Working memory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D4AE1"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E9B4A"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841F9"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7AA01" w14:textId="77777777" w:rsidR="00A729DA" w:rsidRPr="00A729DA" w:rsidRDefault="00A729DA" w:rsidP="00A729DA">
            <w:pPr>
              <w:shd w:val="clear" w:color="auto" w:fill="FFFFFF" w:themeFill="background1"/>
              <w:rPr>
                <w:highlight w:val="yellow"/>
              </w:rPr>
            </w:pPr>
          </w:p>
        </w:tc>
      </w:tr>
      <w:tr w:rsidR="00A729DA" w:rsidRPr="00A729DA" w14:paraId="79EF2DE8"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B684B" w14:textId="77777777" w:rsidR="00A729DA" w:rsidRPr="00A729DA" w:rsidRDefault="00A729DA" w:rsidP="00A729DA">
            <w:pPr>
              <w:shd w:val="clear" w:color="auto" w:fill="FFFFFF" w:themeFill="background1"/>
              <w:rPr>
                <w:highlight w:val="yellow"/>
              </w:rPr>
            </w:pPr>
            <w:r w:rsidRPr="00A729DA">
              <w:rPr>
                <w:highlight w:val="yellow"/>
              </w:rPr>
              <w:t>Self-control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D00CD"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4A68B"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5F5D1"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42C2B" w14:textId="77777777" w:rsidR="00A729DA" w:rsidRPr="00A729DA" w:rsidRDefault="00A729DA" w:rsidP="00A729DA">
            <w:pPr>
              <w:shd w:val="clear" w:color="auto" w:fill="FFFFFF" w:themeFill="background1"/>
              <w:rPr>
                <w:highlight w:val="yellow"/>
              </w:rPr>
            </w:pPr>
          </w:p>
        </w:tc>
      </w:tr>
      <w:tr w:rsidR="00A729DA" w:rsidRPr="00A729DA" w14:paraId="3A8BC578"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117A3" w14:textId="77777777" w:rsidR="00A729DA" w:rsidRPr="00A729DA" w:rsidRDefault="00A729DA" w:rsidP="00A729DA">
            <w:pPr>
              <w:shd w:val="clear" w:color="auto" w:fill="FFFFFF" w:themeFill="background1"/>
              <w:rPr>
                <w:highlight w:val="yellow"/>
              </w:rPr>
            </w:pPr>
            <w:r w:rsidRPr="00A729DA">
              <w:rPr>
                <w:highlight w:val="yellow"/>
              </w:rPr>
              <w:t>Cognitive flexibility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4B9E1"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BDBA2"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5A919"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4F65B" w14:textId="77777777" w:rsidR="00A729DA" w:rsidRPr="00A729DA" w:rsidRDefault="00A729DA" w:rsidP="00A729DA">
            <w:pPr>
              <w:shd w:val="clear" w:color="auto" w:fill="FFFFFF" w:themeFill="background1"/>
              <w:rPr>
                <w:highlight w:val="yellow"/>
              </w:rPr>
            </w:pPr>
          </w:p>
        </w:tc>
      </w:tr>
      <w:tr w:rsidR="00A729DA" w:rsidRPr="00A729DA" w14:paraId="05A59C89"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36037" w14:textId="77777777" w:rsidR="00A729DA" w:rsidRPr="00A729DA" w:rsidRDefault="00A729DA" w:rsidP="00A729DA">
            <w:pPr>
              <w:shd w:val="clear" w:color="auto" w:fill="FFFFFF" w:themeFill="background1"/>
              <w:rPr>
                <w:highlight w:val="yellow"/>
              </w:rPr>
            </w:pPr>
            <w:r w:rsidRPr="00A729DA">
              <w:rPr>
                <w:highlight w:val="yellow"/>
              </w:rPr>
              <w:t>Motivation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EECBB"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C981A"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3F2F1"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BC4B2" w14:textId="77777777" w:rsidR="00A729DA" w:rsidRPr="00A729DA" w:rsidRDefault="00A729DA" w:rsidP="00A729DA">
            <w:pPr>
              <w:shd w:val="clear" w:color="auto" w:fill="FFFFFF" w:themeFill="background1"/>
              <w:rPr>
                <w:highlight w:val="yellow"/>
              </w:rPr>
            </w:pPr>
          </w:p>
        </w:tc>
      </w:tr>
      <w:tr w:rsidR="00A729DA" w:rsidRPr="00A729DA" w14:paraId="4123D110"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2EC44" w14:textId="77777777" w:rsidR="00A729DA" w:rsidRPr="00A729DA" w:rsidRDefault="00A729DA" w:rsidP="00A729DA">
            <w:pPr>
              <w:shd w:val="clear" w:color="auto" w:fill="FFFFFF" w:themeFill="background1"/>
              <w:rPr>
                <w:highlight w:val="yellow"/>
              </w:rPr>
            </w:pPr>
            <w:r w:rsidRPr="00A729DA">
              <w:rPr>
                <w:highlight w:val="yellow"/>
              </w:rPr>
              <w:t>Planning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EC4E4"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45704"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AF56B"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5CFDB" w14:textId="77777777" w:rsidR="00A729DA" w:rsidRPr="00A729DA" w:rsidRDefault="00A729DA" w:rsidP="00A729DA">
            <w:pPr>
              <w:shd w:val="clear" w:color="auto" w:fill="FFFFFF" w:themeFill="background1"/>
              <w:rPr>
                <w:highlight w:val="yellow"/>
              </w:rPr>
            </w:pPr>
          </w:p>
        </w:tc>
      </w:tr>
      <w:tr w:rsidR="00A729DA" w:rsidRPr="00A729DA" w14:paraId="6B99E495"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817C0" w14:textId="77777777" w:rsidR="00A729DA" w:rsidRPr="00A729DA" w:rsidRDefault="00A729DA" w:rsidP="00A729DA">
            <w:pPr>
              <w:shd w:val="clear" w:color="auto" w:fill="FFFFFF" w:themeFill="background1"/>
              <w:rPr>
                <w:highlight w:val="yellow"/>
              </w:rPr>
            </w:pPr>
            <w:r w:rsidRPr="00A729DA">
              <w:rPr>
                <w:highlight w:val="yellow"/>
              </w:rPr>
              <w:t>Self-advocacy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3D86C"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27F7F"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22A4B"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D3C2A" w14:textId="77777777" w:rsidR="00A729DA" w:rsidRPr="00A729DA" w:rsidRDefault="00A729DA" w:rsidP="00A729DA">
            <w:pPr>
              <w:shd w:val="clear" w:color="auto" w:fill="FFFFFF" w:themeFill="background1"/>
              <w:rPr>
                <w:highlight w:val="yellow"/>
              </w:rPr>
            </w:pPr>
          </w:p>
        </w:tc>
      </w:tr>
      <w:tr w:rsidR="00A729DA" w:rsidRPr="00A729DA" w14:paraId="2BD74122"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3135B" w14:textId="77777777" w:rsidR="00A729DA" w:rsidRPr="00A729DA" w:rsidRDefault="00A729DA" w:rsidP="00A729DA">
            <w:pPr>
              <w:shd w:val="clear" w:color="auto" w:fill="FFFFFF" w:themeFill="background1"/>
              <w:rPr>
                <w:highlight w:val="yellow"/>
              </w:rPr>
            </w:pPr>
            <w:r w:rsidRPr="00A729DA">
              <w:rPr>
                <w:highlight w:val="yellow"/>
              </w:rPr>
              <w:t>Study skills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A3AD6"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00718"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D1E61"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3300E" w14:textId="77777777" w:rsidR="00A729DA" w:rsidRPr="00A729DA" w:rsidRDefault="00A729DA" w:rsidP="00A729DA">
            <w:pPr>
              <w:shd w:val="clear" w:color="auto" w:fill="FFFFFF" w:themeFill="background1"/>
              <w:rPr>
                <w:highlight w:val="yellow"/>
              </w:rPr>
            </w:pPr>
          </w:p>
        </w:tc>
      </w:tr>
      <w:tr w:rsidR="00A729DA" w:rsidRPr="00A729DA" w14:paraId="54ADC62D"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A8A18" w14:textId="77777777" w:rsidR="00A729DA" w:rsidRPr="00A729DA" w:rsidRDefault="00A729DA" w:rsidP="00A729DA">
            <w:pPr>
              <w:shd w:val="clear" w:color="auto" w:fill="FFFFFF" w:themeFill="background1"/>
              <w:rPr>
                <w:highlight w:val="yellow"/>
              </w:rPr>
            </w:pPr>
            <w:r w:rsidRPr="00A729DA">
              <w:rPr>
                <w:highlight w:val="yellow"/>
              </w:rPr>
              <w:t>Emotional awareness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0A544"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106EE"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3C195"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66B43" w14:textId="77777777" w:rsidR="00A729DA" w:rsidRPr="00A729DA" w:rsidRDefault="00A729DA" w:rsidP="00A729DA">
            <w:pPr>
              <w:shd w:val="clear" w:color="auto" w:fill="FFFFFF" w:themeFill="background1"/>
              <w:rPr>
                <w:highlight w:val="yellow"/>
              </w:rPr>
            </w:pPr>
          </w:p>
        </w:tc>
      </w:tr>
      <w:tr w:rsidR="00A729DA" w:rsidRPr="00A729DA" w14:paraId="69847DEA"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88836" w14:textId="77777777" w:rsidR="00A729DA" w:rsidRPr="00A729DA" w:rsidRDefault="00A729DA" w:rsidP="00A729DA">
            <w:pPr>
              <w:shd w:val="clear" w:color="auto" w:fill="FFFFFF" w:themeFill="background1"/>
              <w:rPr>
                <w:highlight w:val="yellow"/>
              </w:rPr>
            </w:pPr>
            <w:r w:rsidRPr="00A729DA">
              <w:rPr>
                <w:highlight w:val="yellow"/>
              </w:rPr>
              <w:t>Perseveration, grit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E4D9E"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4839C"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9D004"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DE2DA" w14:textId="77777777" w:rsidR="00A729DA" w:rsidRPr="00A729DA" w:rsidRDefault="00A729DA" w:rsidP="00A729DA">
            <w:pPr>
              <w:shd w:val="clear" w:color="auto" w:fill="FFFFFF" w:themeFill="background1"/>
              <w:rPr>
                <w:highlight w:val="yellow"/>
              </w:rPr>
            </w:pPr>
          </w:p>
        </w:tc>
      </w:tr>
      <w:tr w:rsidR="00A729DA" w:rsidRPr="00A729DA" w14:paraId="0BB4191E"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F729A" w14:textId="77777777" w:rsidR="00A729DA" w:rsidRPr="00A729DA" w:rsidRDefault="00A729DA" w:rsidP="00A729DA">
            <w:pPr>
              <w:shd w:val="clear" w:color="auto" w:fill="FFFFFF" w:themeFill="background1"/>
              <w:rPr>
                <w:highlight w:val="yellow"/>
              </w:rPr>
            </w:pPr>
            <w:r w:rsidRPr="00A729DA">
              <w:rPr>
                <w:highlight w:val="yellow"/>
              </w:rPr>
              <w:t>Time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C4A73"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0E2B6"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63E27"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B366F" w14:textId="77777777" w:rsidR="00A729DA" w:rsidRPr="00A729DA" w:rsidRDefault="00A729DA" w:rsidP="00A729DA">
            <w:pPr>
              <w:shd w:val="clear" w:color="auto" w:fill="FFFFFF" w:themeFill="background1"/>
              <w:rPr>
                <w:highlight w:val="yellow"/>
              </w:rPr>
            </w:pPr>
          </w:p>
        </w:tc>
      </w:tr>
      <w:tr w:rsidR="00A729DA" w:rsidRPr="00A729DA" w14:paraId="7A5B342E"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50BE" w14:textId="77777777" w:rsidR="00A729DA" w:rsidRPr="00A729DA" w:rsidRDefault="00A729DA" w:rsidP="00A729DA">
            <w:pPr>
              <w:shd w:val="clear" w:color="auto" w:fill="FFFFFF" w:themeFill="background1"/>
              <w:rPr>
                <w:highlight w:val="yellow"/>
              </w:rPr>
            </w:pPr>
            <w:r w:rsidRPr="00A729DA">
              <w:rPr>
                <w:highlight w:val="yellow"/>
              </w:rPr>
              <w:t>Collaboration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A4F61"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42B96"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8C9D3"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35D32" w14:textId="77777777" w:rsidR="00A729DA" w:rsidRPr="00A729DA" w:rsidRDefault="00A729DA" w:rsidP="00A729DA">
            <w:pPr>
              <w:shd w:val="clear" w:color="auto" w:fill="FFFFFF" w:themeFill="background1"/>
              <w:rPr>
                <w:highlight w:val="yellow"/>
              </w:rPr>
            </w:pPr>
          </w:p>
        </w:tc>
      </w:tr>
      <w:tr w:rsidR="00A729DA" w:rsidRPr="00A729DA" w14:paraId="7ED65328"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DD401" w14:textId="77777777" w:rsidR="00A729DA" w:rsidRPr="00A729DA" w:rsidRDefault="00A729DA" w:rsidP="00A729DA">
            <w:pPr>
              <w:shd w:val="clear" w:color="auto" w:fill="FFFFFF" w:themeFill="background1"/>
              <w:rPr>
                <w:highlight w:val="yellow"/>
              </w:rPr>
            </w:pPr>
            <w:r w:rsidRPr="00A729DA">
              <w:rPr>
                <w:highlight w:val="yellow"/>
              </w:rPr>
              <w:t>Behavior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AF79E"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A264A"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BC011"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44E8D" w14:textId="77777777" w:rsidR="00A729DA" w:rsidRPr="00A729DA" w:rsidRDefault="00A729DA" w:rsidP="00A729DA">
            <w:pPr>
              <w:shd w:val="clear" w:color="auto" w:fill="FFFFFF" w:themeFill="background1"/>
              <w:rPr>
                <w:highlight w:val="yellow"/>
              </w:rPr>
            </w:pPr>
          </w:p>
        </w:tc>
      </w:tr>
      <w:tr w:rsidR="00A729DA" w:rsidRPr="00A729DA" w14:paraId="167A323A"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120DC" w14:textId="77777777" w:rsidR="00A729DA" w:rsidRPr="00A729DA" w:rsidRDefault="00A729DA" w:rsidP="00A729DA">
            <w:pPr>
              <w:shd w:val="clear" w:color="auto" w:fill="FFFFFF" w:themeFill="background1"/>
              <w:rPr>
                <w:highlight w:val="yellow"/>
              </w:rPr>
            </w:pPr>
            <w:r w:rsidRPr="00A729DA">
              <w:rPr>
                <w:highlight w:val="yellow"/>
              </w:rPr>
              <w:t>Trauma-sensitivity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69787"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FD668"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12EBF" w14:textId="77777777" w:rsidR="00A729DA" w:rsidRPr="00A729DA" w:rsidRDefault="00A729DA" w:rsidP="00A729DA">
            <w:pPr>
              <w:shd w:val="clear" w:color="auto" w:fill="FFFFFF" w:themeFill="background1"/>
              <w:rPr>
                <w:highlight w:val="yellow"/>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B27FF" w14:textId="77777777" w:rsidR="00A729DA" w:rsidRPr="00A729DA" w:rsidRDefault="00A729DA" w:rsidP="00A729DA">
            <w:pPr>
              <w:shd w:val="clear" w:color="auto" w:fill="FFFFFF" w:themeFill="background1"/>
              <w:rPr>
                <w:highlight w:val="yellow"/>
              </w:rPr>
            </w:pPr>
          </w:p>
        </w:tc>
      </w:tr>
      <w:tr w:rsidR="00A729DA" w:rsidRPr="00A729DA" w14:paraId="47C50280" w14:textId="77777777" w:rsidTr="00A729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588ED" w14:textId="77777777" w:rsidR="00A729DA" w:rsidRPr="00A729DA" w:rsidRDefault="00A729DA" w:rsidP="00A729DA">
            <w:pPr>
              <w:shd w:val="clear" w:color="auto" w:fill="FFFFFF" w:themeFill="background1"/>
            </w:pPr>
            <w:r w:rsidRPr="00A729DA">
              <w:rPr>
                <w:highlight w:val="yellow"/>
              </w:rPr>
              <w:t>Cultural intelligence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2CC3B" w14:textId="77777777" w:rsidR="00A729DA" w:rsidRPr="00A729DA" w:rsidRDefault="00A729DA" w:rsidP="00A729DA">
            <w:pPr>
              <w:shd w:val="clear" w:color="auto" w:fill="FFFFFF" w:themeFill="background1"/>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1CEFE" w14:textId="77777777" w:rsidR="00A729DA" w:rsidRPr="00A729DA" w:rsidRDefault="00A729DA" w:rsidP="00A729DA">
            <w:pPr>
              <w:shd w:val="clear" w:color="auto" w:fill="FFFFFF" w:themeFill="background1"/>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EE520" w14:textId="77777777" w:rsidR="00A729DA" w:rsidRPr="00A729DA" w:rsidRDefault="00A729DA" w:rsidP="00A729DA">
            <w:pPr>
              <w:shd w:val="clear" w:color="auto" w:fill="FFFFFF" w:themeFill="background1"/>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8EA65" w14:textId="77777777" w:rsidR="00A729DA" w:rsidRPr="00A729DA" w:rsidRDefault="00A729DA" w:rsidP="00A729DA">
            <w:pPr>
              <w:shd w:val="clear" w:color="auto" w:fill="FFFFFF" w:themeFill="background1"/>
            </w:pPr>
          </w:p>
        </w:tc>
      </w:tr>
    </w:tbl>
    <w:p w14:paraId="4BCB68B9" w14:textId="77777777" w:rsidR="00A472E6" w:rsidRPr="00A472E6" w:rsidRDefault="00A472E6" w:rsidP="00840B38">
      <w:pPr>
        <w:shd w:val="clear" w:color="auto" w:fill="FFFFFF" w:themeFill="background1"/>
        <w:rPr>
          <w:lang w:val="fr-FR"/>
        </w:rPr>
      </w:pPr>
    </w:p>
    <w:p w14:paraId="0C72C5B4" w14:textId="14F3CD6C" w:rsidR="001017D0" w:rsidRPr="00A472E6" w:rsidRDefault="00FC313A" w:rsidP="002C71AA">
      <w:pPr>
        <w:pStyle w:val="Heading1"/>
        <w:shd w:val="clear" w:color="auto" w:fill="FFFFFF" w:themeFill="background1"/>
        <w:rPr>
          <w:lang w:val="fr-FR"/>
        </w:rPr>
      </w:pPr>
      <w:bookmarkStart w:id="134" w:name="_Toc116674245"/>
      <w:r w:rsidRPr="00A472E6">
        <w:rPr>
          <w:lang w:val="fr-FR"/>
        </w:rPr>
        <w:t>APPENDIX II</w:t>
      </w:r>
      <w:bookmarkStart w:id="135" w:name="_APPENDIX_II:_INVESTIGATOR"/>
      <w:bookmarkEnd w:id="135"/>
      <w:r w:rsidR="00827041" w:rsidRPr="00A472E6">
        <w:rPr>
          <w:lang w:val="fr-FR"/>
        </w:rPr>
        <w:t>I</w:t>
      </w:r>
      <w:r w:rsidR="00CA1629" w:rsidRPr="00A472E6">
        <w:rPr>
          <w:lang w:val="fr-FR"/>
        </w:rPr>
        <w:t>: INVESTIGATOR CVS</w:t>
      </w:r>
      <w:bookmarkEnd w:id="133"/>
      <w:bookmarkEnd w:id="134"/>
    </w:p>
    <w:p w14:paraId="31549DBF" w14:textId="19EF4D3C" w:rsidR="002209EE" w:rsidRPr="00D541E8" w:rsidRDefault="002209EE" w:rsidP="002C71AA">
      <w:pPr>
        <w:shd w:val="clear" w:color="auto" w:fill="FFFFFF" w:themeFill="background1"/>
      </w:pPr>
      <w:r w:rsidRPr="00D541E8">
        <w:t>Tom L. Osborn</w:t>
      </w:r>
    </w:p>
    <w:p w14:paraId="16346515" w14:textId="2020201A" w:rsidR="002209EE" w:rsidRPr="00D541E8" w:rsidRDefault="00E213FA" w:rsidP="002C71AA">
      <w:pPr>
        <w:shd w:val="clear" w:color="auto" w:fill="FFFFFF" w:themeFill="background1"/>
      </w:pPr>
      <w:r w:rsidRPr="00D541E8">
        <w:t>Pioneer Point, 13</w:t>
      </w:r>
      <w:r w:rsidRPr="00D541E8">
        <w:rPr>
          <w:vertAlign w:val="superscript"/>
        </w:rPr>
        <w:t>th</w:t>
      </w:r>
      <w:r w:rsidRPr="00D541E8">
        <w:t xml:space="preserve"> Floor, Chania Ave, Nairobi, Kenya 00100</w:t>
      </w:r>
      <w:r w:rsidR="002209EE" w:rsidRPr="00D541E8">
        <w:t>| 125 Western Avenue, Allston, MA 02134 (USA).</w:t>
      </w:r>
    </w:p>
    <w:p w14:paraId="73168F0C" w14:textId="77777777" w:rsidR="002209EE" w:rsidRPr="00D541E8" w:rsidRDefault="002209EE" w:rsidP="002C71AA">
      <w:pPr>
        <w:shd w:val="clear" w:color="auto" w:fill="FFFFFF" w:themeFill="background1"/>
        <w:rPr>
          <w:lang w:val="es-ES"/>
        </w:rPr>
      </w:pPr>
      <w:hyperlink r:id="rId58" w:history="1">
        <w:r w:rsidRPr="00D541E8">
          <w:rPr>
            <w:rStyle w:val="Hyperlink"/>
            <w:lang w:val="es-ES"/>
          </w:rPr>
          <w:t>osborn@shamiri.institute</w:t>
        </w:r>
      </w:hyperlink>
      <w:r w:rsidRPr="00D541E8">
        <w:rPr>
          <w:lang w:val="es-ES"/>
        </w:rPr>
        <w:t xml:space="preserve"> • 0706 408 811(KEN)• 617-669-7297 (USA).</w:t>
      </w:r>
    </w:p>
    <w:p w14:paraId="437AB6F2" w14:textId="77777777" w:rsidR="002209EE" w:rsidRPr="00D541E8" w:rsidRDefault="002209EE" w:rsidP="002C71AA">
      <w:pPr>
        <w:shd w:val="clear" w:color="auto" w:fill="FFFFFF" w:themeFill="background1"/>
      </w:pPr>
      <w:r w:rsidRPr="00D541E8">
        <w:t>Education</w:t>
      </w:r>
    </w:p>
    <w:p w14:paraId="55C937DB" w14:textId="68A8E777" w:rsidR="002209EE" w:rsidRPr="00D541E8" w:rsidRDefault="002209EE" w:rsidP="002C71AA">
      <w:pPr>
        <w:shd w:val="clear" w:color="auto" w:fill="FFFFFF" w:themeFill="background1"/>
      </w:pPr>
      <w:r w:rsidRPr="00D541E8">
        <w:t xml:space="preserve">Harvard University </w:t>
      </w:r>
      <w:r w:rsidRPr="00D541E8">
        <w:tab/>
      </w:r>
      <w:r w:rsidRPr="00D541E8">
        <w:tab/>
      </w:r>
      <w:r w:rsidR="009C63E8" w:rsidRPr="00D541E8">
        <w:t xml:space="preserve">      </w:t>
      </w:r>
      <w:r w:rsidRPr="00D541E8">
        <w:t>Cambridge, MA</w:t>
      </w:r>
    </w:p>
    <w:p w14:paraId="2370B383" w14:textId="23B6B5D5" w:rsidR="002209EE" w:rsidRPr="00D541E8" w:rsidRDefault="002209EE" w:rsidP="002C71AA">
      <w:pPr>
        <w:shd w:val="clear" w:color="auto" w:fill="FFFFFF" w:themeFill="background1"/>
      </w:pPr>
      <w:r w:rsidRPr="00D541E8">
        <w:t>B.A. with High Honors in Psychology</w:t>
      </w:r>
      <w:r w:rsidRPr="00D541E8">
        <w:tab/>
      </w:r>
      <w:r w:rsidRPr="00D541E8">
        <w:tab/>
      </w:r>
      <w:r w:rsidRPr="00D541E8">
        <w:tab/>
      </w:r>
      <w:r w:rsidRPr="00D541E8">
        <w:tab/>
      </w:r>
      <w:r w:rsidR="009C63E8" w:rsidRPr="00D541E8">
        <w:t xml:space="preserve">     </w:t>
      </w:r>
      <w:r w:rsidRPr="00D541E8">
        <w:t xml:space="preserve"> </w:t>
      </w:r>
      <w:r w:rsidRPr="00D541E8">
        <w:tab/>
      </w:r>
      <w:r w:rsidR="009C63E8" w:rsidRPr="00D541E8">
        <w:t xml:space="preserve">     </w:t>
      </w:r>
      <w:r w:rsidRPr="00D541E8">
        <w:t xml:space="preserve"> May 2020</w:t>
      </w:r>
      <w:r w:rsidRPr="00D541E8">
        <w:tab/>
      </w:r>
    </w:p>
    <w:p w14:paraId="35A37218" w14:textId="77777777" w:rsidR="002209EE" w:rsidRPr="00D541E8" w:rsidRDefault="002209EE" w:rsidP="002C71AA">
      <w:pPr>
        <w:shd w:val="clear" w:color="auto" w:fill="FFFFFF" w:themeFill="background1"/>
      </w:pPr>
      <w:r w:rsidRPr="00D541E8">
        <w:t>Honors Thesis: Imitation and Emulation in the Brain: Social Learning and How We Make Decisions</w:t>
      </w:r>
    </w:p>
    <w:p w14:paraId="5A5CE3D3" w14:textId="12D52745" w:rsidR="002209EE" w:rsidRPr="00D541E8" w:rsidRDefault="002209EE" w:rsidP="002C71AA">
      <w:pPr>
        <w:shd w:val="clear" w:color="auto" w:fill="FFFFFF" w:themeFill="background1"/>
      </w:pPr>
      <w:r w:rsidRPr="00D541E8">
        <w:t>Advisor: Fiery Cushman, Ph.D.</w:t>
      </w:r>
      <w:r w:rsidR="009C63E8" w:rsidRPr="00D541E8">
        <w:t xml:space="preserve"> </w:t>
      </w:r>
    </w:p>
    <w:p w14:paraId="389CFF14" w14:textId="13E36F81" w:rsidR="002209EE" w:rsidRPr="00D541E8" w:rsidRDefault="002209EE" w:rsidP="002C71AA">
      <w:pPr>
        <w:shd w:val="clear" w:color="auto" w:fill="FFFFFF" w:themeFill="background1"/>
      </w:pPr>
      <w:r w:rsidRPr="00D541E8">
        <w:t>Alliance High School</w:t>
      </w:r>
      <w:r w:rsidRPr="00D541E8">
        <w:tab/>
      </w:r>
      <w:r w:rsidRPr="00D541E8">
        <w:tab/>
      </w:r>
      <w:r w:rsidR="009C63E8" w:rsidRPr="00D541E8">
        <w:t xml:space="preserve">  </w:t>
      </w:r>
      <w:r w:rsidRPr="00D541E8">
        <w:t xml:space="preserve">Nairobi, KEN </w:t>
      </w:r>
    </w:p>
    <w:p w14:paraId="79F26B8B" w14:textId="7AD6EAB1" w:rsidR="002209EE" w:rsidRPr="00D541E8" w:rsidRDefault="002209EE" w:rsidP="002C71AA">
      <w:pPr>
        <w:shd w:val="clear" w:color="auto" w:fill="FFFFFF" w:themeFill="background1"/>
      </w:pPr>
      <w:r w:rsidRPr="00D541E8">
        <w:t>Kenya Certificate of Secondary Education</w:t>
      </w:r>
      <w:r w:rsidRPr="00D541E8">
        <w:tab/>
      </w:r>
      <w:r w:rsidRPr="00D541E8">
        <w:tab/>
      </w:r>
      <w:r w:rsidRPr="00D541E8">
        <w:tab/>
      </w:r>
      <w:r w:rsidRPr="00D541E8">
        <w:tab/>
      </w:r>
      <w:r w:rsidRPr="00D541E8">
        <w:tab/>
      </w:r>
      <w:r w:rsidR="009C63E8" w:rsidRPr="00D541E8">
        <w:t xml:space="preserve">    </w:t>
      </w:r>
      <w:r w:rsidRPr="00D541E8">
        <w:t xml:space="preserve"> </w:t>
      </w:r>
      <w:r w:rsidRPr="00D541E8">
        <w:tab/>
      </w:r>
      <w:r w:rsidRPr="00D541E8">
        <w:tab/>
        <w:t>November 2013</w:t>
      </w:r>
    </w:p>
    <w:p w14:paraId="6414A60F" w14:textId="77777777" w:rsidR="002209EE" w:rsidRPr="00D541E8" w:rsidRDefault="002209EE" w:rsidP="002C71AA">
      <w:pPr>
        <w:shd w:val="clear" w:color="auto" w:fill="FFFFFF" w:themeFill="background1"/>
      </w:pPr>
      <w:r w:rsidRPr="00D541E8">
        <w:t>Ranked in top 0.1% of all graduating secondary school students nationally</w:t>
      </w:r>
    </w:p>
    <w:p w14:paraId="07338351" w14:textId="77777777" w:rsidR="002209EE" w:rsidRPr="00D541E8" w:rsidRDefault="002209EE" w:rsidP="002C71AA">
      <w:pPr>
        <w:shd w:val="clear" w:color="auto" w:fill="FFFFFF" w:themeFill="background1"/>
      </w:pPr>
      <w:r w:rsidRPr="00D541E8">
        <w:t>Publications</w:t>
      </w:r>
    </w:p>
    <w:p w14:paraId="5E41632F" w14:textId="77777777" w:rsidR="002209EE" w:rsidRPr="00D541E8" w:rsidRDefault="002209EE" w:rsidP="002C71AA">
      <w:pPr>
        <w:shd w:val="clear" w:color="auto" w:fill="FFFFFF" w:themeFill="background1"/>
      </w:pPr>
      <w:r w:rsidRPr="00D541E8">
        <w:t>Peer-Reviewed Publications</w:t>
      </w:r>
    </w:p>
    <w:p w14:paraId="0D86FB16" w14:textId="77777777" w:rsidR="002209EE" w:rsidRPr="00D541E8" w:rsidRDefault="002209EE" w:rsidP="002C71AA">
      <w:pPr>
        <w:shd w:val="clear" w:color="auto" w:fill="FFFFFF" w:themeFill="background1"/>
      </w:pPr>
      <w:r w:rsidRPr="00D541E8">
        <w:t>(†Indicates joint first authorship, Citation count: 134, h-index: 7, i10-index: 4, Open data/scripts: 10/10 publications)</w:t>
      </w:r>
    </w:p>
    <w:p w14:paraId="0E5B3BE2" w14:textId="77777777" w:rsidR="002209EE" w:rsidRPr="00D541E8" w:rsidRDefault="002209EE" w:rsidP="002C71AA">
      <w:pPr>
        <w:shd w:val="clear" w:color="auto" w:fill="FFFFFF" w:themeFill="background1"/>
        <w:rPr>
          <w:lang w:val="es-ES"/>
        </w:rPr>
      </w:pPr>
      <w:r w:rsidRPr="00D541E8">
        <w:rPr>
          <w:lang w:val="es-ES"/>
        </w:rPr>
        <w:t xml:space="preserve">In Press </w:t>
      </w:r>
    </w:p>
    <w:p w14:paraId="5D150C1D" w14:textId="77777777" w:rsidR="002209EE" w:rsidRPr="00D541E8" w:rsidRDefault="002209EE" w:rsidP="002C71AA">
      <w:pPr>
        <w:shd w:val="clear" w:color="auto" w:fill="FFFFFF" w:themeFill="background1"/>
      </w:pPr>
      <w:r w:rsidRPr="00D541E8">
        <w:rPr>
          <w:lang w:val="es-ES"/>
        </w:rPr>
        <w:t xml:space="preserve">†Osborn, T.L, †Venturo-Conerly, K.E., Arango G, S., Roe, E., Rodriguez, M., Alemu, R.G., … </w:t>
      </w:r>
      <w:r w:rsidRPr="00D541E8">
        <w:t xml:space="preserve">Weisz, J.R. (In Press). Effect of Shamiri Layperson-Provided Intervention vs Study Skills Control Intervention for Depression and Anxiety Symptoms in Adolescents in Kenya: A Randomized Clinical Trial. JAMA Psychiatry. </w:t>
      </w:r>
      <w:hyperlink r:id="rId59" w:history="1">
        <w:r w:rsidRPr="00D541E8">
          <w:rPr>
            <w:rStyle w:val="Hyperlink"/>
          </w:rPr>
          <w:t>https://doi.org/10.1001/jamapsychiatry.2021.1129</w:t>
        </w:r>
      </w:hyperlink>
      <w:r w:rsidRPr="00D541E8">
        <w:t xml:space="preserve"> </w:t>
      </w:r>
    </w:p>
    <w:p w14:paraId="0B7EAB86" w14:textId="77777777" w:rsidR="002209EE" w:rsidRPr="00D541E8" w:rsidRDefault="002209EE" w:rsidP="002C71AA">
      <w:pPr>
        <w:shd w:val="clear" w:color="auto" w:fill="FFFFFF" w:themeFill="background1"/>
      </w:pPr>
      <w:r w:rsidRPr="00D541E8">
        <w:t xml:space="preserve">Venturo-Conerly, K., Roe, E., Wasil, A., Osborn, T., Ndetei, D., Musyimi, C., Mutiso, V., Wasanga, C., Weisz, J. (In Press). Training and supervising lay-providers in Kenya: Strategies and mixed-methods outcomes. Cognitive and Behavioral Practice. </w:t>
      </w:r>
      <w:hyperlink r:id="rId60" w:history="1">
        <w:r w:rsidRPr="00D541E8">
          <w:rPr>
            <w:rStyle w:val="Hyperlink"/>
          </w:rPr>
          <w:t>https://doi.org/10.1016/j.cbpra.2021.03.004</w:t>
        </w:r>
      </w:hyperlink>
      <w:r w:rsidRPr="00D541E8">
        <w:t xml:space="preserve"> </w:t>
      </w:r>
    </w:p>
    <w:p w14:paraId="1586F83E" w14:textId="77777777" w:rsidR="002209EE" w:rsidRPr="00D541E8" w:rsidRDefault="002209EE" w:rsidP="002C71AA">
      <w:pPr>
        <w:shd w:val="clear" w:color="auto" w:fill="FFFFFF" w:themeFill="background1"/>
      </w:pPr>
      <w:r w:rsidRPr="00D541E8">
        <w:t>2021</w:t>
      </w:r>
    </w:p>
    <w:p w14:paraId="75EE1DB7" w14:textId="0755EBD7" w:rsidR="002209EE" w:rsidRPr="00D541E8" w:rsidRDefault="002209EE" w:rsidP="002C71AA">
      <w:pPr>
        <w:shd w:val="clear" w:color="auto" w:fill="FFFFFF" w:themeFill="background1"/>
      </w:pPr>
      <w:r w:rsidRPr="00D541E8">
        <w:t>Wasil, A.R., Osborn, T.L, Weisz J.R. &amp; DeRubeis J.R. (2021). Online single-session interventions for Kenyan adolescents: study protocol for a comparative effectiveness randomised controlled trial. General Psychiatry.</w:t>
      </w:r>
      <w:r w:rsidR="009C63E8" w:rsidRPr="00D541E8">
        <w:t xml:space="preserve"> </w:t>
      </w:r>
      <w:r w:rsidRPr="00D541E8">
        <w:t xml:space="preserve"> </w:t>
      </w:r>
      <w:hyperlink r:id="rId61" w:history="1">
        <w:r w:rsidRPr="00D541E8">
          <w:rPr>
            <w:rStyle w:val="Hyperlink"/>
          </w:rPr>
          <w:t>http://dx.doi.org/10.1136/gpsych-2020-100446</w:t>
        </w:r>
      </w:hyperlink>
      <w:r w:rsidRPr="00D541E8">
        <w:t xml:space="preserve"> </w:t>
      </w:r>
    </w:p>
    <w:p w14:paraId="4AF6E25A" w14:textId="7FDED6F1" w:rsidR="002209EE" w:rsidRPr="00D541E8" w:rsidRDefault="002209EE" w:rsidP="002C71AA">
      <w:pPr>
        <w:shd w:val="clear" w:color="auto" w:fill="FFFFFF" w:themeFill="background1"/>
      </w:pPr>
      <w:r w:rsidRPr="00D541E8">
        <w:t>Osborn, T. L., Kleinman, A., &amp; Weisz J.R. (2021). Complementing Standard western measures of depression with locally co-developed instruments: A cross-cultural study on the experience of depression with the Luo in Kenya. Transcultural Psychiatry.</w:t>
      </w:r>
      <w:r w:rsidR="009C63E8" w:rsidRPr="00D541E8">
        <w:t xml:space="preserve"> </w:t>
      </w:r>
      <w:hyperlink r:id="rId62" w:history="1">
        <w:r w:rsidRPr="00D541E8">
          <w:rPr>
            <w:rStyle w:val="Hyperlink"/>
          </w:rPr>
          <w:t>https://doi.org/10.1177/13634615211000555</w:t>
        </w:r>
      </w:hyperlink>
      <w:r w:rsidR="009C63E8" w:rsidRPr="00D541E8">
        <w:t xml:space="preserve"> </w:t>
      </w:r>
    </w:p>
    <w:p w14:paraId="7C566DAF" w14:textId="58074685" w:rsidR="002209EE" w:rsidRPr="00D541E8" w:rsidRDefault="002209EE" w:rsidP="002C71AA">
      <w:pPr>
        <w:shd w:val="clear" w:color="auto" w:fill="FFFFFF" w:themeFill="background1"/>
        <w:rPr>
          <w:lang w:val="es-ES"/>
        </w:rPr>
      </w:pPr>
      <w:r w:rsidRPr="00D541E8">
        <w:t>Wasil, A.R., Osborn, T.L, Venturo-Conerly, K.E., Wasanga, C., &amp; Weisz J.R. (2021). Conducting global mental health research: lessons learned from Kenya. Global Mental Health.</w:t>
      </w:r>
      <w:r w:rsidR="009C63E8" w:rsidRPr="00D541E8">
        <w:t xml:space="preserve"> </w:t>
      </w:r>
      <w:hyperlink r:id="rId63" w:history="1">
        <w:r w:rsidRPr="00D541E8">
          <w:rPr>
            <w:rStyle w:val="Hyperlink"/>
            <w:lang w:val="es-ES"/>
          </w:rPr>
          <w:t>https://doi.org/10.1017/gmh.2021.7</w:t>
        </w:r>
      </w:hyperlink>
      <w:r w:rsidRPr="00D541E8">
        <w:rPr>
          <w:lang w:val="es-ES"/>
        </w:rPr>
        <w:t xml:space="preserve"> </w:t>
      </w:r>
    </w:p>
    <w:p w14:paraId="1ABACE5C" w14:textId="77777777" w:rsidR="002209EE" w:rsidRPr="00D541E8" w:rsidRDefault="002209EE" w:rsidP="002C71AA">
      <w:pPr>
        <w:shd w:val="clear" w:color="auto" w:fill="FFFFFF" w:themeFill="background1"/>
      </w:pPr>
      <w:r w:rsidRPr="00D541E8">
        <w:rPr>
          <w:lang w:val="es-ES"/>
        </w:rPr>
        <w:t xml:space="preserve">Wasil, A.R., Venturo-Conerly, K.E., Gillespie, S., Osborn, T.L. (2021). </w:t>
      </w:r>
      <w:r w:rsidRPr="00D541E8">
        <w:t xml:space="preserve">In their own words: Using open-ended assessment to identify culturally relevant concerns among Kenyan adolescents. Culture, Medicine, and Psychiatry. </w:t>
      </w:r>
      <w:hyperlink r:id="rId64" w:history="1">
        <w:r w:rsidRPr="00D541E8">
          <w:rPr>
            <w:rStyle w:val="Hyperlink"/>
          </w:rPr>
          <w:t>https://doi.org/10.1007/s11013-020-09706-1</w:t>
        </w:r>
      </w:hyperlink>
      <w:r w:rsidRPr="00D541E8">
        <w:t xml:space="preserve"> </w:t>
      </w:r>
    </w:p>
    <w:p w14:paraId="0B8B5599" w14:textId="77777777" w:rsidR="002209EE" w:rsidRPr="00D541E8" w:rsidRDefault="002209EE" w:rsidP="002C71AA">
      <w:pPr>
        <w:shd w:val="clear" w:color="auto" w:fill="FFFFFF" w:themeFill="background1"/>
      </w:pPr>
      <w:r w:rsidRPr="00D541E8">
        <w:t xml:space="preserve">2020 </w:t>
      </w:r>
    </w:p>
    <w:p w14:paraId="7B5F8E91" w14:textId="77777777" w:rsidR="002209EE" w:rsidRPr="00D541E8" w:rsidRDefault="002209EE" w:rsidP="002C71AA">
      <w:pPr>
        <w:shd w:val="clear" w:color="auto" w:fill="FFFFFF" w:themeFill="background1"/>
      </w:pPr>
      <w:r w:rsidRPr="00D541E8">
        <w:t xml:space="preserve">Osborn, T. L., Venturo-Conerly, K. E., Wasil, A., Rodriguez, M., Roe, E., Arango, S., Alemu, R., Gan, J., Schleider, J.L, Wasanga, C., &amp; Weisz, J. R. (2020). The Shamiri group intervention for adolescent anxiety and depression: Study protocol for a randomized controlled trial of a lay provider-delivered, school-based intervention in Kenya. Trials, 21(938). </w:t>
      </w:r>
      <w:hyperlink r:id="rId65" w:history="1">
        <w:r w:rsidRPr="00D541E8">
          <w:rPr>
            <w:rStyle w:val="Hyperlink"/>
          </w:rPr>
          <w:t>https://doi.org/10.1186/s13063-020-04732-1</w:t>
        </w:r>
      </w:hyperlink>
      <w:r w:rsidRPr="00D541E8">
        <w:t xml:space="preserve"> </w:t>
      </w:r>
    </w:p>
    <w:p w14:paraId="1BED5587" w14:textId="77777777" w:rsidR="002209EE" w:rsidRPr="00D541E8" w:rsidRDefault="002209EE" w:rsidP="002C71AA">
      <w:pPr>
        <w:shd w:val="clear" w:color="auto" w:fill="FFFFFF" w:themeFill="background1"/>
      </w:pPr>
      <w:r w:rsidRPr="00D541E8">
        <w:t xml:space="preserve">Osborn, T.L., Wasil, A.R, Weisz, J.R., Kleinman, A., &amp; Ndetei, D.M. (2020). Where is the global in global mental health? A Call for Inclusive Multicultural Collaboration. General Psychiatry, 33:e100351. </w:t>
      </w:r>
      <w:hyperlink r:id="rId66" w:history="1">
        <w:r w:rsidRPr="00D541E8">
          <w:rPr>
            <w:rStyle w:val="Hyperlink"/>
          </w:rPr>
          <w:t>https://doi.org/10.1136/gpsych-2020-100351</w:t>
        </w:r>
      </w:hyperlink>
      <w:r w:rsidRPr="00D541E8">
        <w:t xml:space="preserve"> </w:t>
      </w:r>
    </w:p>
    <w:p w14:paraId="7AF6D177" w14:textId="77777777" w:rsidR="002209EE" w:rsidRPr="00D541E8" w:rsidRDefault="002209EE" w:rsidP="002C71AA">
      <w:pPr>
        <w:shd w:val="clear" w:color="auto" w:fill="FFFFFF" w:themeFill="background1"/>
      </w:pPr>
      <w:r w:rsidRPr="00D541E8">
        <w:t xml:space="preserve">Osborn, T.L, Rodriguez, M., Wasil, A., Venturo-Conerly, K.E., Gan, J., Alemu, R.G., Roe, E., Arango G., S., Otieno, B.H., Wasanga, C.M., Shingleton, R., &amp; Weisz, J.R. (2020). Single-session digital intervention for adolescent depression, anxiety and well-being: Outcomes of a randomized controlled trial with Kenyan adolescents. Journal of Consulting and Clinical Psychology, 88(7), 657-668. </w:t>
      </w:r>
      <w:hyperlink r:id="rId67" w:history="1">
        <w:r w:rsidRPr="00D541E8">
          <w:rPr>
            <w:rStyle w:val="Hyperlink"/>
          </w:rPr>
          <w:t>https://doi.org/10.1037/ccp0000505</w:t>
        </w:r>
      </w:hyperlink>
      <w:r w:rsidRPr="00D541E8">
        <w:t xml:space="preserve"> </w:t>
      </w:r>
    </w:p>
    <w:p w14:paraId="69CEAFA0" w14:textId="77777777" w:rsidR="002209EE" w:rsidRPr="00D541E8" w:rsidRDefault="002209EE" w:rsidP="002C71AA">
      <w:pPr>
        <w:shd w:val="clear" w:color="auto" w:fill="FFFFFF" w:themeFill="background1"/>
      </w:pPr>
      <w:r w:rsidRPr="00D541E8">
        <w:t xml:space="preserve">Osborn, T. L., Wasil A.R., Venturo-Conerly, K.E., Schleider, J. L., &amp; Weisz, J. R. (2020). Group intervention for adolescent anxiety and depression: Outcomes of a randomized trial with adolescents in Kenya. Behavior Therapy, 51(4), 601-615. </w:t>
      </w:r>
      <w:hyperlink r:id="rId68" w:history="1">
        <w:r w:rsidRPr="00D541E8">
          <w:rPr>
            <w:rStyle w:val="Hyperlink"/>
          </w:rPr>
          <w:t>https://doi.org/10.1016/j.beth.2019.09.005</w:t>
        </w:r>
      </w:hyperlink>
      <w:r w:rsidRPr="00D541E8">
        <w:t xml:space="preserve"> </w:t>
      </w:r>
    </w:p>
    <w:p w14:paraId="39346E75" w14:textId="77777777" w:rsidR="002209EE" w:rsidRPr="00D541E8" w:rsidRDefault="002209EE" w:rsidP="002C71AA">
      <w:pPr>
        <w:shd w:val="clear" w:color="auto" w:fill="FFFFFF" w:themeFill="background1"/>
      </w:pPr>
      <w:r w:rsidRPr="00D541E8">
        <w:t>Osborn, T. L., Venturo-Conerly, K. E., Wasil, A. R., Schleider, J. L., &amp; Weisz, J. R. (2020). Depression and Anxiety Symptoms, Social Support, and Demographic Factors Among Kenyan High School Students. Journal of Child and Family Studies, 29(5), 1432–1443. </w:t>
      </w:r>
      <w:hyperlink r:id="rId69" w:tgtFrame="_blank" w:history="1">
        <w:r w:rsidRPr="00D541E8">
          <w:rPr>
            <w:rStyle w:val="Hyperlink"/>
          </w:rPr>
          <w:t>https://doi.org/10.1007/s10826-019-01646-8</w:t>
        </w:r>
      </w:hyperlink>
    </w:p>
    <w:p w14:paraId="2B7E5679" w14:textId="77777777" w:rsidR="002209EE" w:rsidRPr="00D541E8" w:rsidRDefault="002209EE" w:rsidP="002C71AA">
      <w:pPr>
        <w:shd w:val="clear" w:color="auto" w:fill="FFFFFF" w:themeFill="background1"/>
      </w:pPr>
      <w:r w:rsidRPr="00D541E8">
        <w:t>Under Revision and Review</w:t>
      </w:r>
    </w:p>
    <w:p w14:paraId="28C81CE0" w14:textId="77777777" w:rsidR="002209EE" w:rsidRPr="00D541E8" w:rsidRDefault="002209EE" w:rsidP="002C71AA">
      <w:pPr>
        <w:shd w:val="clear" w:color="auto" w:fill="FFFFFF" w:themeFill="background1"/>
      </w:pPr>
      <w:r w:rsidRPr="00D541E8">
        <w:t xml:space="preserve">Venturo-Conerly, K. E., Wasil, A., Osborn, T. L., Weisz, J. R., &amp; Jones, P. J. (under review). Internalizing symptoms and social support among Kenyan adolescents: A network analysis. </w:t>
      </w:r>
      <w:hyperlink r:id="rId70" w:history="1">
        <w:r w:rsidRPr="00D541E8">
          <w:rPr>
            <w:rStyle w:val="Hyperlink"/>
          </w:rPr>
          <w:t>PsyArxiv</w:t>
        </w:r>
      </w:hyperlink>
      <w:r w:rsidRPr="00D541E8">
        <w:t xml:space="preserve"> </w:t>
      </w:r>
    </w:p>
    <w:p w14:paraId="20088AB4" w14:textId="0C28F606" w:rsidR="002209EE" w:rsidRPr="00D541E8" w:rsidRDefault="002209EE" w:rsidP="002C71AA">
      <w:pPr>
        <w:shd w:val="clear" w:color="auto" w:fill="FFFFFF" w:themeFill="background1"/>
      </w:pPr>
      <w:r w:rsidRPr="00D541E8">
        <w:t xml:space="preserve">†Osborn, T. L., †Campbell, S., Ndetei, D., &amp; Weisz, J. R. (under review). Network Analysis Reveals Central Symptoms of Adolescent Depression and Anxiety in Sub-Saharan Africa. </w:t>
      </w:r>
      <w:hyperlink r:id="rId71" w:history="1">
        <w:r w:rsidRPr="00D541E8">
          <w:rPr>
            <w:rStyle w:val="Hyperlink"/>
          </w:rPr>
          <w:t>PsyArxiv</w:t>
        </w:r>
      </w:hyperlink>
      <w:r w:rsidR="009C63E8" w:rsidRPr="00D541E8">
        <w:t xml:space="preserve"> </w:t>
      </w:r>
      <w:r w:rsidRPr="00D541E8">
        <w:t xml:space="preserve"> </w:t>
      </w:r>
    </w:p>
    <w:p w14:paraId="02BDE041" w14:textId="77777777" w:rsidR="002209EE" w:rsidRPr="00D541E8" w:rsidRDefault="002209EE" w:rsidP="002C71AA">
      <w:pPr>
        <w:shd w:val="clear" w:color="auto" w:fill="FFFFFF" w:themeFill="background1"/>
      </w:pPr>
      <w:r w:rsidRPr="00D541E8">
        <w:t xml:space="preserve">†Campbell, S. &amp; †Osborn, T.L. (under review). Adolescent Psychopathology and Psychological Wellbeing: A Network Analysis Approach. </w:t>
      </w:r>
    </w:p>
    <w:p w14:paraId="4950CE51" w14:textId="77777777" w:rsidR="002209EE" w:rsidRPr="00D541E8" w:rsidRDefault="002209EE" w:rsidP="002C71AA">
      <w:pPr>
        <w:shd w:val="clear" w:color="auto" w:fill="FFFFFF" w:themeFill="background1"/>
      </w:pPr>
      <w:r w:rsidRPr="00D541E8">
        <w:t>Wasil, A.R., Park, S.J., Gillespie, S., Venturo-Conerly, K.E., Osborn, T.L., DeRubeis, R.J, Hollon, S.D., Weisz, J.R, &amp; Jones, P.J. (under review). Happiness and Psychopathology in Adolescents: A Cross-Cultural Network Approach.</w:t>
      </w:r>
    </w:p>
    <w:p w14:paraId="3C07D5D1" w14:textId="77777777" w:rsidR="002209EE" w:rsidRPr="00D541E8" w:rsidRDefault="002209EE" w:rsidP="002C71AA">
      <w:pPr>
        <w:shd w:val="clear" w:color="auto" w:fill="FFFFFF" w:themeFill="background1"/>
      </w:pPr>
      <w:r w:rsidRPr="00D541E8">
        <w:t>In Preparation (select manuscripts)</w:t>
      </w:r>
    </w:p>
    <w:p w14:paraId="13A27BFC" w14:textId="77777777" w:rsidR="002209EE" w:rsidRPr="00D541E8" w:rsidRDefault="002209EE" w:rsidP="002C71AA">
      <w:pPr>
        <w:shd w:val="clear" w:color="auto" w:fill="FFFFFF" w:themeFill="background1"/>
      </w:pPr>
      <w:r w:rsidRPr="00D541E8">
        <w:t xml:space="preserve">†Osborn, T. L., Campbell, S., &amp; Weisz, J. R. (in prep). Depression, anxiety and academic achievement: The moderating role of social support and perceived control. </w:t>
      </w:r>
    </w:p>
    <w:p w14:paraId="5B7B29D8" w14:textId="77777777" w:rsidR="002209EE" w:rsidRPr="00D541E8" w:rsidRDefault="002209EE" w:rsidP="002C71AA">
      <w:pPr>
        <w:shd w:val="clear" w:color="auto" w:fill="FFFFFF" w:themeFill="background1"/>
      </w:pPr>
      <w:r w:rsidRPr="00D541E8">
        <w:rPr>
          <w:lang w:val="es-ES"/>
        </w:rPr>
        <w:t xml:space="preserve">Osborn, T. L., Venturo-Conerly, K. E., Gan J.Y., Rodriguez, M., Alemu R.G.., Roe E, … </w:t>
      </w:r>
      <w:r w:rsidRPr="00D541E8">
        <w:t xml:space="preserve">Weisz, J. R. (in prep). Depression and anxiety symptoms in a nationally representative sample of Kenyan adolescents: prevalence, psychosocial correlates and sociodemographic factors. </w:t>
      </w:r>
    </w:p>
    <w:p w14:paraId="1F011F42" w14:textId="77777777" w:rsidR="002209EE" w:rsidRPr="00D541E8" w:rsidRDefault="002209EE" w:rsidP="002C71AA">
      <w:pPr>
        <w:shd w:val="clear" w:color="auto" w:fill="FFFFFF" w:themeFill="background1"/>
      </w:pPr>
      <w:r w:rsidRPr="00D541E8">
        <w:t>Book Chapters</w:t>
      </w:r>
    </w:p>
    <w:p w14:paraId="0918EE03" w14:textId="77777777" w:rsidR="002209EE" w:rsidRPr="00D541E8" w:rsidRDefault="002209EE" w:rsidP="002C71AA">
      <w:pPr>
        <w:shd w:val="clear" w:color="auto" w:fill="FFFFFF" w:themeFill="background1"/>
      </w:pPr>
      <w:r w:rsidRPr="00D541E8">
        <w:t xml:space="preserve"> Osborn, T. L. (in prep; invited submission). Low-cost and stigma-free interventions for the school setting. In Ndetei, D. M., Szabo, C. P., Okasha, T., Mburu, J., &amp; Gakinya, B. (Eds.), The African textbook of clinical psychiatry and mental health. 2nd Edition. </w:t>
      </w:r>
    </w:p>
    <w:p w14:paraId="1C6FA410" w14:textId="77777777" w:rsidR="002209EE" w:rsidRPr="00D541E8" w:rsidRDefault="002209EE" w:rsidP="002C71AA">
      <w:pPr>
        <w:shd w:val="clear" w:color="auto" w:fill="FFFFFF" w:themeFill="background1"/>
      </w:pPr>
      <w:r w:rsidRPr="00D541E8">
        <w:t xml:space="preserve">Research Experience </w:t>
      </w:r>
    </w:p>
    <w:p w14:paraId="01F5AB6B" w14:textId="0CF71DB0" w:rsidR="002209EE" w:rsidRPr="00D541E8" w:rsidRDefault="002209EE" w:rsidP="002C71AA">
      <w:pPr>
        <w:shd w:val="clear" w:color="auto" w:fill="FFFFFF" w:themeFill="background1"/>
      </w:pPr>
      <w:r w:rsidRPr="00D541E8">
        <w:t>Laboratory for Youth Mental Health, Harvard University</w:t>
      </w:r>
      <w:r w:rsidR="009C63E8" w:rsidRPr="00D541E8">
        <w:t xml:space="preserve">                   </w:t>
      </w:r>
      <w:r w:rsidRPr="00D541E8">
        <w:t xml:space="preserve"> Cambridge, MA &amp; Nairobi, KEN</w:t>
      </w:r>
    </w:p>
    <w:p w14:paraId="48BDE4CA" w14:textId="280E5780" w:rsidR="002209EE" w:rsidRPr="00D541E8" w:rsidRDefault="002209EE" w:rsidP="002C71AA">
      <w:pPr>
        <w:shd w:val="clear" w:color="auto" w:fill="FFFFFF" w:themeFill="background1"/>
      </w:pPr>
      <w:r w:rsidRPr="00D541E8">
        <w:t>Project Director on the Shamiri Pilot Trial (Lab PI: John Weisz, Ph.D.)</w:t>
      </w:r>
      <w:r w:rsidRPr="00D541E8">
        <w:tab/>
        <w:t xml:space="preserve"> </w:t>
      </w:r>
      <w:r w:rsidRPr="00D541E8">
        <w:tab/>
      </w:r>
      <w:r w:rsidR="009C63E8" w:rsidRPr="00D541E8">
        <w:t xml:space="preserve"> </w:t>
      </w:r>
      <w:r w:rsidRPr="00D541E8">
        <w:t xml:space="preserve"> </w:t>
      </w:r>
      <w:r w:rsidRPr="00D541E8">
        <w:tab/>
      </w:r>
      <w:r w:rsidR="009C63E8" w:rsidRPr="00D541E8">
        <w:t xml:space="preserve">     </w:t>
      </w:r>
      <w:r w:rsidRPr="00D541E8">
        <w:t xml:space="preserve"> 02/2018 – Present</w:t>
      </w:r>
    </w:p>
    <w:p w14:paraId="37FEE6B6" w14:textId="77777777" w:rsidR="002209EE" w:rsidRPr="00D541E8" w:rsidRDefault="002209EE" w:rsidP="002C71AA">
      <w:pPr>
        <w:shd w:val="clear" w:color="auto" w:fill="FFFFFF" w:themeFill="background1"/>
      </w:pPr>
      <w:r w:rsidRPr="00D541E8">
        <w:t xml:space="preserve">Led an investigation of the prevalence, risk and cultural factors of youth depression and anxiety in Kenya. Managed study activities—including development of study materials, participant recruitment, data management—in 5 sites with 658 participants. </w:t>
      </w:r>
    </w:p>
    <w:p w14:paraId="48E5AFFB" w14:textId="77777777" w:rsidR="002209EE" w:rsidRPr="00D541E8" w:rsidRDefault="002209EE" w:rsidP="002C71AA">
      <w:pPr>
        <w:shd w:val="clear" w:color="auto" w:fill="FFFFFF" w:themeFill="background1"/>
      </w:pPr>
      <w:r w:rsidRPr="00D541E8">
        <w:t>Led a randomized pilot study of Shamiri – a four-week intervention for adolescent depression and anxiety in Kibera slums, Nairobi, Kenya. Completed IRB protocols, grant applications, recruitment of co-investigators and research assistants, and study design. Managed a team of 3 co-investigators, 5 research assistants, 3 sites, and 110 participants. Raised over $12,000 in grant funding. Led data analysis, and manuscript preparation efforts.</w:t>
      </w:r>
    </w:p>
    <w:p w14:paraId="2E9CFE2F" w14:textId="77777777" w:rsidR="002209EE" w:rsidRPr="00D541E8" w:rsidRDefault="002209EE" w:rsidP="002C71AA">
      <w:pPr>
        <w:shd w:val="clear" w:color="auto" w:fill="FFFFFF" w:themeFill="background1"/>
      </w:pPr>
      <w:r w:rsidRPr="00D541E8">
        <w:t>Project Director on the Shamiri Randomized Clinical Trial (Lab PI: John Weisz, Ph.D.)</w:t>
      </w:r>
    </w:p>
    <w:p w14:paraId="57D02E49" w14:textId="77777777" w:rsidR="002209EE" w:rsidRPr="00D541E8" w:rsidRDefault="002209EE" w:rsidP="002C71AA">
      <w:pPr>
        <w:shd w:val="clear" w:color="auto" w:fill="FFFFFF" w:themeFill="background1"/>
      </w:pPr>
      <w:r w:rsidRPr="00D541E8">
        <w:t xml:space="preserve">Led a pre-registered clinical trial of Shamiri – a four-week group intervention for adolescent depression. Completed IRB protocols, grant applications, and study design. Managed a team of 7 researchers, 13 research assistants, 5 sites and 2173 participants. Raised over $30,000 in grant funding. </w:t>
      </w:r>
    </w:p>
    <w:p w14:paraId="688C7EDC" w14:textId="77777777" w:rsidR="002209EE" w:rsidRPr="00D541E8" w:rsidRDefault="002209EE" w:rsidP="002C71AA">
      <w:pPr>
        <w:shd w:val="clear" w:color="auto" w:fill="FFFFFF" w:themeFill="background1"/>
      </w:pPr>
      <w:r w:rsidRPr="00D541E8">
        <w:t xml:space="preserve">Developed and trialed a single-session digital intervention for adolescent depression and anxiety (Shamiri-Digital). Developed intervention material and website, recruited 103 participants, conducted data analysis, and led manuscript preparation. </w:t>
      </w:r>
    </w:p>
    <w:p w14:paraId="70EB9DAD" w14:textId="77777777" w:rsidR="002209EE" w:rsidRPr="00D541E8" w:rsidRDefault="002209EE" w:rsidP="002C71AA">
      <w:pPr>
        <w:shd w:val="clear" w:color="auto" w:fill="FFFFFF" w:themeFill="background1"/>
      </w:pPr>
      <w:r w:rsidRPr="00D541E8">
        <w:t>Conducted field work on the local representations of depression and anxiety in the Luo tribe of Western Kenya.</w:t>
      </w:r>
    </w:p>
    <w:p w14:paraId="1A0CFB4C" w14:textId="77777777" w:rsidR="002209EE" w:rsidRPr="00D541E8" w:rsidRDefault="002209EE" w:rsidP="002C71AA">
      <w:pPr>
        <w:shd w:val="clear" w:color="auto" w:fill="FFFFFF" w:themeFill="background1"/>
      </w:pPr>
      <w:r w:rsidRPr="00D541E8">
        <w:t xml:space="preserve">Co-wrote a grant to the Templeton Foundation ($234,000 proof of concept grant) for longer trial of Shamiri with collaborators from Harvard, UPenn and Kenyatta University. Grant shortlisted for funding and presently under revision. </w:t>
      </w:r>
    </w:p>
    <w:p w14:paraId="7F11596A" w14:textId="77777777" w:rsidR="002209EE" w:rsidRPr="00D541E8" w:rsidRDefault="002209EE" w:rsidP="002C71AA">
      <w:pPr>
        <w:shd w:val="clear" w:color="auto" w:fill="FFFFFF" w:themeFill="background1"/>
      </w:pPr>
      <w:r w:rsidRPr="00D541E8">
        <w:t xml:space="preserve">Co-wrote a R21/R33 NIMH grant for the refining and scaling of a digital mental health intervention in Kenya. Grant under review. </w:t>
      </w:r>
    </w:p>
    <w:p w14:paraId="57A02A4C" w14:textId="754995FF" w:rsidR="002209EE" w:rsidRPr="00D541E8" w:rsidRDefault="002209EE" w:rsidP="002C71AA">
      <w:pPr>
        <w:shd w:val="clear" w:color="auto" w:fill="FFFFFF" w:themeFill="background1"/>
      </w:pPr>
      <w:r w:rsidRPr="00D541E8">
        <w:t>Moral Psychology Research Lab, Harvard University</w:t>
      </w:r>
      <w:r w:rsidR="009C63E8" w:rsidRPr="00D541E8">
        <w:t xml:space="preserve">                           </w:t>
      </w:r>
      <w:r w:rsidRPr="00D541E8">
        <w:tab/>
      </w:r>
      <w:r w:rsidR="009C63E8" w:rsidRPr="00D541E8">
        <w:t xml:space="preserve">      </w:t>
      </w:r>
      <w:r w:rsidRPr="00D541E8">
        <w:t>Cambridge, MA</w:t>
      </w:r>
    </w:p>
    <w:p w14:paraId="368389F0" w14:textId="251750C3" w:rsidR="002209EE" w:rsidRPr="00D541E8" w:rsidRDefault="002209EE" w:rsidP="002C71AA">
      <w:pPr>
        <w:shd w:val="clear" w:color="auto" w:fill="FFFFFF" w:themeFill="background1"/>
      </w:pPr>
      <w:r w:rsidRPr="00D541E8">
        <w:t>Co-Investigator &amp; Collaborator (PI: Fiery Cushman, Ph.D.)</w:t>
      </w:r>
      <w:r w:rsidRPr="00D541E8">
        <w:tab/>
      </w:r>
      <w:r w:rsidR="009C63E8" w:rsidRPr="00D541E8">
        <w:t xml:space="preserve"> </w:t>
      </w:r>
      <w:r w:rsidRPr="00D541E8">
        <w:t xml:space="preserve"> </w:t>
      </w:r>
      <w:r w:rsidRPr="00D541E8">
        <w:tab/>
      </w:r>
      <w:r w:rsidR="009C63E8" w:rsidRPr="00D541E8">
        <w:t xml:space="preserve">     </w:t>
      </w:r>
      <w:r w:rsidRPr="00D541E8">
        <w:t xml:space="preserve"> 01/2019 – Present</w:t>
      </w:r>
    </w:p>
    <w:p w14:paraId="6F4F9E57" w14:textId="77777777" w:rsidR="002209EE" w:rsidRPr="00D541E8" w:rsidRDefault="002209EE" w:rsidP="002C71AA">
      <w:pPr>
        <w:shd w:val="clear" w:color="auto" w:fill="FFFFFF" w:themeFill="background1"/>
      </w:pPr>
      <w:r w:rsidRPr="00D541E8">
        <w:t xml:space="preserve">Conducted research on the influence of social learning on the dual-system decision-making architecture as formalized in a reinforcement learning framework. Build web-based study stimuli for study activities using jsPsych and JavaScript. Conducted data analysis in R, including logistic mixed effects modeling. Built computational models in MATLAB and performed model comparisons. </w:t>
      </w:r>
    </w:p>
    <w:p w14:paraId="5C7A6DDC" w14:textId="77777777" w:rsidR="002209EE" w:rsidRPr="00D541E8" w:rsidRDefault="002209EE" w:rsidP="002C71AA">
      <w:pPr>
        <w:shd w:val="clear" w:color="auto" w:fill="FFFFFF" w:themeFill="background1"/>
      </w:pPr>
      <w:r w:rsidRPr="00D541E8">
        <w:t xml:space="preserve">Research Assistant &amp; Collaborator (Advisor: Indrajeet Patil, Ph.D.) </w:t>
      </w:r>
      <w:r w:rsidRPr="00D541E8">
        <w:tab/>
      </w:r>
      <w:r w:rsidRPr="00D541E8">
        <w:tab/>
      </w:r>
    </w:p>
    <w:p w14:paraId="5FD56D4F" w14:textId="77777777" w:rsidR="002209EE" w:rsidRPr="00D541E8" w:rsidRDefault="002209EE" w:rsidP="002C71AA">
      <w:pPr>
        <w:shd w:val="clear" w:color="auto" w:fill="FFFFFF" w:themeFill="background1"/>
      </w:pPr>
      <w:r w:rsidRPr="00D541E8">
        <w:t xml:space="preserve">Conducted meta-analysis of the effects of empathy on prosocial behavior. Created codebook. Gathered data via PsychInfo, PubMed and other databases. Collaborated on data analysis and manuscript preparation. </w:t>
      </w:r>
    </w:p>
    <w:p w14:paraId="19CF481E" w14:textId="0D3A5DEE" w:rsidR="002209EE" w:rsidRPr="00D541E8" w:rsidRDefault="002209EE" w:rsidP="002C71AA">
      <w:pPr>
        <w:shd w:val="clear" w:color="auto" w:fill="FFFFFF" w:themeFill="background1"/>
      </w:pPr>
      <w:r w:rsidRPr="00D541E8">
        <w:t>Independent Summer Research</w:t>
      </w:r>
      <w:r w:rsidR="009C63E8" w:rsidRPr="00D541E8">
        <w:t xml:space="preserve">                                          </w:t>
      </w:r>
      <w:r w:rsidRPr="00D541E8">
        <w:tab/>
        <w:t xml:space="preserve">Thailand &amp; Malaysia </w:t>
      </w:r>
    </w:p>
    <w:p w14:paraId="400E6743" w14:textId="165836BF" w:rsidR="002209EE" w:rsidRPr="00D541E8" w:rsidRDefault="009C63E8" w:rsidP="002C71AA">
      <w:pPr>
        <w:shd w:val="clear" w:color="auto" w:fill="FFFFFF" w:themeFill="background1"/>
      </w:pPr>
      <w:r w:rsidRPr="00D541E8">
        <w:t xml:space="preserve">                                                                     </w:t>
      </w:r>
      <w:r w:rsidR="002209EE" w:rsidRPr="00D541E8">
        <w:t xml:space="preserve"> </w:t>
      </w:r>
      <w:r w:rsidR="002209EE" w:rsidRPr="00D541E8">
        <w:tab/>
      </w:r>
      <w:r w:rsidRPr="00D541E8">
        <w:t xml:space="preserve">  </w:t>
      </w:r>
      <w:r w:rsidR="002209EE" w:rsidRPr="00D541E8">
        <w:t>06/2017 – 08/2017</w:t>
      </w:r>
    </w:p>
    <w:p w14:paraId="039C504F" w14:textId="77777777" w:rsidR="002209EE" w:rsidRPr="00D541E8" w:rsidRDefault="002209EE" w:rsidP="002C71AA">
      <w:pPr>
        <w:shd w:val="clear" w:color="auto" w:fill="FFFFFF" w:themeFill="background1"/>
      </w:pPr>
      <w:r w:rsidRPr="00D541E8">
        <w:t xml:space="preserve">Conducted research on venture capital (VC) and entrepreneurship in Thailand and Malaysia. Collected qualitative data from VC funds, entrepreneurs and other stakeholders. Final report now used as VC fundraising guide in a local incubator in Kuala Lumpur, Malaysia. </w:t>
      </w:r>
    </w:p>
    <w:p w14:paraId="1EC18772" w14:textId="77777777" w:rsidR="002209EE" w:rsidRPr="00D541E8" w:rsidRDefault="002209EE" w:rsidP="002C71AA">
      <w:pPr>
        <w:shd w:val="clear" w:color="auto" w:fill="FFFFFF" w:themeFill="background1"/>
      </w:pPr>
      <w:r w:rsidRPr="00D541E8">
        <w:t>Professional Experience</w:t>
      </w:r>
    </w:p>
    <w:p w14:paraId="0175E25B" w14:textId="110FB95D" w:rsidR="002209EE" w:rsidRPr="00D541E8" w:rsidRDefault="002209EE" w:rsidP="002C71AA">
      <w:pPr>
        <w:shd w:val="clear" w:color="auto" w:fill="FFFFFF" w:themeFill="background1"/>
      </w:pPr>
      <w:r w:rsidRPr="00D541E8">
        <w:t xml:space="preserve">GreenChar Solutions </w:t>
      </w:r>
      <w:r w:rsidRPr="00D541E8">
        <w:tab/>
      </w:r>
      <w:r w:rsidRPr="00D541E8">
        <w:tab/>
      </w:r>
      <w:r w:rsidR="009C63E8" w:rsidRPr="00D541E8">
        <w:t xml:space="preserve"> </w:t>
      </w:r>
      <w:r w:rsidRPr="00D541E8">
        <w:t xml:space="preserve"> Nairobi, KEN</w:t>
      </w:r>
    </w:p>
    <w:p w14:paraId="22796A8B" w14:textId="2DE5F0B1" w:rsidR="002209EE" w:rsidRPr="00D541E8" w:rsidRDefault="002209EE" w:rsidP="002C71AA">
      <w:pPr>
        <w:shd w:val="clear" w:color="auto" w:fill="FFFFFF" w:themeFill="background1"/>
      </w:pPr>
      <w:r w:rsidRPr="00D541E8">
        <w:t xml:space="preserve">Co – Founder &amp; CEO </w:t>
      </w:r>
      <w:r w:rsidRPr="00D541E8">
        <w:tab/>
      </w:r>
      <w:r w:rsidRPr="00D541E8">
        <w:tab/>
      </w:r>
      <w:r w:rsidRPr="00D541E8">
        <w:tab/>
      </w:r>
      <w:r w:rsidR="009C63E8" w:rsidRPr="00D541E8">
        <w:t xml:space="preserve">     </w:t>
      </w:r>
      <w:r w:rsidRPr="00D541E8">
        <w:t>01/2014 – 07/2016</w:t>
      </w:r>
    </w:p>
    <w:p w14:paraId="26F913CA" w14:textId="77777777" w:rsidR="002209EE" w:rsidRPr="00D541E8" w:rsidRDefault="002209EE" w:rsidP="002C71AA">
      <w:pPr>
        <w:shd w:val="clear" w:color="auto" w:fill="FFFFFF" w:themeFill="background1"/>
      </w:pPr>
      <w:r w:rsidRPr="00D541E8">
        <w:t xml:space="preserve">Founded GreenChar, an alternative energy company that provides clean cooking fuel to households and institutions in rural and semi-urban Kenya. </w:t>
      </w:r>
    </w:p>
    <w:p w14:paraId="3C7901B0" w14:textId="77777777" w:rsidR="002209EE" w:rsidRPr="00D541E8" w:rsidRDefault="002209EE" w:rsidP="002C71AA">
      <w:pPr>
        <w:shd w:val="clear" w:color="auto" w:fill="FFFFFF" w:themeFill="background1"/>
      </w:pPr>
      <w:r w:rsidRPr="00D541E8">
        <w:t xml:space="preserve">Raised over $250,000 in venture capital and grant funding for GreenChar; led the company to $100,000 revenues from bottom of the pyramid customers. </w:t>
      </w:r>
    </w:p>
    <w:p w14:paraId="0942A235" w14:textId="77777777" w:rsidR="002209EE" w:rsidRPr="00D541E8" w:rsidRDefault="002209EE" w:rsidP="002C71AA">
      <w:pPr>
        <w:shd w:val="clear" w:color="auto" w:fill="FFFFFF" w:themeFill="background1"/>
      </w:pPr>
      <w:r w:rsidRPr="00D541E8">
        <w:t xml:space="preserve">Grew the company to a staff of 20 and 3000 customers in twelve months after launch. Opened 10 micro-franchises for women entrepreneur in small villages and urban slums including Kibera – the largest slum in Africa. </w:t>
      </w:r>
    </w:p>
    <w:p w14:paraId="5C557E34" w14:textId="77777777" w:rsidR="002209EE" w:rsidRPr="00D541E8" w:rsidRDefault="002209EE" w:rsidP="002C71AA">
      <w:pPr>
        <w:shd w:val="clear" w:color="auto" w:fill="FFFFFF" w:themeFill="background1"/>
      </w:pPr>
      <w:r w:rsidRPr="00D541E8">
        <w:t xml:space="preserve">Conducted research with the University of Nairobi on calorific value and particulate emissions of biomass solid fuels. Collaborated on research with Massachusetts Institute of Technology (MIT) researchers on biomass carbonization technology that led to patent-pending technology. </w:t>
      </w:r>
    </w:p>
    <w:p w14:paraId="56D77E82" w14:textId="00D4751E" w:rsidR="002209EE" w:rsidRPr="00D541E8" w:rsidRDefault="002209EE" w:rsidP="002C71AA">
      <w:pPr>
        <w:shd w:val="clear" w:color="auto" w:fill="FFFFFF" w:themeFill="background1"/>
      </w:pPr>
      <w:r w:rsidRPr="00D541E8">
        <w:t xml:space="preserve">Independent Consultant </w:t>
      </w:r>
      <w:r w:rsidRPr="00D541E8">
        <w:tab/>
      </w:r>
      <w:r w:rsidRPr="00D541E8">
        <w:tab/>
      </w:r>
      <w:r w:rsidR="009C63E8" w:rsidRPr="00D541E8">
        <w:t xml:space="preserve">  </w:t>
      </w:r>
      <w:r w:rsidRPr="00D541E8">
        <w:t>Nairobi, KEN</w:t>
      </w:r>
    </w:p>
    <w:p w14:paraId="241D3777" w14:textId="77D20A18" w:rsidR="002209EE" w:rsidRPr="00D541E8" w:rsidRDefault="002209EE" w:rsidP="002C71AA">
      <w:pPr>
        <w:shd w:val="clear" w:color="auto" w:fill="FFFFFF" w:themeFill="background1"/>
      </w:pPr>
      <w:r w:rsidRPr="00D541E8">
        <w:tab/>
      </w:r>
      <w:r w:rsidR="009C63E8" w:rsidRPr="00D541E8">
        <w:t xml:space="preserve">          </w:t>
      </w:r>
      <w:r w:rsidRPr="00D541E8">
        <w:t>06/2018 – Present</w:t>
      </w:r>
    </w:p>
    <w:p w14:paraId="0FE59BD6" w14:textId="77777777" w:rsidR="002209EE" w:rsidRPr="00D541E8" w:rsidRDefault="002209EE" w:rsidP="002C71AA">
      <w:pPr>
        <w:shd w:val="clear" w:color="auto" w:fill="FFFFFF" w:themeFill="background1"/>
      </w:pPr>
      <w:r w:rsidRPr="00D541E8">
        <w:t xml:space="preserve">Consulted on projects in product and program development varying from strategy through implementation with organizations in a wide variety of industries in East Africa. Clients include Safaricom (East Africa’s largest telecom), Vuma Biofuels (a leading provider of industrial biomass fuel), and Game Changers Ltd (a top marketing and branding firm). </w:t>
      </w:r>
    </w:p>
    <w:p w14:paraId="76981EC8" w14:textId="77777777" w:rsidR="002209EE" w:rsidRPr="00D541E8" w:rsidRDefault="002209EE" w:rsidP="002C71AA">
      <w:pPr>
        <w:shd w:val="clear" w:color="auto" w:fill="FFFFFF" w:themeFill="background1"/>
      </w:pPr>
      <w:r w:rsidRPr="00D541E8">
        <w:t>Academic Affiliations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0"/>
        <w:gridCol w:w="8260"/>
      </w:tblGrid>
      <w:tr w:rsidR="002209EE" w:rsidRPr="00D541E8" w14:paraId="12246D28" w14:textId="77777777" w:rsidTr="002209EE">
        <w:trPr>
          <w:trHeight w:val="553"/>
        </w:trPr>
        <w:tc>
          <w:tcPr>
            <w:tcW w:w="903" w:type="pct"/>
            <w:hideMark/>
          </w:tcPr>
          <w:p w14:paraId="44E1C7C8" w14:textId="77777777" w:rsidR="002209EE" w:rsidRPr="00D541E8" w:rsidRDefault="002209EE" w:rsidP="002C71AA">
            <w:pPr>
              <w:shd w:val="clear" w:color="auto" w:fill="FFFFFF" w:themeFill="background1"/>
            </w:pPr>
            <w:r w:rsidRPr="00D541E8">
              <w:t>2019 – Present</w:t>
            </w:r>
          </w:p>
        </w:tc>
        <w:tc>
          <w:tcPr>
            <w:tcW w:w="4097" w:type="pct"/>
            <w:hideMark/>
          </w:tcPr>
          <w:p w14:paraId="24BA1781" w14:textId="77777777" w:rsidR="002209EE" w:rsidRPr="00D541E8" w:rsidRDefault="002209EE" w:rsidP="002C71AA">
            <w:pPr>
              <w:shd w:val="clear" w:color="auto" w:fill="FFFFFF" w:themeFill="background1"/>
            </w:pPr>
            <w:r w:rsidRPr="00D541E8">
              <w:t>Williams/Lodge International Government and Public Affairs Research Fellow. Weatherhead Center for International Affairs, Harvard University, Cambridge, MA.</w:t>
            </w:r>
          </w:p>
        </w:tc>
      </w:tr>
      <w:tr w:rsidR="002209EE" w:rsidRPr="00D541E8" w14:paraId="43412EDD" w14:textId="77777777" w:rsidTr="002209EE">
        <w:trPr>
          <w:trHeight w:val="553"/>
        </w:trPr>
        <w:tc>
          <w:tcPr>
            <w:tcW w:w="903" w:type="pct"/>
            <w:hideMark/>
          </w:tcPr>
          <w:p w14:paraId="1A7C6157" w14:textId="77777777" w:rsidR="002209EE" w:rsidRPr="00D541E8" w:rsidRDefault="002209EE" w:rsidP="002C71AA">
            <w:pPr>
              <w:shd w:val="clear" w:color="auto" w:fill="FFFFFF" w:themeFill="background1"/>
            </w:pPr>
            <w:r w:rsidRPr="00D541E8">
              <w:t>2019 – Present</w:t>
            </w:r>
          </w:p>
        </w:tc>
        <w:tc>
          <w:tcPr>
            <w:tcW w:w="4097" w:type="pct"/>
            <w:hideMark/>
          </w:tcPr>
          <w:p w14:paraId="30AEF6DC" w14:textId="77777777" w:rsidR="002209EE" w:rsidRPr="00D541E8" w:rsidRDefault="002209EE" w:rsidP="002C71AA">
            <w:pPr>
              <w:shd w:val="clear" w:color="auto" w:fill="FFFFFF" w:themeFill="background1"/>
            </w:pPr>
            <w:r w:rsidRPr="00D541E8">
              <w:t>Research Collaborator. Africa Mental Health Research and Training Foundation, Nairobi, Kenya</w:t>
            </w:r>
          </w:p>
        </w:tc>
      </w:tr>
      <w:tr w:rsidR="002209EE" w:rsidRPr="00D541E8" w14:paraId="6DE8BFF9" w14:textId="77777777" w:rsidTr="002209EE">
        <w:trPr>
          <w:trHeight w:val="553"/>
        </w:trPr>
        <w:tc>
          <w:tcPr>
            <w:tcW w:w="903" w:type="pct"/>
            <w:hideMark/>
          </w:tcPr>
          <w:p w14:paraId="36AF9F11" w14:textId="77777777" w:rsidR="002209EE" w:rsidRPr="00D541E8" w:rsidRDefault="002209EE" w:rsidP="002C71AA">
            <w:pPr>
              <w:shd w:val="clear" w:color="auto" w:fill="FFFFFF" w:themeFill="background1"/>
            </w:pPr>
            <w:r w:rsidRPr="00D541E8">
              <w:t>2018 – 2019</w:t>
            </w:r>
          </w:p>
        </w:tc>
        <w:tc>
          <w:tcPr>
            <w:tcW w:w="4097" w:type="pct"/>
            <w:hideMark/>
          </w:tcPr>
          <w:p w14:paraId="0A760D4C" w14:textId="77777777" w:rsidR="002209EE" w:rsidRPr="00D541E8" w:rsidRDefault="002209EE" w:rsidP="002C71AA">
            <w:pPr>
              <w:shd w:val="clear" w:color="auto" w:fill="FFFFFF" w:themeFill="background1"/>
            </w:pPr>
            <w:r w:rsidRPr="00D541E8">
              <w:t>Kenneth I. Juster Fellow. Weatherhead Center for International Affairs, Harvard University, Cambridge, MA.</w:t>
            </w:r>
          </w:p>
        </w:tc>
      </w:tr>
    </w:tbl>
    <w:p w14:paraId="1519A979" w14:textId="77777777" w:rsidR="002209EE" w:rsidRPr="00D541E8" w:rsidRDefault="002209EE" w:rsidP="002C71AA">
      <w:pPr>
        <w:shd w:val="clear" w:color="auto" w:fill="FFFFFF" w:themeFill="background1"/>
      </w:pPr>
      <w:r w:rsidRPr="00D541E8">
        <w:t>Grants, Fellowships and Awards</w:t>
      </w:r>
    </w:p>
    <w:p w14:paraId="14873DBC" w14:textId="77777777" w:rsidR="002209EE" w:rsidRPr="00D541E8" w:rsidRDefault="002209EE" w:rsidP="002C71AA">
      <w:pPr>
        <w:shd w:val="clear" w:color="auto" w:fill="FFFFFF" w:themeFill="background1"/>
      </w:pPr>
      <w:r w:rsidRPr="00D541E8">
        <w:t>Academic Grants and Fellowships</w:t>
      </w:r>
    </w:p>
    <w:tbl>
      <w:tblPr>
        <w:tblStyle w:val="TableGrid"/>
        <w:tblW w:w="5278"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1052"/>
        <w:gridCol w:w="8153"/>
      </w:tblGrid>
      <w:tr w:rsidR="0079097C" w:rsidRPr="00D541E8" w14:paraId="057C28A8" w14:textId="77777777" w:rsidTr="002209EE">
        <w:tc>
          <w:tcPr>
            <w:tcW w:w="724" w:type="pct"/>
            <w:hideMark/>
          </w:tcPr>
          <w:p w14:paraId="2358004F" w14:textId="77777777" w:rsidR="002209EE" w:rsidRPr="00D541E8" w:rsidRDefault="002209EE" w:rsidP="002C71AA">
            <w:pPr>
              <w:shd w:val="clear" w:color="auto" w:fill="FFFFFF" w:themeFill="background1"/>
            </w:pPr>
            <w:r w:rsidRPr="00D541E8">
              <w:t>2020 – 2020</w:t>
            </w:r>
          </w:p>
        </w:tc>
        <w:tc>
          <w:tcPr>
            <w:tcW w:w="395" w:type="pct"/>
            <w:hideMark/>
          </w:tcPr>
          <w:p w14:paraId="02109438" w14:textId="77777777" w:rsidR="002209EE" w:rsidRPr="00D541E8" w:rsidRDefault="002209EE" w:rsidP="002C71AA">
            <w:pPr>
              <w:shd w:val="clear" w:color="auto" w:fill="FFFFFF" w:themeFill="background1"/>
            </w:pPr>
            <w:r w:rsidRPr="00D541E8">
              <w:t>$234,000</w:t>
            </w:r>
          </w:p>
        </w:tc>
        <w:tc>
          <w:tcPr>
            <w:tcW w:w="3881" w:type="pct"/>
            <w:hideMark/>
          </w:tcPr>
          <w:p w14:paraId="5112E0B0" w14:textId="77777777" w:rsidR="002209EE" w:rsidRPr="00D541E8" w:rsidRDefault="002209EE" w:rsidP="002C71AA">
            <w:pPr>
              <w:shd w:val="clear" w:color="auto" w:fill="FFFFFF" w:themeFill="background1"/>
            </w:pPr>
            <w:r w:rsidRPr="00D541E8">
              <w:t>Templeton World Charity Foundation</w:t>
            </w:r>
          </w:p>
          <w:p w14:paraId="5C42B08E" w14:textId="0194C72D" w:rsidR="002209EE" w:rsidRPr="00D541E8" w:rsidRDefault="002209EE" w:rsidP="002C71AA">
            <w:pPr>
              <w:shd w:val="clear" w:color="auto" w:fill="FFFFFF" w:themeFill="background1"/>
            </w:pPr>
            <w:r w:rsidRPr="00D541E8">
              <w:t>For: Shamiri: Improving Character Strengths, Wellness, Social Functioning and Academic Achievement in Kenyan High School Youths.</w:t>
            </w:r>
            <w:r w:rsidR="009C63E8" w:rsidRPr="00D541E8">
              <w:t xml:space="preserve"> </w:t>
            </w:r>
          </w:p>
        </w:tc>
      </w:tr>
      <w:tr w:rsidR="0079097C" w:rsidRPr="00D541E8" w14:paraId="3EEF27E9" w14:textId="77777777" w:rsidTr="002209EE">
        <w:tc>
          <w:tcPr>
            <w:tcW w:w="724" w:type="pct"/>
            <w:hideMark/>
          </w:tcPr>
          <w:p w14:paraId="07306C2F" w14:textId="77777777" w:rsidR="002209EE" w:rsidRPr="00D541E8" w:rsidRDefault="002209EE" w:rsidP="002C71AA">
            <w:pPr>
              <w:shd w:val="clear" w:color="auto" w:fill="FFFFFF" w:themeFill="background1"/>
            </w:pPr>
            <w:r w:rsidRPr="00D541E8">
              <w:t>2020</w:t>
            </w:r>
          </w:p>
        </w:tc>
        <w:tc>
          <w:tcPr>
            <w:tcW w:w="395" w:type="pct"/>
            <w:hideMark/>
          </w:tcPr>
          <w:p w14:paraId="67B2EE8F" w14:textId="77777777" w:rsidR="002209EE" w:rsidRPr="00D541E8" w:rsidRDefault="002209EE" w:rsidP="002C71AA">
            <w:pPr>
              <w:shd w:val="clear" w:color="auto" w:fill="FFFFFF" w:themeFill="background1"/>
            </w:pPr>
            <w:r w:rsidRPr="00D541E8">
              <w:t>$2000</w:t>
            </w:r>
          </w:p>
        </w:tc>
        <w:tc>
          <w:tcPr>
            <w:tcW w:w="3881" w:type="pct"/>
            <w:hideMark/>
          </w:tcPr>
          <w:p w14:paraId="5676D996" w14:textId="77777777" w:rsidR="002209EE" w:rsidRPr="00D541E8" w:rsidRDefault="002209EE" w:rsidP="002C71AA">
            <w:pPr>
              <w:shd w:val="clear" w:color="auto" w:fill="FFFFFF" w:themeFill="background1"/>
            </w:pPr>
            <w:r w:rsidRPr="00D541E8">
              <w:t>Center for African Studies, Harvard University.</w:t>
            </w:r>
          </w:p>
          <w:p w14:paraId="28863014" w14:textId="77777777" w:rsidR="002209EE" w:rsidRPr="00D541E8" w:rsidRDefault="002209EE" w:rsidP="002C71AA">
            <w:pPr>
              <w:shd w:val="clear" w:color="auto" w:fill="FFFFFF" w:themeFill="background1"/>
            </w:pPr>
            <w:r w:rsidRPr="00D541E8">
              <w:t>For: Efficacy of literacy intervention for at-risk adolescents in Kenyan schools.</w:t>
            </w:r>
          </w:p>
        </w:tc>
      </w:tr>
      <w:tr w:rsidR="0079097C" w:rsidRPr="00D541E8" w14:paraId="454E37DD" w14:textId="77777777" w:rsidTr="002209EE">
        <w:tc>
          <w:tcPr>
            <w:tcW w:w="724" w:type="pct"/>
            <w:hideMark/>
          </w:tcPr>
          <w:p w14:paraId="77DAFBC5" w14:textId="77777777" w:rsidR="002209EE" w:rsidRPr="00D541E8" w:rsidRDefault="002209EE" w:rsidP="002C71AA">
            <w:pPr>
              <w:shd w:val="clear" w:color="auto" w:fill="FFFFFF" w:themeFill="background1"/>
            </w:pPr>
            <w:r w:rsidRPr="00D541E8">
              <w:t>2019</w:t>
            </w:r>
          </w:p>
        </w:tc>
        <w:tc>
          <w:tcPr>
            <w:tcW w:w="395" w:type="pct"/>
            <w:hideMark/>
          </w:tcPr>
          <w:p w14:paraId="26F9A483" w14:textId="77777777" w:rsidR="002209EE" w:rsidRPr="00D541E8" w:rsidRDefault="002209EE" w:rsidP="002C71AA">
            <w:pPr>
              <w:shd w:val="clear" w:color="auto" w:fill="FFFFFF" w:themeFill="background1"/>
            </w:pPr>
            <w:r w:rsidRPr="00D541E8">
              <w:t>$7500</w:t>
            </w:r>
          </w:p>
        </w:tc>
        <w:tc>
          <w:tcPr>
            <w:tcW w:w="3881" w:type="pct"/>
            <w:hideMark/>
          </w:tcPr>
          <w:p w14:paraId="5228F773" w14:textId="77777777" w:rsidR="002209EE" w:rsidRPr="00D541E8" w:rsidRDefault="002209EE" w:rsidP="002C71AA">
            <w:pPr>
              <w:shd w:val="clear" w:color="auto" w:fill="FFFFFF" w:themeFill="background1"/>
            </w:pPr>
            <w:r w:rsidRPr="00D541E8">
              <w:t xml:space="preserve">Weatherhead Center for International Affairs, Harvard University. </w:t>
            </w:r>
          </w:p>
          <w:p w14:paraId="08A9EA05" w14:textId="77777777" w:rsidR="002209EE" w:rsidRPr="00D541E8" w:rsidRDefault="002209EE" w:rsidP="002C71AA">
            <w:pPr>
              <w:shd w:val="clear" w:color="auto" w:fill="FFFFFF" w:themeFill="background1"/>
            </w:pPr>
            <w:r w:rsidRPr="00D541E8">
              <w:t xml:space="preserve">Williams/Lodge International Government and Public Affairs Special Project Fund. </w:t>
            </w:r>
          </w:p>
          <w:p w14:paraId="7983833A" w14:textId="77777777" w:rsidR="002209EE" w:rsidRPr="00D541E8" w:rsidRDefault="002209EE" w:rsidP="002C71AA">
            <w:pPr>
              <w:shd w:val="clear" w:color="auto" w:fill="FFFFFF" w:themeFill="background1"/>
            </w:pPr>
            <w:r w:rsidRPr="00D541E8">
              <w:t>For: A school – based mental health intervention with Kenyan adolescents.</w:t>
            </w:r>
          </w:p>
        </w:tc>
      </w:tr>
      <w:tr w:rsidR="0079097C" w:rsidRPr="00D541E8" w14:paraId="7A03E92B" w14:textId="77777777" w:rsidTr="002209EE">
        <w:tc>
          <w:tcPr>
            <w:tcW w:w="724" w:type="pct"/>
            <w:hideMark/>
          </w:tcPr>
          <w:p w14:paraId="64C1F36C" w14:textId="77777777" w:rsidR="002209EE" w:rsidRPr="00D541E8" w:rsidRDefault="002209EE" w:rsidP="002C71AA">
            <w:pPr>
              <w:shd w:val="clear" w:color="auto" w:fill="FFFFFF" w:themeFill="background1"/>
            </w:pPr>
            <w:r w:rsidRPr="00D541E8">
              <w:t>2019</w:t>
            </w:r>
          </w:p>
        </w:tc>
        <w:tc>
          <w:tcPr>
            <w:tcW w:w="395" w:type="pct"/>
            <w:hideMark/>
          </w:tcPr>
          <w:p w14:paraId="7FA463C7" w14:textId="77777777" w:rsidR="002209EE" w:rsidRPr="00D541E8" w:rsidRDefault="002209EE" w:rsidP="002C71AA">
            <w:pPr>
              <w:shd w:val="clear" w:color="auto" w:fill="FFFFFF" w:themeFill="background1"/>
            </w:pPr>
            <w:r w:rsidRPr="00D541E8">
              <w:t>$1000</w:t>
            </w:r>
          </w:p>
        </w:tc>
        <w:tc>
          <w:tcPr>
            <w:tcW w:w="3881" w:type="pct"/>
            <w:hideMark/>
          </w:tcPr>
          <w:p w14:paraId="6094B88F" w14:textId="77777777" w:rsidR="002209EE" w:rsidRPr="00D541E8" w:rsidRDefault="002209EE" w:rsidP="002C71AA">
            <w:pPr>
              <w:shd w:val="clear" w:color="auto" w:fill="FFFFFF" w:themeFill="background1"/>
            </w:pPr>
            <w:r w:rsidRPr="00D541E8">
              <w:t>Undergraduate Summer Travel Grant, Center for African Studies, Harvard University.</w:t>
            </w:r>
          </w:p>
          <w:p w14:paraId="44793C1C" w14:textId="77777777" w:rsidR="002209EE" w:rsidRPr="00D541E8" w:rsidRDefault="002209EE" w:rsidP="002C71AA">
            <w:pPr>
              <w:shd w:val="clear" w:color="auto" w:fill="FFFFFF" w:themeFill="background1"/>
            </w:pPr>
            <w:r w:rsidRPr="00D541E8">
              <w:t xml:space="preserve">For: A school – based mental health intervention with Kenyan adolescents. </w:t>
            </w:r>
          </w:p>
        </w:tc>
      </w:tr>
      <w:tr w:rsidR="0079097C" w:rsidRPr="00D541E8" w14:paraId="04CFC5DC" w14:textId="77777777" w:rsidTr="002209EE">
        <w:tc>
          <w:tcPr>
            <w:tcW w:w="724" w:type="pct"/>
            <w:hideMark/>
          </w:tcPr>
          <w:p w14:paraId="0314FF26" w14:textId="77777777" w:rsidR="002209EE" w:rsidRPr="00D541E8" w:rsidRDefault="002209EE" w:rsidP="002C71AA">
            <w:pPr>
              <w:shd w:val="clear" w:color="auto" w:fill="FFFFFF" w:themeFill="background1"/>
            </w:pPr>
            <w:r w:rsidRPr="00D541E8">
              <w:t>2018 - 2019</w:t>
            </w:r>
          </w:p>
        </w:tc>
        <w:tc>
          <w:tcPr>
            <w:tcW w:w="395" w:type="pct"/>
            <w:hideMark/>
          </w:tcPr>
          <w:p w14:paraId="578D1744" w14:textId="77777777" w:rsidR="002209EE" w:rsidRPr="00D541E8" w:rsidRDefault="002209EE" w:rsidP="002C71AA">
            <w:pPr>
              <w:shd w:val="clear" w:color="auto" w:fill="FFFFFF" w:themeFill="background1"/>
            </w:pPr>
            <w:r w:rsidRPr="00D541E8">
              <w:t>$2,700</w:t>
            </w:r>
          </w:p>
        </w:tc>
        <w:tc>
          <w:tcPr>
            <w:tcW w:w="3881" w:type="pct"/>
            <w:hideMark/>
          </w:tcPr>
          <w:p w14:paraId="5AC269F7" w14:textId="77777777" w:rsidR="002209EE" w:rsidRPr="00D541E8" w:rsidRDefault="002209EE" w:rsidP="002C71AA">
            <w:pPr>
              <w:shd w:val="clear" w:color="auto" w:fill="FFFFFF" w:themeFill="background1"/>
            </w:pPr>
            <w:r w:rsidRPr="00D541E8">
              <w:t xml:space="preserve">Juster Fellowships for Undergraduate Research &amp; Travel, Weatherhead Center for International Affairs, Harvard University. </w:t>
            </w:r>
          </w:p>
          <w:p w14:paraId="6F68068A" w14:textId="77777777" w:rsidR="002209EE" w:rsidRPr="00D541E8" w:rsidRDefault="002209EE" w:rsidP="002C71AA">
            <w:pPr>
              <w:shd w:val="clear" w:color="auto" w:fill="FFFFFF" w:themeFill="background1"/>
            </w:pPr>
            <w:r w:rsidRPr="00D541E8">
              <w:t xml:space="preserve">For: Cross-cultural research on adolescent depression and anxiety. </w:t>
            </w:r>
          </w:p>
        </w:tc>
      </w:tr>
      <w:tr w:rsidR="0079097C" w:rsidRPr="00D541E8" w14:paraId="3ED8880F" w14:textId="77777777" w:rsidTr="002209EE">
        <w:tc>
          <w:tcPr>
            <w:tcW w:w="724" w:type="pct"/>
            <w:hideMark/>
          </w:tcPr>
          <w:p w14:paraId="31E647CA" w14:textId="77777777" w:rsidR="002209EE" w:rsidRPr="00D541E8" w:rsidRDefault="002209EE" w:rsidP="002C71AA">
            <w:pPr>
              <w:shd w:val="clear" w:color="auto" w:fill="FFFFFF" w:themeFill="background1"/>
            </w:pPr>
            <w:r w:rsidRPr="00D541E8">
              <w:t>2018</w:t>
            </w:r>
          </w:p>
        </w:tc>
        <w:tc>
          <w:tcPr>
            <w:tcW w:w="395" w:type="pct"/>
            <w:hideMark/>
          </w:tcPr>
          <w:p w14:paraId="6A5CD311" w14:textId="77777777" w:rsidR="002209EE" w:rsidRPr="00D541E8" w:rsidRDefault="002209EE" w:rsidP="002C71AA">
            <w:pPr>
              <w:shd w:val="clear" w:color="auto" w:fill="FFFFFF" w:themeFill="background1"/>
            </w:pPr>
            <w:r w:rsidRPr="00D541E8">
              <w:t>$1,000</w:t>
            </w:r>
          </w:p>
        </w:tc>
        <w:tc>
          <w:tcPr>
            <w:tcW w:w="3881" w:type="pct"/>
            <w:hideMark/>
          </w:tcPr>
          <w:p w14:paraId="061A2658" w14:textId="77777777" w:rsidR="002209EE" w:rsidRPr="00D541E8" w:rsidRDefault="002209EE" w:rsidP="002C71AA">
            <w:pPr>
              <w:shd w:val="clear" w:color="auto" w:fill="FFFFFF" w:themeFill="background1"/>
            </w:pPr>
            <w:r w:rsidRPr="00D541E8">
              <w:t xml:space="preserve">Harvard College Research Program Grant. </w:t>
            </w:r>
          </w:p>
          <w:p w14:paraId="343DB86A" w14:textId="77777777" w:rsidR="002209EE" w:rsidRPr="00D541E8" w:rsidRDefault="002209EE" w:rsidP="002C71AA">
            <w:pPr>
              <w:shd w:val="clear" w:color="auto" w:fill="FFFFFF" w:themeFill="background1"/>
            </w:pPr>
            <w:r w:rsidRPr="00D541E8">
              <w:t>For: Cross-cultural research on adolescent depression and anxiety.</w:t>
            </w:r>
          </w:p>
        </w:tc>
      </w:tr>
      <w:tr w:rsidR="0079097C" w:rsidRPr="00D541E8" w14:paraId="24C9CABF" w14:textId="77777777" w:rsidTr="002209EE">
        <w:tc>
          <w:tcPr>
            <w:tcW w:w="724" w:type="pct"/>
            <w:hideMark/>
          </w:tcPr>
          <w:p w14:paraId="13E88137" w14:textId="77777777" w:rsidR="002209EE" w:rsidRPr="00D541E8" w:rsidRDefault="002209EE" w:rsidP="002C71AA">
            <w:pPr>
              <w:shd w:val="clear" w:color="auto" w:fill="FFFFFF" w:themeFill="background1"/>
            </w:pPr>
            <w:r w:rsidRPr="00D541E8">
              <w:t>2018</w:t>
            </w:r>
          </w:p>
        </w:tc>
        <w:tc>
          <w:tcPr>
            <w:tcW w:w="395" w:type="pct"/>
            <w:hideMark/>
          </w:tcPr>
          <w:p w14:paraId="59B1E5AF" w14:textId="77777777" w:rsidR="002209EE" w:rsidRPr="00D541E8" w:rsidRDefault="002209EE" w:rsidP="002C71AA">
            <w:pPr>
              <w:shd w:val="clear" w:color="auto" w:fill="FFFFFF" w:themeFill="background1"/>
            </w:pPr>
            <w:r w:rsidRPr="00D541E8">
              <w:t>$4,000</w:t>
            </w:r>
          </w:p>
        </w:tc>
        <w:tc>
          <w:tcPr>
            <w:tcW w:w="3881" w:type="pct"/>
            <w:hideMark/>
          </w:tcPr>
          <w:p w14:paraId="18C54816" w14:textId="77777777" w:rsidR="002209EE" w:rsidRPr="00D541E8" w:rsidRDefault="002209EE" w:rsidP="002C71AA">
            <w:pPr>
              <w:shd w:val="clear" w:color="auto" w:fill="FFFFFF" w:themeFill="background1"/>
            </w:pPr>
            <w:r w:rsidRPr="00D541E8">
              <w:t xml:space="preserve">Harvard College Research Program Grant. </w:t>
            </w:r>
          </w:p>
          <w:p w14:paraId="636B41D7" w14:textId="77777777" w:rsidR="002209EE" w:rsidRPr="00D541E8" w:rsidRDefault="002209EE" w:rsidP="002C71AA">
            <w:pPr>
              <w:shd w:val="clear" w:color="auto" w:fill="FFFFFF" w:themeFill="background1"/>
            </w:pPr>
            <w:r w:rsidRPr="00D541E8">
              <w:t>For: A school – based mental health intervention with Kenyan adolescents.</w:t>
            </w:r>
          </w:p>
        </w:tc>
      </w:tr>
      <w:tr w:rsidR="0079097C" w:rsidRPr="00D541E8" w14:paraId="4F3B997C" w14:textId="77777777" w:rsidTr="002209EE">
        <w:tc>
          <w:tcPr>
            <w:tcW w:w="724" w:type="pct"/>
            <w:hideMark/>
          </w:tcPr>
          <w:p w14:paraId="6C73BB9B" w14:textId="77777777" w:rsidR="002209EE" w:rsidRPr="00D541E8" w:rsidRDefault="002209EE" w:rsidP="002C71AA">
            <w:pPr>
              <w:shd w:val="clear" w:color="auto" w:fill="FFFFFF" w:themeFill="background1"/>
            </w:pPr>
            <w:r w:rsidRPr="00D541E8">
              <w:t>2018</w:t>
            </w:r>
          </w:p>
        </w:tc>
        <w:tc>
          <w:tcPr>
            <w:tcW w:w="395" w:type="pct"/>
            <w:hideMark/>
          </w:tcPr>
          <w:p w14:paraId="2EF10852" w14:textId="77777777" w:rsidR="002209EE" w:rsidRPr="00D541E8" w:rsidRDefault="002209EE" w:rsidP="002C71AA">
            <w:pPr>
              <w:shd w:val="clear" w:color="auto" w:fill="FFFFFF" w:themeFill="background1"/>
            </w:pPr>
            <w:r w:rsidRPr="00D541E8">
              <w:t>$5,455</w:t>
            </w:r>
          </w:p>
        </w:tc>
        <w:tc>
          <w:tcPr>
            <w:tcW w:w="3881" w:type="pct"/>
            <w:hideMark/>
          </w:tcPr>
          <w:p w14:paraId="6FD8F18D" w14:textId="77777777" w:rsidR="002209EE" w:rsidRPr="00D541E8" w:rsidRDefault="002209EE" w:rsidP="002C71AA">
            <w:pPr>
              <w:shd w:val="clear" w:color="auto" w:fill="FFFFFF" w:themeFill="background1"/>
            </w:pPr>
            <w:r w:rsidRPr="00D541E8">
              <w:t>Undergraduate Summer Grant, Center for African Studies, Harvard University.</w:t>
            </w:r>
          </w:p>
          <w:p w14:paraId="70B79E2A" w14:textId="77777777" w:rsidR="002209EE" w:rsidRPr="00D541E8" w:rsidRDefault="002209EE" w:rsidP="002C71AA">
            <w:pPr>
              <w:shd w:val="clear" w:color="auto" w:fill="FFFFFF" w:themeFill="background1"/>
            </w:pPr>
            <w:r w:rsidRPr="00D541E8">
              <w:t>For: Using “theater of the oppressed” as a community-based tool for the de-stigmatization of mental health illnesses in low-income communities, Kenya.</w:t>
            </w:r>
          </w:p>
        </w:tc>
      </w:tr>
      <w:tr w:rsidR="0079097C" w:rsidRPr="00D541E8" w14:paraId="28F5FC6D" w14:textId="77777777" w:rsidTr="002209EE">
        <w:tc>
          <w:tcPr>
            <w:tcW w:w="724" w:type="pct"/>
            <w:hideMark/>
          </w:tcPr>
          <w:p w14:paraId="3C7BF700" w14:textId="77777777" w:rsidR="002209EE" w:rsidRPr="00D541E8" w:rsidRDefault="002209EE" w:rsidP="002C71AA">
            <w:pPr>
              <w:shd w:val="clear" w:color="auto" w:fill="FFFFFF" w:themeFill="background1"/>
            </w:pPr>
            <w:r w:rsidRPr="00D541E8">
              <w:t>2017</w:t>
            </w:r>
          </w:p>
        </w:tc>
        <w:tc>
          <w:tcPr>
            <w:tcW w:w="395" w:type="pct"/>
            <w:hideMark/>
          </w:tcPr>
          <w:p w14:paraId="7ABF8361" w14:textId="77777777" w:rsidR="002209EE" w:rsidRPr="00D541E8" w:rsidRDefault="002209EE" w:rsidP="002C71AA">
            <w:pPr>
              <w:shd w:val="clear" w:color="auto" w:fill="FFFFFF" w:themeFill="background1"/>
            </w:pPr>
            <w:r w:rsidRPr="00D541E8">
              <w:t>$5,400</w:t>
            </w:r>
          </w:p>
        </w:tc>
        <w:tc>
          <w:tcPr>
            <w:tcW w:w="3881" w:type="pct"/>
            <w:hideMark/>
          </w:tcPr>
          <w:p w14:paraId="20200BEA" w14:textId="77777777" w:rsidR="002209EE" w:rsidRPr="00D541E8" w:rsidRDefault="002209EE" w:rsidP="002C71AA">
            <w:pPr>
              <w:shd w:val="clear" w:color="auto" w:fill="FFFFFF" w:themeFill="background1"/>
            </w:pPr>
            <w:r w:rsidRPr="00D541E8">
              <w:t xml:space="preserve">Southeast Asia Grants for Undergraduate Students, Harvard University Asia Center. </w:t>
            </w:r>
          </w:p>
          <w:p w14:paraId="0875C43D" w14:textId="77777777" w:rsidR="002209EE" w:rsidRPr="00D541E8" w:rsidRDefault="002209EE" w:rsidP="002C71AA">
            <w:pPr>
              <w:shd w:val="clear" w:color="auto" w:fill="FFFFFF" w:themeFill="background1"/>
            </w:pPr>
            <w:r w:rsidRPr="00D541E8">
              <w:t>For: Research on venture capital and entrepreneurship in Thailand and Malaysia.</w:t>
            </w:r>
          </w:p>
        </w:tc>
      </w:tr>
    </w:tbl>
    <w:p w14:paraId="7FE1B823" w14:textId="77777777" w:rsidR="002209EE" w:rsidRPr="00D541E8" w:rsidRDefault="002209EE" w:rsidP="002C71AA">
      <w:pPr>
        <w:shd w:val="clear" w:color="auto" w:fill="FFFFFF" w:themeFill="background1"/>
      </w:pPr>
      <w:r w:rsidRPr="00D541E8">
        <w:t>Grants and Fellowships for Entrepreneurial Initiatives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5"/>
        <w:gridCol w:w="1262"/>
        <w:gridCol w:w="7173"/>
      </w:tblGrid>
      <w:tr w:rsidR="002209EE" w:rsidRPr="00D541E8" w14:paraId="72279BF4" w14:textId="77777777" w:rsidTr="002209EE">
        <w:tc>
          <w:tcPr>
            <w:tcW w:w="816" w:type="pct"/>
            <w:hideMark/>
          </w:tcPr>
          <w:p w14:paraId="11620F0E" w14:textId="77777777" w:rsidR="002209EE" w:rsidRPr="00D541E8" w:rsidRDefault="002209EE" w:rsidP="002C71AA">
            <w:pPr>
              <w:shd w:val="clear" w:color="auto" w:fill="FFFFFF" w:themeFill="background1"/>
            </w:pPr>
            <w:r w:rsidRPr="00D541E8">
              <w:t>2016</w:t>
            </w:r>
          </w:p>
        </w:tc>
        <w:tc>
          <w:tcPr>
            <w:tcW w:w="626" w:type="pct"/>
            <w:hideMark/>
          </w:tcPr>
          <w:p w14:paraId="79E834C5" w14:textId="77777777" w:rsidR="002209EE" w:rsidRPr="00D541E8" w:rsidRDefault="002209EE" w:rsidP="002C71AA">
            <w:pPr>
              <w:shd w:val="clear" w:color="auto" w:fill="FFFFFF" w:themeFill="background1"/>
            </w:pPr>
            <w:r w:rsidRPr="00D541E8">
              <w:t>$5,000</w:t>
            </w:r>
          </w:p>
        </w:tc>
        <w:tc>
          <w:tcPr>
            <w:tcW w:w="3559" w:type="pct"/>
            <w:hideMark/>
          </w:tcPr>
          <w:p w14:paraId="5C3D5B9B" w14:textId="77777777" w:rsidR="002209EE" w:rsidRPr="00D541E8" w:rsidRDefault="002209EE" w:rsidP="002C71AA">
            <w:pPr>
              <w:shd w:val="clear" w:color="auto" w:fill="FFFFFF" w:themeFill="background1"/>
            </w:pPr>
            <w:r w:rsidRPr="00D541E8">
              <w:t xml:space="preserve">The Tony Elumelu Foundation. </w:t>
            </w:r>
          </w:p>
          <w:p w14:paraId="38F034D5" w14:textId="77777777" w:rsidR="002209EE" w:rsidRPr="00D541E8" w:rsidRDefault="002209EE" w:rsidP="002C71AA">
            <w:pPr>
              <w:shd w:val="clear" w:color="auto" w:fill="FFFFFF" w:themeFill="background1"/>
            </w:pPr>
            <w:r w:rsidRPr="00D541E8">
              <w:t xml:space="preserve">For: Micro-franchise of women entrepreneurs distributing clean cookstoves in urban slums in Nairobi, Kenya. </w:t>
            </w:r>
          </w:p>
        </w:tc>
      </w:tr>
      <w:tr w:rsidR="002209EE" w:rsidRPr="00D541E8" w14:paraId="4B473580" w14:textId="77777777" w:rsidTr="002209EE">
        <w:tc>
          <w:tcPr>
            <w:tcW w:w="816" w:type="pct"/>
            <w:hideMark/>
          </w:tcPr>
          <w:p w14:paraId="7496D1E7" w14:textId="77777777" w:rsidR="002209EE" w:rsidRPr="00D541E8" w:rsidRDefault="002209EE" w:rsidP="002C71AA">
            <w:pPr>
              <w:shd w:val="clear" w:color="auto" w:fill="FFFFFF" w:themeFill="background1"/>
            </w:pPr>
            <w:r w:rsidRPr="00D541E8">
              <w:t>2016</w:t>
            </w:r>
          </w:p>
        </w:tc>
        <w:tc>
          <w:tcPr>
            <w:tcW w:w="626" w:type="pct"/>
            <w:hideMark/>
          </w:tcPr>
          <w:p w14:paraId="58FF8B45" w14:textId="77777777" w:rsidR="002209EE" w:rsidRPr="00D541E8" w:rsidRDefault="002209EE" w:rsidP="002C71AA">
            <w:pPr>
              <w:shd w:val="clear" w:color="auto" w:fill="FFFFFF" w:themeFill="background1"/>
            </w:pPr>
            <w:r w:rsidRPr="00D541E8">
              <w:t>$5,000</w:t>
            </w:r>
          </w:p>
        </w:tc>
        <w:tc>
          <w:tcPr>
            <w:tcW w:w="3559" w:type="pct"/>
            <w:hideMark/>
          </w:tcPr>
          <w:p w14:paraId="5E8EB5C0" w14:textId="77777777" w:rsidR="002209EE" w:rsidRPr="00D541E8" w:rsidRDefault="002209EE" w:rsidP="002C71AA">
            <w:pPr>
              <w:shd w:val="clear" w:color="auto" w:fill="FFFFFF" w:themeFill="background1"/>
            </w:pPr>
            <w:r w:rsidRPr="00D541E8">
              <w:t>Ocean Geographic Society.</w:t>
            </w:r>
          </w:p>
          <w:p w14:paraId="23DF5EDE" w14:textId="77777777" w:rsidR="002209EE" w:rsidRPr="00D541E8" w:rsidRDefault="002209EE" w:rsidP="002C71AA">
            <w:pPr>
              <w:shd w:val="clear" w:color="auto" w:fill="FFFFFF" w:themeFill="background1"/>
            </w:pPr>
            <w:r w:rsidRPr="00D541E8">
              <w:t xml:space="preserve">For: Affordable and carbon-offsetting alternative solutions to biomass fuels </w:t>
            </w:r>
          </w:p>
        </w:tc>
      </w:tr>
      <w:tr w:rsidR="002209EE" w:rsidRPr="00D541E8" w14:paraId="1EB3E371" w14:textId="77777777" w:rsidTr="002209EE">
        <w:tc>
          <w:tcPr>
            <w:tcW w:w="816" w:type="pct"/>
            <w:hideMark/>
          </w:tcPr>
          <w:p w14:paraId="05DC5AF3" w14:textId="77777777" w:rsidR="002209EE" w:rsidRPr="00D541E8" w:rsidRDefault="002209EE" w:rsidP="002C71AA">
            <w:pPr>
              <w:shd w:val="clear" w:color="auto" w:fill="FFFFFF" w:themeFill="background1"/>
            </w:pPr>
            <w:r w:rsidRPr="00D541E8">
              <w:t>2015</w:t>
            </w:r>
          </w:p>
        </w:tc>
        <w:tc>
          <w:tcPr>
            <w:tcW w:w="626" w:type="pct"/>
            <w:hideMark/>
          </w:tcPr>
          <w:p w14:paraId="7199E1E2" w14:textId="77777777" w:rsidR="002209EE" w:rsidRPr="00D541E8" w:rsidRDefault="002209EE" w:rsidP="002C71AA">
            <w:pPr>
              <w:shd w:val="clear" w:color="auto" w:fill="FFFFFF" w:themeFill="background1"/>
            </w:pPr>
            <w:r w:rsidRPr="00D541E8">
              <w:t>$20,000</w:t>
            </w:r>
          </w:p>
        </w:tc>
        <w:tc>
          <w:tcPr>
            <w:tcW w:w="3559" w:type="pct"/>
            <w:hideMark/>
          </w:tcPr>
          <w:p w14:paraId="377B917D" w14:textId="77777777" w:rsidR="002209EE" w:rsidRPr="00D541E8" w:rsidRDefault="002209EE" w:rsidP="002C71AA">
            <w:pPr>
              <w:shd w:val="clear" w:color="auto" w:fill="FFFFFF" w:themeFill="background1"/>
            </w:pPr>
            <w:r w:rsidRPr="00D541E8">
              <w:t>Godley Family Foundation.</w:t>
            </w:r>
          </w:p>
          <w:p w14:paraId="1A8941F4" w14:textId="77777777" w:rsidR="002209EE" w:rsidRPr="00D541E8" w:rsidRDefault="002209EE" w:rsidP="002C71AA">
            <w:pPr>
              <w:shd w:val="clear" w:color="auto" w:fill="FFFFFF" w:themeFill="background1"/>
            </w:pPr>
            <w:r w:rsidRPr="00D541E8">
              <w:t xml:space="preserve">For: Establishing an alternative clean energy business model to serve underserved populations in Kenya. </w:t>
            </w:r>
          </w:p>
        </w:tc>
      </w:tr>
      <w:tr w:rsidR="002209EE" w:rsidRPr="00D541E8" w14:paraId="47FB7FE1" w14:textId="77777777" w:rsidTr="002209EE">
        <w:tc>
          <w:tcPr>
            <w:tcW w:w="816" w:type="pct"/>
            <w:hideMark/>
          </w:tcPr>
          <w:p w14:paraId="7629298F" w14:textId="77777777" w:rsidR="002209EE" w:rsidRPr="00D541E8" w:rsidRDefault="002209EE" w:rsidP="002C71AA">
            <w:pPr>
              <w:shd w:val="clear" w:color="auto" w:fill="FFFFFF" w:themeFill="background1"/>
            </w:pPr>
            <w:r w:rsidRPr="00D541E8">
              <w:t>2014</w:t>
            </w:r>
          </w:p>
        </w:tc>
        <w:tc>
          <w:tcPr>
            <w:tcW w:w="626" w:type="pct"/>
            <w:hideMark/>
          </w:tcPr>
          <w:p w14:paraId="242C460B" w14:textId="77777777" w:rsidR="002209EE" w:rsidRPr="00D541E8" w:rsidRDefault="002209EE" w:rsidP="002C71AA">
            <w:pPr>
              <w:shd w:val="clear" w:color="auto" w:fill="FFFFFF" w:themeFill="background1"/>
            </w:pPr>
            <w:r w:rsidRPr="00D541E8">
              <w:t>$10,000</w:t>
            </w:r>
          </w:p>
        </w:tc>
        <w:tc>
          <w:tcPr>
            <w:tcW w:w="3559" w:type="pct"/>
            <w:hideMark/>
          </w:tcPr>
          <w:p w14:paraId="5187C779" w14:textId="77777777" w:rsidR="002209EE" w:rsidRPr="00D541E8" w:rsidRDefault="002209EE" w:rsidP="002C71AA">
            <w:pPr>
              <w:shd w:val="clear" w:color="auto" w:fill="FFFFFF" w:themeFill="background1"/>
            </w:pPr>
            <w:r w:rsidRPr="00D541E8">
              <w:t>African Leadership Academy. Anzisha Prize Grant.</w:t>
            </w:r>
          </w:p>
          <w:p w14:paraId="60FC3EA1" w14:textId="77777777" w:rsidR="002209EE" w:rsidRPr="00D541E8" w:rsidRDefault="002209EE" w:rsidP="002C71AA">
            <w:pPr>
              <w:shd w:val="clear" w:color="auto" w:fill="FFFFFF" w:themeFill="background1"/>
            </w:pPr>
            <w:r w:rsidRPr="00D541E8">
              <w:t>For: Establishing a waste-to-energy production facility</w:t>
            </w:r>
          </w:p>
        </w:tc>
      </w:tr>
      <w:tr w:rsidR="002209EE" w:rsidRPr="00D541E8" w14:paraId="0E21E156" w14:textId="77777777" w:rsidTr="002209EE">
        <w:tc>
          <w:tcPr>
            <w:tcW w:w="816" w:type="pct"/>
            <w:hideMark/>
          </w:tcPr>
          <w:p w14:paraId="1665A8F7" w14:textId="77777777" w:rsidR="002209EE" w:rsidRPr="00D541E8" w:rsidRDefault="002209EE" w:rsidP="002C71AA">
            <w:pPr>
              <w:shd w:val="clear" w:color="auto" w:fill="FFFFFF" w:themeFill="background1"/>
            </w:pPr>
            <w:r w:rsidRPr="00D541E8">
              <w:t xml:space="preserve">2014 – 2016 </w:t>
            </w:r>
          </w:p>
        </w:tc>
        <w:tc>
          <w:tcPr>
            <w:tcW w:w="626" w:type="pct"/>
            <w:hideMark/>
          </w:tcPr>
          <w:p w14:paraId="550FD77B" w14:textId="77777777" w:rsidR="002209EE" w:rsidRPr="00D541E8" w:rsidRDefault="002209EE" w:rsidP="002C71AA">
            <w:pPr>
              <w:shd w:val="clear" w:color="auto" w:fill="FFFFFF" w:themeFill="background1"/>
            </w:pPr>
            <w:r w:rsidRPr="00D541E8">
              <w:t>$80,000</w:t>
            </w:r>
          </w:p>
        </w:tc>
        <w:tc>
          <w:tcPr>
            <w:tcW w:w="3559" w:type="pct"/>
            <w:hideMark/>
          </w:tcPr>
          <w:p w14:paraId="5BCA7C06" w14:textId="77777777" w:rsidR="002209EE" w:rsidRPr="00D541E8" w:rsidRDefault="002209EE" w:rsidP="002C71AA">
            <w:pPr>
              <w:shd w:val="clear" w:color="auto" w:fill="FFFFFF" w:themeFill="background1"/>
            </w:pPr>
            <w:r w:rsidRPr="00D541E8">
              <w:t>Echoing Green Foundation.</w:t>
            </w:r>
          </w:p>
          <w:p w14:paraId="0204D311" w14:textId="77777777" w:rsidR="002209EE" w:rsidRPr="00D541E8" w:rsidRDefault="002209EE" w:rsidP="002C71AA">
            <w:pPr>
              <w:shd w:val="clear" w:color="auto" w:fill="FFFFFF" w:themeFill="background1"/>
            </w:pPr>
            <w:r w:rsidRPr="00D541E8">
              <w:t xml:space="preserve">For: Establishing an entrepreneurial venture to improve mitigation and adaptation to climate change in rural and poor urban Kenya. </w:t>
            </w:r>
            <w:r w:rsidRPr="00D541E8">
              <w:tab/>
            </w:r>
          </w:p>
        </w:tc>
      </w:tr>
      <w:tr w:rsidR="002209EE" w:rsidRPr="00D541E8" w14:paraId="64CAC180" w14:textId="77777777" w:rsidTr="002209EE">
        <w:tc>
          <w:tcPr>
            <w:tcW w:w="816" w:type="pct"/>
            <w:hideMark/>
          </w:tcPr>
          <w:p w14:paraId="44CE4F86" w14:textId="77777777" w:rsidR="002209EE" w:rsidRPr="00D541E8" w:rsidRDefault="002209EE" w:rsidP="002C71AA">
            <w:pPr>
              <w:shd w:val="clear" w:color="auto" w:fill="FFFFFF" w:themeFill="background1"/>
            </w:pPr>
            <w:r w:rsidRPr="00D541E8">
              <w:t>2013 - 2014</w:t>
            </w:r>
          </w:p>
        </w:tc>
        <w:tc>
          <w:tcPr>
            <w:tcW w:w="626" w:type="pct"/>
            <w:hideMark/>
          </w:tcPr>
          <w:p w14:paraId="39CDA9C3" w14:textId="77777777" w:rsidR="002209EE" w:rsidRPr="00D541E8" w:rsidRDefault="002209EE" w:rsidP="002C71AA">
            <w:pPr>
              <w:shd w:val="clear" w:color="auto" w:fill="FFFFFF" w:themeFill="background1"/>
            </w:pPr>
            <w:r w:rsidRPr="00D541E8">
              <w:t>$1,000</w:t>
            </w:r>
          </w:p>
        </w:tc>
        <w:tc>
          <w:tcPr>
            <w:tcW w:w="3559" w:type="pct"/>
            <w:hideMark/>
          </w:tcPr>
          <w:p w14:paraId="21F66EC4" w14:textId="77777777" w:rsidR="002209EE" w:rsidRPr="00D541E8" w:rsidRDefault="002209EE" w:rsidP="002C71AA">
            <w:pPr>
              <w:shd w:val="clear" w:color="auto" w:fill="FFFFFF" w:themeFill="background1"/>
            </w:pPr>
            <w:r w:rsidRPr="00D541E8">
              <w:t>Global Minimum Foundation.</w:t>
            </w:r>
          </w:p>
          <w:p w14:paraId="06040F47" w14:textId="77777777" w:rsidR="002209EE" w:rsidRPr="00D541E8" w:rsidRDefault="002209EE" w:rsidP="002C71AA">
            <w:pPr>
              <w:shd w:val="clear" w:color="auto" w:fill="FFFFFF" w:themeFill="background1"/>
            </w:pPr>
            <w:r w:rsidRPr="00D541E8">
              <w:t>For: Research and design of carbonization technology to convert biomass waste into activated carbon.</w:t>
            </w:r>
          </w:p>
        </w:tc>
      </w:tr>
    </w:tbl>
    <w:p w14:paraId="516E39DE" w14:textId="77777777" w:rsidR="002209EE" w:rsidRPr="00D541E8" w:rsidRDefault="002209EE" w:rsidP="002C71AA">
      <w:pPr>
        <w:shd w:val="clear" w:color="auto" w:fill="FFFFFF" w:themeFill="background1"/>
      </w:pPr>
      <w:r w:rsidRPr="00D541E8">
        <w:t>Awards and Recognition</w:t>
      </w:r>
      <w:r w:rsidRPr="00D541E8">
        <w:tab/>
      </w:r>
    </w:p>
    <w:tbl>
      <w:tblPr>
        <w:tblStyle w:val="TableGrid"/>
        <w:tblpPr w:leftFromText="180" w:rightFromText="180" w:vertAnchor="text" w:tblpY="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8479"/>
      </w:tblGrid>
      <w:tr w:rsidR="002209EE" w:rsidRPr="00D541E8" w14:paraId="02CD4ED6" w14:textId="77777777" w:rsidTr="002209EE">
        <w:trPr>
          <w:trHeight w:val="530"/>
        </w:trPr>
        <w:tc>
          <w:tcPr>
            <w:tcW w:w="794" w:type="pct"/>
            <w:hideMark/>
          </w:tcPr>
          <w:p w14:paraId="0CAEE8D8" w14:textId="77777777" w:rsidR="002209EE" w:rsidRPr="00D541E8" w:rsidRDefault="002209EE" w:rsidP="002C71AA">
            <w:pPr>
              <w:shd w:val="clear" w:color="auto" w:fill="FFFFFF" w:themeFill="background1"/>
            </w:pPr>
            <w:r w:rsidRPr="00D541E8">
              <w:t>2020</w:t>
            </w:r>
          </w:p>
        </w:tc>
        <w:tc>
          <w:tcPr>
            <w:tcW w:w="4206" w:type="pct"/>
            <w:hideMark/>
          </w:tcPr>
          <w:p w14:paraId="2D276F3A" w14:textId="6125632E" w:rsidR="002209EE" w:rsidRPr="00D541E8" w:rsidRDefault="002209EE" w:rsidP="002C71AA">
            <w:pPr>
              <w:shd w:val="clear" w:color="auto" w:fill="FFFFFF" w:themeFill="background1"/>
            </w:pPr>
            <w:r w:rsidRPr="00D541E8">
              <w:t>Sidney Matz Memorial Award. Eliot House, Harvard College.</w:t>
            </w:r>
            <w:r w:rsidR="009C63E8" w:rsidRPr="00D541E8">
              <w:t xml:space="preserve"> </w:t>
            </w:r>
          </w:p>
          <w:p w14:paraId="5CE2C5DB" w14:textId="77777777" w:rsidR="002209EE" w:rsidRPr="00D541E8" w:rsidRDefault="002209EE" w:rsidP="002C71AA">
            <w:pPr>
              <w:shd w:val="clear" w:color="auto" w:fill="FFFFFF" w:themeFill="background1"/>
            </w:pPr>
            <w:r w:rsidRPr="00D541E8">
              <w:t>Awarded to a graduating senior, who in the judgment of Masters of Eliot House, has made an extraordinary contribution to the life of the House.</w:t>
            </w:r>
          </w:p>
        </w:tc>
      </w:tr>
      <w:tr w:rsidR="002209EE" w:rsidRPr="00D541E8" w14:paraId="2EF1150B" w14:textId="77777777" w:rsidTr="002209EE">
        <w:trPr>
          <w:trHeight w:val="530"/>
        </w:trPr>
        <w:tc>
          <w:tcPr>
            <w:tcW w:w="794" w:type="pct"/>
            <w:hideMark/>
          </w:tcPr>
          <w:p w14:paraId="195606EA" w14:textId="77777777" w:rsidR="002209EE" w:rsidRPr="00D541E8" w:rsidRDefault="002209EE" w:rsidP="002C71AA">
            <w:pPr>
              <w:shd w:val="clear" w:color="auto" w:fill="FFFFFF" w:themeFill="background1"/>
            </w:pPr>
            <w:r w:rsidRPr="00D541E8">
              <w:t>2018</w:t>
            </w:r>
          </w:p>
        </w:tc>
        <w:tc>
          <w:tcPr>
            <w:tcW w:w="4206" w:type="pct"/>
            <w:hideMark/>
          </w:tcPr>
          <w:p w14:paraId="14540811" w14:textId="1CD6F531" w:rsidR="002209EE" w:rsidRPr="00D541E8" w:rsidRDefault="002209EE" w:rsidP="002C71AA">
            <w:pPr>
              <w:shd w:val="clear" w:color="auto" w:fill="FFFFFF" w:themeFill="background1"/>
            </w:pPr>
            <w:r w:rsidRPr="00D541E8">
              <w:t>Robert T. Benjamin Prize. Harvard College.</w:t>
            </w:r>
            <w:r w:rsidR="009C63E8" w:rsidRPr="00D541E8">
              <w:t xml:space="preserve"> </w:t>
            </w:r>
          </w:p>
          <w:p w14:paraId="76C64279" w14:textId="77777777" w:rsidR="002209EE" w:rsidRPr="00D541E8" w:rsidRDefault="002209EE" w:rsidP="002C71AA">
            <w:pPr>
              <w:shd w:val="clear" w:color="auto" w:fill="FFFFFF" w:themeFill="background1"/>
            </w:pPr>
            <w:r w:rsidRPr="00D541E8">
              <w:t>Awarded to an individual of high academic promise, with broad interests and deep humanitarian concerns.</w:t>
            </w:r>
          </w:p>
        </w:tc>
      </w:tr>
      <w:tr w:rsidR="002209EE" w:rsidRPr="00D541E8" w14:paraId="16993C7E" w14:textId="77777777" w:rsidTr="002209EE">
        <w:trPr>
          <w:trHeight w:val="1008"/>
        </w:trPr>
        <w:tc>
          <w:tcPr>
            <w:tcW w:w="794" w:type="pct"/>
            <w:hideMark/>
          </w:tcPr>
          <w:p w14:paraId="71C10EDA" w14:textId="77777777" w:rsidR="002209EE" w:rsidRPr="00D541E8" w:rsidRDefault="002209EE" w:rsidP="002C71AA">
            <w:pPr>
              <w:shd w:val="clear" w:color="auto" w:fill="FFFFFF" w:themeFill="background1"/>
            </w:pPr>
            <w:r w:rsidRPr="00D541E8">
              <w:t>2016:</w:t>
            </w:r>
          </w:p>
        </w:tc>
        <w:tc>
          <w:tcPr>
            <w:tcW w:w="4206" w:type="pct"/>
            <w:hideMark/>
          </w:tcPr>
          <w:p w14:paraId="1663A275" w14:textId="77777777" w:rsidR="002209EE" w:rsidRPr="00D541E8" w:rsidRDefault="002209EE" w:rsidP="002C71AA">
            <w:pPr>
              <w:shd w:val="clear" w:color="auto" w:fill="FFFFFF" w:themeFill="background1"/>
            </w:pPr>
            <w:r w:rsidRPr="00D541E8">
              <w:t>Women Deliver Social Entrepreneur of the Year.</w:t>
            </w:r>
          </w:p>
          <w:p w14:paraId="075C0D4B" w14:textId="77777777" w:rsidR="002209EE" w:rsidRPr="00D541E8" w:rsidRDefault="002209EE" w:rsidP="002C71AA">
            <w:pPr>
              <w:shd w:val="clear" w:color="auto" w:fill="FFFFFF" w:themeFill="background1"/>
            </w:pPr>
            <w:r w:rsidRPr="00D541E8">
              <w:t>Awarded to an individual employing innovative solution that empower women around the world.</w:t>
            </w:r>
          </w:p>
          <w:p w14:paraId="71769EDB" w14:textId="77777777" w:rsidR="002209EE" w:rsidRPr="00D541E8" w:rsidRDefault="002209EE" w:rsidP="002C71AA">
            <w:pPr>
              <w:shd w:val="clear" w:color="auto" w:fill="FFFFFF" w:themeFill="background1"/>
              <w:rPr>
                <w:lang w:val="fr-FR"/>
              </w:rPr>
            </w:pPr>
            <w:r w:rsidRPr="00D541E8">
              <w:rPr>
                <w:lang w:val="fr-FR"/>
              </w:rPr>
              <w:t>Salt Magazine 30 under 30 Social Entrepreneurs.</w:t>
            </w:r>
          </w:p>
          <w:p w14:paraId="6EB922A1" w14:textId="77777777" w:rsidR="002209EE" w:rsidRPr="00D541E8" w:rsidRDefault="002209EE" w:rsidP="002C71AA">
            <w:pPr>
              <w:shd w:val="clear" w:color="auto" w:fill="FFFFFF" w:themeFill="background1"/>
            </w:pPr>
            <w:r w:rsidRPr="00D541E8">
              <w:t xml:space="preserve">Salt’s Magazine’s annual list of the leading 30 social entrepreneurs under the age of 30 globally. </w:t>
            </w:r>
          </w:p>
          <w:p w14:paraId="4F726A0E" w14:textId="77777777" w:rsidR="002209EE" w:rsidRPr="00D541E8" w:rsidRDefault="002209EE" w:rsidP="002C71AA">
            <w:pPr>
              <w:shd w:val="clear" w:color="auto" w:fill="FFFFFF" w:themeFill="background1"/>
            </w:pPr>
            <w:r w:rsidRPr="00D541E8">
              <w:t>Africa Youth Awards - Top 100 Most Influential Young Africans.</w:t>
            </w:r>
          </w:p>
          <w:p w14:paraId="735B86C1" w14:textId="77777777" w:rsidR="002209EE" w:rsidRPr="00D541E8" w:rsidRDefault="002209EE" w:rsidP="002C71AA">
            <w:pPr>
              <w:shd w:val="clear" w:color="auto" w:fill="FFFFFF" w:themeFill="background1"/>
            </w:pPr>
            <w:r w:rsidRPr="00D541E8">
              <w:t>Recognition for African youths (under 35), who have contributed enormously to social, economic, academic and political activities in the continent.</w:t>
            </w:r>
          </w:p>
          <w:p w14:paraId="194D9AFE" w14:textId="77777777" w:rsidR="002209EE" w:rsidRPr="00D541E8" w:rsidRDefault="002209EE" w:rsidP="002C71AA">
            <w:pPr>
              <w:shd w:val="clear" w:color="auto" w:fill="FFFFFF" w:themeFill="background1"/>
            </w:pPr>
            <w:r w:rsidRPr="00D541E8">
              <w:t>Advance Media - 100 Most Influential Young Kenyans.</w:t>
            </w:r>
          </w:p>
          <w:p w14:paraId="513FC5EF" w14:textId="77777777" w:rsidR="002209EE" w:rsidRPr="00D541E8" w:rsidRDefault="002209EE" w:rsidP="002C71AA">
            <w:pPr>
              <w:shd w:val="clear" w:color="auto" w:fill="FFFFFF" w:themeFill="background1"/>
            </w:pPr>
            <w:r w:rsidRPr="00D541E8">
              <w:t>Recognition for Kenyan youths (under 35), who contributed enormously to social, economic, academic and political activities the country.</w:t>
            </w:r>
          </w:p>
        </w:tc>
      </w:tr>
      <w:tr w:rsidR="002209EE" w:rsidRPr="00D541E8" w14:paraId="3D98AB8C" w14:textId="77777777" w:rsidTr="002209EE">
        <w:trPr>
          <w:trHeight w:val="629"/>
        </w:trPr>
        <w:tc>
          <w:tcPr>
            <w:tcW w:w="794" w:type="pct"/>
            <w:hideMark/>
          </w:tcPr>
          <w:p w14:paraId="0FB25903" w14:textId="77777777" w:rsidR="002209EE" w:rsidRPr="00D541E8" w:rsidRDefault="002209EE" w:rsidP="002C71AA">
            <w:pPr>
              <w:shd w:val="clear" w:color="auto" w:fill="FFFFFF" w:themeFill="background1"/>
            </w:pPr>
            <w:r w:rsidRPr="00D541E8">
              <w:t>2015:</w:t>
            </w:r>
          </w:p>
        </w:tc>
        <w:tc>
          <w:tcPr>
            <w:tcW w:w="4206" w:type="pct"/>
            <w:hideMark/>
          </w:tcPr>
          <w:p w14:paraId="480D7426" w14:textId="77777777" w:rsidR="002209EE" w:rsidRPr="00D541E8" w:rsidRDefault="002209EE" w:rsidP="002C71AA">
            <w:pPr>
              <w:shd w:val="clear" w:color="auto" w:fill="FFFFFF" w:themeFill="background1"/>
            </w:pPr>
            <w:r w:rsidRPr="00D541E8">
              <w:t>Forbes 30 under 30 Social Entrepreneur (second youngest honoree).</w:t>
            </w:r>
          </w:p>
          <w:p w14:paraId="472DA827" w14:textId="77777777" w:rsidR="002209EE" w:rsidRPr="00D541E8" w:rsidRDefault="002209EE" w:rsidP="002C71AA">
            <w:pPr>
              <w:shd w:val="clear" w:color="auto" w:fill="FFFFFF" w:themeFill="background1"/>
            </w:pPr>
            <w:r w:rsidRPr="00D541E8">
              <w:t xml:space="preserve">Forbes Magazine’s annual list of the leading 30 social entrepreneurs under the age of 30 globally. </w:t>
            </w:r>
          </w:p>
        </w:tc>
      </w:tr>
      <w:tr w:rsidR="002209EE" w:rsidRPr="00D541E8" w14:paraId="3743F4A2" w14:textId="77777777" w:rsidTr="002209EE">
        <w:trPr>
          <w:trHeight w:val="864"/>
        </w:trPr>
        <w:tc>
          <w:tcPr>
            <w:tcW w:w="794" w:type="pct"/>
            <w:hideMark/>
          </w:tcPr>
          <w:p w14:paraId="24F9E95C" w14:textId="77777777" w:rsidR="002209EE" w:rsidRPr="00D541E8" w:rsidRDefault="002209EE" w:rsidP="002C71AA">
            <w:pPr>
              <w:shd w:val="clear" w:color="auto" w:fill="FFFFFF" w:themeFill="background1"/>
            </w:pPr>
            <w:r w:rsidRPr="00D541E8">
              <w:t>2014:</w:t>
            </w:r>
          </w:p>
        </w:tc>
        <w:tc>
          <w:tcPr>
            <w:tcW w:w="4206" w:type="pct"/>
            <w:hideMark/>
          </w:tcPr>
          <w:p w14:paraId="227A3D8C" w14:textId="77777777" w:rsidR="002209EE" w:rsidRPr="00D541E8" w:rsidRDefault="002209EE" w:rsidP="002C71AA">
            <w:pPr>
              <w:shd w:val="clear" w:color="auto" w:fill="FFFFFF" w:themeFill="background1"/>
            </w:pPr>
            <w:r w:rsidRPr="00D541E8">
              <w:t>Echoing Green Climate Fellowship (youngest recipient in 30+ year history).</w:t>
            </w:r>
          </w:p>
          <w:p w14:paraId="4697F681" w14:textId="77777777" w:rsidR="002209EE" w:rsidRPr="00D541E8" w:rsidRDefault="002209EE" w:rsidP="002C71AA">
            <w:pPr>
              <w:shd w:val="clear" w:color="auto" w:fill="FFFFFF" w:themeFill="background1"/>
            </w:pPr>
            <w:r w:rsidRPr="00D541E8">
              <w:t>Fellowship awarded to leaders committed to mitigation and adaptation to climate change.</w:t>
            </w:r>
          </w:p>
          <w:p w14:paraId="4ED89A1D" w14:textId="77777777" w:rsidR="002209EE" w:rsidRPr="00D541E8" w:rsidRDefault="002209EE" w:rsidP="002C71AA">
            <w:pPr>
              <w:shd w:val="clear" w:color="auto" w:fill="FFFFFF" w:themeFill="background1"/>
            </w:pPr>
            <w:r w:rsidRPr="00D541E8">
              <w:t>Donors Circle for Africa Energy Prize.</w:t>
            </w:r>
          </w:p>
          <w:p w14:paraId="669D2FE9" w14:textId="77777777" w:rsidR="002209EE" w:rsidRPr="00D541E8" w:rsidRDefault="002209EE" w:rsidP="002C71AA">
            <w:pPr>
              <w:shd w:val="clear" w:color="auto" w:fill="FFFFFF" w:themeFill="background1"/>
            </w:pPr>
            <w:r w:rsidRPr="00D541E8">
              <w:t>Awarded by the Africa Leadership Academy to the young leaders under 21 increasing access around the continent.</w:t>
            </w:r>
          </w:p>
        </w:tc>
      </w:tr>
      <w:tr w:rsidR="002209EE" w:rsidRPr="00D541E8" w14:paraId="4F152D68" w14:textId="77777777" w:rsidTr="002209EE">
        <w:trPr>
          <w:trHeight w:val="864"/>
        </w:trPr>
        <w:tc>
          <w:tcPr>
            <w:tcW w:w="794" w:type="pct"/>
            <w:hideMark/>
          </w:tcPr>
          <w:p w14:paraId="450CAF69" w14:textId="77777777" w:rsidR="002209EE" w:rsidRPr="00D541E8" w:rsidRDefault="002209EE" w:rsidP="002C71AA">
            <w:pPr>
              <w:shd w:val="clear" w:color="auto" w:fill="FFFFFF" w:themeFill="background1"/>
            </w:pPr>
            <w:r w:rsidRPr="00D541E8">
              <w:t>2013:</w:t>
            </w:r>
          </w:p>
        </w:tc>
        <w:tc>
          <w:tcPr>
            <w:tcW w:w="4206" w:type="pct"/>
            <w:hideMark/>
          </w:tcPr>
          <w:p w14:paraId="12B230B4" w14:textId="77777777" w:rsidR="002209EE" w:rsidRPr="00D541E8" w:rsidRDefault="002209EE" w:rsidP="002C71AA">
            <w:pPr>
              <w:shd w:val="clear" w:color="auto" w:fill="FFFFFF" w:themeFill="background1"/>
            </w:pPr>
            <w:r w:rsidRPr="00D541E8">
              <w:t>Innovate Kenya Winner.</w:t>
            </w:r>
          </w:p>
          <w:p w14:paraId="59032FE6" w14:textId="77777777" w:rsidR="002209EE" w:rsidRPr="00D541E8" w:rsidRDefault="002209EE" w:rsidP="002C71AA">
            <w:pPr>
              <w:shd w:val="clear" w:color="auto" w:fill="FFFFFF" w:themeFill="background1"/>
            </w:pPr>
            <w:r w:rsidRPr="00D541E8">
              <w:t>Winner- Kenya Science and Engineering Fair (computer-based voting system project).</w:t>
            </w:r>
          </w:p>
          <w:p w14:paraId="6A516178" w14:textId="77777777" w:rsidR="002209EE" w:rsidRPr="00D541E8" w:rsidRDefault="002209EE" w:rsidP="002C71AA">
            <w:pPr>
              <w:shd w:val="clear" w:color="auto" w:fill="FFFFFF" w:themeFill="background1"/>
            </w:pPr>
            <w:r w:rsidRPr="00D541E8">
              <w:t>Silver Medal – Golden Climate International Environmental Olympiad (activated carbon for agriculture project).</w:t>
            </w:r>
          </w:p>
        </w:tc>
      </w:tr>
      <w:tr w:rsidR="002209EE" w:rsidRPr="00D541E8" w14:paraId="01F0E9DA" w14:textId="77777777" w:rsidTr="002209EE">
        <w:trPr>
          <w:trHeight w:val="864"/>
        </w:trPr>
        <w:tc>
          <w:tcPr>
            <w:tcW w:w="794" w:type="pct"/>
            <w:hideMark/>
          </w:tcPr>
          <w:p w14:paraId="7A7BCF6F" w14:textId="77777777" w:rsidR="002209EE" w:rsidRPr="00D541E8" w:rsidRDefault="002209EE" w:rsidP="002C71AA">
            <w:pPr>
              <w:shd w:val="clear" w:color="auto" w:fill="FFFFFF" w:themeFill="background1"/>
            </w:pPr>
            <w:r w:rsidRPr="00D541E8">
              <w:t>2012</w:t>
            </w:r>
          </w:p>
        </w:tc>
        <w:tc>
          <w:tcPr>
            <w:tcW w:w="4206" w:type="pct"/>
            <w:hideMark/>
          </w:tcPr>
          <w:p w14:paraId="7AD1E1A9" w14:textId="77777777" w:rsidR="002209EE" w:rsidRPr="00D541E8" w:rsidRDefault="002209EE" w:rsidP="002C71AA">
            <w:pPr>
              <w:shd w:val="clear" w:color="auto" w:fill="FFFFFF" w:themeFill="background1"/>
            </w:pPr>
            <w:r w:rsidRPr="00D541E8">
              <w:t>Gold Medal – Royal Commonwealth Society Young Persons Essay Award (short essay).</w:t>
            </w:r>
          </w:p>
          <w:p w14:paraId="60CB18D6" w14:textId="77777777" w:rsidR="002209EE" w:rsidRPr="00D541E8" w:rsidRDefault="002209EE" w:rsidP="002C71AA">
            <w:pPr>
              <w:shd w:val="clear" w:color="auto" w:fill="FFFFFF" w:themeFill="background1"/>
            </w:pPr>
            <w:r w:rsidRPr="00D541E8">
              <w:t>Winner- Kenya Science and Engineering Fair (cloud-based healthcare platform).</w:t>
            </w:r>
          </w:p>
          <w:p w14:paraId="6A84C11A" w14:textId="77777777" w:rsidR="002209EE" w:rsidRPr="00D541E8" w:rsidRDefault="002209EE" w:rsidP="002C71AA">
            <w:pPr>
              <w:shd w:val="clear" w:color="auto" w:fill="FFFFFF" w:themeFill="background1"/>
            </w:pPr>
            <w:r w:rsidRPr="00D541E8">
              <w:t>Bronze Medal – Golden Climate International Environmental Olympiad (efficient charcoal from biomass waste).</w:t>
            </w:r>
          </w:p>
        </w:tc>
      </w:tr>
    </w:tbl>
    <w:p w14:paraId="1247F6C9" w14:textId="77777777" w:rsidR="002209EE" w:rsidRPr="00D541E8" w:rsidRDefault="002209EE" w:rsidP="002C71AA">
      <w:pPr>
        <w:shd w:val="clear" w:color="auto" w:fill="FFFFFF" w:themeFill="background1"/>
      </w:pPr>
      <w:r w:rsidRPr="00D541E8">
        <w:t>Field Experience, and Volunteer &amp; Leadership Activities</w:t>
      </w:r>
    </w:p>
    <w:p w14:paraId="6DD34566" w14:textId="3786B738" w:rsidR="002209EE" w:rsidRPr="00D541E8" w:rsidRDefault="002209EE" w:rsidP="002C71AA">
      <w:pPr>
        <w:shd w:val="clear" w:color="auto" w:fill="FFFFFF" w:themeFill="background1"/>
      </w:pPr>
      <w:r w:rsidRPr="00D541E8">
        <w:t>Field Experience: Kenya: 2019 (3 months), 2018 (3 months).</w:t>
      </w:r>
      <w:r w:rsidR="009C63E8" w:rsidRPr="00D541E8">
        <w:t xml:space="preserve"> </w:t>
      </w:r>
      <w:r w:rsidRPr="00D541E8">
        <w:t>Thailand: 2017 (1 month). Malaysia: 2017 (1 month). Leadership: President – Harvard Africa Business Investment Club: 08/2018 – 09/2019. Director – Harvard Social Innovative Collaborative (largest student-run social innovation club): 08/2017-present. Executive Director – Harvard Synergy (largest collegiate social innovation incubator): 09/2017-present. Fund Manager – Harvard TAMID Business Consulting Group: 01/2017 – 06/2017.</w:t>
      </w:r>
      <w:r w:rsidR="009C63E8" w:rsidRPr="00D541E8">
        <w:t xml:space="preserve"> </w:t>
      </w:r>
      <w:r w:rsidRPr="00D541E8">
        <w:t xml:space="preserve">Volunteer: Youth Ambassador – Child and Youth Finance International: 01/2015 – 06/2018. Mentor – Innovate Kenya 01/2017 – 06/2018. Youth Board – Global Minimum 01/2015 – 12/2017. Other activities: Art Board – Harvard Advocate. Stand-up comedy. Game developers collective. Africa Students Association. Chama cha Swahili (Kiswahili Club). </w:t>
      </w:r>
    </w:p>
    <w:p w14:paraId="5D1A5CBA" w14:textId="77777777" w:rsidR="002209EE" w:rsidRPr="00D541E8" w:rsidRDefault="002209EE" w:rsidP="002C71AA">
      <w:pPr>
        <w:shd w:val="clear" w:color="auto" w:fill="FFFFFF" w:themeFill="background1"/>
      </w:pPr>
      <w:r w:rsidRPr="00D541E8">
        <w:t>Skills</w:t>
      </w:r>
    </w:p>
    <w:p w14:paraId="0D389F5A" w14:textId="77777777" w:rsidR="007A5D3F" w:rsidRPr="00D541E8" w:rsidRDefault="002209EE" w:rsidP="002C71AA">
      <w:pPr>
        <w:shd w:val="clear" w:color="auto" w:fill="FFFFFF" w:themeFill="background1"/>
      </w:pPr>
      <w:r w:rsidRPr="00D541E8">
        <w:t>Technical skills: Programming: R (proficient in statistical tools e.g. lmer, glmer, ggplot), Python (intermediate), JavaScript (intermediate), oCaml (intermediate). Online data colletion: Qualtrics, MTurk. Statistical analysis software: G*Power. Design: Adobe InDesign (intermediate). Languages: Kiswahili (Native), Dholuo (Native).</w:t>
      </w:r>
    </w:p>
    <w:p w14:paraId="1DE40B63" w14:textId="162E54DF" w:rsidR="002209EE" w:rsidRPr="00D541E8" w:rsidRDefault="001017D0" w:rsidP="002C71AA">
      <w:pPr>
        <w:shd w:val="clear" w:color="auto" w:fill="FFFFFF" w:themeFill="background1"/>
      </w:pPr>
      <w:r w:rsidRPr="00D541E8">
        <w:br w:type="page"/>
      </w:r>
      <w:r w:rsidR="002209EE" w:rsidRPr="00D541E8">
        <w:t>Katherine Venturo-Conerly, A.B.</w:t>
      </w:r>
    </w:p>
    <w:p w14:paraId="50959D0C" w14:textId="77777777" w:rsidR="002209EE" w:rsidRPr="00D541E8" w:rsidRDefault="002209EE" w:rsidP="002C71AA">
      <w:pPr>
        <w:shd w:val="clear" w:color="auto" w:fill="FFFFFF" w:themeFill="background1"/>
      </w:pPr>
      <w:hyperlink r:id="rId72" w:history="1">
        <w:r w:rsidRPr="00D541E8">
          <w:rPr>
            <w:rStyle w:val="Hyperlink"/>
          </w:rPr>
          <w:t>kventuroconerly@g.harvard.edu</w:t>
        </w:r>
      </w:hyperlink>
    </w:p>
    <w:p w14:paraId="16B6A529" w14:textId="2885FDC9" w:rsidR="002209EE" w:rsidRPr="00D541E8" w:rsidRDefault="002209EE" w:rsidP="002C71AA">
      <w:pPr>
        <w:shd w:val="clear" w:color="auto" w:fill="FFFFFF" w:themeFill="background1"/>
      </w:pPr>
      <w:r w:rsidRPr="00D541E8">
        <w:t>33 Kirkland Street</w:t>
      </w:r>
      <w:r w:rsidR="009C63E8" w:rsidRPr="00D541E8">
        <w:t xml:space="preserve">                  </w:t>
      </w:r>
      <w:r w:rsidRPr="00D541E8">
        <w:tab/>
      </w:r>
      <w:r w:rsidRPr="00D541E8">
        <w:tab/>
      </w:r>
      <w:r w:rsidRPr="00D541E8">
        <w:tab/>
      </w:r>
      <w:r w:rsidRPr="00D541E8">
        <w:tab/>
      </w:r>
      <w:r w:rsidRPr="00D541E8">
        <w:tab/>
      </w:r>
      <w:r w:rsidRPr="00D541E8">
        <w:tab/>
        <w:t>(609) 954-0542</w:t>
      </w:r>
      <w:r w:rsidR="009C63E8" w:rsidRPr="00D541E8">
        <w:t xml:space="preserve">                    </w:t>
      </w:r>
      <w:r w:rsidRPr="00D541E8">
        <w:t xml:space="preserve"> </w:t>
      </w:r>
    </w:p>
    <w:p w14:paraId="77EADA87" w14:textId="5560C29A" w:rsidR="002209EE" w:rsidRPr="00D541E8" w:rsidRDefault="002209EE" w:rsidP="002C71AA">
      <w:pPr>
        <w:shd w:val="clear" w:color="auto" w:fill="FFFFFF" w:themeFill="background1"/>
      </w:pPr>
      <w:r w:rsidRPr="00D541E8">
        <w:t>Cambridge, MA 02139</w:t>
      </w:r>
      <w:r w:rsidRPr="00D541E8">
        <w:tab/>
      </w:r>
      <w:r w:rsidRPr="00D541E8">
        <w:tab/>
      </w:r>
      <w:r w:rsidRPr="00D541E8">
        <w:tab/>
      </w:r>
      <w:r w:rsidRPr="00D541E8">
        <w:tab/>
      </w:r>
      <w:r w:rsidRPr="00D541E8">
        <w:tab/>
      </w:r>
      <w:r w:rsidR="009C63E8" w:rsidRPr="00D541E8">
        <w:t xml:space="preserve"> </w:t>
      </w:r>
    </w:p>
    <w:p w14:paraId="07CE5592" w14:textId="77777777" w:rsidR="002209EE" w:rsidRPr="00D541E8" w:rsidRDefault="002209EE" w:rsidP="002C71AA">
      <w:pPr>
        <w:shd w:val="clear" w:color="auto" w:fill="FFFFFF" w:themeFill="background1"/>
      </w:pPr>
      <w:r w:rsidRPr="00D541E8">
        <w:t>Education</w:t>
      </w:r>
    </w:p>
    <w:p w14:paraId="11B58481" w14:textId="3C8E9E91" w:rsidR="002209EE" w:rsidRPr="00D541E8" w:rsidRDefault="002209EE" w:rsidP="002C71AA">
      <w:pPr>
        <w:shd w:val="clear" w:color="auto" w:fill="FFFFFF" w:themeFill="background1"/>
      </w:pPr>
      <w:r w:rsidRPr="00D541E8">
        <w:t xml:space="preserve">HARVARD UNIVERSITY </w:t>
      </w:r>
      <w:r w:rsidRPr="00D541E8">
        <w:tab/>
      </w:r>
      <w:r w:rsidRPr="00D541E8">
        <w:tab/>
      </w:r>
      <w:r w:rsidRPr="00D541E8">
        <w:tab/>
      </w:r>
      <w:r w:rsidRPr="00D541E8">
        <w:tab/>
      </w:r>
      <w:r w:rsidR="009C63E8" w:rsidRPr="00D541E8">
        <w:t xml:space="preserve">                       </w:t>
      </w:r>
      <w:r w:rsidRPr="00D541E8">
        <w:t>Cambridge, MA</w:t>
      </w:r>
    </w:p>
    <w:p w14:paraId="7BA900C2" w14:textId="5BEA8B27" w:rsidR="002209EE" w:rsidRPr="00D541E8" w:rsidRDefault="002209EE" w:rsidP="002C71AA">
      <w:pPr>
        <w:shd w:val="clear" w:color="auto" w:fill="FFFFFF" w:themeFill="background1"/>
      </w:pPr>
      <w:r w:rsidRPr="00D541E8">
        <w:t xml:space="preserve">GPA: 4.00; Clinical Science Ph.D. Student </w:t>
      </w:r>
      <w:r w:rsidRPr="00D541E8">
        <w:tab/>
      </w:r>
      <w:r w:rsidRPr="00D541E8">
        <w:tab/>
      </w:r>
      <w:r w:rsidRPr="00D541E8">
        <w:tab/>
      </w:r>
      <w:r w:rsidR="009C63E8" w:rsidRPr="00D541E8">
        <w:t xml:space="preserve">    </w:t>
      </w:r>
      <w:r w:rsidRPr="00D541E8">
        <w:t>Expected Graduation: May, 2026</w:t>
      </w:r>
    </w:p>
    <w:p w14:paraId="1D8EFFA6" w14:textId="77777777" w:rsidR="002209EE" w:rsidRPr="00D541E8" w:rsidRDefault="002209EE" w:rsidP="002C71AA">
      <w:pPr>
        <w:shd w:val="clear" w:color="auto" w:fill="FFFFFF" w:themeFill="background1"/>
      </w:pPr>
      <w:r w:rsidRPr="00D541E8">
        <w:t>Harvard Laboratory for Youth Mental Health</w:t>
      </w:r>
    </w:p>
    <w:p w14:paraId="11F24FCF" w14:textId="77777777" w:rsidR="002209EE" w:rsidRPr="00D541E8" w:rsidRDefault="002209EE" w:rsidP="002C71AA">
      <w:pPr>
        <w:shd w:val="clear" w:color="auto" w:fill="FFFFFF" w:themeFill="background1"/>
      </w:pPr>
      <w:r w:rsidRPr="00D541E8">
        <w:t>Advisor: John Weisz, ABPP, Ph.D.</w:t>
      </w:r>
    </w:p>
    <w:p w14:paraId="17EC7D23" w14:textId="36478DE7" w:rsidR="002209EE" w:rsidRPr="00D541E8" w:rsidRDefault="002209EE" w:rsidP="002C71AA">
      <w:pPr>
        <w:shd w:val="clear" w:color="auto" w:fill="FFFFFF" w:themeFill="background1"/>
      </w:pPr>
      <w:r w:rsidRPr="00D541E8">
        <w:t xml:space="preserve">HARVARD UNIVERSITY </w:t>
      </w:r>
      <w:r w:rsidRPr="00D541E8">
        <w:tab/>
      </w:r>
      <w:r w:rsidRPr="00D541E8">
        <w:tab/>
      </w:r>
      <w:r w:rsidRPr="00D541E8">
        <w:tab/>
      </w:r>
      <w:r w:rsidRPr="00D541E8">
        <w:tab/>
      </w:r>
      <w:r w:rsidR="009C63E8" w:rsidRPr="00D541E8">
        <w:t xml:space="preserve">    </w:t>
      </w:r>
      <w:r w:rsidRPr="00D541E8">
        <w:t xml:space="preserve"> </w:t>
      </w:r>
      <w:r w:rsidRPr="00D541E8">
        <w:tab/>
      </w:r>
      <w:r w:rsidRPr="00D541E8">
        <w:tab/>
      </w:r>
      <w:r w:rsidR="009C63E8" w:rsidRPr="00D541E8">
        <w:t xml:space="preserve">           </w:t>
      </w:r>
      <w:r w:rsidRPr="00D541E8">
        <w:t xml:space="preserve"> Cambridge, MA</w:t>
      </w:r>
    </w:p>
    <w:p w14:paraId="66895F62" w14:textId="75E20A86" w:rsidR="002209EE" w:rsidRPr="00D541E8" w:rsidRDefault="002209EE" w:rsidP="002C71AA">
      <w:pPr>
        <w:shd w:val="clear" w:color="auto" w:fill="FFFFFF" w:themeFill="background1"/>
      </w:pPr>
      <w:r w:rsidRPr="00D541E8">
        <w:t>GPA: 3.97; A.B., Psychology, Global Health and Health Policy, Spanish.</w:t>
      </w:r>
      <w:r w:rsidR="009C63E8" w:rsidRPr="00D541E8">
        <w:t xml:space="preserve">            </w:t>
      </w:r>
      <w:r w:rsidRPr="00D541E8">
        <w:t>March, 2020</w:t>
      </w:r>
    </w:p>
    <w:p w14:paraId="3F1D313B" w14:textId="77777777" w:rsidR="002209EE" w:rsidRPr="00D541E8" w:rsidRDefault="002209EE" w:rsidP="002C71AA">
      <w:pPr>
        <w:shd w:val="clear" w:color="auto" w:fill="FFFFFF" w:themeFill="background1"/>
      </w:pPr>
      <w:r w:rsidRPr="00D541E8">
        <w:t>John Harvard Scholar; awarded to top 5% of graduating class</w:t>
      </w:r>
    </w:p>
    <w:p w14:paraId="5DF67D39" w14:textId="77777777" w:rsidR="002209EE" w:rsidRPr="00D541E8" w:rsidRDefault="002209EE" w:rsidP="002C71AA">
      <w:pPr>
        <w:shd w:val="clear" w:color="auto" w:fill="FFFFFF" w:themeFill="background1"/>
      </w:pPr>
      <w:r w:rsidRPr="00D541E8">
        <w:t>Phi Beta Kappa, early inductee</w:t>
      </w:r>
    </w:p>
    <w:p w14:paraId="542ED6E9" w14:textId="77777777" w:rsidR="002209EE" w:rsidRPr="00D541E8" w:rsidRDefault="002209EE" w:rsidP="002C71AA">
      <w:pPr>
        <w:shd w:val="clear" w:color="auto" w:fill="FFFFFF" w:themeFill="background1"/>
      </w:pPr>
      <w:r w:rsidRPr="00D541E8">
        <w:t>Honors and Awards</w:t>
      </w:r>
    </w:p>
    <w:p w14:paraId="23F7955E" w14:textId="38943224" w:rsidR="002209EE" w:rsidRPr="00D541E8" w:rsidRDefault="002209EE" w:rsidP="002C71AA">
      <w:pPr>
        <w:shd w:val="clear" w:color="auto" w:fill="FFFFFF" w:themeFill="background1"/>
      </w:pPr>
      <w:r w:rsidRPr="00D541E8">
        <w:t>Karen Stone Fellowship ($39,000)</w:t>
      </w:r>
      <w:r w:rsidR="009C63E8" w:rsidRPr="00D541E8">
        <w:t xml:space="preserve">                                         </w:t>
      </w:r>
      <w:r w:rsidRPr="00D541E8">
        <w:t xml:space="preserve"> 2020-2023</w:t>
      </w:r>
    </w:p>
    <w:p w14:paraId="6C2A0020" w14:textId="77777777" w:rsidR="002209EE" w:rsidRPr="00D541E8" w:rsidRDefault="002209EE" w:rsidP="002C71AA">
      <w:pPr>
        <w:shd w:val="clear" w:color="auto" w:fill="FFFFFF" w:themeFill="background1"/>
      </w:pPr>
      <w:r w:rsidRPr="00D541E8">
        <w:t xml:space="preserve">Fellowship awarded to one student annually by the Harvard clinical psychology faculty based on high potential for an independent research career. </w:t>
      </w:r>
    </w:p>
    <w:p w14:paraId="2253C8AF" w14:textId="5A9153CB" w:rsidR="002209EE" w:rsidRPr="00D541E8" w:rsidRDefault="002209EE" w:rsidP="002C71AA">
      <w:pPr>
        <w:shd w:val="clear" w:color="auto" w:fill="FFFFFF" w:themeFill="background1"/>
      </w:pPr>
      <w:r w:rsidRPr="00D541E8">
        <w:t>Finalist: Harvard Innovation Lab President’s Innovation Challenge</w:t>
      </w:r>
      <w:r w:rsidRPr="00D541E8">
        <w:tab/>
      </w:r>
      <w:r w:rsidRPr="00D541E8">
        <w:tab/>
      </w:r>
      <w:r w:rsidR="009C63E8" w:rsidRPr="00D541E8">
        <w:t xml:space="preserve">   </w:t>
      </w:r>
      <w:r w:rsidRPr="00D541E8">
        <w:t xml:space="preserve"> May, 2021</w:t>
      </w:r>
    </w:p>
    <w:p w14:paraId="03469B33" w14:textId="77777777" w:rsidR="002209EE" w:rsidRPr="00D541E8" w:rsidRDefault="002209EE" w:rsidP="002C71AA">
      <w:pPr>
        <w:shd w:val="clear" w:color="auto" w:fill="FFFFFF" w:themeFill="background1"/>
      </w:pPr>
      <w:r w:rsidRPr="00D541E8">
        <w:t xml:space="preserve">Selected as top 5 among hundreds of Harvard start-ups to compete at live pitch event for $75k </w:t>
      </w:r>
    </w:p>
    <w:p w14:paraId="46BC9ACA" w14:textId="6EA33837" w:rsidR="002209EE" w:rsidRPr="00D541E8" w:rsidRDefault="002209EE" w:rsidP="002C71AA">
      <w:pPr>
        <w:shd w:val="clear" w:color="auto" w:fill="FFFFFF" w:themeFill="background1"/>
      </w:pPr>
      <w:r w:rsidRPr="00D541E8">
        <w:t xml:space="preserve">ABCT Student Travel Award ($500) </w:t>
      </w:r>
      <w:r w:rsidRPr="00D541E8">
        <w:tab/>
      </w:r>
      <w:r w:rsidRPr="00D541E8">
        <w:tab/>
      </w:r>
      <w:r w:rsidRPr="00D541E8">
        <w:tab/>
      </w:r>
      <w:r w:rsidR="009C63E8" w:rsidRPr="00D541E8">
        <w:t xml:space="preserve">                  </w:t>
      </w:r>
      <w:r w:rsidRPr="00D541E8">
        <w:t>October, 2020</w:t>
      </w:r>
    </w:p>
    <w:p w14:paraId="4C8B181E" w14:textId="77777777" w:rsidR="002209EE" w:rsidRPr="00D541E8" w:rsidRDefault="002209EE" w:rsidP="002C71AA">
      <w:pPr>
        <w:shd w:val="clear" w:color="auto" w:fill="FFFFFF" w:themeFill="background1"/>
      </w:pPr>
      <w:r w:rsidRPr="00D541E8">
        <w:t xml:space="preserve">Awarded to one student attending the Association for Behavioral and Cognitive Therapies conference each year; “highly competitive” award based on demonstrated innovation, independence, and initiative </w:t>
      </w:r>
    </w:p>
    <w:p w14:paraId="0F29147D" w14:textId="4D312AE1" w:rsidR="002209EE" w:rsidRPr="00D541E8" w:rsidRDefault="002209EE" w:rsidP="002C71AA">
      <w:pPr>
        <w:shd w:val="clear" w:color="auto" w:fill="FFFFFF" w:themeFill="background1"/>
      </w:pPr>
      <w:r w:rsidRPr="00D541E8">
        <w:t>SSCP Student Poster Competition Winner ($200)</w:t>
      </w:r>
      <w:r w:rsidRPr="00D541E8">
        <w:tab/>
      </w:r>
      <w:r w:rsidRPr="00D541E8">
        <w:tab/>
      </w:r>
      <w:r w:rsidRPr="00D541E8">
        <w:tab/>
      </w:r>
      <w:r w:rsidR="009C63E8" w:rsidRPr="00D541E8">
        <w:t xml:space="preserve">               </w:t>
      </w:r>
      <w:r w:rsidRPr="00D541E8">
        <w:t>May, 2020</w:t>
      </w:r>
    </w:p>
    <w:p w14:paraId="3603ADDE" w14:textId="77777777" w:rsidR="002209EE" w:rsidRPr="00D541E8" w:rsidRDefault="002209EE" w:rsidP="002C71AA">
      <w:pPr>
        <w:shd w:val="clear" w:color="auto" w:fill="FFFFFF" w:themeFill="background1"/>
      </w:pPr>
      <w:r w:rsidRPr="00D541E8">
        <w:t>Awarded by the Society for a Science of Clinical Psychology for outstanding student poster in clinical psychology</w:t>
      </w:r>
    </w:p>
    <w:p w14:paraId="4631E8CD" w14:textId="778972C3" w:rsidR="002209EE" w:rsidRPr="00D541E8" w:rsidRDefault="002209EE" w:rsidP="002C71AA">
      <w:pPr>
        <w:shd w:val="clear" w:color="auto" w:fill="FFFFFF" w:themeFill="background1"/>
      </w:pPr>
      <w:r w:rsidRPr="00D541E8">
        <w:t>APA SCCAP Div. 53 Student Achievement Award in Research ($1,000)</w:t>
      </w:r>
      <w:r w:rsidRPr="00D541E8">
        <w:tab/>
      </w:r>
      <w:r w:rsidRPr="00D541E8">
        <w:tab/>
      </w:r>
      <w:r w:rsidR="009C63E8" w:rsidRPr="00D541E8">
        <w:t xml:space="preserve">   </w:t>
      </w:r>
      <w:r w:rsidRPr="00D541E8">
        <w:t>May, 2020</w:t>
      </w:r>
    </w:p>
    <w:p w14:paraId="03BCE16F" w14:textId="77777777" w:rsidR="002209EE" w:rsidRPr="00D541E8" w:rsidRDefault="002209EE" w:rsidP="002C71AA">
      <w:pPr>
        <w:shd w:val="clear" w:color="auto" w:fill="FFFFFF" w:themeFill="background1"/>
      </w:pPr>
      <w:r w:rsidRPr="00D541E8">
        <w:t>Awarded by the APA Society of Clinical Child and Adolescent Psychology for outstanding student achievement in youth clinical psychology research</w:t>
      </w:r>
    </w:p>
    <w:p w14:paraId="00211474" w14:textId="0E5AC639" w:rsidR="002209EE" w:rsidRPr="00D541E8" w:rsidRDefault="002209EE" w:rsidP="002C71AA">
      <w:pPr>
        <w:shd w:val="clear" w:color="auto" w:fill="FFFFFF" w:themeFill="background1"/>
      </w:pPr>
      <w:r w:rsidRPr="00D541E8">
        <w:t xml:space="preserve">Phi Beta Kappa, Early Inductee </w:t>
      </w:r>
      <w:r w:rsidRPr="00D541E8">
        <w:tab/>
      </w:r>
      <w:r w:rsidRPr="00D541E8">
        <w:tab/>
      </w:r>
      <w:r w:rsidRPr="00D541E8">
        <w:tab/>
      </w:r>
      <w:r w:rsidRPr="00D541E8">
        <w:tab/>
      </w:r>
      <w:r w:rsidR="009C63E8" w:rsidRPr="00D541E8">
        <w:t xml:space="preserve">                </w:t>
      </w:r>
      <w:r w:rsidRPr="00D541E8">
        <w:t>November, 2019</w:t>
      </w:r>
      <w:r w:rsidRPr="00D541E8">
        <w:tab/>
      </w:r>
    </w:p>
    <w:p w14:paraId="101A514D" w14:textId="77777777" w:rsidR="002209EE" w:rsidRPr="00D541E8" w:rsidRDefault="002209EE" w:rsidP="002C71AA">
      <w:pPr>
        <w:shd w:val="clear" w:color="auto" w:fill="FFFFFF" w:themeFill="background1"/>
      </w:pPr>
      <w:r w:rsidRPr="00D541E8">
        <w:t>Elected based on outstanding GPA, intellectual depth and breadth of coursework, and faculty recommendation</w:t>
      </w:r>
    </w:p>
    <w:p w14:paraId="5CADC26D" w14:textId="15852A91" w:rsidR="002209EE" w:rsidRPr="00D541E8" w:rsidRDefault="002209EE" w:rsidP="002C71AA">
      <w:pPr>
        <w:shd w:val="clear" w:color="auto" w:fill="FFFFFF" w:themeFill="background1"/>
      </w:pPr>
      <w:r w:rsidRPr="00D541E8">
        <w:t>APA SCCAP Division 53 Student Poster Award ($200)</w:t>
      </w:r>
      <w:r w:rsidRPr="00D541E8">
        <w:tab/>
      </w:r>
      <w:r w:rsidRPr="00D541E8">
        <w:tab/>
      </w:r>
      <w:r w:rsidRPr="00D541E8">
        <w:tab/>
      </w:r>
      <w:r w:rsidR="009C63E8" w:rsidRPr="00D541E8">
        <w:t xml:space="preserve">       </w:t>
      </w:r>
      <w:r w:rsidRPr="00D541E8">
        <w:t>August, 2018</w:t>
      </w:r>
    </w:p>
    <w:p w14:paraId="1108B470" w14:textId="77777777" w:rsidR="002209EE" w:rsidRPr="00D541E8" w:rsidRDefault="002209EE" w:rsidP="002C71AA">
      <w:pPr>
        <w:shd w:val="clear" w:color="auto" w:fill="FFFFFF" w:themeFill="background1"/>
      </w:pPr>
      <w:r w:rsidRPr="00D541E8">
        <w:t>First author poster on the relationship between depressive symptoms and academic performance selected as best undergraduate poster</w:t>
      </w:r>
    </w:p>
    <w:p w14:paraId="15FED467" w14:textId="654A0B6B" w:rsidR="002209EE" w:rsidRPr="00D541E8" w:rsidRDefault="002209EE" w:rsidP="002C71AA">
      <w:pPr>
        <w:shd w:val="clear" w:color="auto" w:fill="FFFFFF" w:themeFill="background1"/>
      </w:pPr>
      <w:r w:rsidRPr="00D541E8">
        <w:t>APS Student Volunteer Award ($400)</w:t>
      </w:r>
      <w:r w:rsidRPr="00D541E8">
        <w:tab/>
      </w:r>
      <w:r w:rsidRPr="00D541E8">
        <w:tab/>
      </w:r>
      <w:r w:rsidRPr="00D541E8">
        <w:tab/>
      </w:r>
      <w:r w:rsidRPr="00D541E8">
        <w:tab/>
      </w:r>
      <w:r w:rsidRPr="00D541E8">
        <w:tab/>
      </w:r>
      <w:r w:rsidR="009C63E8" w:rsidRPr="00D541E8">
        <w:t xml:space="preserve">         </w:t>
      </w:r>
      <w:r w:rsidRPr="00D541E8">
        <w:t xml:space="preserve"> May, 2018</w:t>
      </w:r>
    </w:p>
    <w:p w14:paraId="6C27313B" w14:textId="77777777" w:rsidR="002209EE" w:rsidRPr="00D541E8" w:rsidRDefault="002209EE" w:rsidP="002C71AA">
      <w:pPr>
        <w:shd w:val="clear" w:color="auto" w:fill="FFFFFF" w:themeFill="background1"/>
      </w:pPr>
      <w:r w:rsidRPr="00D541E8">
        <w:t>For travel to the Association for Psychological Science Conference</w:t>
      </w:r>
    </w:p>
    <w:p w14:paraId="36989F04" w14:textId="77777777" w:rsidR="002209EE" w:rsidRPr="00D541E8" w:rsidRDefault="002209EE" w:rsidP="002C71AA">
      <w:pPr>
        <w:shd w:val="clear" w:color="auto" w:fill="FFFFFF" w:themeFill="background1"/>
      </w:pPr>
      <w:r w:rsidRPr="00D541E8">
        <w:t>Research Grants and Fellowships</w:t>
      </w:r>
    </w:p>
    <w:p w14:paraId="18193C97" w14:textId="68C7F821" w:rsidR="002209EE" w:rsidRPr="00D541E8" w:rsidRDefault="002209EE" w:rsidP="002C71AA">
      <w:pPr>
        <w:shd w:val="clear" w:color="auto" w:fill="FFFFFF" w:themeFill="background1"/>
      </w:pPr>
      <w:r w:rsidRPr="00D541E8">
        <w:t>Templeton World Charity Foundation ($995,474)</w:t>
      </w:r>
      <w:r w:rsidRPr="00D541E8">
        <w:tab/>
      </w:r>
      <w:r w:rsidRPr="00D541E8">
        <w:tab/>
      </w:r>
      <w:r w:rsidRPr="00D541E8">
        <w:tab/>
      </w:r>
      <w:r w:rsidRPr="00D541E8">
        <w:tab/>
      </w:r>
      <w:r w:rsidR="009C63E8" w:rsidRPr="00D541E8">
        <w:t xml:space="preserve">    </w:t>
      </w:r>
      <w:r w:rsidRPr="00D541E8">
        <w:t>September, 2021</w:t>
      </w:r>
    </w:p>
    <w:p w14:paraId="1B36220F" w14:textId="77777777" w:rsidR="002209EE" w:rsidRPr="00D541E8" w:rsidRDefault="002209EE" w:rsidP="002C71AA">
      <w:pPr>
        <w:shd w:val="clear" w:color="auto" w:fill="FFFFFF" w:themeFill="background1"/>
      </w:pPr>
      <w:r w:rsidRPr="00D541E8">
        <w:t>Co-PI on “Long-term health outcomes and dissemination strategies for adolescent character strength interventions”</w:t>
      </w:r>
    </w:p>
    <w:p w14:paraId="06C54B94" w14:textId="55545354" w:rsidR="002209EE" w:rsidRPr="00D541E8" w:rsidRDefault="002209EE" w:rsidP="002C71AA">
      <w:pPr>
        <w:shd w:val="clear" w:color="auto" w:fill="FFFFFF" w:themeFill="background1"/>
      </w:pPr>
      <w:r w:rsidRPr="00D541E8">
        <w:t>APA Div. 29 Charles J. Gelso, Ph.D., Psychotherapy Research Grant ($5,000)</w:t>
      </w:r>
      <w:r w:rsidR="009C63E8" w:rsidRPr="00D541E8">
        <w:t xml:space="preserve">    </w:t>
      </w:r>
      <w:r w:rsidRPr="00D541E8">
        <w:t xml:space="preserve"> June, 2021</w:t>
      </w:r>
    </w:p>
    <w:p w14:paraId="59F13419" w14:textId="77777777" w:rsidR="002209EE" w:rsidRPr="00D541E8" w:rsidRDefault="002209EE" w:rsidP="002C71AA">
      <w:pPr>
        <w:shd w:val="clear" w:color="auto" w:fill="FFFFFF" w:themeFill="background1"/>
      </w:pPr>
      <w:r w:rsidRPr="00D541E8">
        <w:t>PI on proposal "Analyzing the Role of Individual Treatment Modules in Predicting Youth Psychotherapy Outcomes" selected for competitive funding</w:t>
      </w:r>
    </w:p>
    <w:p w14:paraId="156879ED" w14:textId="68CD4036" w:rsidR="002209EE" w:rsidRPr="00D541E8" w:rsidRDefault="002209EE" w:rsidP="002C71AA">
      <w:pPr>
        <w:shd w:val="clear" w:color="auto" w:fill="FFFFFF" w:themeFill="background1"/>
      </w:pPr>
      <w:r w:rsidRPr="00D541E8">
        <w:t>COVID Era Virtual Care for Youth Mental Health in Ontario ($118,000)</w:t>
      </w:r>
      <w:r w:rsidRPr="00D541E8">
        <w:tab/>
      </w:r>
      <w:r w:rsidR="009C63E8" w:rsidRPr="00D541E8">
        <w:t xml:space="preserve"> </w:t>
      </w:r>
      <w:r w:rsidRPr="00D541E8">
        <w:t>August, 2020</w:t>
      </w:r>
    </w:p>
    <w:p w14:paraId="641A4094" w14:textId="77777777" w:rsidR="002209EE" w:rsidRPr="00D541E8" w:rsidRDefault="002209EE" w:rsidP="002C71AA">
      <w:pPr>
        <w:shd w:val="clear" w:color="auto" w:fill="FFFFFF" w:themeFill="background1"/>
      </w:pPr>
      <w:r w:rsidRPr="00D541E8">
        <w:t>Co-investigator on a project designing and delivering virtual psychotherapy to students across Ontario (PI: Professor John Weisz)</w:t>
      </w:r>
    </w:p>
    <w:p w14:paraId="5E2C528B" w14:textId="46C22396" w:rsidR="002209EE" w:rsidRPr="00D541E8" w:rsidRDefault="002209EE" w:rsidP="002C71AA">
      <w:pPr>
        <w:shd w:val="clear" w:color="auto" w:fill="FFFFFF" w:themeFill="background1"/>
      </w:pPr>
      <w:r w:rsidRPr="00D541E8">
        <w:t>Spark Grant ($5,000)</w:t>
      </w:r>
      <w:r w:rsidRPr="00D541E8">
        <w:tab/>
      </w:r>
      <w:r w:rsidRPr="00D541E8">
        <w:tab/>
      </w:r>
      <w:r w:rsidRPr="00D541E8">
        <w:tab/>
      </w:r>
      <w:r w:rsidRPr="00D541E8">
        <w:tab/>
      </w:r>
      <w:r w:rsidR="009C63E8" w:rsidRPr="00D541E8">
        <w:t xml:space="preserve">              </w:t>
      </w:r>
      <w:r w:rsidRPr="00D541E8">
        <w:tab/>
      </w:r>
      <w:r w:rsidRPr="00D541E8">
        <w:tab/>
      </w:r>
      <w:r w:rsidR="009C63E8" w:rsidRPr="00D541E8">
        <w:t xml:space="preserve">         </w:t>
      </w:r>
      <w:r w:rsidRPr="00D541E8">
        <w:t xml:space="preserve"> July, 2020</w:t>
      </w:r>
    </w:p>
    <w:p w14:paraId="65678419" w14:textId="77777777" w:rsidR="002209EE" w:rsidRPr="00D541E8" w:rsidRDefault="002209EE" w:rsidP="002C71AA">
      <w:pPr>
        <w:shd w:val="clear" w:color="auto" w:fill="FFFFFF" w:themeFill="background1"/>
      </w:pPr>
      <w:r w:rsidRPr="00D541E8">
        <w:t>PI on award from the Harvard Innovation Lab to support the Shamiri Institute virtual training development and evaluation</w:t>
      </w:r>
    </w:p>
    <w:p w14:paraId="4F43989C" w14:textId="3EBDA13B" w:rsidR="002209EE" w:rsidRPr="00D541E8" w:rsidRDefault="002209EE" w:rsidP="002C71AA">
      <w:pPr>
        <w:shd w:val="clear" w:color="auto" w:fill="FFFFFF" w:themeFill="background1"/>
      </w:pPr>
      <w:r w:rsidRPr="00D541E8">
        <w:t>Social Impact Fellowship ($20,000)</w:t>
      </w:r>
      <w:r w:rsidRPr="00D541E8">
        <w:tab/>
      </w:r>
      <w:r w:rsidRPr="00D541E8">
        <w:tab/>
      </w:r>
      <w:r w:rsidRPr="00D541E8">
        <w:tab/>
      </w:r>
      <w:r w:rsidRPr="00D541E8">
        <w:tab/>
      </w:r>
      <w:r w:rsidRPr="00D541E8">
        <w:tab/>
      </w:r>
      <w:r w:rsidRPr="00D541E8">
        <w:tab/>
      </w:r>
      <w:r w:rsidR="009C63E8" w:rsidRPr="00D541E8">
        <w:t xml:space="preserve">         </w:t>
      </w:r>
      <w:r w:rsidRPr="00D541E8">
        <w:t>June, 2020</w:t>
      </w:r>
    </w:p>
    <w:p w14:paraId="6F42773B" w14:textId="77777777" w:rsidR="002209EE" w:rsidRPr="00D541E8" w:rsidRDefault="002209EE" w:rsidP="002C71AA">
      <w:pPr>
        <w:shd w:val="clear" w:color="auto" w:fill="FFFFFF" w:themeFill="background1"/>
      </w:pPr>
      <w:r w:rsidRPr="00D541E8">
        <w:t>PI on award from the Harvard Innovation Lab to support the Shamiri Institute in training lay-providers in Kenya to deliver the Shamiri Intervention</w:t>
      </w:r>
    </w:p>
    <w:p w14:paraId="63E4F51D" w14:textId="7B345A2E" w:rsidR="002209EE" w:rsidRPr="00D541E8" w:rsidRDefault="002209EE" w:rsidP="002C71AA">
      <w:pPr>
        <w:shd w:val="clear" w:color="auto" w:fill="FFFFFF" w:themeFill="background1"/>
      </w:pPr>
      <w:r w:rsidRPr="00D541E8">
        <w:t>Templeton World Charity Foundation ($234,000)</w:t>
      </w:r>
      <w:r w:rsidR="009C63E8" w:rsidRPr="00D541E8">
        <w:t xml:space="preserve">                          </w:t>
      </w:r>
      <w:r w:rsidRPr="00D541E8">
        <w:t xml:space="preserve"> March, 2020</w:t>
      </w:r>
      <w:r w:rsidR="009C63E8" w:rsidRPr="00D541E8">
        <w:t xml:space="preserve">                                     </w:t>
      </w:r>
      <w:r w:rsidRPr="00D541E8">
        <w:t xml:space="preserve"> Scientific Sub-Director on grant awarded for RCT research project dismantling the Shamiri Intervention (PIs: Dr. Christine Wasanga, Dr. John Weisz)</w:t>
      </w:r>
    </w:p>
    <w:p w14:paraId="619C3BEA" w14:textId="038B34F8" w:rsidR="002209EE" w:rsidRPr="00D541E8" w:rsidRDefault="002209EE" w:rsidP="002C71AA">
      <w:pPr>
        <w:shd w:val="clear" w:color="auto" w:fill="FFFFFF" w:themeFill="background1"/>
      </w:pPr>
      <w:r w:rsidRPr="00D541E8">
        <w:t>Science Education Office Travel Grant ($800)</w:t>
      </w:r>
      <w:r w:rsidR="009C63E8" w:rsidRPr="00D541E8">
        <w:t xml:space="preserve">      </w:t>
      </w:r>
      <w:r w:rsidRPr="00D541E8">
        <w:tab/>
      </w:r>
      <w:r w:rsidRPr="00D541E8">
        <w:tab/>
      </w:r>
      <w:r w:rsidRPr="00D541E8">
        <w:tab/>
      </w:r>
      <w:r w:rsidRPr="00D541E8">
        <w:tab/>
        <w:t>October, 2019</w:t>
      </w:r>
    </w:p>
    <w:p w14:paraId="41B36CCE" w14:textId="77777777" w:rsidR="002209EE" w:rsidRPr="00D541E8" w:rsidRDefault="002209EE" w:rsidP="002C71AA">
      <w:pPr>
        <w:shd w:val="clear" w:color="auto" w:fill="FFFFFF" w:themeFill="background1"/>
      </w:pPr>
      <w:r w:rsidRPr="00D541E8">
        <w:t>For presentation at the Association for Behavioral and Cognitive Therapies conference in Atlanta, GA</w:t>
      </w:r>
    </w:p>
    <w:p w14:paraId="1B61EAC9" w14:textId="40BC3E77" w:rsidR="002209EE" w:rsidRPr="00D541E8" w:rsidRDefault="002209EE" w:rsidP="002C71AA">
      <w:pPr>
        <w:shd w:val="clear" w:color="auto" w:fill="FFFFFF" w:themeFill="background1"/>
      </w:pPr>
      <w:r w:rsidRPr="00D541E8">
        <w:t>Harvard College Research Program Grant ($900)</w:t>
      </w:r>
      <w:r w:rsidR="009C63E8" w:rsidRPr="00D541E8">
        <w:t xml:space="preserve">      </w:t>
      </w:r>
      <w:r w:rsidRPr="00D541E8">
        <w:tab/>
      </w:r>
      <w:r w:rsidRPr="00D541E8">
        <w:tab/>
      </w:r>
      <w:r w:rsidRPr="00D541E8">
        <w:tab/>
      </w:r>
      <w:r w:rsidRPr="00D541E8">
        <w:tab/>
        <w:t>October, 2019</w:t>
      </w:r>
    </w:p>
    <w:p w14:paraId="1678F398" w14:textId="77777777" w:rsidR="002209EE" w:rsidRPr="00D541E8" w:rsidRDefault="002209EE" w:rsidP="002C71AA">
      <w:pPr>
        <w:shd w:val="clear" w:color="auto" w:fill="FFFFFF" w:themeFill="background1"/>
      </w:pPr>
      <w:r w:rsidRPr="00D541E8">
        <w:t>For a pilot trial of a purpose intervention for adolescents</w:t>
      </w:r>
    </w:p>
    <w:p w14:paraId="3925C824" w14:textId="5458C888" w:rsidR="002209EE" w:rsidRPr="00D541E8" w:rsidRDefault="002209EE" w:rsidP="002C71AA">
      <w:pPr>
        <w:shd w:val="clear" w:color="auto" w:fill="FFFFFF" w:themeFill="background1"/>
      </w:pPr>
      <w:r w:rsidRPr="00D541E8">
        <w:t>Weissman International Program Fellowship ($6,000)</w:t>
      </w:r>
      <w:r w:rsidRPr="00D541E8">
        <w:tab/>
      </w:r>
      <w:r w:rsidR="009C63E8" w:rsidRPr="00D541E8">
        <w:t xml:space="preserve">   </w:t>
      </w:r>
      <w:r w:rsidRPr="00D541E8">
        <w:t xml:space="preserve"> </w:t>
      </w:r>
      <w:r w:rsidRPr="00D541E8">
        <w:tab/>
      </w:r>
      <w:r w:rsidRPr="00D541E8">
        <w:tab/>
      </w:r>
      <w:r w:rsidRPr="00D541E8">
        <w:tab/>
      </w:r>
      <w:r w:rsidR="009C63E8" w:rsidRPr="00D541E8">
        <w:t xml:space="preserve">   </w:t>
      </w:r>
      <w:r w:rsidRPr="00D541E8">
        <w:t>May, 2019</w:t>
      </w:r>
    </w:p>
    <w:p w14:paraId="797BD036" w14:textId="77777777" w:rsidR="002209EE" w:rsidRPr="00D541E8" w:rsidRDefault="002209EE" w:rsidP="002C71AA">
      <w:pPr>
        <w:shd w:val="clear" w:color="auto" w:fill="FFFFFF" w:themeFill="background1"/>
      </w:pPr>
      <w:r w:rsidRPr="00D541E8">
        <w:t xml:space="preserve">For two months travel and research in Kenya, working on an RCT with Kenyan adolescents </w:t>
      </w:r>
    </w:p>
    <w:p w14:paraId="1DEF9E3B" w14:textId="1289E4B1" w:rsidR="002209EE" w:rsidRPr="00D541E8" w:rsidRDefault="002209EE" w:rsidP="002C71AA">
      <w:pPr>
        <w:shd w:val="clear" w:color="auto" w:fill="FFFFFF" w:themeFill="background1"/>
      </w:pPr>
      <w:r w:rsidRPr="00D541E8">
        <w:t>Harvard College Research Program Grant ($1,000)</w:t>
      </w:r>
      <w:r w:rsidR="009C63E8" w:rsidRPr="00D541E8">
        <w:t xml:space="preserve">      </w:t>
      </w:r>
      <w:r w:rsidRPr="00D541E8">
        <w:tab/>
      </w:r>
      <w:r w:rsidRPr="00D541E8">
        <w:tab/>
      </w:r>
      <w:r w:rsidR="009C63E8" w:rsidRPr="00D541E8">
        <w:t xml:space="preserve">      </w:t>
      </w:r>
      <w:r w:rsidRPr="00D541E8">
        <w:t>October, 2018</w:t>
      </w:r>
    </w:p>
    <w:p w14:paraId="0C960598" w14:textId="77777777" w:rsidR="002209EE" w:rsidRPr="00D541E8" w:rsidRDefault="002209EE" w:rsidP="002C71AA">
      <w:pPr>
        <w:shd w:val="clear" w:color="auto" w:fill="FFFFFF" w:themeFill="background1"/>
      </w:pPr>
      <w:r w:rsidRPr="00D541E8">
        <w:t>For continuing research on mental health and primary care in Santiago, Chile</w:t>
      </w:r>
    </w:p>
    <w:p w14:paraId="7261489F" w14:textId="0A934EED" w:rsidR="002209EE" w:rsidRPr="00D541E8" w:rsidRDefault="002209EE" w:rsidP="002C71AA">
      <w:pPr>
        <w:shd w:val="clear" w:color="auto" w:fill="FFFFFF" w:themeFill="background1"/>
      </w:pPr>
      <w:r w:rsidRPr="00D541E8">
        <w:t>Harvard College Research Program Grant ($1,000)</w:t>
      </w:r>
      <w:r w:rsidR="009C63E8" w:rsidRPr="00D541E8">
        <w:t xml:space="preserve">      </w:t>
      </w:r>
      <w:r w:rsidRPr="00D541E8">
        <w:tab/>
      </w:r>
      <w:r w:rsidRPr="00D541E8">
        <w:tab/>
      </w:r>
      <w:r w:rsidRPr="00D541E8">
        <w:tab/>
      </w:r>
      <w:r w:rsidR="009C63E8" w:rsidRPr="00D541E8">
        <w:t xml:space="preserve">   </w:t>
      </w:r>
      <w:r w:rsidRPr="00D541E8">
        <w:t xml:space="preserve"> May, 2018</w:t>
      </w:r>
    </w:p>
    <w:p w14:paraId="192BE2A4" w14:textId="77777777" w:rsidR="002209EE" w:rsidRPr="00D541E8" w:rsidRDefault="002209EE" w:rsidP="002C71AA">
      <w:pPr>
        <w:shd w:val="clear" w:color="auto" w:fill="FFFFFF" w:themeFill="background1"/>
      </w:pPr>
      <w:r w:rsidRPr="00D541E8">
        <w:t>For travel to the Association for Psychological Science and the American Psychological Association conferences</w:t>
      </w:r>
    </w:p>
    <w:p w14:paraId="43A27031" w14:textId="360B512C" w:rsidR="002209EE" w:rsidRPr="00D541E8" w:rsidRDefault="002209EE" w:rsidP="002C71AA">
      <w:pPr>
        <w:shd w:val="clear" w:color="auto" w:fill="FFFFFF" w:themeFill="background1"/>
      </w:pPr>
      <w:r w:rsidRPr="00D541E8">
        <w:t>Cordeiro Fellowship ($2,215)</w:t>
      </w:r>
      <w:r w:rsidRPr="00D541E8">
        <w:tab/>
      </w:r>
      <w:r w:rsidRPr="00D541E8">
        <w:tab/>
      </w:r>
      <w:r w:rsidRPr="00D541E8">
        <w:tab/>
      </w:r>
      <w:r w:rsidRPr="00D541E8">
        <w:tab/>
      </w:r>
      <w:r w:rsidRPr="00D541E8">
        <w:tab/>
      </w:r>
      <w:r w:rsidRPr="00D541E8">
        <w:tab/>
      </w:r>
      <w:r w:rsidRPr="00D541E8">
        <w:tab/>
      </w:r>
      <w:r w:rsidR="009C63E8" w:rsidRPr="00D541E8">
        <w:t xml:space="preserve">   </w:t>
      </w:r>
      <w:r w:rsidRPr="00D541E8">
        <w:t xml:space="preserve">April, 2018 </w:t>
      </w:r>
    </w:p>
    <w:p w14:paraId="49B6CDA2" w14:textId="77777777" w:rsidR="002209EE" w:rsidRPr="00D541E8" w:rsidRDefault="002209EE" w:rsidP="002C71AA">
      <w:pPr>
        <w:shd w:val="clear" w:color="auto" w:fill="FFFFFF" w:themeFill="background1"/>
      </w:pPr>
      <w:r w:rsidRPr="00D541E8">
        <w:t>Competitive fellowship awarded to undergraduates to perform summer research in global health</w:t>
      </w:r>
    </w:p>
    <w:p w14:paraId="04FBA4C9" w14:textId="77777777" w:rsidR="002209EE" w:rsidRPr="00D541E8" w:rsidRDefault="002209EE" w:rsidP="002C71AA">
      <w:pPr>
        <w:shd w:val="clear" w:color="auto" w:fill="FFFFFF" w:themeFill="background1"/>
      </w:pPr>
      <w:r w:rsidRPr="00D541E8">
        <w:t xml:space="preserve">Conducted research on the barriers and facilitators of mental health treatment in Santiago, Chile, as they relate to evidence-based practices and public healthcare policy; Presented findings </w:t>
      </w:r>
    </w:p>
    <w:p w14:paraId="44ED59D5" w14:textId="0B8723C7" w:rsidR="002209EE" w:rsidRPr="00D541E8" w:rsidRDefault="002209EE" w:rsidP="002C71AA">
      <w:pPr>
        <w:shd w:val="clear" w:color="auto" w:fill="FFFFFF" w:themeFill="background1"/>
      </w:pPr>
      <w:r w:rsidRPr="00D541E8">
        <w:t>BLISS Fellowship ($2,850)</w:t>
      </w:r>
      <w:r w:rsidRPr="00D541E8">
        <w:tab/>
      </w:r>
      <w:r w:rsidRPr="00D541E8">
        <w:tab/>
      </w:r>
      <w:r w:rsidRPr="00D541E8">
        <w:tab/>
      </w:r>
      <w:r w:rsidRPr="00D541E8">
        <w:tab/>
      </w:r>
      <w:r w:rsidRPr="00D541E8">
        <w:tab/>
      </w:r>
      <w:r w:rsidRPr="00D541E8">
        <w:tab/>
      </w:r>
      <w:r w:rsidRPr="00D541E8">
        <w:tab/>
      </w:r>
      <w:r w:rsidRPr="00D541E8">
        <w:tab/>
      </w:r>
      <w:r w:rsidR="009C63E8" w:rsidRPr="00D541E8">
        <w:t xml:space="preserve"> </w:t>
      </w:r>
      <w:r w:rsidRPr="00D541E8">
        <w:t xml:space="preserve"> March, 2018 </w:t>
      </w:r>
    </w:p>
    <w:p w14:paraId="609C1DAA" w14:textId="77777777" w:rsidR="002209EE" w:rsidRPr="00D541E8" w:rsidRDefault="002209EE" w:rsidP="002C71AA">
      <w:pPr>
        <w:shd w:val="clear" w:color="auto" w:fill="FFFFFF" w:themeFill="background1"/>
      </w:pPr>
      <w:r w:rsidRPr="00D541E8">
        <w:t>Competitive fellowship awarded to ~15 undergraduates to perform summer research in social science</w:t>
      </w:r>
    </w:p>
    <w:p w14:paraId="602AE211" w14:textId="77777777" w:rsidR="002209EE" w:rsidRPr="00D541E8" w:rsidRDefault="002209EE" w:rsidP="002C71AA">
      <w:pPr>
        <w:shd w:val="clear" w:color="auto" w:fill="FFFFFF" w:themeFill="background1"/>
      </w:pPr>
      <w:r w:rsidRPr="00D541E8">
        <w:t xml:space="preserve">Assisted with search strategy and screening for a meta-analysis comparing evidence-based psychotherapies to usual care </w:t>
      </w:r>
    </w:p>
    <w:p w14:paraId="682F81D0" w14:textId="34DEB21C" w:rsidR="002209EE" w:rsidRPr="00D541E8" w:rsidRDefault="002209EE" w:rsidP="002C71AA">
      <w:pPr>
        <w:shd w:val="clear" w:color="auto" w:fill="FFFFFF" w:themeFill="background1"/>
      </w:pPr>
      <w:r w:rsidRPr="00D541E8">
        <w:t>Global Health and Health Policy Research Grant ($500)</w:t>
      </w:r>
      <w:r w:rsidRPr="00D541E8">
        <w:tab/>
      </w:r>
      <w:r w:rsidRPr="00D541E8">
        <w:tab/>
      </w:r>
      <w:r w:rsidRPr="00D541E8">
        <w:tab/>
      </w:r>
      <w:r w:rsidR="009C63E8" w:rsidRPr="00D541E8">
        <w:t xml:space="preserve">    </w:t>
      </w:r>
      <w:r w:rsidRPr="00D541E8">
        <w:t>November, 2017</w:t>
      </w:r>
    </w:p>
    <w:p w14:paraId="0193E806" w14:textId="77777777" w:rsidR="002209EE" w:rsidRPr="00D541E8" w:rsidRDefault="002209EE" w:rsidP="002C71AA">
      <w:pPr>
        <w:shd w:val="clear" w:color="auto" w:fill="FFFFFF" w:themeFill="background1"/>
      </w:pPr>
      <w:r w:rsidRPr="00D541E8">
        <w:t>For research on child growth stunting and maternal depression in low- and middle-income countries</w:t>
      </w:r>
    </w:p>
    <w:p w14:paraId="2238F164" w14:textId="1667C485" w:rsidR="002209EE" w:rsidRPr="00D541E8" w:rsidRDefault="002209EE" w:rsidP="002C71AA">
      <w:pPr>
        <w:shd w:val="clear" w:color="auto" w:fill="FFFFFF" w:themeFill="background1"/>
      </w:pPr>
      <w:r w:rsidRPr="00D541E8">
        <w:t>Harvard College Research Program Grant ($500)</w:t>
      </w:r>
      <w:r w:rsidR="009C63E8" w:rsidRPr="00D541E8">
        <w:t xml:space="preserve">      </w:t>
      </w:r>
      <w:r w:rsidRPr="00D541E8">
        <w:tab/>
      </w:r>
      <w:r w:rsidRPr="00D541E8">
        <w:tab/>
      </w:r>
      <w:r w:rsidRPr="00D541E8">
        <w:tab/>
      </w:r>
      <w:r w:rsidR="009C63E8" w:rsidRPr="00D541E8">
        <w:t xml:space="preserve">      </w:t>
      </w:r>
      <w:r w:rsidRPr="00D541E8">
        <w:t>October, 2017</w:t>
      </w:r>
    </w:p>
    <w:p w14:paraId="7D91608B" w14:textId="77777777" w:rsidR="002209EE" w:rsidRPr="00D541E8" w:rsidRDefault="002209EE" w:rsidP="002C71AA">
      <w:pPr>
        <w:shd w:val="clear" w:color="auto" w:fill="FFFFFF" w:themeFill="background1"/>
      </w:pPr>
      <w:r w:rsidRPr="00D541E8">
        <w:t>For travel to the Association of Behavioral and Cognitive Therapies conference</w:t>
      </w:r>
    </w:p>
    <w:p w14:paraId="4D31AA52" w14:textId="77777777" w:rsidR="002209EE" w:rsidRPr="00D541E8" w:rsidRDefault="002209EE" w:rsidP="002C71AA">
      <w:pPr>
        <w:shd w:val="clear" w:color="auto" w:fill="FFFFFF" w:themeFill="background1"/>
      </w:pPr>
      <w:r w:rsidRPr="00D541E8">
        <w:t>Harvard College Research Program Grant ($1,000)</w:t>
      </w:r>
      <w:r w:rsidRPr="00D541E8">
        <w:tab/>
      </w:r>
      <w:r w:rsidRPr="00D541E8">
        <w:tab/>
      </w:r>
      <w:r w:rsidRPr="00D541E8">
        <w:tab/>
      </w:r>
      <w:r w:rsidRPr="00D541E8">
        <w:tab/>
        <w:t>October, 2017</w:t>
      </w:r>
    </w:p>
    <w:p w14:paraId="055FEABA" w14:textId="77777777" w:rsidR="002209EE" w:rsidRPr="00D541E8" w:rsidRDefault="002209EE" w:rsidP="002C71AA">
      <w:pPr>
        <w:shd w:val="clear" w:color="auto" w:fill="FFFFFF" w:themeFill="background1"/>
      </w:pPr>
      <w:r w:rsidRPr="00D541E8">
        <w:t>For performing, transcribing, and coding qualitative interviews with former eating disorder patients</w:t>
      </w:r>
    </w:p>
    <w:p w14:paraId="4BBC9A5E" w14:textId="06ECE463" w:rsidR="002209EE" w:rsidRPr="00D541E8" w:rsidRDefault="002209EE" w:rsidP="002C71AA">
      <w:pPr>
        <w:shd w:val="clear" w:color="auto" w:fill="FFFFFF" w:themeFill="background1"/>
      </w:pPr>
      <w:r w:rsidRPr="00D541E8">
        <w:t>Rozencrantz Discovery Grant ($850)</w:t>
      </w:r>
      <w:r w:rsidRPr="00D541E8">
        <w:tab/>
      </w:r>
      <w:r w:rsidRPr="00D541E8">
        <w:tab/>
      </w:r>
      <w:r w:rsidRPr="00D541E8">
        <w:tab/>
      </w:r>
      <w:r w:rsidRPr="00D541E8">
        <w:tab/>
      </w:r>
      <w:r w:rsidRPr="00D541E8">
        <w:tab/>
      </w:r>
      <w:r w:rsidRPr="00D541E8">
        <w:tab/>
      </w:r>
      <w:r w:rsidR="009C63E8" w:rsidRPr="00D541E8">
        <w:t xml:space="preserve">   </w:t>
      </w:r>
      <w:r w:rsidRPr="00D541E8">
        <w:t>June, 2017</w:t>
      </w:r>
    </w:p>
    <w:p w14:paraId="1D7AD5DA" w14:textId="77777777" w:rsidR="002209EE" w:rsidRPr="00D541E8" w:rsidRDefault="002209EE" w:rsidP="002C71AA">
      <w:pPr>
        <w:shd w:val="clear" w:color="auto" w:fill="FFFFFF" w:themeFill="background1"/>
      </w:pPr>
      <w:r w:rsidRPr="00D541E8">
        <w:t>To conduct an independent research project on the psychiatric history of New York City</w:t>
      </w:r>
      <w:r w:rsidRPr="00D541E8">
        <w:tab/>
      </w:r>
      <w:r w:rsidRPr="00D541E8">
        <w:tab/>
      </w:r>
    </w:p>
    <w:p w14:paraId="0C6ACD89" w14:textId="77777777" w:rsidR="002209EE" w:rsidRPr="00D541E8" w:rsidRDefault="002209EE" w:rsidP="002C71AA">
      <w:pPr>
        <w:shd w:val="clear" w:color="auto" w:fill="FFFFFF" w:themeFill="background1"/>
      </w:pPr>
      <w:r w:rsidRPr="00D541E8">
        <w:t>Research Experience</w:t>
      </w:r>
    </w:p>
    <w:p w14:paraId="785BC33A" w14:textId="7C49734F" w:rsidR="002209EE" w:rsidRPr="00D541E8" w:rsidRDefault="002209EE" w:rsidP="002C71AA">
      <w:pPr>
        <w:shd w:val="clear" w:color="auto" w:fill="FFFFFF" w:themeFill="background1"/>
      </w:pPr>
      <w:r w:rsidRPr="00D541E8">
        <w:t xml:space="preserve">Harvard Lab for Youth Mental Health </w:t>
      </w:r>
      <w:r w:rsidRPr="00D541E8">
        <w:tab/>
      </w:r>
      <w:r w:rsidRPr="00D541E8">
        <w:tab/>
      </w:r>
      <w:r w:rsidRPr="00D541E8">
        <w:tab/>
      </w:r>
      <w:r w:rsidRPr="00D541E8">
        <w:tab/>
      </w:r>
      <w:r w:rsidRPr="00D541E8">
        <w:tab/>
      </w:r>
      <w:r w:rsidR="009C63E8" w:rsidRPr="00D541E8">
        <w:t xml:space="preserve">     </w:t>
      </w:r>
      <w:r w:rsidRPr="00D541E8">
        <w:t xml:space="preserve"> Cambridge, MA</w:t>
      </w:r>
    </w:p>
    <w:p w14:paraId="735D8CB1" w14:textId="51EDD63C" w:rsidR="002209EE" w:rsidRPr="00D541E8" w:rsidRDefault="002209EE" w:rsidP="002C71AA">
      <w:pPr>
        <w:shd w:val="clear" w:color="auto" w:fill="FFFFFF" w:themeFill="background1"/>
      </w:pPr>
      <w:r w:rsidRPr="00D541E8">
        <w:t>Doctoral Student, Undergraduate Volunteer (PI: John Weisz)</w:t>
      </w:r>
      <w:r w:rsidR="009C63E8" w:rsidRPr="00D541E8">
        <w:t xml:space="preserve">            </w:t>
      </w:r>
      <w:r w:rsidRPr="00D541E8">
        <w:t xml:space="preserve"> January 2017 – Present</w:t>
      </w:r>
    </w:p>
    <w:p w14:paraId="66EB4F9E" w14:textId="77777777" w:rsidR="002209EE" w:rsidRPr="00D541E8" w:rsidRDefault="002209EE" w:rsidP="002C71AA">
      <w:pPr>
        <w:shd w:val="clear" w:color="auto" w:fill="FFFFFF" w:themeFill="background1"/>
      </w:pPr>
      <w:r w:rsidRPr="00D541E8">
        <w:t>--Served as scientific lead and Co-I on several studies of lay-person-led interventions for Kenyan students; completed IRB protocol, grant applications, study design, and data analysis</w:t>
      </w:r>
    </w:p>
    <w:p w14:paraId="6C5A6133" w14:textId="77777777" w:rsidR="002209EE" w:rsidRPr="00D541E8" w:rsidRDefault="002209EE" w:rsidP="002C71AA">
      <w:pPr>
        <w:shd w:val="clear" w:color="auto" w:fill="FFFFFF" w:themeFill="background1"/>
      </w:pPr>
      <w:r w:rsidRPr="00D541E8">
        <w:t>--Initiated work on evidence-based decision making in modular youth psychotherapy, using machine learning approaches (i.e., LASSO and random forest) and scoping review</w:t>
      </w:r>
    </w:p>
    <w:p w14:paraId="624FC495" w14:textId="77777777" w:rsidR="002209EE" w:rsidRPr="00D541E8" w:rsidRDefault="002209EE" w:rsidP="002C71AA">
      <w:pPr>
        <w:shd w:val="clear" w:color="auto" w:fill="FFFFFF" w:themeFill="background1"/>
      </w:pPr>
      <w:r w:rsidRPr="00D541E8">
        <w:t>--Completed other research (see publications below) on streamlined and tailored transdiagnostic interventions for youth mental health problems, including brief digital interventions, modular interventions, and brief, wise interventions for international youth</w:t>
      </w:r>
    </w:p>
    <w:p w14:paraId="29356711" w14:textId="77777777" w:rsidR="002209EE" w:rsidRPr="00D541E8" w:rsidRDefault="002209EE" w:rsidP="002C71AA">
      <w:pPr>
        <w:shd w:val="clear" w:color="auto" w:fill="FFFFFF" w:themeFill="background1"/>
      </w:pPr>
      <w:r w:rsidRPr="00D541E8">
        <w:t xml:space="preserve">Columbia Global Mental Health Lab </w:t>
      </w:r>
      <w:r w:rsidRPr="00D541E8">
        <w:tab/>
      </w:r>
      <w:r w:rsidRPr="00D541E8">
        <w:tab/>
      </w:r>
      <w:r w:rsidRPr="00D541E8">
        <w:tab/>
      </w:r>
      <w:r w:rsidRPr="00D541E8">
        <w:tab/>
      </w:r>
      <w:r w:rsidRPr="00D541E8">
        <w:tab/>
        <w:t xml:space="preserve"> New York, New York</w:t>
      </w:r>
    </w:p>
    <w:p w14:paraId="00BFAFFA" w14:textId="2EDF8B3C" w:rsidR="002209EE" w:rsidRPr="00D541E8" w:rsidRDefault="002209EE" w:rsidP="002C71AA">
      <w:pPr>
        <w:shd w:val="clear" w:color="auto" w:fill="FFFFFF" w:themeFill="background1"/>
      </w:pPr>
      <w:r w:rsidRPr="00D541E8">
        <w:t xml:space="preserve">Research Assistant and Collaborator (PI: Helen Verdeli) </w:t>
      </w:r>
      <w:r w:rsidRPr="00D541E8">
        <w:tab/>
      </w:r>
      <w:r w:rsidRPr="00D541E8">
        <w:tab/>
      </w:r>
      <w:r w:rsidR="009C63E8" w:rsidRPr="00D541E8">
        <w:t xml:space="preserve">  </w:t>
      </w:r>
      <w:r w:rsidRPr="00D541E8">
        <w:t>July 2017 – December 2019</w:t>
      </w:r>
    </w:p>
    <w:p w14:paraId="54CEB128" w14:textId="77777777" w:rsidR="002209EE" w:rsidRPr="00D541E8" w:rsidRDefault="002209EE" w:rsidP="002C71AA">
      <w:pPr>
        <w:shd w:val="clear" w:color="auto" w:fill="FFFFFF" w:themeFill="background1"/>
      </w:pPr>
      <w:r w:rsidRPr="00D541E8">
        <w:t>--Collaborated on qualitative interview project exploring the relationship between maternal depression, social support, caregiving behaviors, and child growth stunting in northern Uganda</w:t>
      </w:r>
    </w:p>
    <w:p w14:paraId="186F333C" w14:textId="77777777" w:rsidR="002209EE" w:rsidRPr="00D541E8" w:rsidRDefault="002209EE" w:rsidP="002C71AA">
      <w:pPr>
        <w:shd w:val="clear" w:color="auto" w:fill="FFFFFF" w:themeFill="background1"/>
      </w:pPr>
      <w:r w:rsidRPr="00D541E8">
        <w:t xml:space="preserve">--Created 11-page document to train lay providers and clinicians to assess and respond to suicidality </w:t>
      </w:r>
    </w:p>
    <w:p w14:paraId="7D0D52B8" w14:textId="77777777" w:rsidR="002209EE" w:rsidRPr="00D541E8" w:rsidRDefault="002209EE" w:rsidP="002C71AA">
      <w:pPr>
        <w:shd w:val="clear" w:color="auto" w:fill="FFFFFF" w:themeFill="background1"/>
      </w:pPr>
      <w:r w:rsidRPr="00D541E8">
        <w:t>--Completed literature reviews concerning compensation of lay-providers in LMICs</w:t>
      </w:r>
    </w:p>
    <w:p w14:paraId="032B5974" w14:textId="77777777" w:rsidR="002209EE" w:rsidRPr="00D541E8" w:rsidRDefault="002209EE" w:rsidP="002C71AA">
      <w:pPr>
        <w:shd w:val="clear" w:color="auto" w:fill="FFFFFF" w:themeFill="background1"/>
      </w:pPr>
      <w:r w:rsidRPr="00D541E8">
        <w:t>--Completed independent research comparing human sentiment to quantitative sentiment analysis in R</w:t>
      </w:r>
    </w:p>
    <w:p w14:paraId="31136D51" w14:textId="59938C15" w:rsidR="002209EE" w:rsidRPr="00D541E8" w:rsidRDefault="002209EE" w:rsidP="002C71AA">
      <w:pPr>
        <w:shd w:val="clear" w:color="auto" w:fill="FFFFFF" w:themeFill="background1"/>
      </w:pPr>
      <w:r w:rsidRPr="00D541E8">
        <w:t>Center for Humanitarian Health at Johns Hopkins University</w:t>
      </w:r>
      <w:r w:rsidRPr="00D541E8">
        <w:tab/>
      </w:r>
      <w:r w:rsidRPr="00D541E8">
        <w:tab/>
      </w:r>
      <w:r w:rsidR="009C63E8" w:rsidRPr="00D541E8">
        <w:t xml:space="preserve">  </w:t>
      </w:r>
      <w:r w:rsidRPr="00D541E8">
        <w:t>Baltimore, Maryland</w:t>
      </w:r>
    </w:p>
    <w:p w14:paraId="51557C6B" w14:textId="246BEE24" w:rsidR="002209EE" w:rsidRPr="00D541E8" w:rsidRDefault="002209EE" w:rsidP="002C71AA">
      <w:pPr>
        <w:shd w:val="clear" w:color="auto" w:fill="FFFFFF" w:themeFill="background1"/>
      </w:pPr>
      <w:r w:rsidRPr="00D541E8">
        <w:t>Research Assistant; Collaborator</w:t>
      </w:r>
      <w:r w:rsidRPr="00D541E8">
        <w:tab/>
      </w:r>
      <w:r w:rsidRPr="00D541E8">
        <w:tab/>
      </w:r>
      <w:r w:rsidRPr="00D541E8">
        <w:tab/>
      </w:r>
      <w:r w:rsidRPr="00D541E8">
        <w:tab/>
      </w:r>
      <w:r w:rsidR="009C63E8" w:rsidRPr="00D541E8">
        <w:t xml:space="preserve">     </w:t>
      </w:r>
      <w:r w:rsidRPr="00D541E8">
        <w:t>November 2017 – August, 2020</w:t>
      </w:r>
    </w:p>
    <w:p w14:paraId="5792E3FF" w14:textId="77777777" w:rsidR="002209EE" w:rsidRPr="00D541E8" w:rsidRDefault="002209EE" w:rsidP="002C71AA">
      <w:pPr>
        <w:shd w:val="clear" w:color="auto" w:fill="FFFFFF" w:themeFill="background1"/>
      </w:pPr>
      <w:r w:rsidRPr="00D541E8">
        <w:t>--Completed literature reviews on HIV interventions and digital mental health interventions</w:t>
      </w:r>
    </w:p>
    <w:p w14:paraId="39418049" w14:textId="77777777" w:rsidR="002209EE" w:rsidRPr="00D541E8" w:rsidRDefault="002209EE" w:rsidP="002C71AA">
      <w:pPr>
        <w:shd w:val="clear" w:color="auto" w:fill="FFFFFF" w:themeFill="background1"/>
      </w:pPr>
      <w:r w:rsidRPr="00D541E8">
        <w:t>--Edited adult modular treatment manual (CETA)</w:t>
      </w:r>
    </w:p>
    <w:p w14:paraId="20E33169" w14:textId="77777777" w:rsidR="002209EE" w:rsidRPr="00D541E8" w:rsidRDefault="002209EE" w:rsidP="002C71AA">
      <w:pPr>
        <w:shd w:val="clear" w:color="auto" w:fill="FFFFFF" w:themeFill="background1"/>
      </w:pPr>
      <w:r w:rsidRPr="00D541E8">
        <w:t>--Coded transcripts from an intervention for families facing alcoholism and domestic violence in Zambia</w:t>
      </w:r>
    </w:p>
    <w:p w14:paraId="46EB4829" w14:textId="21E1A182" w:rsidR="002209EE" w:rsidRPr="00D541E8" w:rsidRDefault="002209EE" w:rsidP="002C71AA">
      <w:pPr>
        <w:shd w:val="clear" w:color="auto" w:fill="FFFFFF" w:themeFill="background1"/>
      </w:pPr>
      <w:r w:rsidRPr="00D541E8">
        <w:t>Systems Neuroscience of Psychopathology Lab</w:t>
      </w:r>
      <w:r w:rsidRPr="00D541E8">
        <w:tab/>
      </w:r>
      <w:r w:rsidRPr="00D541E8">
        <w:tab/>
      </w:r>
      <w:r w:rsidRPr="00D541E8">
        <w:tab/>
      </w:r>
      <w:r w:rsidRPr="00D541E8">
        <w:tab/>
      </w:r>
      <w:r w:rsidR="009C63E8" w:rsidRPr="00D541E8">
        <w:t xml:space="preserve">     </w:t>
      </w:r>
      <w:r w:rsidRPr="00D541E8">
        <w:t xml:space="preserve"> Cambridge, MA</w:t>
      </w:r>
    </w:p>
    <w:p w14:paraId="4B3C1D84" w14:textId="6F6DAC30" w:rsidR="002209EE" w:rsidRPr="00D541E8" w:rsidRDefault="002209EE" w:rsidP="002C71AA">
      <w:pPr>
        <w:shd w:val="clear" w:color="auto" w:fill="FFFFFF" w:themeFill="background1"/>
      </w:pPr>
      <w:r w:rsidRPr="00D541E8">
        <w:t>Research Assistant (PI: Josh Buckholtz)</w:t>
      </w:r>
      <w:r w:rsidRPr="00D541E8">
        <w:tab/>
      </w:r>
      <w:r w:rsidRPr="00D541E8">
        <w:tab/>
      </w:r>
      <w:r w:rsidRPr="00D541E8">
        <w:tab/>
      </w:r>
      <w:r w:rsidRPr="00D541E8">
        <w:tab/>
      </w:r>
      <w:r w:rsidR="009C63E8" w:rsidRPr="00D541E8">
        <w:t xml:space="preserve">    </w:t>
      </w:r>
      <w:r w:rsidRPr="00D541E8">
        <w:t>January 2017 – June 2019</w:t>
      </w:r>
    </w:p>
    <w:p w14:paraId="5C453BE0" w14:textId="77777777" w:rsidR="002209EE" w:rsidRPr="00D541E8" w:rsidRDefault="002209EE" w:rsidP="002C71AA">
      <w:pPr>
        <w:shd w:val="clear" w:color="auto" w:fill="FFFFFF" w:themeFill="background1"/>
      </w:pPr>
      <w:r w:rsidRPr="00D541E8">
        <w:t>--Assisted with screening of studies for meta-analysis on the clinical implications of self-regulation</w:t>
      </w:r>
    </w:p>
    <w:p w14:paraId="6716E1EE" w14:textId="77777777" w:rsidR="002209EE" w:rsidRPr="00D541E8" w:rsidRDefault="002209EE" w:rsidP="002C71AA">
      <w:pPr>
        <w:shd w:val="clear" w:color="auto" w:fill="FFFFFF" w:themeFill="background1"/>
      </w:pPr>
      <w:r w:rsidRPr="00D541E8">
        <w:t>--Assisted in conceptualizing a project using network analysis to analyze symptom trajectories</w:t>
      </w:r>
      <w:r w:rsidRPr="00D541E8">
        <w:tab/>
      </w:r>
    </w:p>
    <w:p w14:paraId="73E65454" w14:textId="0BA42253" w:rsidR="002209EE" w:rsidRPr="00D541E8" w:rsidRDefault="002209EE" w:rsidP="002C71AA">
      <w:pPr>
        <w:shd w:val="clear" w:color="auto" w:fill="FFFFFF" w:themeFill="background1"/>
      </w:pPr>
      <w:r w:rsidRPr="00D541E8">
        <w:t xml:space="preserve">Boston University Center for Psychiatric Rehabilitation </w:t>
      </w:r>
      <w:r w:rsidRPr="00D541E8">
        <w:tab/>
      </w:r>
      <w:r w:rsidRPr="00D541E8">
        <w:tab/>
      </w:r>
      <w:r w:rsidRPr="00D541E8">
        <w:tab/>
      </w:r>
      <w:r w:rsidR="009C63E8" w:rsidRPr="00D541E8">
        <w:t xml:space="preserve">        </w:t>
      </w:r>
      <w:r w:rsidRPr="00D541E8">
        <w:t>Boston, MA</w:t>
      </w:r>
    </w:p>
    <w:p w14:paraId="663E17CB" w14:textId="08396DAC" w:rsidR="002209EE" w:rsidRPr="00D541E8" w:rsidRDefault="002209EE" w:rsidP="002C71AA">
      <w:pPr>
        <w:shd w:val="clear" w:color="auto" w:fill="FFFFFF" w:themeFill="background1"/>
      </w:pPr>
      <w:r w:rsidRPr="00D541E8">
        <w:t>Collaborator (PI: Kim Mueser and Susan McGurk)</w:t>
      </w:r>
      <w:r w:rsidRPr="00D541E8">
        <w:tab/>
      </w:r>
      <w:r w:rsidRPr="00D541E8">
        <w:tab/>
      </w:r>
      <w:r w:rsidRPr="00D541E8">
        <w:tab/>
      </w:r>
      <w:r w:rsidR="009C63E8" w:rsidRPr="00D541E8">
        <w:t xml:space="preserve">     </w:t>
      </w:r>
      <w:r w:rsidRPr="00D541E8">
        <w:t>July 2017 – March 2018</w:t>
      </w:r>
    </w:p>
    <w:p w14:paraId="7723BB8E" w14:textId="77777777" w:rsidR="002209EE" w:rsidRPr="00D541E8" w:rsidRDefault="002209EE" w:rsidP="002C71AA">
      <w:pPr>
        <w:shd w:val="clear" w:color="auto" w:fill="FFFFFF" w:themeFill="background1"/>
      </w:pPr>
      <w:r w:rsidRPr="00D541E8">
        <w:t>--Assisted with meta-analysis on the effectiveness of cognitive remediation and vocational rehabilitation for patients with serious mental illness</w:t>
      </w:r>
    </w:p>
    <w:p w14:paraId="30DF3D9C" w14:textId="77777777" w:rsidR="002209EE" w:rsidRPr="00D541E8" w:rsidRDefault="002209EE" w:rsidP="002C71AA">
      <w:pPr>
        <w:shd w:val="clear" w:color="auto" w:fill="FFFFFF" w:themeFill="background1"/>
      </w:pPr>
      <w:r w:rsidRPr="00D541E8">
        <w:t>Industry Experience</w:t>
      </w:r>
    </w:p>
    <w:p w14:paraId="7F4B496F" w14:textId="1ABC194E" w:rsidR="002209EE" w:rsidRPr="00D541E8" w:rsidRDefault="002209EE" w:rsidP="002C71AA">
      <w:pPr>
        <w:shd w:val="clear" w:color="auto" w:fill="FFFFFF" w:themeFill="background1"/>
      </w:pPr>
      <w:r w:rsidRPr="00D541E8">
        <w:t>Shamiri Institute., Inc., 501(c)3 Cambridge, MA &amp; Nairobi, Kenya</w:t>
      </w:r>
      <w:r w:rsidR="009C63E8" w:rsidRPr="00D541E8">
        <w:t xml:space="preserve">        </w:t>
      </w:r>
      <w:r w:rsidRPr="00D541E8">
        <w:t xml:space="preserve"> April 2019 – Present</w:t>
      </w:r>
    </w:p>
    <w:p w14:paraId="064D1745" w14:textId="29210BCF" w:rsidR="002209EE" w:rsidRPr="00D541E8" w:rsidRDefault="002209EE" w:rsidP="002C71AA">
      <w:pPr>
        <w:shd w:val="clear" w:color="auto" w:fill="FFFFFF" w:themeFill="background1"/>
      </w:pPr>
      <w:r w:rsidRPr="00D541E8">
        <w:t xml:space="preserve">Co-Founder, Scientific Director </w:t>
      </w:r>
      <w:r w:rsidRPr="00D541E8">
        <w:tab/>
      </w:r>
      <w:r w:rsidRPr="00D541E8">
        <w:tab/>
      </w:r>
      <w:r w:rsidRPr="00D541E8">
        <w:tab/>
      </w:r>
      <w:r w:rsidRPr="00D541E8">
        <w:tab/>
      </w:r>
      <w:r w:rsidR="009C63E8" w:rsidRPr="00D541E8">
        <w:t xml:space="preserve">         </w:t>
      </w:r>
    </w:p>
    <w:p w14:paraId="568273ED" w14:textId="77777777" w:rsidR="002209EE" w:rsidRPr="00D541E8" w:rsidRDefault="002209EE" w:rsidP="002C71AA">
      <w:pPr>
        <w:shd w:val="clear" w:color="auto" w:fill="FFFFFF" w:themeFill="background1"/>
      </w:pPr>
      <w:r w:rsidRPr="00D541E8">
        <w:t xml:space="preserve">--Data-driven non-profit, aiming to foster psychological innovations for the benefit of global poor </w:t>
      </w:r>
    </w:p>
    <w:p w14:paraId="65A63E56" w14:textId="77777777" w:rsidR="002209EE" w:rsidRPr="00D541E8" w:rsidRDefault="002209EE" w:rsidP="002C71AA">
      <w:pPr>
        <w:shd w:val="clear" w:color="auto" w:fill="FFFFFF" w:themeFill="background1"/>
      </w:pPr>
      <w:r w:rsidRPr="00D541E8">
        <w:t>--Led design of intervention and training protocols</w:t>
      </w:r>
    </w:p>
    <w:p w14:paraId="35B25105" w14:textId="77777777" w:rsidR="002209EE" w:rsidRPr="00D541E8" w:rsidRDefault="002209EE" w:rsidP="002C71AA">
      <w:pPr>
        <w:shd w:val="clear" w:color="auto" w:fill="FFFFFF" w:themeFill="background1"/>
      </w:pPr>
      <w:r w:rsidRPr="00D541E8">
        <w:t>--Trained over 20 lay-counselors in basic counseling and crisis management skills, ethical guidelines, and specific intervention protocols; supervised in collaboration with experts</w:t>
      </w:r>
    </w:p>
    <w:p w14:paraId="14DAF640" w14:textId="4F7CA43F" w:rsidR="002209EE" w:rsidRPr="00D541E8" w:rsidRDefault="002209EE" w:rsidP="002C71AA">
      <w:pPr>
        <w:shd w:val="clear" w:color="auto" w:fill="FFFFFF" w:themeFill="background1"/>
      </w:pPr>
      <w:r w:rsidRPr="00D541E8">
        <w:t>ARETE, Inc.</w:t>
      </w:r>
      <w:r w:rsidRPr="00D541E8">
        <w:tab/>
      </w:r>
      <w:r w:rsidRPr="00D541E8">
        <w:tab/>
      </w:r>
      <w:r w:rsidRPr="00D541E8">
        <w:tab/>
      </w:r>
      <w:r w:rsidRPr="00D541E8">
        <w:tab/>
      </w:r>
      <w:r w:rsidRPr="00D541E8">
        <w:tab/>
      </w:r>
      <w:r w:rsidRPr="00D541E8">
        <w:tab/>
      </w:r>
      <w:r w:rsidRPr="00D541E8">
        <w:tab/>
      </w:r>
      <w:r w:rsidR="009C63E8" w:rsidRPr="00D541E8">
        <w:t xml:space="preserve">            </w:t>
      </w:r>
      <w:r w:rsidRPr="00D541E8">
        <w:t xml:space="preserve"> New York, New York</w:t>
      </w:r>
    </w:p>
    <w:p w14:paraId="2F25A907" w14:textId="0FFEBC10" w:rsidR="002209EE" w:rsidRPr="00D541E8" w:rsidRDefault="002209EE" w:rsidP="002C71AA">
      <w:pPr>
        <w:shd w:val="clear" w:color="auto" w:fill="FFFFFF" w:themeFill="background1"/>
      </w:pPr>
      <w:r w:rsidRPr="00D541E8">
        <w:t>Research Consultant</w:t>
      </w:r>
      <w:r w:rsidRPr="00D541E8">
        <w:tab/>
      </w:r>
      <w:r w:rsidRPr="00D541E8">
        <w:tab/>
      </w:r>
      <w:r w:rsidRPr="00D541E8">
        <w:tab/>
      </w:r>
      <w:r w:rsidRPr="00D541E8">
        <w:tab/>
      </w:r>
      <w:r w:rsidRPr="00D541E8">
        <w:tab/>
      </w:r>
      <w:r w:rsidRPr="00D541E8">
        <w:tab/>
      </w:r>
      <w:r w:rsidR="009C63E8" w:rsidRPr="00D541E8">
        <w:t xml:space="preserve">       </w:t>
      </w:r>
      <w:r w:rsidRPr="00D541E8">
        <w:t>August 2018 – February 2019</w:t>
      </w:r>
    </w:p>
    <w:p w14:paraId="52D238B9" w14:textId="77777777" w:rsidR="002209EE" w:rsidRPr="00D541E8" w:rsidRDefault="002209EE" w:rsidP="002C71AA">
      <w:pPr>
        <w:shd w:val="clear" w:color="auto" w:fill="FFFFFF" w:themeFill="background1"/>
      </w:pPr>
      <w:r w:rsidRPr="00D541E8">
        <w:t>--Consulted with the creators of a positive psychology-based in-person therapy and mobile app to design a therapy protocol and tests of therapy effectiveness</w:t>
      </w:r>
    </w:p>
    <w:p w14:paraId="65D70079" w14:textId="17DE18BF" w:rsidR="002209EE" w:rsidRPr="00D541E8" w:rsidRDefault="002209EE" w:rsidP="002C71AA">
      <w:pPr>
        <w:shd w:val="clear" w:color="auto" w:fill="FFFFFF" w:themeFill="background1"/>
      </w:pPr>
      <w:r w:rsidRPr="00D541E8">
        <w:t xml:space="preserve">DynamiCare Health, Inc. </w:t>
      </w:r>
      <w:r w:rsidRPr="00D541E8">
        <w:tab/>
      </w:r>
      <w:r w:rsidRPr="00D541E8">
        <w:tab/>
      </w:r>
      <w:r w:rsidRPr="00D541E8">
        <w:tab/>
      </w:r>
      <w:r w:rsidRPr="00D541E8">
        <w:tab/>
      </w:r>
      <w:r w:rsidRPr="00D541E8">
        <w:tab/>
      </w:r>
      <w:r w:rsidRPr="00D541E8">
        <w:tab/>
      </w:r>
      <w:r w:rsidRPr="00D541E8">
        <w:tab/>
      </w:r>
      <w:r w:rsidR="009C63E8" w:rsidRPr="00D541E8">
        <w:t xml:space="preserve">     </w:t>
      </w:r>
      <w:r w:rsidRPr="00D541E8">
        <w:t xml:space="preserve"> Cambridge, MA</w:t>
      </w:r>
    </w:p>
    <w:p w14:paraId="043A180C" w14:textId="0001D809" w:rsidR="002209EE" w:rsidRPr="00D541E8" w:rsidRDefault="002209EE" w:rsidP="002C71AA">
      <w:pPr>
        <w:shd w:val="clear" w:color="auto" w:fill="FFFFFF" w:themeFill="background1"/>
      </w:pPr>
      <w:r w:rsidRPr="00D541E8">
        <w:t>Research Consultant</w:t>
      </w:r>
      <w:r w:rsidRPr="00D541E8">
        <w:tab/>
      </w:r>
      <w:r w:rsidRPr="00D541E8">
        <w:tab/>
      </w:r>
      <w:r w:rsidRPr="00D541E8">
        <w:tab/>
      </w:r>
      <w:r w:rsidRPr="00D541E8">
        <w:tab/>
      </w:r>
      <w:r w:rsidRPr="00D541E8">
        <w:tab/>
      </w:r>
      <w:r w:rsidRPr="00D541E8">
        <w:tab/>
      </w:r>
      <w:r w:rsidRPr="00D541E8">
        <w:tab/>
      </w:r>
      <w:r w:rsidR="009C63E8" w:rsidRPr="00D541E8">
        <w:t xml:space="preserve">   </w:t>
      </w:r>
      <w:r w:rsidRPr="00D541E8">
        <w:t>February 2017 – Sept 2017</w:t>
      </w:r>
      <w:r w:rsidRPr="00D541E8">
        <w:br/>
        <w:t>--Consulted with the creators of an addiction recovery app to design and implement an effectiveness trial</w:t>
      </w:r>
    </w:p>
    <w:p w14:paraId="43B94207" w14:textId="093E98DA" w:rsidR="002209EE" w:rsidRPr="00D541E8" w:rsidRDefault="002209EE" w:rsidP="002C71AA">
      <w:pPr>
        <w:shd w:val="clear" w:color="auto" w:fill="FFFFFF" w:themeFill="background1"/>
        <w:rPr>
          <w:lang w:val="fr-FR"/>
        </w:rPr>
      </w:pPr>
      <w:r w:rsidRPr="00D541E8">
        <w:rPr>
          <w:lang w:val="fr-FR"/>
        </w:rPr>
        <w:t>Janssen Pharmaceuticals Neuroscience Division</w:t>
      </w:r>
      <w:r w:rsidRPr="00D541E8">
        <w:rPr>
          <w:lang w:val="fr-FR"/>
        </w:rPr>
        <w:tab/>
      </w:r>
      <w:r w:rsidRPr="00D541E8">
        <w:rPr>
          <w:lang w:val="fr-FR"/>
        </w:rPr>
        <w:tab/>
      </w:r>
      <w:r w:rsidRPr="00D541E8">
        <w:rPr>
          <w:lang w:val="fr-FR"/>
        </w:rPr>
        <w:tab/>
      </w:r>
      <w:r w:rsidRPr="00D541E8">
        <w:rPr>
          <w:lang w:val="fr-FR"/>
        </w:rPr>
        <w:tab/>
      </w:r>
      <w:r w:rsidRPr="00D541E8">
        <w:rPr>
          <w:lang w:val="fr-FR"/>
        </w:rPr>
        <w:tab/>
      </w:r>
      <w:r w:rsidR="009C63E8" w:rsidRPr="00D541E8">
        <w:rPr>
          <w:lang w:val="fr-FR"/>
        </w:rPr>
        <w:t xml:space="preserve"> </w:t>
      </w:r>
      <w:r w:rsidRPr="00D541E8">
        <w:rPr>
          <w:lang w:val="fr-FR"/>
        </w:rPr>
        <w:t xml:space="preserve"> Titusville, NJ</w:t>
      </w:r>
    </w:p>
    <w:p w14:paraId="3526CCD4" w14:textId="2EC1500D" w:rsidR="002209EE" w:rsidRPr="00D541E8" w:rsidRDefault="002209EE" w:rsidP="002C71AA">
      <w:pPr>
        <w:shd w:val="clear" w:color="auto" w:fill="FFFFFF" w:themeFill="background1"/>
      </w:pPr>
      <w:r w:rsidRPr="00D541E8">
        <w:t>Intern</w:t>
      </w:r>
      <w:r w:rsidRPr="00D541E8">
        <w:tab/>
      </w:r>
      <w:r w:rsidRPr="00D541E8">
        <w:tab/>
      </w:r>
      <w:r w:rsidRPr="00D541E8">
        <w:tab/>
      </w:r>
      <w:r w:rsidRPr="00D541E8">
        <w:tab/>
      </w:r>
      <w:r w:rsidRPr="00D541E8">
        <w:tab/>
      </w:r>
      <w:r w:rsidRPr="00D541E8">
        <w:tab/>
      </w:r>
      <w:r w:rsidRPr="00D541E8">
        <w:tab/>
      </w:r>
      <w:r w:rsidRPr="00D541E8">
        <w:tab/>
      </w:r>
      <w:r w:rsidRPr="00D541E8">
        <w:tab/>
      </w:r>
      <w:r w:rsidR="009C63E8" w:rsidRPr="00D541E8">
        <w:t xml:space="preserve">    </w:t>
      </w:r>
      <w:r w:rsidRPr="00D541E8">
        <w:t>June 2017 – August 2017</w:t>
      </w:r>
    </w:p>
    <w:p w14:paraId="2C8CA307" w14:textId="77777777" w:rsidR="002209EE" w:rsidRPr="00D541E8" w:rsidRDefault="002209EE" w:rsidP="002C71AA">
      <w:pPr>
        <w:shd w:val="clear" w:color="auto" w:fill="FFFFFF" w:themeFill="background1"/>
      </w:pPr>
      <w:r w:rsidRPr="00D541E8">
        <w:t xml:space="preserve">--Developed survey to understand physician and patient issues with a drug; analyzed 200 responses </w:t>
      </w:r>
    </w:p>
    <w:p w14:paraId="2A571E5C" w14:textId="77777777" w:rsidR="002209EE" w:rsidRPr="00D541E8" w:rsidRDefault="002209EE" w:rsidP="002C71AA">
      <w:pPr>
        <w:shd w:val="clear" w:color="auto" w:fill="FFFFFF" w:themeFill="background1"/>
      </w:pPr>
      <w:r w:rsidRPr="00D541E8">
        <w:t>--Offered suggestions better to train physicians which led to significant changes in business plan for the next year; received return job offer</w:t>
      </w:r>
    </w:p>
    <w:p w14:paraId="6B346897" w14:textId="77777777" w:rsidR="002209EE" w:rsidRPr="00D541E8" w:rsidRDefault="002209EE" w:rsidP="002C71AA">
      <w:pPr>
        <w:shd w:val="clear" w:color="auto" w:fill="FFFFFF" w:themeFill="background1"/>
      </w:pPr>
      <w:r w:rsidRPr="00D541E8">
        <w:t>--Created and delivered training on SAMHSA community mental health initiative (CMHCs) to Janssen staff</w:t>
      </w:r>
    </w:p>
    <w:p w14:paraId="549D5966" w14:textId="77777777" w:rsidR="002209EE" w:rsidRPr="00D541E8" w:rsidRDefault="002209EE" w:rsidP="002C71AA">
      <w:pPr>
        <w:shd w:val="clear" w:color="auto" w:fill="FFFFFF" w:themeFill="background1"/>
      </w:pPr>
      <w:r w:rsidRPr="00D541E8">
        <w:t>Clinical, Service, and Volunteer Experience</w:t>
      </w:r>
    </w:p>
    <w:p w14:paraId="337B714D" w14:textId="2B09474B" w:rsidR="002209EE" w:rsidRPr="00D541E8" w:rsidRDefault="002209EE" w:rsidP="002C71AA">
      <w:pPr>
        <w:shd w:val="clear" w:color="auto" w:fill="FFFFFF" w:themeFill="background1"/>
      </w:pPr>
      <w:r w:rsidRPr="00D541E8">
        <w:t>OCD Institute at McLean Hospital, Belmont, MA</w:t>
      </w:r>
      <w:r w:rsidRPr="00D541E8">
        <w:tab/>
      </w:r>
      <w:r w:rsidRPr="00D541E8">
        <w:tab/>
      </w:r>
      <w:r w:rsidR="009C63E8" w:rsidRPr="00D541E8">
        <w:t xml:space="preserve">      </w:t>
      </w:r>
      <w:r w:rsidRPr="00D541E8">
        <w:t xml:space="preserve"> June 2021 – May 2022</w:t>
      </w:r>
    </w:p>
    <w:p w14:paraId="21B6693F" w14:textId="1DB6275A" w:rsidR="002209EE" w:rsidRPr="00D541E8" w:rsidRDefault="002209EE" w:rsidP="002C71AA">
      <w:pPr>
        <w:shd w:val="clear" w:color="auto" w:fill="FFFFFF" w:themeFill="background1"/>
      </w:pPr>
      <w:r w:rsidRPr="00D541E8">
        <w:t>Clinical Practicum Student</w:t>
      </w:r>
      <w:r w:rsidR="009C63E8" w:rsidRPr="00D541E8">
        <w:t xml:space="preserve">           </w:t>
      </w:r>
      <w:r w:rsidRPr="00D541E8">
        <w:t xml:space="preserve"> Supervisors: Carol Hevia, PsyD &amp; Jason Krompinger, PhD</w:t>
      </w:r>
    </w:p>
    <w:p w14:paraId="6DF05A4B" w14:textId="77777777" w:rsidR="002209EE" w:rsidRPr="00D541E8" w:rsidRDefault="002209EE" w:rsidP="002C71AA">
      <w:pPr>
        <w:shd w:val="clear" w:color="auto" w:fill="FFFFFF" w:themeFill="background1"/>
      </w:pPr>
      <w:r w:rsidRPr="00D541E8">
        <w:t>--Performed Exposure and Response Prevention Therapy with clients</w:t>
      </w:r>
    </w:p>
    <w:p w14:paraId="38C4E93B" w14:textId="77777777" w:rsidR="002209EE" w:rsidRPr="00D541E8" w:rsidRDefault="002209EE" w:rsidP="002C71AA">
      <w:pPr>
        <w:shd w:val="clear" w:color="auto" w:fill="FFFFFF" w:themeFill="background1"/>
      </w:pPr>
      <w:r w:rsidRPr="00D541E8">
        <w:t>--Received training and twice weekly supervision in ERPs and cognitive and motivational techniques</w:t>
      </w:r>
    </w:p>
    <w:p w14:paraId="75344B2E" w14:textId="7AF86D80" w:rsidR="002209EE" w:rsidRPr="00D541E8" w:rsidRDefault="002209EE" w:rsidP="002C71AA">
      <w:pPr>
        <w:shd w:val="clear" w:color="auto" w:fill="FFFFFF" w:themeFill="background1"/>
      </w:pPr>
      <w:r w:rsidRPr="00D541E8">
        <w:t>Cambridge Health Alliance, Cambridge, MA</w:t>
      </w:r>
      <w:r w:rsidRPr="00D541E8">
        <w:tab/>
      </w:r>
      <w:r w:rsidRPr="00D541E8">
        <w:tab/>
      </w:r>
      <w:r w:rsidR="009C63E8" w:rsidRPr="00D541E8">
        <w:t xml:space="preserve">         </w:t>
      </w:r>
      <w:r w:rsidRPr="00D541E8">
        <w:t xml:space="preserve"> January 2021 – May 2021</w:t>
      </w:r>
    </w:p>
    <w:p w14:paraId="7235203D" w14:textId="5DBB477A" w:rsidR="002209EE" w:rsidRPr="00D541E8" w:rsidRDefault="002209EE" w:rsidP="002C71AA">
      <w:pPr>
        <w:shd w:val="clear" w:color="auto" w:fill="FFFFFF" w:themeFill="background1"/>
      </w:pPr>
      <w:r w:rsidRPr="00D541E8">
        <w:t>Clinical Practicum Student</w:t>
      </w:r>
      <w:r w:rsidR="009C63E8" w:rsidRPr="00D541E8">
        <w:t xml:space="preserve">                               </w:t>
      </w:r>
      <w:r w:rsidRPr="00D541E8">
        <w:t>Supervisor: Adam Conklin, PhD</w:t>
      </w:r>
    </w:p>
    <w:p w14:paraId="7B22C02A" w14:textId="77777777" w:rsidR="002209EE" w:rsidRPr="00D541E8" w:rsidRDefault="002209EE" w:rsidP="002C71AA">
      <w:pPr>
        <w:shd w:val="clear" w:color="auto" w:fill="FFFFFF" w:themeFill="background1"/>
      </w:pPr>
      <w:r w:rsidRPr="00D541E8">
        <w:t>--Observed clinical interviews and treatment planning in an outpatient clinic and in patient hospital setting with youth and adult patients</w:t>
      </w:r>
    </w:p>
    <w:p w14:paraId="7F32FCC5" w14:textId="77777777" w:rsidR="002209EE" w:rsidRPr="00D541E8" w:rsidRDefault="002209EE" w:rsidP="002C71AA">
      <w:pPr>
        <w:shd w:val="clear" w:color="auto" w:fill="FFFFFF" w:themeFill="background1"/>
      </w:pPr>
      <w:r w:rsidRPr="00D541E8">
        <w:t>--Received training in key clinical skills including interviewing, diagnosis, and treatment planning</w:t>
      </w:r>
    </w:p>
    <w:p w14:paraId="621818F6" w14:textId="3770688F" w:rsidR="002209EE" w:rsidRPr="00D541E8" w:rsidRDefault="002209EE" w:rsidP="002C71AA">
      <w:pPr>
        <w:shd w:val="clear" w:color="auto" w:fill="FFFFFF" w:themeFill="background1"/>
      </w:pPr>
      <w:r w:rsidRPr="00D541E8">
        <w:t>Room 13 Peer Counseling, Harvard College</w:t>
      </w:r>
      <w:r w:rsidR="009C63E8" w:rsidRPr="00D541E8">
        <w:t xml:space="preserve"> </w:t>
      </w:r>
      <w:r w:rsidRPr="00D541E8">
        <w:t xml:space="preserve"> </w:t>
      </w:r>
      <w:r w:rsidRPr="00D541E8">
        <w:tab/>
      </w:r>
      <w:r w:rsidR="009C63E8" w:rsidRPr="00D541E8">
        <w:t xml:space="preserve">           </w:t>
      </w:r>
      <w:r w:rsidRPr="00D541E8">
        <w:t>August 2017 – December 2019</w:t>
      </w:r>
    </w:p>
    <w:p w14:paraId="518277E6" w14:textId="77777777" w:rsidR="002209EE" w:rsidRPr="00D541E8" w:rsidRDefault="002209EE" w:rsidP="002C71AA">
      <w:pPr>
        <w:shd w:val="clear" w:color="auto" w:fill="FFFFFF" w:themeFill="background1"/>
      </w:pPr>
      <w:r w:rsidRPr="00D541E8">
        <w:t>Peer Counselor</w:t>
      </w:r>
    </w:p>
    <w:p w14:paraId="153E86ED" w14:textId="77777777" w:rsidR="002209EE" w:rsidRPr="00D541E8" w:rsidRDefault="002209EE" w:rsidP="002C71AA">
      <w:pPr>
        <w:shd w:val="clear" w:color="auto" w:fill="FFFFFF" w:themeFill="background1"/>
      </w:pPr>
      <w:r w:rsidRPr="00D541E8">
        <w:t>--Received (and participated in giving) 50 hours/year of professional training in non-judgmental, non-directive counseling techniques</w:t>
      </w:r>
    </w:p>
    <w:p w14:paraId="1ACAF9CE" w14:textId="77777777" w:rsidR="002209EE" w:rsidRPr="00D541E8" w:rsidRDefault="002209EE" w:rsidP="002C71AA">
      <w:pPr>
        <w:shd w:val="clear" w:color="auto" w:fill="FFFFFF" w:themeFill="background1"/>
      </w:pPr>
      <w:r w:rsidRPr="00D541E8">
        <w:t>--Staffed peer-counseling drop-in room and phone-line from 7PM to 7AM 2-4 times per month</w:t>
      </w:r>
    </w:p>
    <w:p w14:paraId="77DE2727" w14:textId="000B5187" w:rsidR="002209EE" w:rsidRPr="00D541E8" w:rsidRDefault="002209EE" w:rsidP="002C71AA">
      <w:pPr>
        <w:shd w:val="clear" w:color="auto" w:fill="FFFFFF" w:themeFill="background1"/>
      </w:pPr>
      <w:r w:rsidRPr="00D541E8">
        <w:t>NAMI (National Alliance on Mental Illness) Mercer, New Jersey</w:t>
      </w:r>
      <w:r w:rsidR="009C63E8" w:rsidRPr="00D541E8">
        <w:t xml:space="preserve">   </w:t>
      </w:r>
      <w:r w:rsidRPr="00D541E8">
        <w:t xml:space="preserve"> March 2016 – August 2016 </w:t>
      </w:r>
    </w:p>
    <w:p w14:paraId="209102C6" w14:textId="77777777" w:rsidR="002209EE" w:rsidRPr="00D541E8" w:rsidRDefault="002209EE" w:rsidP="002C71AA">
      <w:pPr>
        <w:shd w:val="clear" w:color="auto" w:fill="FFFFFF" w:themeFill="background1"/>
      </w:pPr>
      <w:r w:rsidRPr="00D541E8">
        <w:t>Intern</w:t>
      </w:r>
    </w:p>
    <w:p w14:paraId="7624264A" w14:textId="77777777" w:rsidR="002209EE" w:rsidRPr="00D541E8" w:rsidRDefault="002209EE" w:rsidP="002C71AA">
      <w:pPr>
        <w:shd w:val="clear" w:color="auto" w:fill="FFFFFF" w:themeFill="background1"/>
      </w:pPr>
      <w:r w:rsidRPr="00D541E8">
        <w:t xml:space="preserve">--Fielded helpline calls from mental health consumers and family members; led support groups </w:t>
      </w:r>
    </w:p>
    <w:p w14:paraId="63DDE635" w14:textId="77777777" w:rsidR="002209EE" w:rsidRPr="00D541E8" w:rsidRDefault="002209EE" w:rsidP="002C71AA">
      <w:pPr>
        <w:shd w:val="clear" w:color="auto" w:fill="FFFFFF" w:themeFill="background1"/>
      </w:pPr>
      <w:r w:rsidRPr="00D541E8">
        <w:t>--Represented NAMI at events; assisted executive director with fundraising and resource database</w:t>
      </w:r>
    </w:p>
    <w:p w14:paraId="52D56CE0" w14:textId="19D7B76E" w:rsidR="002209EE" w:rsidRPr="00D541E8" w:rsidRDefault="002209EE" w:rsidP="002C71AA">
      <w:pPr>
        <w:shd w:val="clear" w:color="auto" w:fill="FFFFFF" w:themeFill="background1"/>
      </w:pPr>
      <w:r w:rsidRPr="00D541E8">
        <w:t>Good Grief, Inc., Princeton, NJ</w:t>
      </w:r>
      <w:r w:rsidR="009C63E8" w:rsidRPr="00D541E8">
        <w:t xml:space="preserve">      </w:t>
      </w:r>
      <w:r w:rsidRPr="00D541E8">
        <w:tab/>
      </w:r>
      <w:r w:rsidRPr="00D541E8">
        <w:tab/>
      </w:r>
      <w:r w:rsidR="009C63E8" w:rsidRPr="00D541E8">
        <w:t xml:space="preserve">             </w:t>
      </w:r>
      <w:r w:rsidRPr="00D541E8">
        <w:t>February 2016 – August 2016</w:t>
      </w:r>
    </w:p>
    <w:p w14:paraId="60BE9D3F" w14:textId="77777777" w:rsidR="002209EE" w:rsidRPr="00D541E8" w:rsidRDefault="002209EE" w:rsidP="002C71AA">
      <w:pPr>
        <w:shd w:val="clear" w:color="auto" w:fill="FFFFFF" w:themeFill="background1"/>
      </w:pPr>
      <w:r w:rsidRPr="00D541E8">
        <w:t>Intern</w:t>
      </w:r>
    </w:p>
    <w:p w14:paraId="0BA36BDB" w14:textId="77777777" w:rsidR="002209EE" w:rsidRPr="00D541E8" w:rsidRDefault="002209EE" w:rsidP="002C71AA">
      <w:pPr>
        <w:shd w:val="clear" w:color="auto" w:fill="FFFFFF" w:themeFill="background1"/>
      </w:pPr>
      <w:r w:rsidRPr="00D541E8">
        <w:t>--Supported directors and staff of grief counseling non-profit in development and program offices by preparing activities, greeting families, researching potential donors, and building database information</w:t>
      </w:r>
    </w:p>
    <w:p w14:paraId="176D6E9A" w14:textId="77777777" w:rsidR="002209EE" w:rsidRPr="00D541E8" w:rsidRDefault="002209EE" w:rsidP="002C71AA">
      <w:pPr>
        <w:shd w:val="clear" w:color="auto" w:fill="FFFFFF" w:themeFill="background1"/>
      </w:pPr>
      <w:r w:rsidRPr="00D541E8">
        <w:t>--Completed week-long training in group grief counseling techniques</w:t>
      </w:r>
    </w:p>
    <w:p w14:paraId="5C38CCB4" w14:textId="7EAC9147" w:rsidR="002209EE" w:rsidRPr="00D541E8" w:rsidRDefault="002209EE" w:rsidP="002C71AA">
      <w:pPr>
        <w:shd w:val="clear" w:color="auto" w:fill="FFFFFF" w:themeFill="background1"/>
      </w:pPr>
      <w:r w:rsidRPr="00D541E8">
        <w:t>Harvard College Global Mental Health Coalition</w:t>
      </w:r>
      <w:r w:rsidRPr="00D541E8">
        <w:tab/>
      </w:r>
      <w:r w:rsidR="009C63E8" w:rsidRPr="00D541E8">
        <w:t xml:space="preserve">             </w:t>
      </w:r>
      <w:r w:rsidRPr="00D541E8">
        <w:t>September 2017 – May, 2019</w:t>
      </w:r>
    </w:p>
    <w:p w14:paraId="0A120F87" w14:textId="77777777" w:rsidR="002209EE" w:rsidRPr="00D541E8" w:rsidRDefault="002209EE" w:rsidP="002C71AA">
      <w:pPr>
        <w:shd w:val="clear" w:color="auto" w:fill="FFFFFF" w:themeFill="background1"/>
      </w:pPr>
      <w:r w:rsidRPr="00D541E8">
        <w:t>Student Organizer</w:t>
      </w:r>
    </w:p>
    <w:p w14:paraId="71EA645D" w14:textId="77777777" w:rsidR="002209EE" w:rsidRPr="00D541E8" w:rsidRDefault="002209EE" w:rsidP="002C71AA">
      <w:pPr>
        <w:shd w:val="clear" w:color="auto" w:fill="FFFFFF" w:themeFill="background1"/>
      </w:pPr>
      <w:r w:rsidRPr="00D541E8">
        <w:t>--Organized the first ever Global Mental Health Open Day at Harvard</w:t>
      </w:r>
    </w:p>
    <w:p w14:paraId="48193813" w14:textId="77777777" w:rsidR="002209EE" w:rsidRPr="00D541E8" w:rsidRDefault="002209EE" w:rsidP="002C71AA">
      <w:pPr>
        <w:shd w:val="clear" w:color="auto" w:fill="FFFFFF" w:themeFill="background1"/>
      </w:pPr>
      <w:r w:rsidRPr="00D541E8">
        <w:t>--Created and led a “How to Support your Friends” workshop to teach peer counseling skills to students</w:t>
      </w:r>
    </w:p>
    <w:p w14:paraId="0A890726" w14:textId="77777777" w:rsidR="002209EE" w:rsidRPr="00D541E8" w:rsidRDefault="002209EE" w:rsidP="002C71AA">
      <w:pPr>
        <w:shd w:val="clear" w:color="auto" w:fill="FFFFFF" w:themeFill="background1"/>
      </w:pPr>
      <w:r w:rsidRPr="00D541E8">
        <w:t>President, Harvard College Mental Health Research Group September 2018 – September 2019</w:t>
      </w:r>
    </w:p>
    <w:p w14:paraId="45E3F2E7" w14:textId="23C251D7" w:rsidR="002209EE" w:rsidRPr="00D541E8" w:rsidRDefault="002209EE" w:rsidP="002C71AA">
      <w:pPr>
        <w:shd w:val="clear" w:color="auto" w:fill="FFFFFF" w:themeFill="background1"/>
      </w:pPr>
      <w:r w:rsidRPr="00D541E8">
        <w:t>Secretary</w:t>
      </w:r>
      <w:r w:rsidRPr="00D541E8">
        <w:tab/>
      </w:r>
      <w:r w:rsidRPr="00D541E8">
        <w:tab/>
      </w:r>
      <w:r w:rsidRPr="00D541E8">
        <w:tab/>
      </w:r>
      <w:r w:rsidRPr="00D541E8">
        <w:tab/>
      </w:r>
      <w:r w:rsidRPr="00D541E8">
        <w:tab/>
      </w:r>
      <w:r w:rsidRPr="00D541E8">
        <w:tab/>
      </w:r>
      <w:r w:rsidRPr="00D541E8">
        <w:tab/>
      </w:r>
      <w:r w:rsidR="009C63E8" w:rsidRPr="00D541E8">
        <w:t xml:space="preserve">  </w:t>
      </w:r>
      <w:r w:rsidRPr="00D541E8">
        <w:t xml:space="preserve"> September 2017 – September 2018</w:t>
      </w:r>
    </w:p>
    <w:p w14:paraId="54EA674D" w14:textId="77777777" w:rsidR="002209EE" w:rsidRPr="00D541E8" w:rsidRDefault="002209EE" w:rsidP="002C71AA">
      <w:pPr>
        <w:shd w:val="clear" w:color="auto" w:fill="FFFFFF" w:themeFill="background1"/>
      </w:pPr>
      <w:r w:rsidRPr="00D541E8">
        <w:t>-- Developed research curriculum and provided consultation to ~15 undergraduates</w:t>
      </w:r>
    </w:p>
    <w:p w14:paraId="3F89D794" w14:textId="77777777" w:rsidR="002209EE" w:rsidRPr="00D541E8" w:rsidRDefault="002209EE" w:rsidP="002C71AA">
      <w:pPr>
        <w:shd w:val="clear" w:color="auto" w:fill="FFFFFF" w:themeFill="background1"/>
      </w:pPr>
      <w:r w:rsidRPr="00D541E8">
        <w:t xml:space="preserve">-- Led students to have a paper accepted to an undergraduate journal, and posters to conferences </w:t>
      </w:r>
    </w:p>
    <w:p w14:paraId="2620241B" w14:textId="77777777" w:rsidR="002209EE" w:rsidRPr="00D541E8" w:rsidRDefault="002209EE" w:rsidP="002C71AA">
      <w:pPr>
        <w:shd w:val="clear" w:color="auto" w:fill="FFFFFF" w:themeFill="background1"/>
      </w:pPr>
      <w:r w:rsidRPr="00D541E8">
        <w:t>--Recruited speakers (5-10/year) from labs and non-profits to host presentations</w:t>
      </w:r>
    </w:p>
    <w:p w14:paraId="3A15E365" w14:textId="4E6CC817" w:rsidR="002209EE" w:rsidRPr="00D541E8" w:rsidRDefault="002209EE" w:rsidP="002C71AA">
      <w:pPr>
        <w:shd w:val="clear" w:color="auto" w:fill="FFFFFF" w:themeFill="background1"/>
      </w:pPr>
      <w:r w:rsidRPr="00D541E8">
        <w:t xml:space="preserve">Harvard Student Mental Health Liaisons </w:t>
      </w:r>
      <w:r w:rsidRPr="00D541E8">
        <w:tab/>
      </w:r>
      <w:r w:rsidR="009C63E8" w:rsidRPr="00D541E8">
        <w:t xml:space="preserve">                </w:t>
      </w:r>
      <w:r w:rsidRPr="00D541E8">
        <w:t>October 2016 – September 2018</w:t>
      </w:r>
    </w:p>
    <w:p w14:paraId="74C16D62" w14:textId="77777777" w:rsidR="002209EE" w:rsidRPr="00D541E8" w:rsidRDefault="002209EE" w:rsidP="002C71AA">
      <w:pPr>
        <w:shd w:val="clear" w:color="auto" w:fill="FFFFFF" w:themeFill="background1"/>
      </w:pPr>
      <w:r w:rsidRPr="00D541E8">
        <w:t>House Representative</w:t>
      </w:r>
    </w:p>
    <w:p w14:paraId="3B8E44AF" w14:textId="77777777" w:rsidR="002209EE" w:rsidRPr="00D541E8" w:rsidRDefault="002209EE" w:rsidP="002C71AA">
      <w:pPr>
        <w:shd w:val="clear" w:color="auto" w:fill="FFFFFF" w:themeFill="background1"/>
      </w:pPr>
      <w:r w:rsidRPr="00D541E8">
        <w:t>--Hosted office hours and events to educate student body on mental health resources and healthy habits</w:t>
      </w:r>
    </w:p>
    <w:p w14:paraId="5BEDBF9F" w14:textId="77777777" w:rsidR="002209EE" w:rsidRPr="00D541E8" w:rsidRDefault="002209EE" w:rsidP="002C71AA">
      <w:pPr>
        <w:shd w:val="clear" w:color="auto" w:fill="FFFFFF" w:themeFill="background1"/>
      </w:pPr>
      <w:r w:rsidRPr="00D541E8">
        <w:t>--Ran workshops to educate over 200 incoming freshmen per year about mental health resources</w:t>
      </w:r>
    </w:p>
    <w:p w14:paraId="4ADD0CA1" w14:textId="77777777" w:rsidR="002209EE" w:rsidRPr="00D541E8" w:rsidRDefault="002209EE" w:rsidP="002C71AA">
      <w:pPr>
        <w:shd w:val="clear" w:color="auto" w:fill="FFFFFF" w:themeFill="background1"/>
      </w:pPr>
      <w:r w:rsidRPr="00D541E8">
        <w:t>Teaching Experience</w:t>
      </w:r>
    </w:p>
    <w:p w14:paraId="1D3A5C79" w14:textId="074EAE7E" w:rsidR="002209EE" w:rsidRPr="00D541E8" w:rsidRDefault="002209EE" w:rsidP="002C71AA">
      <w:pPr>
        <w:shd w:val="clear" w:color="auto" w:fill="FFFFFF" w:themeFill="background1"/>
      </w:pPr>
      <w:r w:rsidRPr="00D541E8">
        <w:t>MBB S-102: Neuroscience and Psychology Research</w:t>
      </w:r>
      <w:r w:rsidR="009C63E8" w:rsidRPr="00D541E8">
        <w:t xml:space="preserve">                     </w:t>
      </w:r>
      <w:r w:rsidRPr="00D541E8">
        <w:t>Cambridge, MA</w:t>
      </w:r>
      <w:r w:rsidR="009C63E8" w:rsidRPr="00D541E8">
        <w:t xml:space="preserve">                  </w:t>
      </w:r>
    </w:p>
    <w:p w14:paraId="62FA5B95" w14:textId="4B1E2BDA" w:rsidR="002209EE" w:rsidRPr="00D541E8" w:rsidRDefault="002209EE" w:rsidP="002C71AA">
      <w:pPr>
        <w:shd w:val="clear" w:color="auto" w:fill="FFFFFF" w:themeFill="background1"/>
      </w:pPr>
      <w:r w:rsidRPr="00D541E8">
        <w:t>Teaching Assistant</w:t>
      </w:r>
      <w:r w:rsidR="009C63E8" w:rsidRPr="00D541E8">
        <w:t xml:space="preserve">  </w:t>
      </w:r>
      <w:r w:rsidRPr="00D541E8">
        <w:t xml:space="preserve"> </w:t>
      </w:r>
      <w:r w:rsidRPr="00D541E8">
        <w:tab/>
        <w:t xml:space="preserve"> </w:t>
      </w:r>
      <w:r w:rsidRPr="00D541E8">
        <w:tab/>
      </w:r>
      <w:r w:rsidR="009C63E8" w:rsidRPr="00D541E8">
        <w:t xml:space="preserve"> </w:t>
      </w:r>
      <w:r w:rsidRPr="00D541E8">
        <w:t>February 2020 – August 2020; February 2021 – August 2021</w:t>
      </w:r>
    </w:p>
    <w:p w14:paraId="399843DD" w14:textId="77777777" w:rsidR="002209EE" w:rsidRPr="00D541E8" w:rsidRDefault="002209EE" w:rsidP="002C71AA">
      <w:pPr>
        <w:shd w:val="clear" w:color="auto" w:fill="FFFFFF" w:themeFill="background1"/>
      </w:pPr>
      <w:r w:rsidRPr="00D541E8">
        <w:t xml:space="preserve">-Assisted with syllabus/ lecture design, office hours, and grading; Gave 2-hour guest lecture on global mental health research. </w:t>
      </w:r>
    </w:p>
    <w:p w14:paraId="21703BDF" w14:textId="77777777" w:rsidR="002209EE" w:rsidRPr="00D541E8" w:rsidRDefault="002209EE" w:rsidP="002C71AA">
      <w:pPr>
        <w:shd w:val="clear" w:color="auto" w:fill="FFFFFF" w:themeFill="background1"/>
      </w:pPr>
      <w:r w:rsidRPr="00D541E8">
        <w:t>-Received an average student rating of 4.9/5.0.</w:t>
      </w:r>
    </w:p>
    <w:p w14:paraId="69B59188" w14:textId="203DE80F" w:rsidR="002209EE" w:rsidRPr="00D541E8" w:rsidRDefault="002209EE" w:rsidP="002C71AA">
      <w:pPr>
        <w:shd w:val="clear" w:color="auto" w:fill="FFFFFF" w:themeFill="background1"/>
      </w:pPr>
      <w:r w:rsidRPr="00D541E8">
        <w:t>PSY1900: Introduction to Statistics for the Behavioral Sciences</w:t>
      </w:r>
      <w:r w:rsidR="009C63E8" w:rsidRPr="00D541E8">
        <w:t xml:space="preserve">     </w:t>
      </w:r>
      <w:r w:rsidRPr="00D541E8">
        <w:t xml:space="preserve"> </w:t>
      </w:r>
      <w:r w:rsidRPr="00D541E8">
        <w:tab/>
      </w:r>
      <w:r w:rsidR="009C63E8" w:rsidRPr="00D541E8">
        <w:t xml:space="preserve">     </w:t>
      </w:r>
      <w:r w:rsidRPr="00D541E8">
        <w:t xml:space="preserve"> Cambridge, MA</w:t>
      </w:r>
      <w:r w:rsidR="009C63E8" w:rsidRPr="00D541E8">
        <w:t xml:space="preserve">                  </w:t>
      </w:r>
    </w:p>
    <w:p w14:paraId="759CFF18" w14:textId="74FB2852" w:rsidR="002209EE" w:rsidRPr="00D541E8" w:rsidRDefault="002209EE" w:rsidP="002C71AA">
      <w:pPr>
        <w:shd w:val="clear" w:color="auto" w:fill="FFFFFF" w:themeFill="background1"/>
      </w:pPr>
      <w:r w:rsidRPr="00D541E8">
        <w:t>Teaching Assistant</w:t>
      </w:r>
      <w:r w:rsidR="009C63E8" w:rsidRPr="00D541E8">
        <w:t xml:space="preserve">  </w:t>
      </w:r>
      <w:r w:rsidRPr="00D541E8">
        <w:t xml:space="preserve"> </w:t>
      </w:r>
      <w:r w:rsidRPr="00D541E8">
        <w:tab/>
        <w:t xml:space="preserve"> </w:t>
      </w:r>
      <w:r w:rsidRPr="00D541E8">
        <w:tab/>
      </w:r>
      <w:r w:rsidR="009C63E8" w:rsidRPr="00D541E8">
        <w:t xml:space="preserve">                           </w:t>
      </w:r>
      <w:r w:rsidRPr="00D541E8">
        <w:t>February 2020 – May 2020</w:t>
      </w:r>
    </w:p>
    <w:p w14:paraId="22F3431E" w14:textId="77777777" w:rsidR="002209EE" w:rsidRPr="00D541E8" w:rsidRDefault="002209EE" w:rsidP="002C71AA">
      <w:pPr>
        <w:shd w:val="clear" w:color="auto" w:fill="FFFFFF" w:themeFill="background1"/>
      </w:pPr>
      <w:r w:rsidRPr="00D541E8">
        <w:t xml:space="preserve">- Designed and delivered weekly lectures, graded assignments, held office hours, and offered coding support; assisted with transition to Zoom (remote teaching). </w:t>
      </w:r>
    </w:p>
    <w:p w14:paraId="69629210" w14:textId="51FCCFA8" w:rsidR="002209EE" w:rsidRPr="00D541E8" w:rsidRDefault="002209EE" w:rsidP="002C71AA">
      <w:pPr>
        <w:shd w:val="clear" w:color="auto" w:fill="FFFFFF" w:themeFill="background1"/>
      </w:pPr>
      <w:r w:rsidRPr="00D541E8">
        <w:t>Homefront, Inc.</w:t>
      </w:r>
      <w:r w:rsidR="009C63E8" w:rsidRPr="00D541E8">
        <w:t xml:space="preserve">                                                     </w:t>
      </w:r>
      <w:r w:rsidRPr="00D541E8">
        <w:t xml:space="preserve"> Hopewell, NJ</w:t>
      </w:r>
    </w:p>
    <w:p w14:paraId="058A6A8D" w14:textId="1CF620F4" w:rsidR="002209EE" w:rsidRPr="00D541E8" w:rsidRDefault="002209EE" w:rsidP="002C71AA">
      <w:pPr>
        <w:shd w:val="clear" w:color="auto" w:fill="FFFFFF" w:themeFill="background1"/>
      </w:pPr>
      <w:r w:rsidRPr="00D541E8">
        <w:t>Volunteer Tutor</w:t>
      </w:r>
      <w:r w:rsidR="009C63E8" w:rsidRPr="00D541E8">
        <w:t xml:space="preserve">                                         </w:t>
      </w:r>
      <w:r w:rsidRPr="00D541E8">
        <w:t>February 2016 – August 2016</w:t>
      </w:r>
    </w:p>
    <w:p w14:paraId="2A264491" w14:textId="1FB75B85" w:rsidR="002209EE" w:rsidRPr="00D541E8" w:rsidRDefault="002209EE" w:rsidP="002C71AA">
      <w:pPr>
        <w:shd w:val="clear" w:color="auto" w:fill="FFFFFF" w:themeFill="background1"/>
      </w:pPr>
      <w:r w:rsidRPr="00D541E8">
        <w:t>--Tutored students facing housing insecurity and behavioral concerns in academic and executive functioning skills</w:t>
      </w:r>
      <w:r w:rsidR="009C63E8" w:rsidRPr="00D541E8">
        <w:t xml:space="preserve"> </w:t>
      </w:r>
      <w:r w:rsidRPr="00D541E8">
        <w:br/>
        <w:t>Peer-Reviewed Manuscripts and Chapters</w:t>
      </w:r>
    </w:p>
    <w:p w14:paraId="19214200" w14:textId="7F4711E8" w:rsidR="002209EE" w:rsidRPr="00D541E8" w:rsidRDefault="002209EE" w:rsidP="002C71AA">
      <w:pPr>
        <w:shd w:val="clear" w:color="auto" w:fill="FFFFFF" w:themeFill="background1"/>
      </w:pPr>
      <w:r w:rsidRPr="00D541E8">
        <w:t>Published:</w:t>
      </w:r>
      <w:r w:rsidR="009C63E8" w:rsidRPr="00D541E8">
        <w:t xml:space="preserve">                                        </w:t>
      </w:r>
      <w:r w:rsidRPr="00D541E8">
        <w:t xml:space="preserve"> *Indicates shared first authorship</w:t>
      </w:r>
    </w:p>
    <w:p w14:paraId="2BEDACE1" w14:textId="77777777" w:rsidR="002209EE" w:rsidRPr="00D541E8" w:rsidRDefault="002209EE" w:rsidP="002C71AA">
      <w:pPr>
        <w:shd w:val="clear" w:color="auto" w:fill="FFFFFF" w:themeFill="background1"/>
      </w:pPr>
      <w:r w:rsidRPr="00D541E8">
        <w:t>Osborn, T. L.*, Venturo-Conerly, K. E. *, Arango, S., Roe, E., Rodriguez, M., Alemu, R., Weisz, J. R. (2021). Group intervention for adolescent depression and anxiety in sub-Saharan Africa: A randomized controlled trial. JAMA Psychiatry</w:t>
      </w:r>
    </w:p>
    <w:p w14:paraId="580DF407" w14:textId="77777777" w:rsidR="002209EE" w:rsidRPr="00D541E8" w:rsidRDefault="002209EE" w:rsidP="002C71AA">
      <w:pPr>
        <w:shd w:val="clear" w:color="auto" w:fill="FFFFFF" w:themeFill="background1"/>
      </w:pPr>
      <w:r w:rsidRPr="00D541E8">
        <w:t>Venturo-Conerly, K. E., Roe, E., Wasil, A., Osborn, T. L., Ndetei, D., Wasanga, C., Weisz, J. (In Press). Training and Supervising Lay-providers in Kenya: Strategies and Mixed-methods Outcomes. Cognitive and Behavioral Practice</w:t>
      </w:r>
    </w:p>
    <w:p w14:paraId="2A57848A" w14:textId="77777777" w:rsidR="002209EE" w:rsidRPr="00D541E8" w:rsidRDefault="002209EE" w:rsidP="002C71AA">
      <w:pPr>
        <w:shd w:val="clear" w:color="auto" w:fill="FFFFFF" w:themeFill="background1"/>
      </w:pPr>
      <w:r w:rsidRPr="00D541E8">
        <w:t>Weisz, J. R., Fitzpatrick, O.M., Venturo-Conerly, K., Cho, E., Process-based and principle-guided approaches in youth psychotherapy. (In Press). World Psychiatry</w:t>
      </w:r>
    </w:p>
    <w:p w14:paraId="7A846D5C" w14:textId="77777777" w:rsidR="002209EE" w:rsidRPr="00D541E8" w:rsidRDefault="002209EE" w:rsidP="002C71AA">
      <w:pPr>
        <w:shd w:val="clear" w:color="auto" w:fill="FFFFFF" w:themeFill="background1"/>
      </w:pPr>
      <w:r w:rsidRPr="00D541E8">
        <w:t>Wasil, A.R., Osborn, T.L., Venturo-Conerly, K.E., Wasanga, C., &amp; Weisz, J.R. (2021). Conducting global mental health research: Lessons learned from Kenya. Global Mental Health, 8, E8. doi:10.1017/gmh.2021.7</w:t>
      </w:r>
    </w:p>
    <w:p w14:paraId="45644A59" w14:textId="77777777" w:rsidR="002209EE" w:rsidRPr="00D541E8" w:rsidRDefault="002209EE" w:rsidP="002C71AA">
      <w:pPr>
        <w:shd w:val="clear" w:color="auto" w:fill="FFFFFF" w:themeFill="background1"/>
      </w:pPr>
      <w:r w:rsidRPr="00D541E8">
        <w:t>Venturo-Conerly, K. E., Fitzpatrick, O.M., Horn, R.J., Ugueto, A.M., Weisz, J.R. (In Press). Effectiveness of Youth Psychotherapy Delivered Remotely: A Meta-Analysis. American Psychologist</w:t>
      </w:r>
    </w:p>
    <w:p w14:paraId="33850FC6" w14:textId="77777777" w:rsidR="002209EE" w:rsidRPr="00D541E8" w:rsidRDefault="002209EE" w:rsidP="002C71AA">
      <w:pPr>
        <w:shd w:val="clear" w:color="auto" w:fill="FFFFFF" w:themeFill="background1"/>
      </w:pPr>
      <w:r w:rsidRPr="00D541E8">
        <w:t>Wasil, A., Venturo-Conerly K., Gillespie, S., Osborn, T., Weisz, J. (In Press). Using Ideographic Measurement to Complement Standardized Symptom Questionnaires: Assessing Top Problems and Internalizing Symptoms in Kenyan Adolescents. Transcultural Psychiatry</w:t>
      </w:r>
    </w:p>
    <w:p w14:paraId="12BAF7CC" w14:textId="77777777" w:rsidR="002209EE" w:rsidRPr="00D541E8" w:rsidRDefault="002209EE" w:rsidP="002C71AA">
      <w:pPr>
        <w:shd w:val="clear" w:color="auto" w:fill="FFFFFF" w:themeFill="background1"/>
      </w:pPr>
      <w:r w:rsidRPr="00D541E8">
        <w:t>Murray, S., Skavenski van Wyk, S., Metz, K. … Venturo-Conerly, K., Wasil, A., Fine, S., Murray, L.</w:t>
      </w:r>
    </w:p>
    <w:p w14:paraId="29C110EC" w14:textId="77777777" w:rsidR="002209EE" w:rsidRPr="00D541E8" w:rsidRDefault="002209EE" w:rsidP="002C71AA">
      <w:pPr>
        <w:shd w:val="clear" w:color="auto" w:fill="FFFFFF" w:themeFill="background1"/>
      </w:pPr>
      <w:r w:rsidRPr="00D541E8">
        <w:t>(In Press). A qualitative exploration of mechanisms of intimate partner violence reduction for Zambian couples receiving the Common Elements Treatment Approach (CETA) intervention. Social Science and Medicine</w:t>
      </w:r>
    </w:p>
    <w:p w14:paraId="6EB2EFF8" w14:textId="77777777" w:rsidR="002209EE" w:rsidRPr="00D541E8" w:rsidRDefault="002209EE" w:rsidP="002C71AA">
      <w:pPr>
        <w:shd w:val="clear" w:color="auto" w:fill="FFFFFF" w:themeFill="background1"/>
      </w:pPr>
      <w:r w:rsidRPr="00D541E8">
        <w:t>Fitzpatrick, O., Bailin, A., Venturo-Conerly, K., Wei, M., &amp; Weisz, J. (invited chapter; in press). FIRST: An efficient intervention for youths with multiple mental health problems. In S. Bennett, P. Myles-Hooton, &amp; J. Schleider. (Eds.), Low Intensity Evidence-Based Interventions for Children &amp; Young People. Oxford University Press: New York, NY.</w:t>
      </w:r>
    </w:p>
    <w:p w14:paraId="61ACECCF" w14:textId="25DFCB55" w:rsidR="002209EE" w:rsidRPr="00D541E8" w:rsidRDefault="002209EE" w:rsidP="002C71AA">
      <w:pPr>
        <w:shd w:val="clear" w:color="auto" w:fill="FFFFFF" w:themeFill="background1"/>
      </w:pPr>
      <w:r w:rsidRPr="00D541E8">
        <w:t>Osborn, T. L.*,</w:t>
      </w:r>
      <w:r w:rsidR="009C63E8" w:rsidRPr="00D541E8">
        <w:t xml:space="preserve"> </w:t>
      </w:r>
      <w:r w:rsidRPr="00D541E8">
        <w:t>Venturo-Conerly, K. E.*, Wasil, A., Rodriguez, M., Roe, E., Arango, S., Weisz, J. R. (2020, November). The Shamiri group intervention for adolescent anxiety and depression: Study protocol for a randomized controlled trial of a lay provider-delivered, school-based intervention in Kenya. Trials</w:t>
      </w:r>
    </w:p>
    <w:p w14:paraId="4205BACF" w14:textId="77777777" w:rsidR="002209EE" w:rsidRPr="00D541E8" w:rsidRDefault="002209EE" w:rsidP="002C71AA">
      <w:pPr>
        <w:shd w:val="clear" w:color="auto" w:fill="FFFFFF" w:themeFill="background1"/>
      </w:pPr>
      <w:r w:rsidRPr="00D541E8">
        <w:t>Wasil, A. R., Gillespie, S., Patel, R., Petre, A., Venturo-Conerly, K. E., Shingleton, R. M., Weisz, J. R., &amp; DeRubeis, R. J. (2020, October). Reassessing evidence-based content in popular smartphone apps for depression and anxiety: Developing and applying user-adjusted analyses. Journal of Consulting and Clinical Psychology</w:t>
      </w:r>
    </w:p>
    <w:p w14:paraId="70DC6978" w14:textId="77777777" w:rsidR="002209EE" w:rsidRPr="00D541E8" w:rsidRDefault="002209EE" w:rsidP="002C71AA">
      <w:pPr>
        <w:shd w:val="clear" w:color="auto" w:fill="FFFFFF" w:themeFill="background1"/>
      </w:pPr>
      <w:r w:rsidRPr="00D541E8">
        <w:t>Venturo-Conerly, K., Wasil, A., Dreier, M., Lipson, S., Shingleton, R., Weisz, J. (2020, August). Why I Recovered: A Qualitative Investigation of Factors Promoting Motivation for Eating Disorder Recovery. International Journal of Eating Disorders</w:t>
      </w:r>
    </w:p>
    <w:p w14:paraId="52C70B5E" w14:textId="77777777" w:rsidR="002209EE" w:rsidRPr="00D541E8" w:rsidRDefault="002209EE" w:rsidP="002C71AA">
      <w:pPr>
        <w:shd w:val="clear" w:color="auto" w:fill="FFFFFF" w:themeFill="background1"/>
        <w:rPr>
          <w:lang w:val="es-ES"/>
        </w:rPr>
      </w:pPr>
      <w:r w:rsidRPr="00D541E8">
        <w:t xml:space="preserve">Osborn, T., Wasil, A., Venturo-Conerly, K., Schleider, J., Weisz, J. (2020, July). Group Intervention for Adolescent Anxiety and Depression: Outcomes of a Randomized Trial with Adolescents in Kenya. </w:t>
      </w:r>
      <w:r w:rsidRPr="00D541E8">
        <w:rPr>
          <w:lang w:val="es-ES"/>
        </w:rPr>
        <w:t>Behavior Therapy.</w:t>
      </w:r>
    </w:p>
    <w:p w14:paraId="390BE8D8" w14:textId="77777777" w:rsidR="002209EE" w:rsidRPr="00D541E8" w:rsidRDefault="002209EE" w:rsidP="002C71AA">
      <w:pPr>
        <w:shd w:val="clear" w:color="auto" w:fill="FFFFFF" w:themeFill="background1"/>
      </w:pPr>
      <w:r w:rsidRPr="00D541E8">
        <w:rPr>
          <w:lang w:val="es-ES"/>
        </w:rPr>
        <w:t xml:space="preserve">Osborn, T. L., Rodriguez, M., Wasil, A., Venturo-Conerly, K. E., Gan, J., Alemu, R. G., Weisz, J. R. (2020, June). </w:t>
      </w:r>
      <w:r w:rsidRPr="00D541E8">
        <w:t>Single-Session Digital Intervention for Adolescent Depression, Anxiety and Well-being: Outcomes of a Randomized Controlled Trial with Kenyan Adolescents. Journal of Consulting and Clinical Psychology</w:t>
      </w:r>
    </w:p>
    <w:p w14:paraId="18F07C30" w14:textId="77777777" w:rsidR="002209EE" w:rsidRPr="00D541E8" w:rsidRDefault="002209EE" w:rsidP="002C71AA">
      <w:pPr>
        <w:shd w:val="clear" w:color="auto" w:fill="FFFFFF" w:themeFill="background1"/>
      </w:pPr>
      <w:r w:rsidRPr="00D541E8">
        <w:t>Osborn, T., Venturo-Conerly, K., Wasil, A., Schleider, J., Weisz, J. (2020, May). Depression and Anxiety Symptoms, Social Support, and Demographic Factors Among Kenyan High School Students. Journal of Child and Family Studies.</w:t>
      </w:r>
    </w:p>
    <w:p w14:paraId="5CD90F7C" w14:textId="77777777" w:rsidR="002209EE" w:rsidRPr="00D541E8" w:rsidRDefault="002209EE" w:rsidP="002C71AA">
      <w:pPr>
        <w:shd w:val="clear" w:color="auto" w:fill="FFFFFF" w:themeFill="background1"/>
      </w:pPr>
      <w:r w:rsidRPr="00D541E8">
        <w:t>Wasil, A., Venturo-Conerly, K., Patel, V., Shinde, S., Jones, P. (2020, Mar). Applying Network Analysis to Understand Depression and Substance Use in Indian Adolescents. Journal of Affective Disorders</w:t>
      </w:r>
    </w:p>
    <w:p w14:paraId="0E33DDEB" w14:textId="77777777" w:rsidR="002209EE" w:rsidRPr="00D541E8" w:rsidRDefault="002209EE" w:rsidP="002C71AA">
      <w:pPr>
        <w:shd w:val="clear" w:color="auto" w:fill="FFFFFF" w:themeFill="background1"/>
      </w:pPr>
      <w:r w:rsidRPr="00D541E8">
        <w:t>Wasil, A., Venturo-Conerly, K., Shingleton, R., Weisz, J. (2019, December). A Review of Popular Smartphone Apps for Depression and Anxiety: Assessing Inclusion of Evidence-Based Content. Behavior Research and Therapy.</w:t>
      </w:r>
    </w:p>
    <w:p w14:paraId="76D539FD" w14:textId="77777777" w:rsidR="002209EE" w:rsidRPr="00D541E8" w:rsidRDefault="002209EE" w:rsidP="002C71AA">
      <w:pPr>
        <w:shd w:val="clear" w:color="auto" w:fill="FFFFFF" w:themeFill="background1"/>
      </w:pPr>
      <w:r w:rsidRPr="00D541E8">
        <w:t>Venturo-Conerly, K., Wasil, A., Shingleton, R., Weisz, J. (2019, April). Recovery as an “Act of Rebellion”: A Qualitative Study Examining Feminism as a Motivating Factor in Eating Disorder Recovery. Eating Disorders: The Journal of Treatment and Prevention.</w:t>
      </w:r>
    </w:p>
    <w:p w14:paraId="6D1E92E6" w14:textId="77777777" w:rsidR="002209EE" w:rsidRPr="00D541E8" w:rsidRDefault="002209EE" w:rsidP="002C71AA">
      <w:pPr>
        <w:shd w:val="clear" w:color="auto" w:fill="FFFFFF" w:themeFill="background1"/>
      </w:pPr>
      <w:r w:rsidRPr="00D541E8">
        <w:t>Wasil, A., Venturo-Conerly, K., Shingleton, R., Weisz, J. (2019, March). The Motivating Role of Clinician and Peer Recovery Disclosures in Eating Disorder Recovery: A Qualitative Study. Psychotherapy.</w:t>
      </w:r>
    </w:p>
    <w:p w14:paraId="48F66249" w14:textId="77777777" w:rsidR="002209EE" w:rsidRPr="00D541E8" w:rsidRDefault="002209EE" w:rsidP="002C71AA">
      <w:pPr>
        <w:shd w:val="clear" w:color="auto" w:fill="FFFFFF" w:themeFill="background1"/>
      </w:pPr>
      <w:r w:rsidRPr="00D541E8">
        <w:t>Wasil, A., &amp; Venturo-Conerly, K. (2018, May). Mental Health in the Classroom: A Review of School-Based Interventions to Prevent Depression. The Undergraduate Research Journal of Psychology at UCLA.</w:t>
      </w:r>
    </w:p>
    <w:p w14:paraId="2F25778B" w14:textId="77777777" w:rsidR="002209EE" w:rsidRPr="00D541E8" w:rsidRDefault="002209EE" w:rsidP="002C71AA">
      <w:pPr>
        <w:shd w:val="clear" w:color="auto" w:fill="FFFFFF" w:themeFill="background1"/>
      </w:pPr>
      <w:r w:rsidRPr="00D541E8">
        <w:t>Bi, J., Gupta, P., Miclau, K., Ryan, S., Shen, Y., Venturo-Conerly, K., &amp; Wasil, A. (2017, November). A review of the biological aspects of autism spectrum disorder. The Harvard Undergraduate Research Journal. </w:t>
      </w:r>
    </w:p>
    <w:p w14:paraId="4B67CDFC" w14:textId="77777777" w:rsidR="002209EE" w:rsidRPr="00D541E8" w:rsidRDefault="002209EE" w:rsidP="002C71AA">
      <w:pPr>
        <w:shd w:val="clear" w:color="auto" w:fill="FFFFFF" w:themeFill="background1"/>
      </w:pPr>
      <w:r w:rsidRPr="00D541E8">
        <w:t>Under Review and In Revisions:</w:t>
      </w:r>
    </w:p>
    <w:p w14:paraId="6856291E" w14:textId="77777777" w:rsidR="002209EE" w:rsidRPr="00D541E8" w:rsidRDefault="002209EE" w:rsidP="002C71AA">
      <w:pPr>
        <w:shd w:val="clear" w:color="auto" w:fill="FFFFFF" w:themeFill="background1"/>
      </w:pPr>
      <w:r w:rsidRPr="00D541E8">
        <w:t>Venturo-Conerly, K., Horn, R., &amp; Weisz., J. (Under Review). The Role of Treatment Components in Modular Psychotherapy: Characterizing Use and Applying Adaptive LASSO to Predict Outcomes.</w:t>
      </w:r>
    </w:p>
    <w:p w14:paraId="4C74454E" w14:textId="77777777" w:rsidR="002209EE" w:rsidRPr="00D541E8" w:rsidRDefault="002209EE" w:rsidP="002C71AA">
      <w:pPr>
        <w:shd w:val="clear" w:color="auto" w:fill="FFFFFF" w:themeFill="background1"/>
      </w:pPr>
      <w:r w:rsidRPr="00D541E8">
        <w:rPr>
          <w:lang w:val="es-ES"/>
        </w:rPr>
        <w:t xml:space="preserve">Venturo-Conerly, K., Osborn, T., Roe, E., Alemu, R., Rodriguez, M., Gan, J., Arango, S., Wasil, A., Wasanga, C., &amp; Weisz., J. (In Revisions). </w:t>
      </w:r>
      <w:r w:rsidRPr="00D541E8">
        <w:t xml:space="preserve">Single-session Interventions for Adolescent Anxiety and Depression in sub-Saharan Africa: A Cluster-Randomized Controlled Microtrial with Kenyan Adolescents. </w:t>
      </w:r>
      <w:hyperlink r:id="rId73" w:history="1">
        <w:r w:rsidRPr="00D541E8">
          <w:rPr>
            <w:rStyle w:val="Hyperlink"/>
          </w:rPr>
          <w:t>https://osf.io/2nxqv/</w:t>
        </w:r>
      </w:hyperlink>
    </w:p>
    <w:p w14:paraId="2393A046" w14:textId="77777777" w:rsidR="002209EE" w:rsidRPr="00D541E8" w:rsidRDefault="002209EE" w:rsidP="002C71AA">
      <w:pPr>
        <w:shd w:val="clear" w:color="auto" w:fill="FFFFFF" w:themeFill="background1"/>
      </w:pPr>
      <w:r w:rsidRPr="00D541E8">
        <w:t>Venturo-Conerly, K. E., Wasil, A., Osborn, T. L., Weisz, J. R., &amp; Jones, P. J. (In Revisions). Internalizing symptoms and social support among Kenyan adolescents: A network analysis. </w:t>
      </w:r>
      <w:hyperlink r:id="rId74" w:history="1">
        <w:r w:rsidRPr="00D541E8">
          <w:rPr>
            <w:rStyle w:val="Hyperlink"/>
          </w:rPr>
          <w:t>https://doi.org/10.31234/osf.io/f8czn</w:t>
        </w:r>
      </w:hyperlink>
    </w:p>
    <w:p w14:paraId="71785639" w14:textId="77777777" w:rsidR="002209EE" w:rsidRPr="00D541E8" w:rsidRDefault="002209EE" w:rsidP="002C71AA">
      <w:pPr>
        <w:shd w:val="clear" w:color="auto" w:fill="FFFFFF" w:themeFill="background1"/>
      </w:pPr>
      <w:r w:rsidRPr="00D541E8">
        <w:t xml:space="preserve">Venturo-Conerly, K. E., Osborn, T.L., Wasil, A.R., Le, H., Corrigan, E., Weisz., J.R., Wasanaga, C. (In Revisions). Testing the Effects of the Shamiri Intervention and its Components on Anxiety, Depression, Wellbeing, and Academic Functioning in Kenyan Adolescents: Study Protocol for a Five-Arm Randomized Controlled Trial. </w:t>
      </w:r>
      <w:hyperlink r:id="rId75" w:history="1">
        <w:r w:rsidRPr="00D541E8">
          <w:rPr>
            <w:rStyle w:val="Hyperlink"/>
          </w:rPr>
          <w:t>https://psyarxiv.com/6xdka/</w:t>
        </w:r>
      </w:hyperlink>
    </w:p>
    <w:p w14:paraId="3090BCC6" w14:textId="77777777" w:rsidR="002209EE" w:rsidRPr="00D541E8" w:rsidRDefault="002209EE" w:rsidP="002C71AA">
      <w:pPr>
        <w:shd w:val="clear" w:color="auto" w:fill="FFFFFF" w:themeFill="background1"/>
      </w:pPr>
      <w:r w:rsidRPr="00D541E8">
        <w:t>In Preparation:</w:t>
      </w:r>
    </w:p>
    <w:p w14:paraId="3BA6B958" w14:textId="77777777" w:rsidR="002209EE" w:rsidRPr="00D541E8" w:rsidRDefault="002209EE" w:rsidP="002C71AA">
      <w:pPr>
        <w:shd w:val="clear" w:color="auto" w:fill="FFFFFF" w:themeFill="background1"/>
      </w:pPr>
      <w:r w:rsidRPr="00D541E8">
        <w:t>Venturo-Conerly, K. E., Osborn, T.L., Wasanaga, C., Weisz., J.R., (In Prep). The Effects of a Brief, Lay-Provider-Delivered Intervention on Academic, Social, and Wellbeing Outcomes: Secondary Outcomes from a Randomized Controlled Trial.</w:t>
      </w:r>
    </w:p>
    <w:p w14:paraId="06212E67" w14:textId="77777777" w:rsidR="002209EE" w:rsidRPr="00D541E8" w:rsidRDefault="002209EE" w:rsidP="002C71AA">
      <w:pPr>
        <w:shd w:val="clear" w:color="auto" w:fill="FFFFFF" w:themeFill="background1"/>
      </w:pPr>
      <w:r w:rsidRPr="00D541E8">
        <w:t>Published Abstracts:</w:t>
      </w:r>
    </w:p>
    <w:p w14:paraId="41FDD932" w14:textId="77777777" w:rsidR="002209EE" w:rsidRPr="00D541E8" w:rsidRDefault="002209EE" w:rsidP="002C71AA">
      <w:pPr>
        <w:shd w:val="clear" w:color="auto" w:fill="FFFFFF" w:themeFill="background1"/>
      </w:pPr>
      <w:r w:rsidRPr="00D541E8">
        <w:t>*Wasil, A., *Venturo-Conerly, K., Sardana, S., Foo, C., Verdeli, H. (In Press). A Formula for Feelings? Comparing Computer-Rated Sentiment in R to Human-Rated Sentiment. Behavior Research and Therapy.</w:t>
      </w:r>
    </w:p>
    <w:p w14:paraId="42821A59" w14:textId="77777777" w:rsidR="002209EE" w:rsidRPr="00D541E8" w:rsidRDefault="002209EE" w:rsidP="002C71AA">
      <w:pPr>
        <w:shd w:val="clear" w:color="auto" w:fill="FFFFFF" w:themeFill="background1"/>
      </w:pPr>
      <w:r w:rsidRPr="00D541E8">
        <w:t>Popular Press:</w:t>
      </w:r>
    </w:p>
    <w:p w14:paraId="1439913E" w14:textId="77777777" w:rsidR="002209EE" w:rsidRPr="00D541E8" w:rsidRDefault="002209EE" w:rsidP="002C71AA">
      <w:pPr>
        <w:shd w:val="clear" w:color="auto" w:fill="FFFFFF" w:themeFill="background1"/>
      </w:pPr>
      <w:r w:rsidRPr="00D541E8">
        <w:t xml:space="preserve">Venturo-Conerly, K. and Wasil, A. (2017, October 10). Lost in Translation: The Case for Translational Research. Harvard Political Review. Retrieved from </w:t>
      </w:r>
      <w:hyperlink r:id="rId76" w:history="1">
        <w:r w:rsidRPr="00D541E8">
          <w:rPr>
            <w:rStyle w:val="Hyperlink"/>
          </w:rPr>
          <w:t>http://harvardpolitics.com/harvard/translational-research/</w:t>
        </w:r>
      </w:hyperlink>
    </w:p>
    <w:p w14:paraId="7F85A0E1" w14:textId="77777777" w:rsidR="002209EE" w:rsidRPr="00D541E8" w:rsidRDefault="002209EE" w:rsidP="002C71AA">
      <w:pPr>
        <w:shd w:val="clear" w:color="auto" w:fill="FFFFFF" w:themeFill="background1"/>
      </w:pPr>
      <w:r w:rsidRPr="00D541E8">
        <w:t>Symposia Chaired</w:t>
      </w:r>
    </w:p>
    <w:p w14:paraId="4479E222" w14:textId="77777777" w:rsidR="002209EE" w:rsidRPr="00D541E8" w:rsidRDefault="002209EE" w:rsidP="002C71AA">
      <w:pPr>
        <w:shd w:val="clear" w:color="auto" w:fill="FFFFFF" w:themeFill="background1"/>
      </w:pPr>
      <w:r w:rsidRPr="00D541E8">
        <w:t>Venturo-Conerly, K.E., Fitzpatrick, O. (co-chairs) Toward Streamlined Psychotherapies: Understanding the Role of Specific Youth Psychotherapy Elements in Clinical Practice and Outcomes. Symposium Accepted for Presentation at the Association for Behavioral and Cognitive Therapies 55th Annual Convention, New Orleans, LA.</w:t>
      </w:r>
    </w:p>
    <w:p w14:paraId="12E4F8B6" w14:textId="77777777" w:rsidR="002209EE" w:rsidRPr="00D541E8" w:rsidRDefault="002209EE" w:rsidP="002C71AA">
      <w:pPr>
        <w:shd w:val="clear" w:color="auto" w:fill="FFFFFF" w:themeFill="background1"/>
      </w:pPr>
      <w:r w:rsidRPr="00D541E8">
        <w:t>Venturo-Conerly, K.E., Increasing Access to Evidence-Based Care through Lay-Counselor-Delivered Interventions: Outcomes from Randomized Controlled Trials in Low- and Middle-Income Countries. Symposium Presented at the Association for Behavioral and Cognitive Therapies 54th Annual Convention, Philadelphia, PA.</w:t>
      </w:r>
    </w:p>
    <w:p w14:paraId="75262718" w14:textId="77777777" w:rsidR="002209EE" w:rsidRPr="00D541E8" w:rsidRDefault="002209EE" w:rsidP="002C71AA">
      <w:pPr>
        <w:shd w:val="clear" w:color="auto" w:fill="FFFFFF" w:themeFill="background1"/>
      </w:pPr>
      <w:r w:rsidRPr="00D541E8">
        <w:t>Venturo-Conerly, K.E., Youth Global Mental Health and Implementation Science: Past Evidence and Future Directions. Symposium Presented at the Association for Behavioral and Cognitive Therapies 54th Annual Convention, Philadelphia, PA.</w:t>
      </w:r>
    </w:p>
    <w:p w14:paraId="53B6C0C6" w14:textId="77777777" w:rsidR="002209EE" w:rsidRPr="00D541E8" w:rsidRDefault="002209EE" w:rsidP="002C71AA">
      <w:pPr>
        <w:shd w:val="clear" w:color="auto" w:fill="FFFFFF" w:themeFill="background1"/>
      </w:pPr>
      <w:r w:rsidRPr="00D541E8">
        <w:t>Presentations</w:t>
      </w:r>
    </w:p>
    <w:p w14:paraId="250E4BEA" w14:textId="77777777" w:rsidR="002209EE" w:rsidRPr="00D541E8" w:rsidRDefault="002209EE" w:rsidP="002C71AA">
      <w:pPr>
        <w:shd w:val="clear" w:color="auto" w:fill="FFFFFF" w:themeFill="background1"/>
      </w:pPr>
      <w:r w:rsidRPr="00D541E8">
        <w:t>Venturo-Conerly, K., Horn, R., &amp; Weisz., J. Which Therapeutic Elements Best Predict Youth Psychotherapy Outcomes? A Machine Learning Analysis of the MATCH Randomized Controlled Trials. Paper Accepted for Presentation at the Association for Behavioral and Cognitive Therapies 55th Annual Convention, New Orleans, LA.</w:t>
      </w:r>
    </w:p>
    <w:p w14:paraId="30831DA3" w14:textId="77777777" w:rsidR="002209EE" w:rsidRPr="00D541E8" w:rsidRDefault="002209EE" w:rsidP="002C71AA">
      <w:pPr>
        <w:shd w:val="clear" w:color="auto" w:fill="FFFFFF" w:themeFill="background1"/>
      </w:pPr>
      <w:r w:rsidRPr="00D541E8">
        <w:t>Venturo-Conerly, K., Fitzpatrick, O., Horn, R., Ugueto, A., &amp; Weisz., J. A Meta-Analysis of the Effectiveness of Remotely-Delivered Youth Psychotherapies. Paper Accepted for Presentation at the Association for Behavioral and Cognitive Therapies 55th Annual Convention, New Orleans, LA.</w:t>
      </w:r>
    </w:p>
    <w:p w14:paraId="3114B096" w14:textId="77777777" w:rsidR="002209EE" w:rsidRPr="00D541E8" w:rsidRDefault="002209EE" w:rsidP="002C71AA">
      <w:pPr>
        <w:shd w:val="clear" w:color="auto" w:fill="FFFFFF" w:themeFill="background1"/>
      </w:pPr>
      <w:r w:rsidRPr="00D541E8">
        <w:t>Venturo-Conerly, K.E., Roe, E., Osborn, T.L., Wasil, A.R., Wasanga, C., Weisz, J.R. Training and Supervising Lay-Providers in Kenya: A Mixed-Methods Study of the Shamiri Intervention Trial. Paper Presented at the European Association for Behavioral and Cognitive Therapies Annual Convention, virtually.</w:t>
      </w:r>
    </w:p>
    <w:p w14:paraId="01C73114" w14:textId="77777777" w:rsidR="002209EE" w:rsidRPr="00D541E8" w:rsidRDefault="002209EE" w:rsidP="002C71AA">
      <w:pPr>
        <w:shd w:val="clear" w:color="auto" w:fill="FFFFFF" w:themeFill="background1"/>
      </w:pPr>
      <w:r w:rsidRPr="00D541E8">
        <w:t>§Venturo-Conerly, K.E., Osborn, T.L., Wasil, A.R., Wasanga, C., Weisz, J.R. School-based, Lay-provider-delivered Single-session Interventions Reduced Anxiety in Kenyan Adolescents: Outcomes from A Randomized Controlled Trial. Paper Presented at the Association for Behavioral and Cognitive Therapies 54th Annual Convention, Philadelphia, PA.</w:t>
      </w:r>
    </w:p>
    <w:p w14:paraId="51B283C9" w14:textId="77777777" w:rsidR="002209EE" w:rsidRPr="00D541E8" w:rsidRDefault="002209EE" w:rsidP="002C71AA">
      <w:pPr>
        <w:shd w:val="clear" w:color="auto" w:fill="FFFFFF" w:themeFill="background1"/>
      </w:pPr>
      <w:r w:rsidRPr="00D541E8">
        <w:t>Osborn, T.L., Venturo-Conerly, K.E., Wasil, A.R., Alemu, R.A., Wasanga, C., Schleider, J., Weisz, J.R. A Four-week Group Intervention Reduces Adolescent Depression and Anxiety in Kenya: Outcomes of a Randomized Clinical Trial of the Shamiri Intervention. Paper Presented at the Association for Behavioral and Cognitive Therapies 54th Annual Convention, Philadelphia, PA.</w:t>
      </w:r>
    </w:p>
    <w:p w14:paraId="4876A6B7" w14:textId="77777777" w:rsidR="002209EE" w:rsidRPr="00D541E8" w:rsidRDefault="002209EE" w:rsidP="002C71AA">
      <w:pPr>
        <w:shd w:val="clear" w:color="auto" w:fill="FFFFFF" w:themeFill="background1"/>
      </w:pPr>
      <w:r w:rsidRPr="00D541E8">
        <w:t>Wasil, A., Gillespie, S., Patel., R., Petre, A., Venturo-Conerly, K. E., Shingleton, R., Weisz, J., DeRubeis, R. Smartphone Apps for Depression and Anxiety: A Systematic Review of Evidence-based Content and an Application of User-adjusted Analyses. Paper Presented at the Association for Behavioral and Cognitive Therapies 54th Annual Convention, Philadelphia, PA.</w:t>
      </w:r>
    </w:p>
    <w:p w14:paraId="0AE68C28" w14:textId="0A7AAE8E" w:rsidR="002209EE" w:rsidRPr="00D541E8" w:rsidRDefault="002209EE" w:rsidP="002C71AA">
      <w:pPr>
        <w:shd w:val="clear" w:color="auto" w:fill="FFFFFF" w:themeFill="background1"/>
      </w:pPr>
      <w:r w:rsidRPr="00D541E8">
        <w:t>Venturo-Conerly, K. E., Osborn, T. L., Wasanga, C. Weisz, J. R. (Accepted). School-Based, Lay-Provider-Delivered Single-Session Interventions Reduce Anxiety in Kenyan Adolescents: Outcomes from a Randomized Controlled Trial. Poster Presented at the Association for Psychological Science conference in Chicago, IL. </w:t>
      </w:r>
    </w:p>
    <w:p w14:paraId="499B8D8F" w14:textId="77777777" w:rsidR="002209EE" w:rsidRPr="00D541E8" w:rsidRDefault="002209EE" w:rsidP="002C71AA">
      <w:pPr>
        <w:shd w:val="clear" w:color="auto" w:fill="FFFFFF" w:themeFill="background1"/>
      </w:pPr>
      <w:r w:rsidRPr="00D541E8">
        <w:t>Venturo-Conerly, K. E., Wasil, A., Osborn, T. L., Schleider, J., Weisz, J. R. (2019, November). A Brief School-Based Intervention Reduces Depression and Anxiety Symptoms in Kenyan Adolescents: Findings from a Pilot Randomized Controlled Trial. Poster presented at the Association for Behavioral and Cognitive Therapies conference in Atlanta, GA. </w:t>
      </w:r>
    </w:p>
    <w:p w14:paraId="6F92752C" w14:textId="77777777" w:rsidR="002209EE" w:rsidRPr="00D541E8" w:rsidRDefault="002209EE" w:rsidP="002C71AA">
      <w:pPr>
        <w:shd w:val="clear" w:color="auto" w:fill="FFFFFF" w:themeFill="background1"/>
      </w:pPr>
      <w:r w:rsidRPr="00D541E8">
        <w:t>Wasil, A., Venturo-Conerly, K. E., Osborn, T. L., Weisz, J. R. (2019, November). Adapting Wise Interventions for Kenyan Adolescents: Lessons from a Randomized Controlled Trial. Poster presented at the Association for Behavioral and Cognitive Therapies conference in Atlanta, GA. </w:t>
      </w:r>
    </w:p>
    <w:p w14:paraId="60A60B19" w14:textId="77777777" w:rsidR="002209EE" w:rsidRPr="00D541E8" w:rsidRDefault="002209EE" w:rsidP="002C71AA">
      <w:pPr>
        <w:shd w:val="clear" w:color="auto" w:fill="FFFFFF" w:themeFill="background1"/>
      </w:pPr>
      <w:r w:rsidRPr="00D541E8">
        <w:t>Wasil, A., Venturo-Conerly, K. E., Trepka, K., Micalu, K., Arango, S., Vaynrub, A., Shinde, S. (2019, May) Depressive Symptoms Vary in Prevalence Among Low-Income Indian Adolescents: Illustrating the Potential of Item-Level Analyses. Poster presented at the 31st Association Psychological Science conference in Washington, DC.</w:t>
      </w:r>
    </w:p>
    <w:p w14:paraId="5D04B07F" w14:textId="77777777" w:rsidR="002209EE" w:rsidRPr="00D541E8" w:rsidRDefault="002209EE" w:rsidP="002C71AA">
      <w:pPr>
        <w:shd w:val="clear" w:color="auto" w:fill="FFFFFF" w:themeFill="background1"/>
      </w:pPr>
      <w:r w:rsidRPr="00D541E8">
        <w:t>Venturo-Conerly, K., Wasil, A., Shingleton, R., Weisz, J. R. (2019, March). Stories of Recovery Motivate Recovery from Eating Disorders. Poster presented at the International Conference on Eating Disorders in New York, NY.</w:t>
      </w:r>
    </w:p>
    <w:p w14:paraId="17F3DFFD" w14:textId="77777777" w:rsidR="002209EE" w:rsidRPr="00D541E8" w:rsidRDefault="002209EE" w:rsidP="002C71AA">
      <w:pPr>
        <w:shd w:val="clear" w:color="auto" w:fill="FFFFFF" w:themeFill="background1"/>
      </w:pPr>
      <w:r w:rsidRPr="00D541E8">
        <w:t>Trepka, K., Venturo-Conerly, K., Patel, V. (2019, January). Depressive Symptoms as Predictors of Suicide in Indian Adolescents. Poster presented at the 5th National Collegiate Research Conference in Cambridge, MA. </w:t>
      </w:r>
    </w:p>
    <w:p w14:paraId="01E4BD50" w14:textId="77777777" w:rsidR="002209EE" w:rsidRPr="00D541E8" w:rsidRDefault="002209EE" w:rsidP="002C71AA">
      <w:pPr>
        <w:shd w:val="clear" w:color="auto" w:fill="FFFFFF" w:themeFill="background1"/>
      </w:pPr>
      <w:r w:rsidRPr="00D541E8">
        <w:t>Venturo-Conerly, K., Wasil, A., Weisz., J. Self regulation in youth psychotherapy: A systematic review of randomized controlled trials. (2018, November). Poster presented at the 52nd Association for Behavioral and Cognitive Therapies conference in Washington, DC. </w:t>
      </w:r>
    </w:p>
    <w:p w14:paraId="3F3F55B8" w14:textId="77777777" w:rsidR="002209EE" w:rsidRPr="00D541E8" w:rsidRDefault="002209EE" w:rsidP="002C71AA">
      <w:pPr>
        <w:shd w:val="clear" w:color="auto" w:fill="FFFFFF" w:themeFill="background1"/>
      </w:pPr>
      <w:r w:rsidRPr="00D541E8">
        <w:t>**Venturo-Conerly, K., Wasil, A., Evans, S., Fite, P. (2018, August). Depressive Symptoms Predict Academic Performance in Elementary School Children. Poster presented at the 126th American Psychological Association conference in San Francisco, CA.</w:t>
      </w:r>
    </w:p>
    <w:p w14:paraId="7BC83B66" w14:textId="77777777" w:rsidR="002209EE" w:rsidRPr="00D541E8" w:rsidRDefault="002209EE" w:rsidP="002C71AA">
      <w:pPr>
        <w:shd w:val="clear" w:color="auto" w:fill="FFFFFF" w:themeFill="background1"/>
      </w:pPr>
      <w:r w:rsidRPr="00D541E8">
        <w:t>Wasil, A., Venturo-Conerly, K., Saffran, K., Shingleton, R., Fitzsimmons-Craft, E., Kass, A., Trockel, M., Wilfley, D., Taylor, C. (2018, August). Effects of Peer Relationships and Facebook on Eating Disorder Treatment Outcomes: A Text-Analysis. Poster presented at the 126th American Psychological Association conference in San Francisco, CA.</w:t>
      </w:r>
    </w:p>
    <w:p w14:paraId="4B9BBACE" w14:textId="77777777" w:rsidR="002209EE" w:rsidRPr="00D541E8" w:rsidRDefault="002209EE" w:rsidP="002C71AA">
      <w:pPr>
        <w:shd w:val="clear" w:color="auto" w:fill="FFFFFF" w:themeFill="background1"/>
      </w:pPr>
      <w:r w:rsidRPr="00D541E8">
        <w:rPr>
          <w:lang w:val="es-ES"/>
        </w:rPr>
        <w:t xml:space="preserve">***Venturo-Conerly, K., Wasil, A., Sardana, S., Foo, C., Verdeli, H. (2018, May). </w:t>
      </w:r>
      <w:r w:rsidRPr="00D541E8">
        <w:t>A Formula for Feelings? Comparing Computer-Rated Sentiment in R to Human-Rated Sentiment. Poster presented at the 30th Association Psychological Science conference in San Francisco, CA.</w:t>
      </w:r>
    </w:p>
    <w:p w14:paraId="305A4954" w14:textId="77777777" w:rsidR="002209EE" w:rsidRPr="00D541E8" w:rsidRDefault="002209EE" w:rsidP="002C71AA">
      <w:pPr>
        <w:shd w:val="clear" w:color="auto" w:fill="FFFFFF" w:themeFill="background1"/>
      </w:pPr>
      <w:r w:rsidRPr="00D541E8">
        <w:t>Wasil, A., Venturo-Conerly, K. (2018, May). Mental Health on the App Store: Comparing Evidence-Based Apps to Commercial Apps Using the Mobile Apps Rating Scale. Poster presented at the 30th Association Psychological Science conference in San Francisco, CA.</w:t>
      </w:r>
    </w:p>
    <w:p w14:paraId="12BBE2DA" w14:textId="77777777" w:rsidR="002209EE" w:rsidRPr="00D541E8" w:rsidRDefault="002209EE" w:rsidP="002C71AA">
      <w:pPr>
        <w:shd w:val="clear" w:color="auto" w:fill="FFFFFF" w:themeFill="background1"/>
      </w:pPr>
      <w:r w:rsidRPr="00D541E8">
        <w:t>Venturo-Conerly, K., Wasil, A. (2018, January). The Relationship Between Maternal Depression and Child Growth Impairment: A Systematic Literature Review. Poster presented at the 4th National Collegiate Research Conference in Cambridge, MA. </w:t>
      </w:r>
    </w:p>
    <w:p w14:paraId="4CFA75AC" w14:textId="77777777" w:rsidR="002209EE" w:rsidRPr="00D541E8" w:rsidRDefault="002209EE" w:rsidP="002C71AA">
      <w:pPr>
        <w:shd w:val="clear" w:color="auto" w:fill="FFFFFF" w:themeFill="background1"/>
      </w:pPr>
      <w:r w:rsidRPr="00D541E8">
        <w:t xml:space="preserve">Corteselli, K., Wasil, A., Venturo-Conerly, K., Hungerford, G., Weisz, J. (2017, November). </w:t>
      </w:r>
    </w:p>
    <w:p w14:paraId="3F813554" w14:textId="77777777" w:rsidR="002209EE" w:rsidRPr="00D541E8" w:rsidRDefault="002209EE" w:rsidP="002C71AA">
      <w:pPr>
        <w:shd w:val="clear" w:color="auto" w:fill="FFFFFF" w:themeFill="background1"/>
      </w:pPr>
      <w:r w:rsidRPr="00D541E8">
        <w:t xml:space="preserve">The Relationship Between Depressive Symptoms and Academic Functioning in Middle School Students. Poster presented at the 51st Association of Behavioral and Cognitive Therapies conference in San Diego, </w:t>
      </w:r>
    </w:p>
    <w:p w14:paraId="5AE7BC4B" w14:textId="77777777" w:rsidR="002209EE" w:rsidRPr="00D541E8" w:rsidRDefault="002209EE" w:rsidP="002C71AA">
      <w:pPr>
        <w:shd w:val="clear" w:color="auto" w:fill="FFFFFF" w:themeFill="background1"/>
      </w:pPr>
      <w:r w:rsidRPr="00D541E8">
        <w:t>Languages: Proficient Spanish, beginning French, beginning Swahili</w:t>
      </w:r>
    </w:p>
    <w:p w14:paraId="072F6EDA" w14:textId="77777777" w:rsidR="002209EE" w:rsidRPr="00D541E8" w:rsidRDefault="002209EE" w:rsidP="002C71AA">
      <w:pPr>
        <w:shd w:val="clear" w:color="auto" w:fill="FFFFFF" w:themeFill="background1"/>
      </w:pPr>
      <w:r w:rsidRPr="00D541E8">
        <w:t>Interests: Cooking, baking, animal welfare, music</w:t>
      </w:r>
    </w:p>
    <w:p w14:paraId="41BC605C" w14:textId="77777777" w:rsidR="002209EE" w:rsidRPr="00D541E8" w:rsidRDefault="002209EE" w:rsidP="002C71AA">
      <w:pPr>
        <w:shd w:val="clear" w:color="auto" w:fill="FFFFFF" w:themeFill="background1"/>
      </w:pPr>
      <w:r w:rsidRPr="00D541E8">
        <w:t>Technical Skills: Experienced R (e.g. lmer, robumeta, qdap, networktree, glmnet); basic Python; proficient Qualtrics; basic SPSS; proficient EndNote and Zotero; MRI yellow badge; expense reporting (Concur)</w:t>
      </w:r>
    </w:p>
    <w:p w14:paraId="1D4622AB" w14:textId="77777777" w:rsidR="002209EE" w:rsidRPr="00D541E8" w:rsidRDefault="002209EE" w:rsidP="002C71AA">
      <w:pPr>
        <w:shd w:val="clear" w:color="auto" w:fill="FFFFFF" w:themeFill="background1"/>
      </w:pPr>
      <w:r w:rsidRPr="00D541E8">
        <w:br w:type="page"/>
      </w:r>
    </w:p>
    <w:p w14:paraId="26ACC08E" w14:textId="77777777" w:rsidR="002209EE" w:rsidRPr="00D541E8" w:rsidRDefault="002209EE" w:rsidP="002C71AA">
      <w:pPr>
        <w:shd w:val="clear" w:color="auto" w:fill="FFFFFF" w:themeFill="background1"/>
      </w:pPr>
      <w:r w:rsidRPr="00D541E8">
        <w:t>John R. Weisz, Ph.D., ABPP</w:t>
      </w:r>
    </w:p>
    <w:p w14:paraId="4C63D789" w14:textId="77777777" w:rsidR="002209EE" w:rsidRPr="00D541E8" w:rsidRDefault="002209EE" w:rsidP="002C71AA">
      <w:pPr>
        <w:shd w:val="clear" w:color="auto" w:fill="FFFFFF" w:themeFill="background1"/>
      </w:pPr>
      <w:r w:rsidRPr="00D541E8">
        <w:t>Professor, Department of Psychology, Faculty of Arts and Sciences, Harvard University Professor, Harvard Medical School</w:t>
      </w:r>
    </w:p>
    <w:p w14:paraId="2D507558" w14:textId="77777777" w:rsidR="002209EE" w:rsidRPr="00D541E8" w:rsidRDefault="002209EE" w:rsidP="002C71AA">
      <w:pPr>
        <w:shd w:val="clear" w:color="auto" w:fill="FFFFFF" w:themeFill="background1"/>
      </w:pPr>
      <w:r w:rsidRPr="00D541E8">
        <w:t>Office Department of Psychology 1030 William James Hall</w:t>
      </w:r>
    </w:p>
    <w:p w14:paraId="02B26AE4" w14:textId="77777777" w:rsidR="002209EE" w:rsidRPr="00D541E8" w:rsidRDefault="002209EE" w:rsidP="002C71AA">
      <w:pPr>
        <w:shd w:val="clear" w:color="auto" w:fill="FFFFFF" w:themeFill="background1"/>
      </w:pPr>
      <w:r w:rsidRPr="00D541E8">
        <w:t>Harvard University 33 Kirkland Street</w:t>
      </w:r>
    </w:p>
    <w:p w14:paraId="11BB6FF8" w14:textId="77777777" w:rsidR="002209EE" w:rsidRPr="00EA4598" w:rsidRDefault="002209EE" w:rsidP="002C71AA">
      <w:pPr>
        <w:shd w:val="clear" w:color="auto" w:fill="FFFFFF" w:themeFill="background1"/>
      </w:pPr>
      <w:r w:rsidRPr="00EA4598">
        <w:t xml:space="preserve">Cambridge, MA 02138 Email : </w:t>
      </w:r>
      <w:hyperlink r:id="rId77" w:history="1">
        <w:r w:rsidRPr="00EA4598">
          <w:rPr>
            <w:rStyle w:val="Hyperlink"/>
          </w:rPr>
          <w:t>john_weisz@harvard.edu</w:t>
        </w:r>
      </w:hyperlink>
    </w:p>
    <w:p w14:paraId="5EC326FB" w14:textId="77777777" w:rsidR="002209EE" w:rsidRPr="00D541E8" w:rsidRDefault="002209EE" w:rsidP="002C71AA">
      <w:pPr>
        <w:shd w:val="clear" w:color="auto" w:fill="FFFFFF" w:themeFill="background1"/>
      </w:pPr>
      <w:r w:rsidRPr="00D541E8">
        <w:t xml:space="preserve">Lab website : </w:t>
      </w:r>
      <w:hyperlink r:id="rId78" w:history="1">
        <w:r w:rsidRPr="00D541E8">
          <w:rPr>
            <w:rStyle w:val="Hyperlink"/>
          </w:rPr>
          <w:t>http://weiszlab.fas.harvard.edu</w:t>
        </w:r>
      </w:hyperlink>
    </w:p>
    <w:p w14:paraId="7FBB4A44" w14:textId="77777777" w:rsidR="002209EE" w:rsidRPr="00D541E8" w:rsidRDefault="002209EE" w:rsidP="002C71AA">
      <w:pPr>
        <w:shd w:val="clear" w:color="auto" w:fill="FFFFFF" w:themeFill="background1"/>
      </w:pPr>
      <w:r w:rsidRPr="00D541E8">
        <w:t>Personal</w:t>
      </w:r>
    </w:p>
    <w:p w14:paraId="4F1CFFCC" w14:textId="77777777" w:rsidR="002209EE" w:rsidRPr="00D541E8" w:rsidRDefault="002209EE" w:rsidP="002C71AA">
      <w:pPr>
        <w:shd w:val="clear" w:color="auto" w:fill="FFFFFF" w:themeFill="background1"/>
      </w:pPr>
      <w:r w:rsidRPr="00D541E8">
        <w:t>Born Newton, Mississippi, USA</w:t>
      </w:r>
      <w:r w:rsidRPr="00D541E8">
        <w:tab/>
        <w:t>Married, four children</w:t>
      </w:r>
      <w:r w:rsidRPr="00D541E8">
        <w:tab/>
        <w:t>Wife: Jenny Weisz, attorney</w:t>
      </w:r>
    </w:p>
    <w:p w14:paraId="268E20EF" w14:textId="77777777" w:rsidR="002209EE" w:rsidRPr="00D541E8" w:rsidRDefault="002209EE" w:rsidP="002C71AA">
      <w:pPr>
        <w:shd w:val="clear" w:color="auto" w:fill="FFFFFF" w:themeFill="background1"/>
      </w:pPr>
      <w:r w:rsidRPr="00D541E8">
        <w:t>Education</w:t>
      </w:r>
    </w:p>
    <w:p w14:paraId="359232E9" w14:textId="77777777" w:rsidR="002209EE" w:rsidRPr="00D541E8" w:rsidRDefault="002209EE" w:rsidP="002C71AA">
      <w:pPr>
        <w:shd w:val="clear" w:color="auto" w:fill="FFFFFF" w:themeFill="background1"/>
      </w:pPr>
      <w:r w:rsidRPr="00D541E8">
        <w:t>Yale University, MS and Ph.D.</w:t>
      </w:r>
    </w:p>
    <w:p w14:paraId="44B7F66D" w14:textId="77777777" w:rsidR="002209EE" w:rsidRPr="00D541E8" w:rsidRDefault="002209EE" w:rsidP="002C71AA">
      <w:pPr>
        <w:shd w:val="clear" w:color="auto" w:fill="FFFFFF" w:themeFill="background1"/>
      </w:pPr>
      <w:r w:rsidRPr="00D541E8">
        <w:t>Specialization: Clinical and Developmental Psychology (Peace Corps Volunteer; Nairobi, Kenya) Mississippi College, BA Major: Psychology</w:t>
      </w:r>
      <w:r w:rsidRPr="00D541E8">
        <w:tab/>
        <w:t>Minor: Philosophy</w:t>
      </w:r>
    </w:p>
    <w:p w14:paraId="60758F02" w14:textId="77777777" w:rsidR="002209EE" w:rsidRPr="00D541E8" w:rsidRDefault="002209EE" w:rsidP="002C71AA">
      <w:pPr>
        <w:shd w:val="clear" w:color="auto" w:fill="FFFFFF" w:themeFill="background1"/>
      </w:pPr>
      <w:r w:rsidRPr="00D541E8">
        <w:t>Positions</w:t>
      </w:r>
    </w:p>
    <w:p w14:paraId="18FC30A5" w14:textId="77777777" w:rsidR="002209EE" w:rsidRPr="00D541E8" w:rsidRDefault="002209EE" w:rsidP="002C71AA">
      <w:pPr>
        <w:shd w:val="clear" w:color="auto" w:fill="FFFFFF" w:themeFill="background1"/>
      </w:pPr>
      <w:r w:rsidRPr="00D541E8">
        <w:t>Professor, Department of Psychology, Faculty of Arts and Sciences, Harvard University, 2007-present Professor, Harvard Medical School (Visiting Professor 2004; Professor 2005-present)</w:t>
      </w:r>
    </w:p>
    <w:p w14:paraId="1DE2F985" w14:textId="77777777" w:rsidR="002209EE" w:rsidRPr="00D541E8" w:rsidRDefault="002209EE" w:rsidP="002C71AA">
      <w:pPr>
        <w:shd w:val="clear" w:color="auto" w:fill="FFFFFF" w:themeFill="background1"/>
      </w:pPr>
      <w:r w:rsidRPr="00D541E8">
        <w:t>President and CEO, Judge Baker Children’s Center, Harvard Medical School, 2004-2012 Affiliated Faculty, Center on the Developing Child at Harvard, 2008-present</w:t>
      </w:r>
    </w:p>
    <w:p w14:paraId="278B130C" w14:textId="77777777" w:rsidR="002209EE" w:rsidRPr="00D541E8" w:rsidRDefault="002209EE" w:rsidP="002C71AA">
      <w:pPr>
        <w:shd w:val="clear" w:color="auto" w:fill="FFFFFF" w:themeFill="background1"/>
      </w:pPr>
      <w:r w:rsidRPr="00D541E8">
        <w:t>Professor, Department of Psychology. University of California at Los Angeles (1990-2006, on leave 2004-2006)</w:t>
      </w:r>
    </w:p>
    <w:p w14:paraId="1D6681E3" w14:textId="77777777" w:rsidR="002209EE" w:rsidRPr="00D541E8" w:rsidRDefault="002209EE" w:rsidP="002C71AA">
      <w:pPr>
        <w:shd w:val="clear" w:color="auto" w:fill="FFFFFF" w:themeFill="background1"/>
      </w:pPr>
      <w:r w:rsidRPr="00D541E8">
        <w:t>Professor, Department of Psychiatry and Biobehavioral Sciences, University of California at Los Los Angeles (2000-2006, on leave 2004-2006)</w:t>
      </w:r>
    </w:p>
    <w:p w14:paraId="0091A2BB" w14:textId="77777777" w:rsidR="002209EE" w:rsidRPr="00D541E8" w:rsidRDefault="002209EE" w:rsidP="002C71AA">
      <w:pPr>
        <w:shd w:val="clear" w:color="auto" w:fill="FFFFFF" w:themeFill="background1"/>
      </w:pPr>
      <w:r w:rsidRPr="00D541E8">
        <w:t>Director, Research Network on Youth Mental Health (MacArthur Foundation), 2001-2012</w:t>
      </w:r>
    </w:p>
    <w:p w14:paraId="6E1C9B6D" w14:textId="77777777" w:rsidR="002209EE" w:rsidRPr="00D541E8" w:rsidRDefault="002209EE" w:rsidP="002C71AA">
      <w:pPr>
        <w:shd w:val="clear" w:color="auto" w:fill="FFFFFF" w:themeFill="background1"/>
      </w:pPr>
      <w:r w:rsidRPr="00D541E8">
        <w:t>Chair, UCLA Graduate Program in Clinical Psychology, Director of Clinical Training, and Director of UCLA Psychology Clinic (1991-94)</w:t>
      </w:r>
    </w:p>
    <w:p w14:paraId="5A8386FA" w14:textId="77777777" w:rsidR="002209EE" w:rsidRPr="00D541E8" w:rsidRDefault="002209EE" w:rsidP="002C71AA">
      <w:pPr>
        <w:shd w:val="clear" w:color="auto" w:fill="FFFFFF" w:themeFill="background1"/>
      </w:pPr>
      <w:r w:rsidRPr="00D541E8">
        <w:t>Assistant Professor, Associate Professor, then Professor, University of North Carolina at Chapel Hill (1978-1990)</w:t>
      </w:r>
    </w:p>
    <w:p w14:paraId="02DE1D3C" w14:textId="77777777" w:rsidR="002209EE" w:rsidRPr="00D541E8" w:rsidRDefault="002209EE" w:rsidP="002C71AA">
      <w:pPr>
        <w:shd w:val="clear" w:color="auto" w:fill="FFFFFF" w:themeFill="background1"/>
      </w:pPr>
      <w:r w:rsidRPr="00D541E8">
        <w:t>Director of Research and Psychological Services, Virginia Treatment Center for Children Richmond, VA, and Professor, Medical College of Virginia, Richmond, VA (1987-1988)</w:t>
      </w:r>
    </w:p>
    <w:p w14:paraId="1E14364E" w14:textId="77777777" w:rsidR="002209EE" w:rsidRPr="00D541E8" w:rsidRDefault="002209EE" w:rsidP="002C71AA">
      <w:pPr>
        <w:shd w:val="clear" w:color="auto" w:fill="FFFFFF" w:themeFill="background1"/>
      </w:pPr>
      <w:r w:rsidRPr="00D541E8">
        <w:t>Assistant Professor, Cornell University (1975-1978)</w:t>
      </w:r>
    </w:p>
    <w:p w14:paraId="087407F6" w14:textId="77777777" w:rsidR="002209EE" w:rsidRPr="00D541E8" w:rsidRDefault="002209EE" w:rsidP="002C71AA">
      <w:pPr>
        <w:shd w:val="clear" w:color="auto" w:fill="FFFFFF" w:themeFill="background1"/>
      </w:pPr>
      <w:r w:rsidRPr="00D541E8">
        <w:t>Awards, Offices, and Appointments in Professional Organizations</w:t>
      </w:r>
    </w:p>
    <w:p w14:paraId="666226A1" w14:textId="77777777" w:rsidR="002209EE" w:rsidRPr="00D541E8" w:rsidRDefault="002209EE" w:rsidP="002C71AA">
      <w:pPr>
        <w:shd w:val="clear" w:color="auto" w:fill="FFFFFF" w:themeFill="background1"/>
      </w:pPr>
      <w:r w:rsidRPr="00D541E8">
        <w:t>Sarah Gund Prize for Research and Mentorship in Child Mental Health, Scientific Research Council, Child Mind Institute, 2019</w:t>
      </w:r>
    </w:p>
    <w:p w14:paraId="5E70EC84" w14:textId="77777777" w:rsidR="002209EE" w:rsidRPr="00D541E8" w:rsidRDefault="002209EE" w:rsidP="002C71AA">
      <w:pPr>
        <w:shd w:val="clear" w:color="auto" w:fill="FFFFFF" w:themeFill="background1"/>
      </w:pPr>
      <w:r w:rsidRPr="00D541E8">
        <w:t>Dorothy Bishop JCPP Best Paper Award, for an article co-authored with Jessica Schleider, voted the best of 2018, Journal of Child Psychology and Psychiatry</w:t>
      </w:r>
    </w:p>
    <w:p w14:paraId="2D2E71B9" w14:textId="77777777" w:rsidR="002209EE" w:rsidRPr="00D541E8" w:rsidRDefault="002209EE" w:rsidP="002C71AA">
      <w:pPr>
        <w:shd w:val="clear" w:color="auto" w:fill="FFFFFF" w:themeFill="background1"/>
      </w:pPr>
      <w:r w:rsidRPr="00D541E8">
        <w:t>Advisory Group, Harvard University Initiative on Global Mental Health, 2017- Speaker’s Bureau, Harvard Alumni Association, 2017-</w:t>
      </w:r>
    </w:p>
    <w:p w14:paraId="69CDA404" w14:textId="77777777" w:rsidR="002209EE" w:rsidRPr="00D541E8" w:rsidRDefault="002209EE" w:rsidP="002C71AA">
      <w:pPr>
        <w:shd w:val="clear" w:color="auto" w:fill="FFFFFF" w:themeFill="background1"/>
      </w:pPr>
      <w:r w:rsidRPr="00D541E8">
        <w:t>Harvard Faculty of Arts &amp; Sciences Dean’s Award for Teaching Excellence, 2017</w:t>
      </w:r>
    </w:p>
    <w:p w14:paraId="111A172E" w14:textId="77777777" w:rsidR="002209EE" w:rsidRPr="00D541E8" w:rsidRDefault="002209EE" w:rsidP="002C71AA">
      <w:pPr>
        <w:shd w:val="clear" w:color="auto" w:fill="FFFFFF" w:themeFill="background1"/>
      </w:pPr>
      <w:r w:rsidRPr="00D541E8">
        <w:t>Klaus-Grawe Award for the Advancement of Innovative Research in Clinical Psychology and Psychotherapy, Klaus-Grawe Foundation for the Advancement of Psychotherapy Research, 2015</w:t>
      </w:r>
    </w:p>
    <w:p w14:paraId="30F7FE81" w14:textId="77777777" w:rsidR="002209EE" w:rsidRPr="00D541E8" w:rsidRDefault="002209EE" w:rsidP="002C71AA">
      <w:pPr>
        <w:shd w:val="clear" w:color="auto" w:fill="FFFFFF" w:themeFill="background1"/>
      </w:pPr>
      <w:r w:rsidRPr="00D541E8">
        <w:t>James McKeen Cattell Lifetime Achievement Award, Association for Psychological Science, 2013 Order of the Golden Arrow, Lifetime Achievement Alumni Award, Mississippi College, 2013 Harvard Favorite Professors, Harvard College, 2011</w:t>
      </w:r>
    </w:p>
    <w:p w14:paraId="34EB5695" w14:textId="77777777" w:rsidR="002209EE" w:rsidRPr="00D541E8" w:rsidRDefault="002209EE" w:rsidP="002C71AA">
      <w:pPr>
        <w:shd w:val="clear" w:color="auto" w:fill="FFFFFF" w:themeFill="background1"/>
      </w:pPr>
      <w:r w:rsidRPr="00D541E8">
        <w:t>Fellow, Association for Psychological Science, 2011</w:t>
      </w:r>
    </w:p>
    <w:p w14:paraId="4365630D" w14:textId="77777777" w:rsidR="002209EE" w:rsidRPr="00D541E8" w:rsidRDefault="002209EE" w:rsidP="002C71AA">
      <w:pPr>
        <w:shd w:val="clear" w:color="auto" w:fill="FFFFFF" w:themeFill="background1"/>
      </w:pPr>
      <w:r w:rsidRPr="00D541E8">
        <w:t>Chair, Scientific Advisory Group, National Academy for Parenting Research, Institute of Psychiatry, University College London, London, UK, 2008-2012</w:t>
      </w:r>
    </w:p>
    <w:p w14:paraId="2395CA28" w14:textId="77777777" w:rsidR="002209EE" w:rsidRPr="00D541E8" w:rsidRDefault="002209EE" w:rsidP="002C71AA">
      <w:pPr>
        <w:shd w:val="clear" w:color="auto" w:fill="FFFFFF" w:themeFill="background1"/>
      </w:pPr>
      <w:r w:rsidRPr="00D541E8">
        <w:t>Affiliated Faculty, Center on the Developing Child at Harvard University, 2008-present Third Lantern Award, Rotary Club, 2009</w:t>
      </w:r>
    </w:p>
    <w:p w14:paraId="4479319B" w14:textId="77777777" w:rsidR="002209EE" w:rsidRPr="00D541E8" w:rsidRDefault="002209EE" w:rsidP="002C71AA">
      <w:pPr>
        <w:shd w:val="clear" w:color="auto" w:fill="FFFFFF" w:themeFill="background1"/>
      </w:pPr>
      <w:r w:rsidRPr="00D541E8">
        <w:t>American Psychological Association Presidential Citation, 2008</w:t>
      </w:r>
    </w:p>
    <w:p w14:paraId="7870CF50" w14:textId="77777777" w:rsidR="002209EE" w:rsidRPr="00D541E8" w:rsidRDefault="002209EE" w:rsidP="002C71AA">
      <w:pPr>
        <w:shd w:val="clear" w:color="auto" w:fill="FFFFFF" w:themeFill="background1"/>
      </w:pPr>
      <w:r w:rsidRPr="00D541E8">
        <w:t>Chair, Child Mental Health Working Group, Center on the Developing Child at Harvard University, 2007-2008</w:t>
      </w:r>
    </w:p>
    <w:p w14:paraId="1ACE1F42" w14:textId="77777777" w:rsidR="002209EE" w:rsidRPr="00D541E8" w:rsidRDefault="002209EE" w:rsidP="002C71AA">
      <w:pPr>
        <w:shd w:val="clear" w:color="auto" w:fill="FFFFFF" w:themeFill="background1"/>
      </w:pPr>
      <w:r w:rsidRPr="00D541E8">
        <w:t>Elected Fellow, American Academy of Clinical Child and Adolescent Psychology, 2007- President’s Circle, Rotary Club of Boston, 2007 [“A select group of ten leaders in the Boston area”]</w:t>
      </w:r>
    </w:p>
    <w:p w14:paraId="7091EFBB" w14:textId="77777777" w:rsidR="002209EE" w:rsidRPr="00D541E8" w:rsidRDefault="002209EE" w:rsidP="002C71AA">
      <w:pPr>
        <w:shd w:val="clear" w:color="auto" w:fill="FFFFFF" w:themeFill="background1"/>
      </w:pPr>
      <w:r w:rsidRPr="00D541E8">
        <w:t>Elected Member, Board on Children, Youth, and Families—National Academy of Sciences/Institute of Medicine, 2007-2010</w:t>
      </w:r>
    </w:p>
    <w:p w14:paraId="29A6C116" w14:textId="77777777" w:rsidR="002209EE" w:rsidRPr="00D541E8" w:rsidRDefault="002209EE" w:rsidP="002C71AA">
      <w:pPr>
        <w:shd w:val="clear" w:color="auto" w:fill="FFFFFF" w:themeFill="background1"/>
      </w:pPr>
      <w:r w:rsidRPr="00D541E8">
        <w:t>Distinguished Scientific Contribution Award, Society of Clinical Child and Adolescent Psychology, Division of Clinical Child and Adolescent Psychology, American Psychological Association, 2005</w:t>
      </w:r>
    </w:p>
    <w:p w14:paraId="7D4A2F0C" w14:textId="77777777" w:rsidR="002209EE" w:rsidRPr="00D541E8" w:rsidRDefault="002209EE" w:rsidP="002C71AA">
      <w:pPr>
        <w:shd w:val="clear" w:color="auto" w:fill="FFFFFF" w:themeFill="background1"/>
      </w:pPr>
      <w:r w:rsidRPr="00D541E8">
        <w:t>Nicholas Hobbs Award, American Psychological Association Division of Child, Youth, and Family Services, 2004</w:t>
      </w:r>
    </w:p>
    <w:p w14:paraId="21FBD932" w14:textId="77777777" w:rsidR="002209EE" w:rsidRPr="00D541E8" w:rsidRDefault="002209EE" w:rsidP="002C71AA">
      <w:pPr>
        <w:shd w:val="clear" w:color="auto" w:fill="FFFFFF" w:themeFill="background1"/>
      </w:pPr>
      <w:r w:rsidRPr="00D541E8">
        <w:t>Distinguished Scientific Achievement in Psychology Award, California Psychological Association, 2004</w:t>
      </w:r>
    </w:p>
    <w:p w14:paraId="55C81420" w14:textId="77777777" w:rsidR="002209EE" w:rsidRPr="00D541E8" w:rsidRDefault="002209EE" w:rsidP="002C71AA">
      <w:pPr>
        <w:shd w:val="clear" w:color="auto" w:fill="FFFFFF" w:themeFill="background1"/>
      </w:pPr>
      <w:r w:rsidRPr="00D541E8">
        <w:t>Elected Member, Board of Scientific Affairs, American Psychological Association, 2004-2007 Diplomate, American Board of Professional Psychology, 2003-present (diploma #5738) Honorary degree: Master of Arts, Harvard Medical School, 2005</w:t>
      </w:r>
    </w:p>
    <w:p w14:paraId="77B8FBF8" w14:textId="77777777" w:rsidR="002209EE" w:rsidRPr="00D541E8" w:rsidRDefault="002209EE" w:rsidP="002C71AA">
      <w:pPr>
        <w:shd w:val="clear" w:color="auto" w:fill="FFFFFF" w:themeFill="background1"/>
      </w:pPr>
      <w:r w:rsidRPr="00D541E8">
        <w:t>Chair, Committee on Science and Practice, Society of Clinical Psychology (American Psychological Association, Division 12), 2000-2002</w:t>
      </w:r>
    </w:p>
    <w:p w14:paraId="0EA74BF6" w14:textId="77777777" w:rsidR="002209EE" w:rsidRPr="00D541E8" w:rsidRDefault="002209EE" w:rsidP="002C71AA">
      <w:pPr>
        <w:shd w:val="clear" w:color="auto" w:fill="FFFFFF" w:themeFill="background1"/>
      </w:pPr>
      <w:r w:rsidRPr="00D541E8">
        <w:t>Director, Research Network on Youth Mental Health, MacArthur Foundation, 2001-2012 Distinguished Teaching Award, Department of Psychology, UCLA, 2001</w:t>
      </w:r>
    </w:p>
    <w:p w14:paraId="4319E160" w14:textId="77777777" w:rsidR="002209EE" w:rsidRPr="00D541E8" w:rsidRDefault="002209EE" w:rsidP="002C71AA">
      <w:pPr>
        <w:shd w:val="clear" w:color="auto" w:fill="FFFFFF" w:themeFill="background1"/>
      </w:pPr>
      <w:r w:rsidRPr="00D541E8">
        <w:t>Chair, Committee on Evidence-Based Practice, Society of Clinical Child and Adolescent Psychology (APA, Division 53), 2001-present</w:t>
      </w:r>
    </w:p>
    <w:p w14:paraId="52E804E1" w14:textId="77777777" w:rsidR="002209EE" w:rsidRPr="00D541E8" w:rsidRDefault="002209EE" w:rsidP="002C71AA">
      <w:pPr>
        <w:shd w:val="clear" w:color="auto" w:fill="FFFFFF" w:themeFill="background1"/>
      </w:pPr>
      <w:r w:rsidRPr="00D541E8">
        <w:t>President, International Society for Research in Child and Adolescent Psychopathology, 2001-2003 President, Society of Clinical Child &amp; Adolescent Psychology, Division 53, American</w:t>
      </w:r>
    </w:p>
    <w:p w14:paraId="2A0FFFE2" w14:textId="77777777" w:rsidR="002209EE" w:rsidRPr="00D541E8" w:rsidRDefault="002209EE" w:rsidP="002C71AA">
      <w:pPr>
        <w:shd w:val="clear" w:color="auto" w:fill="FFFFFF" w:themeFill="background1"/>
      </w:pPr>
      <w:r w:rsidRPr="00D541E8">
        <w:t>Psychological Association, 2000</w:t>
      </w:r>
    </w:p>
    <w:p w14:paraId="42D85A44" w14:textId="77777777" w:rsidR="002209EE" w:rsidRPr="00D541E8" w:rsidRDefault="002209EE" w:rsidP="002C71AA">
      <w:pPr>
        <w:shd w:val="clear" w:color="auto" w:fill="FFFFFF" w:themeFill="background1"/>
      </w:pPr>
      <w:r w:rsidRPr="00D541E8">
        <w:t>Highly Cited Researchers (h&gt;100), Cybermetrics, 2018, 2019, 2020</w:t>
      </w:r>
    </w:p>
    <w:p w14:paraId="010BC264" w14:textId="77777777" w:rsidR="002209EE" w:rsidRPr="00D541E8" w:rsidRDefault="002209EE" w:rsidP="002C71AA">
      <w:pPr>
        <w:shd w:val="clear" w:color="auto" w:fill="FFFFFF" w:themeFill="background1"/>
      </w:pPr>
      <w:r w:rsidRPr="00D541E8">
        <w:t>Citation Statistics</w:t>
      </w:r>
    </w:p>
    <w:p w14:paraId="3B2D2815" w14:textId="77777777" w:rsidR="002209EE" w:rsidRPr="00D541E8" w:rsidRDefault="002209EE" w:rsidP="002C71AA">
      <w:pPr>
        <w:shd w:val="clear" w:color="auto" w:fill="FFFFFF" w:themeFill="background1"/>
      </w:pPr>
      <w:r w:rsidRPr="00D541E8">
        <w:t xml:space="preserve">Google Scholar: </w:t>
      </w:r>
      <w:hyperlink r:id="rId79" w:history="1">
        <w:r w:rsidRPr="00D541E8">
          <w:rPr>
            <w:rStyle w:val="Hyperlink"/>
          </w:rPr>
          <w:t>https://scholar.google.com/citations?user=qeEPeb0AAAAJ&amp;hl=en</w:t>
        </w:r>
      </w:hyperlink>
    </w:p>
    <w:p w14:paraId="4E67787C" w14:textId="77777777" w:rsidR="002209EE" w:rsidRPr="00D541E8" w:rsidRDefault="002209EE" w:rsidP="002C71AA">
      <w:pPr>
        <w:shd w:val="clear" w:color="auto" w:fill="FFFFFF" w:themeFill="background1"/>
      </w:pPr>
      <w:r w:rsidRPr="00D541E8">
        <w:t>Total citations: 54,006 index: 117 i10 index: 304</w:t>
      </w:r>
    </w:p>
    <w:p w14:paraId="7285FD98" w14:textId="77777777" w:rsidR="002209EE" w:rsidRPr="00D541E8" w:rsidRDefault="002209EE" w:rsidP="002C71AA">
      <w:pPr>
        <w:shd w:val="clear" w:color="auto" w:fill="FFFFFF" w:themeFill="background1"/>
      </w:pPr>
      <w:r w:rsidRPr="00D541E8">
        <w:t>Clinical Licensure</w:t>
      </w:r>
    </w:p>
    <w:p w14:paraId="195E942D" w14:textId="77777777" w:rsidR="002209EE" w:rsidRPr="00D541E8" w:rsidRDefault="002209EE" w:rsidP="002C71AA">
      <w:pPr>
        <w:shd w:val="clear" w:color="auto" w:fill="FFFFFF" w:themeFill="background1"/>
      </w:pPr>
      <w:r w:rsidRPr="00D541E8">
        <w:t>Massachusetts license (Psychologist and Health Service Provider) #8479 (active 8/18/2005-present) NPI Individual Registry with National Plan &amp; Provider Enumeration System: NPI#1013285212 Previous licensure in North Carolina and California</w:t>
      </w:r>
    </w:p>
    <w:p w14:paraId="5C6741CF" w14:textId="77777777" w:rsidR="002209EE" w:rsidRPr="00D541E8" w:rsidRDefault="002209EE" w:rsidP="002C71AA">
      <w:pPr>
        <w:shd w:val="clear" w:color="auto" w:fill="FFFFFF" w:themeFill="background1"/>
      </w:pPr>
      <w:r w:rsidRPr="00D541E8">
        <w:t>Board Certification</w:t>
      </w:r>
    </w:p>
    <w:p w14:paraId="00549CA3" w14:textId="77777777" w:rsidR="002209EE" w:rsidRPr="00D541E8" w:rsidRDefault="002209EE" w:rsidP="002C71AA">
      <w:pPr>
        <w:shd w:val="clear" w:color="auto" w:fill="FFFFFF" w:themeFill="background1"/>
      </w:pPr>
      <w:r w:rsidRPr="00D541E8">
        <w:t>Specialty Board Certification in Clinical Child and Adolescent Psychology, American Board of Professional Psychology—diploma #5738 (active 2003-present)</w:t>
      </w:r>
    </w:p>
    <w:p w14:paraId="4909C50C" w14:textId="77777777" w:rsidR="002209EE" w:rsidRPr="00D541E8" w:rsidRDefault="002209EE" w:rsidP="002C71AA">
      <w:pPr>
        <w:shd w:val="clear" w:color="auto" w:fill="FFFFFF" w:themeFill="background1"/>
      </w:pPr>
      <w:r w:rsidRPr="00D541E8">
        <w:t>Clinical Training</w:t>
      </w:r>
    </w:p>
    <w:p w14:paraId="16D9412B" w14:textId="77777777" w:rsidR="002209EE" w:rsidRPr="00D541E8" w:rsidRDefault="002209EE" w:rsidP="002C71AA">
      <w:pPr>
        <w:shd w:val="clear" w:color="auto" w:fill="FFFFFF" w:themeFill="background1"/>
      </w:pPr>
      <w:r w:rsidRPr="00D541E8">
        <w:t>Clinical Psychology Intern (APA-approved internship) Connecticut Valley Hospital, Middletown, Connecticut [Therapy and assessment with children and adults, 1974-5]</w:t>
      </w:r>
    </w:p>
    <w:p w14:paraId="27A5CE63" w14:textId="77777777" w:rsidR="002209EE" w:rsidRPr="00D541E8" w:rsidRDefault="002209EE" w:rsidP="002C71AA">
      <w:pPr>
        <w:shd w:val="clear" w:color="auto" w:fill="FFFFFF" w:themeFill="background1"/>
      </w:pPr>
      <w:r w:rsidRPr="00D541E8">
        <w:t>Professional and Community Boards and Service</w:t>
      </w:r>
    </w:p>
    <w:p w14:paraId="1EEB758C" w14:textId="77777777" w:rsidR="002209EE" w:rsidRPr="00D541E8" w:rsidRDefault="002209EE" w:rsidP="002C71AA">
      <w:pPr>
        <w:shd w:val="clear" w:color="auto" w:fill="FFFFFF" w:themeFill="background1"/>
      </w:pPr>
      <w:r w:rsidRPr="00D541E8">
        <w:t>Scientific Advisory Board, AIM for Mental Health, 2016-</w:t>
      </w:r>
    </w:p>
    <w:p w14:paraId="4A093D92" w14:textId="77777777" w:rsidR="002209EE" w:rsidRPr="00D541E8" w:rsidRDefault="002209EE" w:rsidP="002C71AA">
      <w:pPr>
        <w:shd w:val="clear" w:color="auto" w:fill="FFFFFF" w:themeFill="background1"/>
      </w:pPr>
      <w:r w:rsidRPr="00D541E8">
        <w:t>Advisory Group, Harvard Initiative on Global Mental Health and Sustainable Development, 2017- Harvard Speakers Bureau, Harvard Alumni Association, 2016-</w:t>
      </w:r>
    </w:p>
    <w:p w14:paraId="5F8BEF57" w14:textId="77777777" w:rsidR="002209EE" w:rsidRPr="00D541E8" w:rsidRDefault="002209EE" w:rsidP="002C71AA">
      <w:pPr>
        <w:shd w:val="clear" w:color="auto" w:fill="FFFFFF" w:themeFill="background1"/>
      </w:pPr>
      <w:r w:rsidRPr="00D541E8">
        <w:t>Scientific Advisory Board, Aim for Mental Health, 2017-2018</w:t>
      </w:r>
    </w:p>
    <w:p w14:paraId="1669CCA0" w14:textId="77777777" w:rsidR="002209EE" w:rsidRPr="00D541E8" w:rsidRDefault="002209EE" w:rsidP="002C71AA">
      <w:pPr>
        <w:shd w:val="clear" w:color="auto" w:fill="FFFFFF" w:themeFill="background1"/>
      </w:pPr>
      <w:r w:rsidRPr="00D541E8">
        <w:t>Scientific Advisory Board, Richard and Susan Smith Family Foundation, 2017-2018 Board on Children, Youth, and Families—National Academy of Sciences/Institute</w:t>
      </w:r>
    </w:p>
    <w:p w14:paraId="73DBDECD" w14:textId="77777777" w:rsidR="002209EE" w:rsidRPr="00D541E8" w:rsidRDefault="002209EE" w:rsidP="002C71AA">
      <w:pPr>
        <w:shd w:val="clear" w:color="auto" w:fill="FFFFFF" w:themeFill="background1"/>
      </w:pPr>
      <w:r w:rsidRPr="00D541E8">
        <w:t>of Medicine, 2007-2010</w:t>
      </w:r>
    </w:p>
    <w:p w14:paraId="54FF6604" w14:textId="77777777" w:rsidR="002209EE" w:rsidRPr="00D541E8" w:rsidRDefault="002209EE" w:rsidP="002C71AA">
      <w:pPr>
        <w:shd w:val="clear" w:color="auto" w:fill="FFFFFF" w:themeFill="background1"/>
      </w:pPr>
      <w:r w:rsidRPr="00D541E8">
        <w:t>Chair, Scientific Advisory Group, National Institute for Parenting Professionals, Institute of Psychiatry, University College London, London, UK, 2008-present</w:t>
      </w:r>
    </w:p>
    <w:p w14:paraId="64F997EB" w14:textId="77777777" w:rsidR="002209EE" w:rsidRPr="00D541E8" w:rsidRDefault="002209EE" w:rsidP="002C71AA">
      <w:pPr>
        <w:shd w:val="clear" w:color="auto" w:fill="FFFFFF" w:themeFill="background1"/>
      </w:pPr>
      <w:r w:rsidRPr="00D541E8">
        <w:t>Chair, Child Mental Health Working Group, Harvard Center on the Developing Child, 2007-08 Scientific Advisory Committee, Massachusetts Behavioral Health Partnership, 2005-present Board of Directors, Children’s League of Massachusetts, 2007-present</w:t>
      </w:r>
    </w:p>
    <w:p w14:paraId="564604DC" w14:textId="77777777" w:rsidR="002209EE" w:rsidRPr="00D541E8" w:rsidRDefault="002209EE" w:rsidP="002C71AA">
      <w:pPr>
        <w:shd w:val="clear" w:color="auto" w:fill="FFFFFF" w:themeFill="background1"/>
      </w:pPr>
      <w:r w:rsidRPr="00D541E8">
        <w:t>Committee on Evidence-Based Practice, Children’s League of Massachusetts, 2007-present Child and Adolescent Services Research Center, San Diego. Scientific Advisory Board, 2000-05</w:t>
      </w:r>
    </w:p>
    <w:p w14:paraId="57355ABD" w14:textId="77777777" w:rsidR="002209EE" w:rsidRPr="00D541E8" w:rsidRDefault="002209EE" w:rsidP="002C71AA">
      <w:pPr>
        <w:shd w:val="clear" w:color="auto" w:fill="FFFFFF" w:themeFill="background1"/>
      </w:pPr>
      <w:r w:rsidRPr="00D541E8">
        <w:t>Teaching Experience: G=Graduate, U=Undergraduate</w:t>
      </w:r>
    </w:p>
    <w:p w14:paraId="34E6F74D" w14:textId="77777777" w:rsidR="002209EE" w:rsidRPr="00D541E8" w:rsidRDefault="002209EE" w:rsidP="002C71AA">
      <w:pPr>
        <w:shd w:val="clear" w:color="auto" w:fill="FFFFFF" w:themeFill="background1"/>
      </w:pPr>
      <w:r w:rsidRPr="00D541E8">
        <w:t>Harvard University (2007-present)</w:t>
      </w:r>
    </w:p>
    <w:p w14:paraId="1BAA1B5E" w14:textId="77777777" w:rsidR="002209EE" w:rsidRPr="00D541E8" w:rsidRDefault="002209EE" w:rsidP="002C71AA">
      <w:pPr>
        <w:shd w:val="clear" w:color="auto" w:fill="FFFFFF" w:themeFill="background1"/>
      </w:pPr>
      <w:r w:rsidRPr="00D541E8">
        <w:t>Developmental Psychopathology (U and G)</w:t>
      </w:r>
    </w:p>
    <w:p w14:paraId="67E8A92E" w14:textId="77777777" w:rsidR="002209EE" w:rsidRPr="00D541E8" w:rsidRDefault="002209EE" w:rsidP="002C71AA">
      <w:pPr>
        <w:shd w:val="clear" w:color="auto" w:fill="FFFFFF" w:themeFill="background1"/>
      </w:pPr>
      <w:r w:rsidRPr="00D541E8">
        <w:t>Psychology Department Proseminar (G, Clinical Child &amp; Adolescent Psychology)</w:t>
      </w:r>
    </w:p>
    <w:p w14:paraId="63AF4737" w14:textId="77777777" w:rsidR="002209EE" w:rsidRPr="00D541E8" w:rsidRDefault="002209EE" w:rsidP="002C71AA">
      <w:pPr>
        <w:shd w:val="clear" w:color="auto" w:fill="FFFFFF" w:themeFill="background1"/>
      </w:pPr>
      <w:r w:rsidRPr="00D541E8">
        <w:t>Research Methods in Child and Adolescent Clinical Psychology (U and G)</w:t>
      </w:r>
    </w:p>
    <w:p w14:paraId="564BEC56" w14:textId="77777777" w:rsidR="002209EE" w:rsidRPr="00D541E8" w:rsidRDefault="002209EE" w:rsidP="002C71AA">
      <w:pPr>
        <w:shd w:val="clear" w:color="auto" w:fill="FFFFFF" w:themeFill="background1"/>
      </w:pPr>
      <w:r w:rsidRPr="00D541E8">
        <w:t>Psychotherapy: Science and Practice (U and G)</w:t>
      </w:r>
    </w:p>
    <w:p w14:paraId="39B6738A" w14:textId="77777777" w:rsidR="002209EE" w:rsidRPr="00D541E8" w:rsidRDefault="002209EE" w:rsidP="002C71AA">
      <w:pPr>
        <w:shd w:val="clear" w:color="auto" w:fill="FFFFFF" w:themeFill="background1"/>
      </w:pPr>
      <w:r w:rsidRPr="00D541E8">
        <w:t>Psychological Treatment Research (G)</w:t>
      </w:r>
    </w:p>
    <w:p w14:paraId="277B35DF" w14:textId="77777777" w:rsidR="002209EE" w:rsidRPr="00D541E8" w:rsidRDefault="002209EE" w:rsidP="002C71AA">
      <w:pPr>
        <w:shd w:val="clear" w:color="auto" w:fill="FFFFFF" w:themeFill="background1"/>
      </w:pPr>
      <w:r w:rsidRPr="00D541E8">
        <w:t>University of California at Los Angeles (1990-2004)</w:t>
      </w:r>
    </w:p>
    <w:p w14:paraId="3CCE8374" w14:textId="77777777" w:rsidR="002209EE" w:rsidRPr="00D541E8" w:rsidRDefault="002209EE" w:rsidP="002C71AA">
      <w:pPr>
        <w:shd w:val="clear" w:color="auto" w:fill="FFFFFF" w:themeFill="background1"/>
      </w:pPr>
      <w:r w:rsidRPr="00D541E8">
        <w:t>Research on Child and Adolescent Psychopathology and Psychotherapy (G)</w:t>
      </w:r>
    </w:p>
    <w:p w14:paraId="5995D201" w14:textId="77777777" w:rsidR="002209EE" w:rsidRPr="00D541E8" w:rsidRDefault="002209EE" w:rsidP="002C71AA">
      <w:pPr>
        <w:shd w:val="clear" w:color="auto" w:fill="FFFFFF" w:themeFill="background1"/>
      </w:pPr>
      <w:r w:rsidRPr="00D541E8">
        <w:t>Foundations of Professional Clinical Psychology (G)</w:t>
      </w:r>
    </w:p>
    <w:p w14:paraId="63A65A89" w14:textId="77777777" w:rsidR="002209EE" w:rsidRPr="00D541E8" w:rsidRDefault="002209EE" w:rsidP="002C71AA">
      <w:pPr>
        <w:shd w:val="clear" w:color="auto" w:fill="FFFFFF" w:themeFill="background1"/>
      </w:pPr>
      <w:r w:rsidRPr="00D541E8">
        <w:t>Various topical seminars (G)</w:t>
      </w:r>
    </w:p>
    <w:p w14:paraId="7FEC225E" w14:textId="77777777" w:rsidR="002209EE" w:rsidRPr="00D541E8" w:rsidRDefault="002209EE" w:rsidP="002C71AA">
      <w:pPr>
        <w:shd w:val="clear" w:color="auto" w:fill="FFFFFF" w:themeFill="background1"/>
      </w:pPr>
      <w:r w:rsidRPr="00D541E8">
        <w:t>Clinical Psychology of Childhood and Adolescence (U: I developed this course and taught it yearly; it was formally added to the undergraduate curriculum in 1996; in student course evaluations, it was the highest-rated large [i.e., over 100 students] lecture class in the Psychology Department)</w:t>
      </w:r>
    </w:p>
    <w:p w14:paraId="20EF5FDE" w14:textId="77777777" w:rsidR="002209EE" w:rsidRPr="00D541E8" w:rsidRDefault="002209EE" w:rsidP="002C71AA">
      <w:pPr>
        <w:shd w:val="clear" w:color="auto" w:fill="FFFFFF" w:themeFill="background1"/>
      </w:pPr>
      <w:r w:rsidRPr="00D541E8">
        <w:t>University of North Carolina at Chapel Hill (1978-90)</w:t>
      </w:r>
    </w:p>
    <w:p w14:paraId="1A3D9AE5" w14:textId="77777777" w:rsidR="002209EE" w:rsidRPr="00D541E8" w:rsidRDefault="002209EE" w:rsidP="002C71AA">
      <w:pPr>
        <w:shd w:val="clear" w:color="auto" w:fill="FFFFFF" w:themeFill="background1"/>
      </w:pPr>
      <w:r w:rsidRPr="00D541E8">
        <w:t>Advanced Psychopathology: Childhood and Adolescence (G)</w:t>
      </w:r>
    </w:p>
    <w:p w14:paraId="486C1576" w14:textId="77777777" w:rsidR="002209EE" w:rsidRPr="00D541E8" w:rsidRDefault="002209EE" w:rsidP="002C71AA">
      <w:pPr>
        <w:shd w:val="clear" w:color="auto" w:fill="FFFFFF" w:themeFill="background1"/>
      </w:pPr>
      <w:r w:rsidRPr="00D541E8">
        <w:t>Introduction to Personality (U)</w:t>
      </w:r>
    </w:p>
    <w:p w14:paraId="75803AA3" w14:textId="77777777" w:rsidR="002209EE" w:rsidRPr="00D541E8" w:rsidRDefault="002209EE" w:rsidP="002C71AA">
      <w:pPr>
        <w:shd w:val="clear" w:color="auto" w:fill="FFFFFF" w:themeFill="background1"/>
      </w:pPr>
      <w:r w:rsidRPr="00D541E8">
        <w:t>Psychological Disorders of Childhood and Adolescence (U: I developed this course; it was added to the undergraduate curriculum in 1981).</w:t>
      </w:r>
    </w:p>
    <w:p w14:paraId="53567932" w14:textId="77777777" w:rsidR="002209EE" w:rsidRPr="00D541E8" w:rsidRDefault="002209EE" w:rsidP="002C71AA">
      <w:pPr>
        <w:shd w:val="clear" w:color="auto" w:fill="FFFFFF" w:themeFill="background1"/>
      </w:pPr>
      <w:r w:rsidRPr="00D541E8">
        <w:t>The Psychology of Control (U; topical seminar)</w:t>
      </w:r>
    </w:p>
    <w:p w14:paraId="37746847" w14:textId="77777777" w:rsidR="002209EE" w:rsidRPr="00D541E8" w:rsidRDefault="002209EE" w:rsidP="002C71AA">
      <w:pPr>
        <w:shd w:val="clear" w:color="auto" w:fill="FFFFFF" w:themeFill="background1"/>
      </w:pPr>
      <w:r w:rsidRPr="00D541E8">
        <w:t>Developmental Perspectives on Child Psychopathology (G: topical seminar)</w:t>
      </w:r>
    </w:p>
    <w:p w14:paraId="07D141F7" w14:textId="77777777" w:rsidR="002209EE" w:rsidRPr="00D541E8" w:rsidRDefault="002209EE" w:rsidP="002C71AA">
      <w:pPr>
        <w:shd w:val="clear" w:color="auto" w:fill="FFFFFF" w:themeFill="background1"/>
      </w:pPr>
      <w:r w:rsidRPr="00D541E8">
        <w:t>Cornell University (1975-1978)</w:t>
      </w:r>
    </w:p>
    <w:p w14:paraId="01DC4FDD" w14:textId="77777777" w:rsidR="002209EE" w:rsidRPr="00D541E8" w:rsidRDefault="002209EE" w:rsidP="002C71AA">
      <w:pPr>
        <w:shd w:val="clear" w:color="auto" w:fill="FFFFFF" w:themeFill="background1"/>
      </w:pPr>
      <w:r w:rsidRPr="00D541E8">
        <w:t>Introduction to Human Development (U)</w:t>
      </w:r>
    </w:p>
    <w:p w14:paraId="7BF08E6C" w14:textId="77777777" w:rsidR="002209EE" w:rsidRPr="00D541E8" w:rsidRDefault="002209EE" w:rsidP="002C71AA">
      <w:pPr>
        <w:shd w:val="clear" w:color="auto" w:fill="FFFFFF" w:themeFill="background1"/>
      </w:pPr>
      <w:r w:rsidRPr="00D541E8">
        <w:t>Atypical Development and Child Psychopathology (U)</w:t>
      </w:r>
    </w:p>
    <w:p w14:paraId="5694CDD4" w14:textId="77777777" w:rsidR="002209EE" w:rsidRPr="00D541E8" w:rsidRDefault="002209EE" w:rsidP="002C71AA">
      <w:pPr>
        <w:shd w:val="clear" w:color="auto" w:fill="FFFFFF" w:themeFill="background1"/>
      </w:pPr>
      <w:r w:rsidRPr="00D541E8">
        <w:t>Personality and Cognitive Development in the Mentally Retarded (G)</w:t>
      </w:r>
    </w:p>
    <w:p w14:paraId="25A933E1" w14:textId="77777777" w:rsidR="002209EE" w:rsidRPr="00D541E8" w:rsidRDefault="002209EE" w:rsidP="002C71AA">
      <w:pPr>
        <w:shd w:val="clear" w:color="auto" w:fill="FFFFFF" w:themeFill="background1"/>
      </w:pPr>
      <w:r w:rsidRPr="00D541E8">
        <w:t>Cognitive and Personality Development (G)</w:t>
      </w:r>
    </w:p>
    <w:p w14:paraId="67380DDC" w14:textId="77777777" w:rsidR="002209EE" w:rsidRPr="00D541E8" w:rsidRDefault="002209EE" w:rsidP="002C71AA">
      <w:pPr>
        <w:shd w:val="clear" w:color="auto" w:fill="FFFFFF" w:themeFill="background1"/>
      </w:pPr>
      <w:r w:rsidRPr="00D541E8">
        <w:t>Yale University (1973-1974)</w:t>
      </w:r>
    </w:p>
    <w:p w14:paraId="6C78A9EE" w14:textId="77777777" w:rsidR="002209EE" w:rsidRPr="00D541E8" w:rsidRDefault="002209EE" w:rsidP="002C71AA">
      <w:pPr>
        <w:shd w:val="clear" w:color="auto" w:fill="FFFFFF" w:themeFill="background1"/>
      </w:pPr>
      <w:r w:rsidRPr="00D541E8">
        <w:t>Graduate Teaching Fellow, course in Developmental Psychology (U)</w:t>
      </w:r>
    </w:p>
    <w:p w14:paraId="6C1BF6B6" w14:textId="77777777" w:rsidR="002209EE" w:rsidRPr="00D541E8" w:rsidRDefault="002209EE" w:rsidP="002C71AA">
      <w:pPr>
        <w:shd w:val="clear" w:color="auto" w:fill="FFFFFF" w:themeFill="background1"/>
      </w:pPr>
      <w:r w:rsidRPr="00D541E8">
        <w:t>U.S. Peace Corps, Nairobi, Kenya (1968-1971)</w:t>
      </w:r>
    </w:p>
    <w:p w14:paraId="07D489A6" w14:textId="77777777" w:rsidR="002209EE" w:rsidRPr="00D541E8" w:rsidRDefault="002209EE" w:rsidP="002C71AA">
      <w:pPr>
        <w:shd w:val="clear" w:color="auto" w:fill="FFFFFF" w:themeFill="background1"/>
      </w:pPr>
      <w:r w:rsidRPr="00D541E8">
        <w:t>Kenyatta National Hospital; Lecturer in Psychology—designed &amp; taught 3 courses: Introduction to Psychology, Developmental Psychology, and Abnormal Psychology</w:t>
      </w:r>
    </w:p>
    <w:p w14:paraId="7FB15D93" w14:textId="77777777" w:rsidR="002209EE" w:rsidRPr="00D541E8" w:rsidRDefault="002209EE" w:rsidP="002C71AA">
      <w:pPr>
        <w:shd w:val="clear" w:color="auto" w:fill="FFFFFF" w:themeFill="background1"/>
      </w:pPr>
      <w:r w:rsidRPr="00D541E8">
        <w:t>Memberships</w:t>
      </w:r>
    </w:p>
    <w:p w14:paraId="525FBA0D" w14:textId="77777777" w:rsidR="002209EE" w:rsidRPr="00D541E8" w:rsidRDefault="002209EE" w:rsidP="002C71AA">
      <w:pPr>
        <w:shd w:val="clear" w:color="auto" w:fill="FFFFFF" w:themeFill="background1"/>
      </w:pPr>
      <w:r w:rsidRPr="00D541E8">
        <w:t>American Psychological Association: Member and Fellow of Divisions 12 (Society of Clinical Psychology) and 53 (Society of Clinical Child and Adolescent Psychology)</w:t>
      </w:r>
    </w:p>
    <w:p w14:paraId="3D71630F" w14:textId="77777777" w:rsidR="002209EE" w:rsidRPr="00D541E8" w:rsidRDefault="002209EE" w:rsidP="002C71AA">
      <w:pPr>
        <w:shd w:val="clear" w:color="auto" w:fill="FFFFFF" w:themeFill="background1"/>
      </w:pPr>
      <w:r w:rsidRPr="00D541E8">
        <w:t>Association for Psychological Science: Member, Fellow, James McKeen Catell Fellow International Society for Research in Child and Adolescent Psychopathology, Member and Past-President</w:t>
      </w:r>
    </w:p>
    <w:p w14:paraId="41F2043A" w14:textId="77777777" w:rsidR="002209EE" w:rsidRPr="00D541E8" w:rsidRDefault="002209EE" w:rsidP="002C71AA">
      <w:pPr>
        <w:shd w:val="clear" w:color="auto" w:fill="FFFFFF" w:themeFill="background1"/>
      </w:pPr>
      <w:r w:rsidRPr="00D541E8">
        <w:t>Professional Activities Principal Editor for Clinical Psychology:</w:t>
      </w:r>
    </w:p>
    <w:p w14:paraId="7C98ED5F" w14:textId="77777777" w:rsidR="002209EE" w:rsidRPr="00D541E8" w:rsidRDefault="002209EE" w:rsidP="002C71AA">
      <w:pPr>
        <w:shd w:val="clear" w:color="auto" w:fill="FFFFFF" w:themeFill="background1"/>
      </w:pPr>
      <w:r w:rsidRPr="00D541E8">
        <w:t>TheScientificWorld, 2000-2011</w:t>
      </w:r>
    </w:p>
    <w:p w14:paraId="11D76095" w14:textId="77777777" w:rsidR="002209EE" w:rsidRPr="00D541E8" w:rsidRDefault="002209EE" w:rsidP="002C71AA">
      <w:pPr>
        <w:shd w:val="clear" w:color="auto" w:fill="FFFFFF" w:themeFill="background1"/>
      </w:pPr>
      <w:r w:rsidRPr="00D541E8">
        <w:t>Associate Editor:</w:t>
      </w:r>
    </w:p>
    <w:p w14:paraId="0EA0EC67" w14:textId="77777777" w:rsidR="002209EE" w:rsidRPr="00D541E8" w:rsidRDefault="002209EE" w:rsidP="002C71AA">
      <w:pPr>
        <w:shd w:val="clear" w:color="auto" w:fill="FFFFFF" w:themeFill="background1"/>
      </w:pPr>
      <w:r w:rsidRPr="00D541E8">
        <w:t>Perspectives on Psychological Science (American Psychological Society), 2007-2009</w:t>
      </w:r>
    </w:p>
    <w:p w14:paraId="4E99EEB4" w14:textId="77777777" w:rsidR="002209EE" w:rsidRPr="00D541E8" w:rsidRDefault="002209EE" w:rsidP="002C71AA">
      <w:pPr>
        <w:shd w:val="clear" w:color="auto" w:fill="FFFFFF" w:themeFill="background1"/>
      </w:pPr>
      <w:r w:rsidRPr="00D541E8">
        <w:t>Journal of Consulting and Clinical Psychology, 2000-2001</w:t>
      </w:r>
    </w:p>
    <w:p w14:paraId="02674D94" w14:textId="77777777" w:rsidR="002209EE" w:rsidRPr="00D541E8" w:rsidRDefault="002209EE" w:rsidP="002C71AA">
      <w:pPr>
        <w:shd w:val="clear" w:color="auto" w:fill="FFFFFF" w:themeFill="background1"/>
      </w:pPr>
      <w:r w:rsidRPr="00D541E8">
        <w:t>Editorial Board for:</w:t>
      </w:r>
    </w:p>
    <w:p w14:paraId="5017E69B" w14:textId="77777777" w:rsidR="002209EE" w:rsidRPr="00D541E8" w:rsidRDefault="002209EE" w:rsidP="002C71AA">
      <w:pPr>
        <w:shd w:val="clear" w:color="auto" w:fill="FFFFFF" w:themeFill="background1"/>
      </w:pPr>
      <w:r w:rsidRPr="00D541E8">
        <w:t>Annual Review of Clinical Psychology, 2007-2011 Child Development, 1980-1981</w:t>
      </w:r>
    </w:p>
    <w:p w14:paraId="3FF698DC" w14:textId="77777777" w:rsidR="002209EE" w:rsidRPr="00D541E8" w:rsidRDefault="002209EE" w:rsidP="002C71AA">
      <w:pPr>
        <w:shd w:val="clear" w:color="auto" w:fill="FFFFFF" w:themeFill="background1"/>
      </w:pPr>
      <w:r w:rsidRPr="00D541E8">
        <w:t>Child and Adolescent Mental Health, 2001-present</w:t>
      </w:r>
    </w:p>
    <w:p w14:paraId="72530483" w14:textId="77777777" w:rsidR="002209EE" w:rsidRPr="00D541E8" w:rsidRDefault="002209EE" w:rsidP="002C71AA">
      <w:pPr>
        <w:shd w:val="clear" w:color="auto" w:fill="FFFFFF" w:themeFill="background1"/>
      </w:pPr>
      <w:r w:rsidRPr="00D541E8">
        <w:t>Clinical Psychological Science, 2011-present</w:t>
      </w:r>
    </w:p>
    <w:p w14:paraId="75E11890" w14:textId="77777777" w:rsidR="002209EE" w:rsidRPr="00D541E8" w:rsidRDefault="002209EE" w:rsidP="002C71AA">
      <w:pPr>
        <w:shd w:val="clear" w:color="auto" w:fill="FFFFFF" w:themeFill="background1"/>
      </w:pPr>
      <w:r w:rsidRPr="00D541E8">
        <w:t>Clinical Psychology: Science and Practice, 2002-2005</w:t>
      </w:r>
    </w:p>
    <w:p w14:paraId="577839A2" w14:textId="77777777" w:rsidR="002209EE" w:rsidRPr="00D541E8" w:rsidRDefault="002209EE" w:rsidP="002C71AA">
      <w:pPr>
        <w:shd w:val="clear" w:color="auto" w:fill="FFFFFF" w:themeFill="background1"/>
      </w:pPr>
      <w:r w:rsidRPr="00D541E8">
        <w:t>Developmental Psychology, 1978-1979</w:t>
      </w:r>
    </w:p>
    <w:p w14:paraId="3A47D64A" w14:textId="77777777" w:rsidR="002209EE" w:rsidRPr="00D541E8" w:rsidRDefault="002209EE" w:rsidP="002C71AA">
      <w:pPr>
        <w:shd w:val="clear" w:color="auto" w:fill="FFFFFF" w:themeFill="background1"/>
      </w:pPr>
      <w:r w:rsidRPr="00D541E8">
        <w:t>Development and Psychopathology, 1994-2000</w:t>
      </w:r>
    </w:p>
    <w:p w14:paraId="70F4B7EF" w14:textId="77777777" w:rsidR="002209EE" w:rsidRPr="00D541E8" w:rsidRDefault="002209EE" w:rsidP="002C71AA">
      <w:pPr>
        <w:shd w:val="clear" w:color="auto" w:fill="FFFFFF" w:themeFill="background1"/>
      </w:pPr>
      <w:r w:rsidRPr="00D541E8">
        <w:t>Journal of Consulting &amp; Clinical Psychology, 1987-1990, 1994-2000, 2002-present Journal of Clinical Child and Adolescent Psychology, 1992-1996, 2010-present Journal of Clinical Psychology, 1996-2000</w:t>
      </w:r>
    </w:p>
    <w:p w14:paraId="774150F8" w14:textId="77777777" w:rsidR="002209EE" w:rsidRPr="00D541E8" w:rsidRDefault="002209EE" w:rsidP="002C71AA">
      <w:pPr>
        <w:shd w:val="clear" w:color="auto" w:fill="FFFFFF" w:themeFill="background1"/>
      </w:pPr>
      <w:r w:rsidRPr="00D541E8">
        <w:t>Administration and Policy in Mental Health and Mental Health Services Research, 1997-2011</w:t>
      </w:r>
    </w:p>
    <w:p w14:paraId="1FCC31C2" w14:textId="77777777" w:rsidR="002209EE" w:rsidRPr="00D541E8" w:rsidRDefault="002209EE" w:rsidP="002C71AA">
      <w:pPr>
        <w:shd w:val="clear" w:color="auto" w:fill="FFFFFF" w:themeFill="background1"/>
      </w:pPr>
      <w:r w:rsidRPr="00D541E8">
        <w:t>Report on Emotional and Behavioral Disorders in Youth, 2000-2011</w:t>
      </w:r>
    </w:p>
    <w:p w14:paraId="779D9619" w14:textId="77777777" w:rsidR="002209EE" w:rsidRPr="00D541E8" w:rsidRDefault="002209EE" w:rsidP="002C71AA">
      <w:pPr>
        <w:shd w:val="clear" w:color="auto" w:fill="FFFFFF" w:themeFill="background1"/>
      </w:pPr>
      <w:r w:rsidRPr="00D541E8">
        <w:t>INTERVENTION MANUALS AND MATERIALS</w:t>
      </w:r>
    </w:p>
    <w:p w14:paraId="739426E1" w14:textId="77777777" w:rsidR="002209EE" w:rsidRPr="00D541E8" w:rsidRDefault="002209EE" w:rsidP="002C71AA">
      <w:pPr>
        <w:shd w:val="clear" w:color="auto" w:fill="FFFFFF" w:themeFill="background1"/>
      </w:pPr>
      <w:r w:rsidRPr="00D541E8">
        <w:t>Weisz, J.R., Weersing, V.R., Valeri, S.M., &amp; McCarty, C.A. (1999). Therapist’s Manual PASCET: Primary and secondary control enhancement training program. Los Angeles: University of California.</w:t>
      </w:r>
    </w:p>
    <w:p w14:paraId="15A471DD" w14:textId="77777777" w:rsidR="002209EE" w:rsidRPr="00D541E8" w:rsidRDefault="002209EE" w:rsidP="002C71AA">
      <w:pPr>
        <w:shd w:val="clear" w:color="auto" w:fill="FFFFFF" w:themeFill="background1"/>
      </w:pPr>
      <w:r w:rsidRPr="00D541E8">
        <w:t>Weisz, J.R., Weersing, V.R., Valeri, S.M., &amp; McCarty, C.A. (1999). Act &amp; Think: Youth Practice Book for PASCET. Los Angeles: University of California.</w:t>
      </w:r>
    </w:p>
    <w:p w14:paraId="60B0E2F5" w14:textId="77777777" w:rsidR="002209EE" w:rsidRPr="00D541E8" w:rsidRDefault="002209EE" w:rsidP="002C71AA">
      <w:pPr>
        <w:shd w:val="clear" w:color="auto" w:fill="FFFFFF" w:themeFill="background1"/>
      </w:pPr>
      <w:r w:rsidRPr="00D541E8">
        <w:t>Weisz, J.R., Moore, P.S., Southam-Gerow, M., Weersing, V.R., Valeri, S.M., &amp; McCarty, C.A. (1999). Therapist’s Manual PASCET: Primary and secondary control enhancement training program, 2nd edition. Los Angeles: University of California.</w:t>
      </w:r>
    </w:p>
    <w:p w14:paraId="7CFFA944" w14:textId="77777777" w:rsidR="002209EE" w:rsidRPr="00D541E8" w:rsidRDefault="002209EE" w:rsidP="002C71AA">
      <w:pPr>
        <w:shd w:val="clear" w:color="auto" w:fill="FFFFFF" w:themeFill="background1"/>
      </w:pPr>
      <w:r w:rsidRPr="00D541E8">
        <w:t>Weisz, J.R., Moore, P.S., Southam-Gerow, M., Weersing, V.R., Valeri, S.M., &amp; McCarty, C.A. (1999). Act &amp; Think: Youth Practice Book for PASCET, 2nd edition. Los Angeles: University of California.</w:t>
      </w:r>
    </w:p>
    <w:p w14:paraId="770D94DA" w14:textId="77777777" w:rsidR="002209EE" w:rsidRPr="00D541E8" w:rsidRDefault="002209EE" w:rsidP="002C71AA">
      <w:pPr>
        <w:shd w:val="clear" w:color="auto" w:fill="FFFFFF" w:themeFill="background1"/>
      </w:pPr>
      <w:r w:rsidRPr="00D541E8">
        <w:t>Connor-Smith, J.K., Jensen, A.L., &amp; Weisz, J.R. (2002). Leader’s Manual: Act &amp; Adapt PASCET Program. Los Angeles: University of California.</w:t>
      </w:r>
    </w:p>
    <w:p w14:paraId="5F1478D6" w14:textId="77777777" w:rsidR="002209EE" w:rsidRPr="00D541E8" w:rsidRDefault="002209EE" w:rsidP="002C71AA">
      <w:pPr>
        <w:shd w:val="clear" w:color="auto" w:fill="FFFFFF" w:themeFill="background1"/>
      </w:pPr>
      <w:r w:rsidRPr="00D541E8">
        <w:t>Connor-Smith, J.K., Jensen, A.L., &amp; Weisz, J.R. (2002). Youth Workbook: Act &amp; Adapt PASCET Program. Los Angeles: University of California.</w:t>
      </w:r>
    </w:p>
    <w:p w14:paraId="2F6C9D82" w14:textId="77777777" w:rsidR="002209EE" w:rsidRPr="00D541E8" w:rsidRDefault="002209EE" w:rsidP="002C71AA">
      <w:pPr>
        <w:shd w:val="clear" w:color="auto" w:fill="FFFFFF" w:themeFill="background1"/>
      </w:pPr>
      <w:r w:rsidRPr="00D541E8">
        <w:t>Connor-Smith, J.K., Jensen, A.L., &amp; Weisz, J.R. (2002). Act &amp; Adapt: A Video Series to Guide the PASCET Program. Los Angeles: University of California.</w:t>
      </w:r>
    </w:p>
    <w:p w14:paraId="74E3500D" w14:textId="77777777" w:rsidR="002209EE" w:rsidRPr="00D541E8" w:rsidRDefault="002209EE" w:rsidP="002C71AA">
      <w:pPr>
        <w:shd w:val="clear" w:color="auto" w:fill="FFFFFF" w:themeFill="background1"/>
      </w:pPr>
      <w:r w:rsidRPr="00D541E8">
        <w:t>Weisz, J.R., Gray, J.S., Bearman, S.K., Stark, K. (2008). Therapist’s Manual PASCET: Primary and secondary control enhancement training program, 3rd edition. Los Angeles: University of California.</w:t>
      </w:r>
    </w:p>
    <w:p w14:paraId="4F82FC08" w14:textId="77777777" w:rsidR="002209EE" w:rsidRPr="00D541E8" w:rsidRDefault="002209EE" w:rsidP="002C71AA">
      <w:pPr>
        <w:shd w:val="clear" w:color="auto" w:fill="FFFFFF" w:themeFill="background1"/>
      </w:pPr>
      <w:r w:rsidRPr="00D541E8">
        <w:t>Weisz, J.R., Gray, J.S., Bearman, S.K., Stark, K. (2008). Act &amp; Think: Youth Practice Book for PASCET, 3rd edition. Los Angeles: University of California.</w:t>
      </w:r>
    </w:p>
    <w:p w14:paraId="6F0B9BBD" w14:textId="77777777" w:rsidR="002209EE" w:rsidRPr="00D541E8" w:rsidRDefault="002209EE" w:rsidP="002C71AA">
      <w:pPr>
        <w:shd w:val="clear" w:color="auto" w:fill="FFFFFF" w:themeFill="background1"/>
      </w:pPr>
      <w:r w:rsidRPr="00D541E8">
        <w:t>Chorpita, B. F., &amp; Weisz, J. R. (2005). Modular approach to therapy for children with anxiety, depression, or conduct problems (MATCH-ADC). Unpublished treatment manual.</w:t>
      </w:r>
    </w:p>
    <w:p w14:paraId="2B62A3E3" w14:textId="77777777" w:rsidR="002209EE" w:rsidRPr="00D541E8" w:rsidRDefault="002209EE" w:rsidP="002C71AA">
      <w:pPr>
        <w:shd w:val="clear" w:color="auto" w:fill="FFFFFF" w:themeFill="background1"/>
      </w:pPr>
      <w:r w:rsidRPr="00D541E8">
        <w:t>Chorpita, B. F., &amp; Weisz, J. R. (2009). Modular approach to therapy for children with anxiety, depression, or conduct problems (MATCH-ADC). Satellite Beach, FL: PracticeWise, LLC.</w:t>
      </w:r>
    </w:p>
    <w:p w14:paraId="0236099F" w14:textId="77777777" w:rsidR="002209EE" w:rsidRPr="00D541E8" w:rsidRDefault="002209EE" w:rsidP="002C71AA">
      <w:pPr>
        <w:shd w:val="clear" w:color="auto" w:fill="FFFFFF" w:themeFill="background1"/>
      </w:pPr>
      <w:r w:rsidRPr="00D541E8">
        <w:t>Weisz, J.R., &amp; Bearman, S.K. (2014). FIRST: A principle-guided approach to evidence-based youth psychotherapy. Unpublished treatment manual, Harvard University.</w:t>
      </w:r>
    </w:p>
    <w:p w14:paraId="6E1BB72E" w14:textId="77777777" w:rsidR="002209EE" w:rsidRPr="00D541E8" w:rsidRDefault="002209EE" w:rsidP="002C71AA">
      <w:pPr>
        <w:shd w:val="clear" w:color="auto" w:fill="FFFFFF" w:themeFill="background1"/>
      </w:pPr>
      <w:r w:rsidRPr="00D541E8">
        <w:t>Weisz, J.R., &amp; Bearman, S.K. (2020). Principle-Guided Psychotherapy for Children and</w:t>
      </w:r>
    </w:p>
    <w:p w14:paraId="384F562D" w14:textId="77777777" w:rsidR="002209EE" w:rsidRPr="00D541E8" w:rsidRDefault="002209EE" w:rsidP="002C71AA">
      <w:pPr>
        <w:shd w:val="clear" w:color="auto" w:fill="FFFFFF" w:themeFill="background1"/>
      </w:pPr>
      <w:r w:rsidRPr="00D541E8">
        <w:t>Adolescents: The FIRST Treatment Program for Behavioral and Emotional Problems. New York: Guilford Press.</w:t>
      </w:r>
    </w:p>
    <w:p w14:paraId="56A9CD7E" w14:textId="77777777" w:rsidR="002209EE" w:rsidRPr="00D541E8" w:rsidRDefault="002209EE" w:rsidP="002C71AA">
      <w:pPr>
        <w:shd w:val="clear" w:color="auto" w:fill="FFFFFF" w:themeFill="background1"/>
      </w:pPr>
      <w:r w:rsidRPr="00D541E8">
        <w:t>PUBLICATIONS: ARTICLES AND CHAPTERS</w:t>
      </w:r>
    </w:p>
    <w:p w14:paraId="4B3D501C" w14:textId="77777777" w:rsidR="002209EE" w:rsidRPr="00D541E8" w:rsidRDefault="002209EE" w:rsidP="002C71AA">
      <w:pPr>
        <w:shd w:val="clear" w:color="auto" w:fill="FFFFFF" w:themeFill="background1"/>
      </w:pPr>
      <w:r w:rsidRPr="00D541E8">
        <w:t>*Current/former students and postdoctoral fellows</w:t>
      </w:r>
    </w:p>
    <w:p w14:paraId="0A372D3F" w14:textId="77777777" w:rsidR="002209EE" w:rsidRPr="00D541E8" w:rsidRDefault="002209EE" w:rsidP="002C71AA">
      <w:pPr>
        <w:shd w:val="clear" w:color="auto" w:fill="FFFFFF" w:themeFill="background1"/>
      </w:pPr>
      <w:r w:rsidRPr="00D541E8">
        <w:t>NThe Research Network on Youth Mental Health (John Weisz, PI and Network Director)</w:t>
      </w:r>
    </w:p>
    <w:p w14:paraId="01CF9305" w14:textId="77777777" w:rsidR="002209EE" w:rsidRPr="00D541E8" w:rsidRDefault="002209EE" w:rsidP="002C71AA">
      <w:pPr>
        <w:shd w:val="clear" w:color="auto" w:fill="FFFFFF" w:themeFill="background1"/>
      </w:pPr>
      <w:r w:rsidRPr="00D541E8">
        <w:t>* Publications between 1975-2010 are available upon request.</w:t>
      </w:r>
    </w:p>
    <w:p w14:paraId="1347E516" w14:textId="77777777" w:rsidR="002209EE" w:rsidRPr="00D541E8" w:rsidRDefault="002209EE" w:rsidP="002C71AA">
      <w:pPr>
        <w:shd w:val="clear" w:color="auto" w:fill="FFFFFF" w:themeFill="background1"/>
      </w:pPr>
      <w:r w:rsidRPr="00D541E8">
        <w:t>2010 Ebesutani, C., Bernstein, A., Nakamura, B., Chorpita, B.F., &amp; Weisz, J.R. (2010). A psychometric analysis of the Revised Child Anxiety and Depression Scale—parent version in a clinical sample. Journal of Abnormal Child Psychology, 38, 249-260. doi: 10.1007/s10802-009-9363-8</w:t>
      </w:r>
    </w:p>
    <w:p w14:paraId="482C2E4C" w14:textId="77777777" w:rsidR="002209EE" w:rsidRPr="00D541E8" w:rsidRDefault="002209EE" w:rsidP="002C71AA">
      <w:pPr>
        <w:shd w:val="clear" w:color="auto" w:fill="FFFFFF" w:themeFill="background1"/>
      </w:pPr>
      <w:r w:rsidRPr="00D541E8">
        <w:t>McLeod, B.D.*, &amp; Weisz, J.R. (2010). Therapy process observational coding system for child psychotherapy strategies scale. Journal of Clinical Child and Adolescent Psychology, 39, 436-443. doi: 10.1080/15374411003691750</w:t>
      </w:r>
    </w:p>
    <w:p w14:paraId="61F8F804" w14:textId="77777777" w:rsidR="002209EE" w:rsidRPr="00D541E8" w:rsidRDefault="002209EE" w:rsidP="002C71AA">
      <w:pPr>
        <w:shd w:val="clear" w:color="auto" w:fill="FFFFFF" w:themeFill="background1"/>
      </w:pPr>
      <w:r w:rsidRPr="00D541E8">
        <w:t>Bearman, S.K.*, Ugueto, A.*, Alleyne, A.*, &amp; Weisz, J.R. (2010). Adapting CBT for depression to fit diverse youths and contexts: Applying the deployment-focused model of treatment development and testing. In Weisz, J.R., &amp; Kazdin, A.E. (Eds.), Evidence-based psychotherapies for children and adolescents, 2nd edition. Pp. 466-481. New York: Guilford.</w:t>
      </w:r>
    </w:p>
    <w:p w14:paraId="274FAC90" w14:textId="77777777" w:rsidR="002209EE" w:rsidRPr="00D541E8" w:rsidRDefault="002209EE" w:rsidP="002C71AA">
      <w:pPr>
        <w:shd w:val="clear" w:color="auto" w:fill="FFFFFF" w:themeFill="background1"/>
      </w:pPr>
      <w:r w:rsidRPr="00D541E8">
        <w:t>Kazak, A.E., Hoagwood, K., Weisz, J.R., Hood, K., Kratochwill, T.R., Vargas, L.A., &amp; Banez, G.A. (2010). A meta-systems approach to evidence–based practice for children and adolescents. American Psychologist, 65, 85-97. doi: 10.1037/a0017784</w:t>
      </w:r>
    </w:p>
    <w:p w14:paraId="369BD480" w14:textId="77777777" w:rsidR="002209EE" w:rsidRPr="00D541E8" w:rsidRDefault="002209EE" w:rsidP="002C71AA">
      <w:pPr>
        <w:shd w:val="clear" w:color="auto" w:fill="FFFFFF" w:themeFill="background1"/>
        <w:rPr>
          <w:lang w:val="fr-FR"/>
        </w:rPr>
      </w:pPr>
      <w:r w:rsidRPr="00D541E8">
        <w:t xml:space="preserve">Aarons, G.A., Glisson, C., Hoagwood, K., Kelleher, K., Landsverk, J., Cafti, G. and the Research Network on Youth Mental HealthN. (2010). Psychometric properties and United States national norms of the Evidence-Based Practice Attitude Scale (EBPAS). </w:t>
      </w:r>
      <w:r w:rsidRPr="00D541E8">
        <w:rPr>
          <w:lang w:val="fr-FR"/>
        </w:rPr>
        <w:t>Psychological Assessment, 22, 356-365. doi: 10.1037/a0019188</w:t>
      </w:r>
    </w:p>
    <w:p w14:paraId="1333F138" w14:textId="77777777" w:rsidR="002209EE" w:rsidRPr="00D541E8" w:rsidRDefault="002209EE" w:rsidP="002C71AA">
      <w:pPr>
        <w:shd w:val="clear" w:color="auto" w:fill="FFFFFF" w:themeFill="background1"/>
      </w:pPr>
      <w:r w:rsidRPr="00D541E8">
        <w:rPr>
          <w:lang w:val="fr-FR"/>
        </w:rPr>
        <w:t xml:space="preserve">Ebesutani, C., Bernstein, A., Nakamura, B. J., Chorpita, B. F., Higa-McMillan, C., &amp; Weisz, J. R. (2010). </w:t>
      </w:r>
      <w:r w:rsidRPr="00D541E8">
        <w:t>Concurrent validity of the Child Behavior Checklist DSM-oriented scales: Correspondence with DSM diagnoses and comparison to syndrome scales. Journal of Psychopathology and Behavioral Assessment, 32, 373-384. doi: 10.1007/s10862-009-9174-9</w:t>
      </w:r>
    </w:p>
    <w:p w14:paraId="4AB9A618" w14:textId="77777777" w:rsidR="002209EE" w:rsidRPr="00D541E8" w:rsidRDefault="002209EE" w:rsidP="002C71AA">
      <w:pPr>
        <w:shd w:val="clear" w:color="auto" w:fill="FFFFFF" w:themeFill="background1"/>
      </w:pPr>
      <w:r w:rsidRPr="00D541E8">
        <w:t>Chorpita, B.F., Reise, S., Weisz, J.R., Grubbs, K., Becker, K.D., Krull, J.L., and the Research Network on Youth Mental HealthN (2010). Evaluation of the Brief Problem Checklist: Child and caregiver interviews to measure clinical progress. Journal of Consulting and Clinical Psychology, 78(4), 526- 536. doi: 10.1037/a0019602</w:t>
      </w:r>
    </w:p>
    <w:p w14:paraId="4F25BBC3" w14:textId="77777777" w:rsidR="002209EE" w:rsidRPr="00D541E8" w:rsidRDefault="002209EE" w:rsidP="002C71AA">
      <w:pPr>
        <w:shd w:val="clear" w:color="auto" w:fill="FFFFFF" w:themeFill="background1"/>
      </w:pPr>
      <w:r w:rsidRPr="00D541E8">
        <w:t>Southam-Gerow, M. A.*, Weisz, J. R., Chu, B. C.*, McLeod, B. D.*, Gordis, E. B.*, &amp; Connor-Smith, J. K.* (2010). Does CBT for youth anxiety outperform usual care in community clinics?: An initial effectiveness test. Journal of the American Academy of Child &amp; Adolescent Psychiatry, 49, 1043- 1052. doi: 10.1016/j.jaac.2010.06.009</w:t>
      </w:r>
    </w:p>
    <w:p w14:paraId="75A107E5" w14:textId="77777777" w:rsidR="002209EE" w:rsidRPr="00D541E8" w:rsidRDefault="002209EE" w:rsidP="002C71AA">
      <w:pPr>
        <w:shd w:val="clear" w:color="auto" w:fill="FFFFFF" w:themeFill="background1"/>
      </w:pPr>
      <w:r w:rsidRPr="00D541E8">
        <w:t>Weisz, J.R., Francis, S.E.*, &amp; Bearman, S.K.* (2010). Assessing secondary control and its association with youth depression symptoms, Journal of Abnormal Child Psychology, 38, 883-893.doi: 10.1007/s10802-010-9440-z</w:t>
      </w:r>
    </w:p>
    <w:p w14:paraId="3DB8D726" w14:textId="77777777" w:rsidR="002209EE" w:rsidRPr="00D541E8" w:rsidRDefault="002209EE" w:rsidP="002C71AA">
      <w:pPr>
        <w:shd w:val="clear" w:color="auto" w:fill="FFFFFF" w:themeFill="background1"/>
      </w:pPr>
      <w:r w:rsidRPr="00D541E8">
        <w:t>2011 Weisz, J.R., Ugueto, A.M.*, Herren, J.*, Afienko, S.R.*, &amp; Rutt, C.* (2011). Kernels vs. ears, and other questions for a science of treatment dissemination. Clinical Psychology: Science and Practice, 18 (1), 41-46. doi: 10.1111/j.1468-2850.2010.01233.x</w:t>
      </w:r>
    </w:p>
    <w:p w14:paraId="7722A97D" w14:textId="77777777" w:rsidR="002209EE" w:rsidRPr="00D541E8" w:rsidRDefault="002209EE" w:rsidP="002C71AA">
      <w:pPr>
        <w:shd w:val="clear" w:color="auto" w:fill="FFFFFF" w:themeFill="background1"/>
      </w:pPr>
      <w:r w:rsidRPr="00D541E8">
        <w:t>Ebesutani, C., Bernstein, A., Martinez, J. I., Chorpita, B. F., &amp; Weisz, J. R. (2011). The Youth Self Report: Applicability and validity across younger and older youths. Journal of Clinical Child and Adolescent Psychology, 40 (2), 338-346. doi:10.1080/15374416.2011.546041</w:t>
      </w:r>
    </w:p>
    <w:p w14:paraId="07CD14B4" w14:textId="77777777" w:rsidR="002209EE" w:rsidRPr="00D541E8" w:rsidRDefault="002209EE" w:rsidP="002C71AA">
      <w:pPr>
        <w:shd w:val="clear" w:color="auto" w:fill="FFFFFF" w:themeFill="background1"/>
      </w:pPr>
      <w:r w:rsidRPr="00D541E8">
        <w:t>Ehrenreich-May, J., Southam-Gerow, M.A.,* Hourigan, S.E., Wright, L.R., Pincus, D.B., &amp; Weisz, J.R. (2011). Characteristics of anxious and depressed youth seen in two different clinical contexts.</w:t>
      </w:r>
    </w:p>
    <w:p w14:paraId="619FED45" w14:textId="77777777" w:rsidR="002209EE" w:rsidRPr="00D541E8" w:rsidRDefault="002209EE" w:rsidP="002C71AA">
      <w:pPr>
        <w:shd w:val="clear" w:color="auto" w:fill="FFFFFF" w:themeFill="background1"/>
      </w:pPr>
      <w:r w:rsidRPr="00D541E8">
        <w:t>Administration and Policy in Mental Health and Mental Health Services Research, 38 (5), 398-411. doi:10.1007/s104888.010-0328-6</w:t>
      </w:r>
    </w:p>
    <w:p w14:paraId="4F5E4C87" w14:textId="77777777" w:rsidR="002209EE" w:rsidRPr="00D541E8" w:rsidRDefault="002209EE" w:rsidP="002C71AA">
      <w:pPr>
        <w:shd w:val="clear" w:color="auto" w:fill="FFFFFF" w:themeFill="background1"/>
      </w:pPr>
      <w:r w:rsidRPr="00D541E8">
        <w:t>Weisz, J.R., Chorpita, B.F., Frye, A., Ng, M.Y.,* Lau, N.,* Bearman, S.K.,* Ugueto, A.M.,* Langer, D.A.,* Hoagwood, K., and the Research Network on Youth Mental HealthN (2011). Youth top problems: Using idiographic, consumer-guided assessment to identify treatment needs and track change during psychotherapy. Journal of Consulting and Clinical Psychology, 79 (3), 369-380. doi: 10.1037/a0023307</w:t>
      </w:r>
    </w:p>
    <w:p w14:paraId="6FAAB66D" w14:textId="77777777" w:rsidR="002209EE" w:rsidRPr="00D541E8" w:rsidRDefault="002209EE" w:rsidP="002C71AA">
      <w:pPr>
        <w:shd w:val="clear" w:color="auto" w:fill="FFFFFF" w:themeFill="background1"/>
      </w:pPr>
      <w:r w:rsidRPr="00D541E8">
        <w:t>Langer, D.A.,* McLeod, B.M.,* &amp; Weisz, J.R. (2011). Do treatment manuals undermine youth-therapist alliance in community clinical practice? Journal of Consulting and Clinical Psychology, 49 (4), 427-432. doi: 10.1037/a0023821</w:t>
      </w:r>
    </w:p>
    <w:p w14:paraId="03255635" w14:textId="77777777" w:rsidR="002209EE" w:rsidRPr="00D541E8" w:rsidRDefault="002209EE" w:rsidP="002C71AA">
      <w:pPr>
        <w:shd w:val="clear" w:color="auto" w:fill="FFFFFF" w:themeFill="background1"/>
      </w:pPr>
      <w:r w:rsidRPr="00D541E8">
        <w:t>2012 Bearman, S.K.,* &amp; Weisz, J.R. (2012). Cognitive behavioral therapy for children and adolescents: An introduction. In Szigethy, E., Weisz, J.R., &amp; Findling, R.I. (Eds.). Cognitive-behavioral therapy for children and adolescents. Pp. 1-28. Washington, DC: American Psychiatric Publishing.</w:t>
      </w:r>
    </w:p>
    <w:p w14:paraId="4A68E43A" w14:textId="77777777" w:rsidR="002209EE" w:rsidRPr="00D541E8" w:rsidRDefault="002209EE" w:rsidP="002C71AA">
      <w:pPr>
        <w:shd w:val="clear" w:color="auto" w:fill="FFFFFF" w:themeFill="background1"/>
      </w:pPr>
      <w:r w:rsidRPr="00D541E8">
        <w:t>Weisz, J.R., Pott, M., &amp; Easterbrooks, M.A. (2012). In memoriam: Fred M. Rothbaum, 1949-2011.</w:t>
      </w:r>
    </w:p>
    <w:p w14:paraId="35086F06" w14:textId="77777777" w:rsidR="002209EE" w:rsidRPr="00D541E8" w:rsidRDefault="002209EE" w:rsidP="002C71AA">
      <w:pPr>
        <w:shd w:val="clear" w:color="auto" w:fill="FFFFFF" w:themeFill="background1"/>
      </w:pPr>
      <w:r w:rsidRPr="00D541E8">
        <w:t>Developments: Newsletter of the Society for Research in Child Development, 55 (2). Pp. 11-12.</w:t>
      </w:r>
    </w:p>
    <w:p w14:paraId="1F97FD84" w14:textId="77777777" w:rsidR="002209EE" w:rsidRPr="00D541E8" w:rsidRDefault="002209EE" w:rsidP="002C71AA">
      <w:pPr>
        <w:shd w:val="clear" w:color="auto" w:fill="FFFFFF" w:themeFill="background1"/>
      </w:pPr>
      <w:r w:rsidRPr="00D541E8">
        <w:t>Kratochwill, T.R., Hoagwood, K.E., Kazak, A.E., Weisz, J.R., Hood, K., Vargas, L.A., &amp; Banez, G.A. (2012). Practice-based evidence for children and adolescents: Advancing the research agenda in schools. School Psychology Review, 41 (2), 214-235.</w:t>
      </w:r>
    </w:p>
    <w:p w14:paraId="24E57D9B" w14:textId="77777777" w:rsidR="002209EE" w:rsidRPr="00D541E8" w:rsidRDefault="002209EE" w:rsidP="002C71AA">
      <w:pPr>
        <w:shd w:val="clear" w:color="auto" w:fill="FFFFFF" w:themeFill="background1"/>
      </w:pPr>
      <w:r w:rsidRPr="00D541E8">
        <w:t>Weisz, J.R., &amp; Chorpita, B.F. (2012). Mod squad for youth psychotherapy: Restructuring evidence-based treatment for clinical practice. In P.C. Kendall (Ed.), Child and adolescent therapy: Cognitive- behavioral procedures, 4th edition. New York: Guilford, pp. 379-397.</w:t>
      </w:r>
    </w:p>
    <w:p w14:paraId="1310762F" w14:textId="77777777" w:rsidR="002209EE" w:rsidRPr="00D541E8" w:rsidRDefault="002209EE" w:rsidP="002C71AA">
      <w:pPr>
        <w:shd w:val="clear" w:color="auto" w:fill="FFFFFF" w:themeFill="background1"/>
      </w:pPr>
      <w:r w:rsidRPr="00D541E8">
        <w:t>Szigethy, E.,* Thompson, R.D., Turner, S., Delaney, P., Beardslee, W., &amp; Weisz, J.R. (2012). Chronic physical illness: Inflammatory bowel disease as a prototype. In Szigethy, E., Weisz, J.R., &amp; Findling,</w:t>
      </w:r>
    </w:p>
    <w:p w14:paraId="79929880" w14:textId="77777777" w:rsidR="002209EE" w:rsidRPr="00D541E8" w:rsidRDefault="002209EE" w:rsidP="002C71AA">
      <w:pPr>
        <w:shd w:val="clear" w:color="auto" w:fill="FFFFFF" w:themeFill="background1"/>
      </w:pPr>
      <w:r w:rsidRPr="00D541E8">
        <w:t>(Eds.). (2012). Cognitive-behavior therapy for children and adolescents. Pp. 331-382. Washington, DC: American Psychiatric Publishing.</w:t>
      </w:r>
    </w:p>
    <w:p w14:paraId="07F165E2" w14:textId="77777777" w:rsidR="002209EE" w:rsidRPr="00D541E8" w:rsidRDefault="002209EE" w:rsidP="002C71AA">
      <w:pPr>
        <w:shd w:val="clear" w:color="auto" w:fill="FFFFFF" w:themeFill="background1"/>
      </w:pPr>
      <w:r w:rsidRPr="00D541E8">
        <w:t>Weisz, J.R., Chorpita, B.F., Palinkas, L.A., Schoenwald, S.K., Miranda, J., Bearman, S.K.,* Daleiden, E.L., Ugueto, A.M.,* Ho, A.,* Martin, J.,* Gray, J.,* Alleyne, A.,* Langer, D.A.,* Southam-Gerow, M.A.,* Gibbons, R.D., and the Research Network on Youth Mental HealthN. (2012). Testing standard and modular designs for psychotherapy with youth depression, anxiety, and conduct problems: A randomized effectiveness trial. Archives of General Psychiatry, 69 (3), 274-282. doi:10.1001/archgenpsychiatry.2011.147</w:t>
      </w:r>
    </w:p>
    <w:p w14:paraId="52DE3A7C" w14:textId="77777777" w:rsidR="002209EE" w:rsidRPr="00D541E8" w:rsidRDefault="002209EE" w:rsidP="002C71AA">
      <w:pPr>
        <w:shd w:val="clear" w:color="auto" w:fill="FFFFFF" w:themeFill="background1"/>
      </w:pPr>
      <w:r w:rsidRPr="00D541E8">
        <w:t>Summary article published in Evidence-Based Mental Health/BMJ (2012), with the title “Modular psychotherapy improves problems in youth with anxiety, depression or conduct disorder more rapidly than standard psychotherapy.”</w:t>
      </w:r>
    </w:p>
    <w:p w14:paraId="32768768" w14:textId="77777777" w:rsidR="002209EE" w:rsidRPr="00D541E8" w:rsidRDefault="002209EE" w:rsidP="002C71AA">
      <w:pPr>
        <w:shd w:val="clear" w:color="auto" w:fill="FFFFFF" w:themeFill="background1"/>
      </w:pPr>
      <w:r w:rsidRPr="00D541E8">
        <w:t>Ebesutani, C., Bernstein, A., Chorpita, B. F., &amp; Weisz, J. R. (2012). A transportable assessment protocol for prescribing youth psychosocial treatments in "real world" settings: Reducing assessment burden via self-report scales. Psychological Assessment, 24 (1), 141-155.</w:t>
      </w:r>
    </w:p>
    <w:p w14:paraId="08356AE4" w14:textId="77777777" w:rsidR="002209EE" w:rsidRPr="00D541E8" w:rsidRDefault="002209EE" w:rsidP="002C71AA">
      <w:pPr>
        <w:shd w:val="clear" w:color="auto" w:fill="FFFFFF" w:themeFill="background1"/>
      </w:pPr>
      <w:r w:rsidRPr="00D541E8">
        <w:t>Ebesutani, C., Reise, S., Chorpita, B. F., Ale, C., Regan, J., Young, J., Higa-McMillan, C., &amp; Weisz, J. (2012). The Revised Child Anxiety and Depression Scale - short version: Scale reduction via exploratory bifactor modeling of the broad anxiety factor. Psychological Assessment, 24(4), 833-845.</w:t>
      </w:r>
    </w:p>
    <w:p w14:paraId="04525299" w14:textId="77777777" w:rsidR="002209EE" w:rsidRPr="00D541E8" w:rsidRDefault="002209EE" w:rsidP="002C71AA">
      <w:pPr>
        <w:shd w:val="clear" w:color="auto" w:fill="FFFFFF" w:themeFill="background1"/>
      </w:pPr>
      <w:r w:rsidRPr="00D541E8">
        <w:t>2013 Weisz, J.R., Ng, M.N.,* Rutt, C.,* Lau, N.,* &amp; Masland, S.A.* (2013). Psychotherapy for children and adolescents. In Lambert, M.J. (Ed.), Bergin and Garfield’s Handbook of Psychotherapy and Behavior Change, 6th Edition, pp. 541-586 . New York: John Wiley &amp; Sons.</w:t>
      </w:r>
    </w:p>
    <w:p w14:paraId="653759AC" w14:textId="77777777" w:rsidR="002209EE" w:rsidRPr="00D541E8" w:rsidRDefault="002209EE" w:rsidP="002C71AA">
      <w:pPr>
        <w:shd w:val="clear" w:color="auto" w:fill="FFFFFF" w:themeFill="background1"/>
      </w:pPr>
      <w:r w:rsidRPr="00D541E8">
        <w:t>Weisz, J.R., Ugueto, A.M.,* Cheron, D.M.,* &amp; Herren, J.* (2013). Evidence-based youth psychotherapy in the mental health ecosystem. Journal of Clinical Child and Adolescent Psychology, 42 (2), 274-286. DOI: 10.1080/15374416.2013.764824.</w:t>
      </w:r>
    </w:p>
    <w:p w14:paraId="17780E21" w14:textId="77777777" w:rsidR="002209EE" w:rsidRPr="00D541E8" w:rsidRDefault="002209EE" w:rsidP="002C71AA">
      <w:pPr>
        <w:shd w:val="clear" w:color="auto" w:fill="FFFFFF" w:themeFill="background1"/>
      </w:pPr>
      <w:r w:rsidRPr="00D541E8">
        <w:t>Reprinted in Prinstein, M.J. (Ed.), Future work in clinical child and adolescent psychology. New York: Routledge Taylor and Francis Group.</w:t>
      </w:r>
    </w:p>
    <w:p w14:paraId="73C2B804" w14:textId="77777777" w:rsidR="002209EE" w:rsidRPr="00D541E8" w:rsidRDefault="002209EE" w:rsidP="002C71AA">
      <w:pPr>
        <w:shd w:val="clear" w:color="auto" w:fill="FFFFFF" w:themeFill="background1"/>
      </w:pPr>
      <w:r w:rsidRPr="00D541E8">
        <w:t>Chung, K., Ebesutani, C., Bang, H., Kim, J., Chorpita, B. F., Weisz, J. R., Suh, D., &amp; Byun, H. (2013).</w:t>
      </w:r>
    </w:p>
    <w:p w14:paraId="101A5BDB" w14:textId="77777777" w:rsidR="002209EE" w:rsidRPr="00D541E8" w:rsidRDefault="002209EE" w:rsidP="002C71AA">
      <w:pPr>
        <w:shd w:val="clear" w:color="auto" w:fill="FFFFFF" w:themeFill="background1"/>
      </w:pPr>
      <w:r w:rsidRPr="00D541E8">
        <w:t>Cross-cultural differences in parental reporting styles between Korea and the US: Relationship between parenting stress and youth problem behaviors. Child Psychiatry and Human Development, 44(3), 460-468. DOI 10.1007/s10578-012-0340-z.</w:t>
      </w:r>
    </w:p>
    <w:p w14:paraId="5E429156" w14:textId="77777777" w:rsidR="002209EE" w:rsidRPr="00D541E8" w:rsidRDefault="002209EE" w:rsidP="002C71AA">
      <w:pPr>
        <w:shd w:val="clear" w:color="auto" w:fill="FFFFFF" w:themeFill="background1"/>
      </w:pPr>
      <w:r w:rsidRPr="00D541E8">
        <w:t>Ward, A., Regan, J., Chorpita, B., Starace, N., Rodriguez, A., Okamura, K., Daleiden, E., Bearman, S.K.,* &amp; Weisz, J.R. (2013). Tracking Evidence-Based Practice with Youth: Validity of the MATCH and Standard Manual Consultation Records. Journal of Clinical Child and Adolescent Psychology, 42(1), 44-55. DOI: 10.1080/15374416.2012.700505.</w:t>
      </w:r>
    </w:p>
    <w:p w14:paraId="3ACE7399" w14:textId="77777777" w:rsidR="002209EE" w:rsidRPr="00D541E8" w:rsidRDefault="002209EE" w:rsidP="002C71AA">
      <w:pPr>
        <w:shd w:val="clear" w:color="auto" w:fill="FFFFFF" w:themeFill="background1"/>
      </w:pPr>
      <w:r w:rsidRPr="00D541E8">
        <w:t>Price, M., Higa, C., Ebesutani, C., Okamura, K., Chorpita, B.F., &amp; Weisz, J.R. (2013). Symptom differentiation of anxiety and depression across youth development and clinic-referred/nonreferred samples: An examination of competing factor structures of the Child Behavior Checklist DSM- oriented scales. Development and Psychopathology, 25, 1005-1015. DOI: 10.1017/S0954579413000333.</w:t>
      </w:r>
    </w:p>
    <w:p w14:paraId="1D3588E1" w14:textId="77777777" w:rsidR="002209EE" w:rsidRPr="00D541E8" w:rsidRDefault="002209EE" w:rsidP="002C71AA">
      <w:pPr>
        <w:shd w:val="clear" w:color="auto" w:fill="FFFFFF" w:themeFill="background1"/>
      </w:pPr>
      <w:r w:rsidRPr="00D541E8">
        <w:t>Weisz, J.R., Kuppens, S.,* Eckshtain, D.,* Ugueto, A.M.,* Hawley, K.M.,* &amp; Jensen-Doss, A.* (2013). Performance of evidence-based youth psychotherapies compared with usual clinical care: A multilevel meta-analysis. JAMA Psychiatry, 70(7), 750-761. DOI:10.1001/jamapsychiatry.2013.1176</w:t>
      </w:r>
    </w:p>
    <w:p w14:paraId="29D0E07A" w14:textId="77777777" w:rsidR="002209EE" w:rsidRPr="00D541E8" w:rsidRDefault="002209EE" w:rsidP="002C71AA">
      <w:pPr>
        <w:shd w:val="clear" w:color="auto" w:fill="FFFFFF" w:themeFill="background1"/>
      </w:pPr>
      <w:r w:rsidRPr="00D541E8">
        <w:t>Palinkas, L.A., Weisz, J.R., Chorpita, B.F., Garland, A., Hoagwood, K.E., Landsverk, J. (2013).</w:t>
      </w:r>
    </w:p>
    <w:p w14:paraId="4D407FC3" w14:textId="77777777" w:rsidR="002209EE" w:rsidRPr="00D541E8" w:rsidRDefault="002209EE" w:rsidP="002C71AA">
      <w:pPr>
        <w:shd w:val="clear" w:color="auto" w:fill="FFFFFF" w:themeFill="background1"/>
      </w:pPr>
      <w:r w:rsidRPr="00D541E8">
        <w:t>Continued use of evidence-based treatments for youth mental health subsequent to a randomized controlled effectiveness trial: A qualitative study. Psychiatric Services, 64 (11), 1110-1118. DOI: 10.1176/appi.ps.004682012.</w:t>
      </w:r>
    </w:p>
    <w:p w14:paraId="3E7234B5" w14:textId="77777777" w:rsidR="002209EE" w:rsidRPr="00D541E8" w:rsidRDefault="002209EE" w:rsidP="002C71AA">
      <w:pPr>
        <w:shd w:val="clear" w:color="auto" w:fill="FFFFFF" w:themeFill="background1"/>
      </w:pPr>
      <w:r w:rsidRPr="00D541E8">
        <w:t>Bearman, S.K.,* Weisz, J.R., Chorpita, B.F., Hoagwood, K., Ward, A., Ugueto, A.M.,* &amp; Bernstein, A. (2013). More practice, less preach? The role of supervision processes and therapist characteristics in EBP implementation. Administration and Policy in Mental Health and Mental Health Services Research, 40, 518-529. DOI: 10.1007/s10488-013-0485-5.</w:t>
      </w:r>
    </w:p>
    <w:p w14:paraId="3E5CC790" w14:textId="77777777" w:rsidR="002209EE" w:rsidRPr="00D541E8" w:rsidRDefault="002209EE" w:rsidP="002C71AA">
      <w:pPr>
        <w:shd w:val="clear" w:color="auto" w:fill="FFFFFF" w:themeFill="background1"/>
      </w:pPr>
      <w:r w:rsidRPr="00D541E8">
        <w:t>Dorsey, S., Pullmann, M., Deblinger, E., Berliner, L., Kerns, S. E., Thompson, K., Unutzer, J., Weisz, J., &amp; Garland, A. (2013). Improving practice in community-based settings: A randomized trial of supervision--study protocol. Implementation Science, 8 (89).</w:t>
      </w:r>
    </w:p>
    <w:p w14:paraId="0860C7EB" w14:textId="77777777" w:rsidR="002209EE" w:rsidRPr="00D541E8" w:rsidRDefault="002209EE" w:rsidP="002C71AA">
      <w:pPr>
        <w:shd w:val="clear" w:color="auto" w:fill="FFFFFF" w:themeFill="background1"/>
      </w:pPr>
      <w:r w:rsidRPr="00D541E8">
        <w:t xml:space="preserve">Dour, H. J., Chorpita, B. F., Lee, S., Weisz, J. R., &amp; the Research Network on Youth Mental HealthN. (2013). Sudden gains as a long-term predictor of treatment improvement among children in community mental health organizations. Behaviour Research and Therapy, 51, 564-572. </w:t>
      </w:r>
      <w:hyperlink r:id="rId80" w:history="1">
        <w:r w:rsidRPr="00D541E8">
          <w:rPr>
            <w:rStyle w:val="Hyperlink"/>
          </w:rPr>
          <w:t>http://dx.doi.org/10.1016/j.brat.2013.05.012</w:t>
        </w:r>
      </w:hyperlink>
    </w:p>
    <w:p w14:paraId="03E2255E" w14:textId="77777777" w:rsidR="002209EE" w:rsidRPr="00D541E8" w:rsidRDefault="002209EE" w:rsidP="002C71AA">
      <w:pPr>
        <w:shd w:val="clear" w:color="auto" w:fill="FFFFFF" w:themeFill="background1"/>
      </w:pPr>
      <w:r w:rsidRPr="00D541E8">
        <w:t>Chorpita, B. F., Weisz, J. R., Daleiden, E. L., Schoenwald, S. K., Palinkas, L. A., Miranda, J., Higa- McMillan, C. K., Nakamura, B. J., Austin, A. A., Borntrager, C., Ward, A. M., Wells, K. C., Gibbons, R. D., &amp; the Research Network on Youth Mental HealthN. (2013). Long term outcomes for the Child STEPs randomized effectiveness trial: A comparison of modular and standard treatment designs with usual care. Journal of Consulting and Clinical Psychology, 81(6), 999-1009. DOI: 10.1037/a0034200.</w:t>
      </w:r>
    </w:p>
    <w:p w14:paraId="15C033F5" w14:textId="77777777" w:rsidR="002209EE" w:rsidRPr="00D541E8" w:rsidRDefault="002209EE" w:rsidP="002C71AA">
      <w:pPr>
        <w:shd w:val="clear" w:color="auto" w:fill="FFFFFF" w:themeFill="background1"/>
        <w:rPr>
          <w:lang w:val="fr-FR"/>
        </w:rPr>
      </w:pPr>
      <w:r w:rsidRPr="00D541E8">
        <w:t xml:space="preserve">2014 Weisz, J.R., Ng, M.Y.*, &amp; Bearman, S.K.* (2014). Odd couple? Re-envisioning the relation between science and practice in the dissemination-implementation era. </w:t>
      </w:r>
      <w:r w:rsidRPr="00D541E8">
        <w:rPr>
          <w:lang w:val="fr-FR"/>
        </w:rPr>
        <w:t>Clinical Psychological Science, 2(1), 58-74. DOI: 10.1177/2167702613501307</w:t>
      </w:r>
    </w:p>
    <w:p w14:paraId="0996094F" w14:textId="77777777" w:rsidR="002209EE" w:rsidRPr="00D541E8" w:rsidRDefault="002209EE" w:rsidP="002C71AA">
      <w:pPr>
        <w:shd w:val="clear" w:color="auto" w:fill="FFFFFF" w:themeFill="background1"/>
      </w:pPr>
      <w:r w:rsidRPr="00D541E8">
        <w:rPr>
          <w:lang w:val="fr-FR"/>
        </w:rPr>
        <w:t xml:space="preserve">Schleider, J.L.,* Chorpita, B.F., &amp; Weisz, J.R. (2014). </w:t>
      </w:r>
      <w:r w:rsidRPr="00D541E8">
        <w:t>Relation between parent psychiatric symptoms and youth problems: Moderation through family structure and youth gender. Journal of Abnormal Child Psychology, 42, 195-204. DOI: 10.1007/s10802-013-9780-6</w:t>
      </w:r>
    </w:p>
    <w:p w14:paraId="5BEFE43A" w14:textId="77777777" w:rsidR="002209EE" w:rsidRPr="00D541E8" w:rsidRDefault="002209EE" w:rsidP="002C71AA">
      <w:pPr>
        <w:shd w:val="clear" w:color="auto" w:fill="FFFFFF" w:themeFill="background1"/>
      </w:pPr>
      <w:r w:rsidRPr="00D541E8">
        <w:t>Weisz, J.R. (2014). Building robust psychotherapies for children and adolescents. Perspectives on Psychological Science, 9 (1), 81-84. DOI: 10.1177/1745691613512658</w:t>
      </w:r>
    </w:p>
    <w:p w14:paraId="1D137EAE" w14:textId="77777777" w:rsidR="002209EE" w:rsidRPr="00D541E8" w:rsidRDefault="002209EE" w:rsidP="002C71AA">
      <w:pPr>
        <w:shd w:val="clear" w:color="auto" w:fill="FFFFFF" w:themeFill="background1"/>
      </w:pPr>
      <w:r w:rsidRPr="00D541E8">
        <w:t>Weisz, J.R. (2014). Short-term treatment as long-term prevention: Can early intervention produce legacy effects? American Journal of Psychiatry, 171 (6), 600-602. DOI: 10.1176/appi.ajp.2014.14030361</w:t>
      </w:r>
    </w:p>
    <w:p w14:paraId="0FEFAB7C" w14:textId="77777777" w:rsidR="002209EE" w:rsidRPr="00D541E8" w:rsidRDefault="002209EE" w:rsidP="002C71AA">
      <w:pPr>
        <w:shd w:val="clear" w:color="auto" w:fill="FFFFFF" w:themeFill="background1"/>
      </w:pPr>
      <w:r w:rsidRPr="00D541E8">
        <w:t>Betancourt, T.S., Newnham, E.A., Hann, K., McBain, R.K., Ackinsulure-Smith, A.M., Weisz, J.R., Lilienhal, G.M., &amp; Hansen, N. (2014). Addressing the consequences of violence and adversity: Developing a group mental health intervention for war-affected youth in Sierra Leone. In Raynaud, J., Hodes, M., &amp; Gau, S.S. (Eds.), From research to practice in child and adolescent mental health, pp. 157-178. Lanham, MD: Rowman &amp; Littlefield.</w:t>
      </w:r>
    </w:p>
    <w:p w14:paraId="78927874" w14:textId="77777777" w:rsidR="002209EE" w:rsidRPr="00D541E8" w:rsidRDefault="002209EE" w:rsidP="002C71AA">
      <w:pPr>
        <w:shd w:val="clear" w:color="auto" w:fill="FFFFFF" w:themeFill="background1"/>
      </w:pPr>
      <w:r w:rsidRPr="00D541E8">
        <w:t>Krumholz, L. S.*, Ugueto, A. M.*, Santucci, L. C.*, &amp; Weisz, J. R. (2014). Social skills training. In E. S. Sburlati, H. J. Lyneham, C. A. Schniering, &amp; R. M. Rapee (Eds.), Evidence-based CBT for anxiety and depression in children and adolescents: A Competencies Based Approach, pp. 260-274.</w:t>
      </w:r>
    </w:p>
    <w:p w14:paraId="2623F420" w14:textId="77777777" w:rsidR="002209EE" w:rsidRPr="00D541E8" w:rsidRDefault="002209EE" w:rsidP="002C71AA">
      <w:pPr>
        <w:shd w:val="clear" w:color="auto" w:fill="FFFFFF" w:themeFill="background1"/>
      </w:pPr>
      <w:r w:rsidRPr="00D541E8">
        <w:t>Chichester: John Wiley &amp; Sons Ltd.</w:t>
      </w:r>
    </w:p>
    <w:p w14:paraId="4C593E60" w14:textId="77777777" w:rsidR="002209EE" w:rsidRPr="00D541E8" w:rsidRDefault="002209EE" w:rsidP="002C71AA">
      <w:pPr>
        <w:shd w:val="clear" w:color="auto" w:fill="FFFFFF" w:themeFill="background1"/>
      </w:pPr>
      <w:r w:rsidRPr="00D541E8">
        <w:t>Rescorla, L.A., Bochicchio, L., Achenbach, T.M., Ivanova, M.Y., Almqvist, F., Begovac, I., Bilenberg, N., Bird, H., Dobrean, A., Erol, N., Fombonne, E., Fonseca, A., Frigerio, A., Fung, D.S.S., Lambert,</w:t>
      </w:r>
    </w:p>
    <w:p w14:paraId="16BABF0C" w14:textId="77777777" w:rsidR="002209EE" w:rsidRPr="00D541E8" w:rsidRDefault="002209EE" w:rsidP="002C71AA">
      <w:pPr>
        <w:shd w:val="clear" w:color="auto" w:fill="FFFFFF" w:themeFill="background1"/>
      </w:pPr>
      <w:r w:rsidRPr="00D541E8">
        <w:t>M.C.,* Leung, P.W.L., Liu, X., Marković, I., Markovic, J. Minaei, A. Ooi, Y.P., Roussos, A., Rudan, V., Simsek, Z., van der Ende, J., Weintraub, S., Wolanczyk, T., Woo, B., Weiss, B.,* Weisz, J.R., Zukauskiene, R., Verhulst, F.C. (2014). Parent-teacher agreement on children’s problems in 21 societies. Journal of Clinical Child and Adolescent Psychology, 43 (4), 627-642.</w:t>
      </w:r>
    </w:p>
    <w:p w14:paraId="153FDE7E" w14:textId="77777777" w:rsidR="002209EE" w:rsidRPr="00D541E8" w:rsidRDefault="002209EE" w:rsidP="002C71AA">
      <w:pPr>
        <w:shd w:val="clear" w:color="auto" w:fill="FFFFFF" w:themeFill="background1"/>
      </w:pPr>
      <w:r w:rsidRPr="00D541E8">
        <w:rPr>
          <w:lang w:val="es-ES"/>
        </w:rPr>
        <w:t xml:space="preserve">Ugueto, A. M.*, Santucci, L. C.*, Krumholz, L. S.* &amp; Weisz, J. R. (2014). </w:t>
      </w:r>
      <w:r w:rsidRPr="00D541E8">
        <w:t>Problem solving skills training. In E. S. Sburlati, H. J. Lyneham, C. A. Schniering, &amp; R. M. Rapee (Eds.), Evidence-Based</w:t>
      </w:r>
    </w:p>
    <w:p w14:paraId="4E4744EA" w14:textId="77777777" w:rsidR="002209EE" w:rsidRPr="00D541E8" w:rsidRDefault="002209EE" w:rsidP="002C71AA">
      <w:pPr>
        <w:shd w:val="clear" w:color="auto" w:fill="FFFFFF" w:themeFill="background1"/>
      </w:pPr>
      <w:r w:rsidRPr="00D541E8">
        <w:t>CBT for Anxiety and Depression in Children and Adolescents: A Competencies Based Approach, pp. 247-259. Chichester: John Wiley &amp; Sons Ltd.</w:t>
      </w:r>
    </w:p>
    <w:p w14:paraId="1F2BA73E" w14:textId="77777777" w:rsidR="002209EE" w:rsidRPr="00D541E8" w:rsidRDefault="002209EE" w:rsidP="002C71AA">
      <w:pPr>
        <w:shd w:val="clear" w:color="auto" w:fill="FFFFFF" w:themeFill="background1"/>
      </w:pPr>
      <w:r w:rsidRPr="00D541E8">
        <w:t>Betancourt, T.S., McBain, R., Newnham, E.A., Akinsulure-Smith, A.M., Brennan, R.T., Weisz, J.R., &amp; Hansen, N.B. (2014). A behavioral intervention for war-affected youth in Sierra Leone: A randomized controlled trial. Journal of the American Academy of Child and Adolescent Psychiatry, 53 (12), 1288-1297.</w:t>
      </w:r>
    </w:p>
    <w:p w14:paraId="68BBAE04" w14:textId="77777777" w:rsidR="002209EE" w:rsidRPr="00D541E8" w:rsidRDefault="002209EE" w:rsidP="002C71AA">
      <w:pPr>
        <w:shd w:val="clear" w:color="auto" w:fill="FFFFFF" w:themeFill="background1"/>
      </w:pPr>
      <w:r w:rsidRPr="00D541E8">
        <w:t>Szigethy, E., Bujoreanu, S.I., Youk, A.O., Weisz, J.R., Benhayon, D., Fairclough, D., Ducharme, P., Gonzalez-Heydrich, Keljo, D., Srinath, A., Bousvaros, A., Kirshner, A., Newara, M., Kupfer, D., &amp; DeMaso, D.R. (2014). Randomized efficacy trial of two psychotherapies for depression in youth with inflammatory bowel disease. American Academy of Child and Adolescent Psychiatry, 53 (7): 726- 735.*</w:t>
      </w:r>
    </w:p>
    <w:p w14:paraId="030FCE03" w14:textId="77777777" w:rsidR="002209EE" w:rsidRPr="00D541E8" w:rsidRDefault="002209EE" w:rsidP="002C71AA">
      <w:pPr>
        <w:shd w:val="clear" w:color="auto" w:fill="FFFFFF" w:themeFill="background1"/>
      </w:pPr>
      <w:r w:rsidRPr="00D541E8">
        <w:t>* Recipient of the 2015 American Academy of Child and Adolescent Psychiatry Klingenstein Third Generation Foundation Award for Research in Depression or Suicide</w:t>
      </w:r>
    </w:p>
    <w:p w14:paraId="105EF48D" w14:textId="77777777" w:rsidR="002209EE" w:rsidRPr="00D541E8" w:rsidRDefault="002209EE" w:rsidP="002C71AA">
      <w:pPr>
        <w:shd w:val="clear" w:color="auto" w:fill="FFFFFF" w:themeFill="background1"/>
      </w:pPr>
      <w:r w:rsidRPr="00D541E8">
        <w:t>2015 Schleider, J.L.*, Abel, M.*, &amp; Weisz, J.R. (2015). Implicit theories and mental health problems in youths: A random-effects meta-analysis. Clinical Psychology Review, 35 (1), 1-9. DOI: 10.1016/j.cpr.2014.11.001</w:t>
      </w:r>
    </w:p>
    <w:p w14:paraId="25D88631" w14:textId="77777777" w:rsidR="002209EE" w:rsidRPr="00D541E8" w:rsidRDefault="002209EE" w:rsidP="002C71AA">
      <w:pPr>
        <w:shd w:val="clear" w:color="auto" w:fill="FFFFFF" w:themeFill="background1"/>
      </w:pPr>
      <w:r w:rsidRPr="00D541E8">
        <w:t>Weisz, J.R., Krumholz*, L.S., Santucci, L*., Thomassin, K.*, &amp; Ng, M*. (2015). Shrinking the gap between research and practice: Tailoring and testing youth psychotherapies in clinical care contexts. Annual Review of Clinical Psychology, 11, 139-163. doi: 10.1146/annurev-clinpsy-032814-112820</w:t>
      </w:r>
    </w:p>
    <w:p w14:paraId="7EA0BC6C" w14:textId="77777777" w:rsidR="002209EE" w:rsidRPr="00D541E8" w:rsidRDefault="002209EE" w:rsidP="002C71AA">
      <w:pPr>
        <w:shd w:val="clear" w:color="auto" w:fill="FFFFFF" w:themeFill="background1"/>
      </w:pPr>
      <w:r w:rsidRPr="00D541E8">
        <w:t xml:space="preserve">McLeod, B.D.*, Smith, M.M., Southam-Gerow, M.A.*, Weisz, J.R., &amp; Kendall, P. C. (2015). Measuring treatment differentiation for implementation research: The Therapy Process Observational Coding System for Child Psychotherapy Revised Strategies scale. Psychological Assessment, 27(1), 314-325. </w:t>
      </w:r>
      <w:hyperlink r:id="rId81" w:history="1">
        <w:r w:rsidRPr="00D541E8">
          <w:rPr>
            <w:rStyle w:val="Hyperlink"/>
          </w:rPr>
          <w:t>http://dx.doi.org/10.1037/pas0000037</w:t>
        </w:r>
      </w:hyperlink>
    </w:p>
    <w:p w14:paraId="77696508" w14:textId="77777777" w:rsidR="002209EE" w:rsidRPr="00D541E8" w:rsidRDefault="002209EE" w:rsidP="002C71AA">
      <w:pPr>
        <w:shd w:val="clear" w:color="auto" w:fill="FFFFFF" w:themeFill="background1"/>
      </w:pPr>
      <w:r w:rsidRPr="00D541E8">
        <w:t>Schleider, J.L.*, Patel, A.*, Krumholz, L.S.*, &amp; Weisz, J.R. (2015). Relation between parent symptomatology and youth problems: Multiple mediation through family income and parent-youth stress. Child Psychiatry and Human Development, 46 (1), 1-9. doi: 10.1007/s10578-014-0446-6.</w:t>
      </w:r>
    </w:p>
    <w:p w14:paraId="2155D008" w14:textId="77777777" w:rsidR="002209EE" w:rsidRPr="00D541E8" w:rsidRDefault="002209EE" w:rsidP="002C71AA">
      <w:pPr>
        <w:shd w:val="clear" w:color="auto" w:fill="FFFFFF" w:themeFill="background1"/>
      </w:pPr>
      <w:r w:rsidRPr="00D541E8">
        <w:t>Park, A. L., Chorpita, B. F., Regan, J., Weisz, J. R., &amp; the Research Network on Youth Mental HealthN. (2015). Integrity of evidence-based practice: Are providers modifying practice content or practice sequencing? Administration and Policy in Mental Health and Mental Health Services Research, 42, 186-196. DOI: 10.1007/s10488-014-0559-z</w:t>
      </w:r>
    </w:p>
    <w:p w14:paraId="741A7A93" w14:textId="77777777" w:rsidR="002209EE" w:rsidRPr="00D541E8" w:rsidRDefault="002209EE" w:rsidP="002C71AA">
      <w:pPr>
        <w:shd w:val="clear" w:color="auto" w:fill="FFFFFF" w:themeFill="background1"/>
      </w:pPr>
      <w:r w:rsidRPr="00D541E8">
        <w:t>Chu, B.C.*, Crocco, S.T., Arnold, C.C., Brown, R., Southam-Gerow, M.A.*, &amp; Weisz, J.R. (2015).</w:t>
      </w:r>
    </w:p>
    <w:p w14:paraId="36DD5808" w14:textId="77777777" w:rsidR="002209EE" w:rsidRPr="00D541E8" w:rsidRDefault="002209EE" w:rsidP="002C71AA">
      <w:pPr>
        <w:shd w:val="clear" w:color="auto" w:fill="FFFFFF" w:themeFill="background1"/>
      </w:pPr>
      <w:r w:rsidRPr="00D541E8">
        <w:t xml:space="preserve">Sustained implementation of cognitive-behavioral therapy for youth anxiety and depression: Long- term effects of structured training and consultation on therapist practice in the field. Professional Psychology: Research and Practice, 6, 70-79. </w:t>
      </w:r>
      <w:hyperlink r:id="rId82" w:history="1">
        <w:r w:rsidRPr="00D541E8">
          <w:rPr>
            <w:rStyle w:val="Hyperlink"/>
          </w:rPr>
          <w:t>doi: 10.1037/a0038000</w:t>
        </w:r>
      </w:hyperlink>
    </w:p>
    <w:p w14:paraId="648703D8" w14:textId="77777777" w:rsidR="002209EE" w:rsidRPr="00D541E8" w:rsidRDefault="002209EE" w:rsidP="002C71AA">
      <w:pPr>
        <w:shd w:val="clear" w:color="auto" w:fill="FFFFFF" w:themeFill="background1"/>
      </w:pPr>
      <w:r w:rsidRPr="00D541E8">
        <w:t>Zhou, X., Hetrick, S.E., Barth, J., Qin, B., Whittington, C.J., Cohen, D., Del Giovane, C., Cuijpers, P., Liu, Y. Michael, K.D., Zhang, Y., Weisz, J.R., &amp; Xie, P. (2015). Comparative efficacy and acceptability of psychotherapies for depression in children and adolescents: Systematic review and network meta-analysis. World Psychiatry, 14 (2), 207-222. DOI 10.1002/wps.20217</w:t>
      </w:r>
    </w:p>
    <w:p w14:paraId="2AAB669D" w14:textId="77777777" w:rsidR="002209EE" w:rsidRPr="00D541E8" w:rsidRDefault="002209EE" w:rsidP="002C71AA">
      <w:pPr>
        <w:shd w:val="clear" w:color="auto" w:fill="FFFFFF" w:themeFill="background1"/>
        <w:rPr>
          <w:lang w:val="fr-FR"/>
        </w:rPr>
      </w:pPr>
      <w:r w:rsidRPr="00D541E8">
        <w:t xml:space="preserve">Weisz, J.R. (2015). Bridging the research-practice divide in youth psychotherapy: The deployment- focused model and transdiagnostic treatment. </w:t>
      </w:r>
      <w:r w:rsidRPr="00D541E8">
        <w:rPr>
          <w:lang w:val="fr-FR"/>
        </w:rPr>
        <w:t>Verhaltenstherapie, 25, 129-132. doi:10.1159/000430432.</w:t>
      </w:r>
    </w:p>
    <w:p w14:paraId="0C8C5327" w14:textId="77777777" w:rsidR="002209EE" w:rsidRPr="00D541E8" w:rsidRDefault="002209EE" w:rsidP="002C71AA">
      <w:pPr>
        <w:shd w:val="clear" w:color="auto" w:fill="FFFFFF" w:themeFill="background1"/>
      </w:pPr>
      <w:r w:rsidRPr="00D541E8">
        <w:rPr>
          <w:lang w:val="fr-FR"/>
        </w:rPr>
        <w:t xml:space="preserve">Lau, N.*, Ng, M.Y.*, &amp; Weisz, J. R. (2015). </w:t>
      </w:r>
      <w:r w:rsidRPr="00D541E8">
        <w:t>Treatment dissemination. In R. L. Cautin &amp; S. O. Lilienfeld (Eds.), The encyclopedia of clinical psychology. Hoboken, NJ: John Wiley &amp; Sons. doi:10.1002/9781118625392.wbecp179</w:t>
      </w:r>
    </w:p>
    <w:p w14:paraId="7E5EC8E5" w14:textId="77777777" w:rsidR="002209EE" w:rsidRPr="00D541E8" w:rsidRDefault="002209EE" w:rsidP="002C71AA">
      <w:pPr>
        <w:shd w:val="clear" w:color="auto" w:fill="FFFFFF" w:themeFill="background1"/>
      </w:pPr>
      <w:r w:rsidRPr="00D541E8">
        <w:t xml:space="preserve">Schleider, J.L.*, &amp; Weisz, J.R. (2015). Using Mechanical Turk to study family processes and youth mental health: A test of feasibility. Journal of Child and Family Studies, 24 (11), 3235-3246. </w:t>
      </w:r>
      <w:hyperlink r:id="rId83" w:history="1">
        <w:r w:rsidRPr="00D541E8">
          <w:rPr>
            <w:rStyle w:val="Hyperlink"/>
          </w:rPr>
          <w:t>doi.org/</w:t>
        </w:r>
      </w:hyperlink>
      <w:r w:rsidRPr="00D541E8">
        <w:t>10.1007/s10826-015-0126-6</w:t>
      </w:r>
    </w:p>
    <w:p w14:paraId="154DEF35" w14:textId="77777777" w:rsidR="002209EE" w:rsidRPr="00D541E8" w:rsidRDefault="002209EE" w:rsidP="002C71AA">
      <w:pPr>
        <w:shd w:val="clear" w:color="auto" w:fill="FFFFFF" w:themeFill="background1"/>
      </w:pPr>
      <w:r w:rsidRPr="00D541E8">
        <w:t>Santucci, L.C.*, Thomassin, K.*, Petrovic, L.*, &amp; Weisz, J.R. (2015). Building evidence-based interventions for the youths, providers, and contexts of real-world mental health care. Child Development Perspectives, 9 (2), 67-73. doi: 10.1111/cdep.12118</w:t>
      </w:r>
    </w:p>
    <w:p w14:paraId="69DE7B06" w14:textId="77777777" w:rsidR="002209EE" w:rsidRPr="00D541E8" w:rsidRDefault="002209EE" w:rsidP="002C71AA">
      <w:pPr>
        <w:shd w:val="clear" w:color="auto" w:fill="FFFFFF" w:themeFill="background1"/>
      </w:pPr>
      <w:r w:rsidRPr="00D541E8">
        <w:t>Bearman, S.K.*, &amp; Weisz, J.R. (2015). Comprehensive Treatments for Youth Comorbidity: Evidence- Guided Approaches to a Complicated Problem. Child and Adolescent Mental Health, 20 (3), 131-141. doi:10.1111/camh.12092</w:t>
      </w:r>
    </w:p>
    <w:p w14:paraId="17228CEB" w14:textId="77777777" w:rsidR="002209EE" w:rsidRPr="00D541E8" w:rsidRDefault="002209EE" w:rsidP="002C71AA">
      <w:pPr>
        <w:shd w:val="clear" w:color="auto" w:fill="FFFFFF" w:themeFill="background1"/>
      </w:pPr>
      <w:r w:rsidRPr="00D541E8">
        <w:t>Weisz, J.R. (2015). Promoting self-regulation through psychotherapy: Redesigning treatments to fit complex youths in clinical care. In G. Oettingen &amp; P.M. Gollwitzer (Eds.), Self-regulation in adolescence (pp. 332-356). New York: Cambridge University Press.</w:t>
      </w:r>
    </w:p>
    <w:p w14:paraId="2384D0E4" w14:textId="77777777" w:rsidR="002209EE" w:rsidRPr="00D541E8" w:rsidRDefault="002209EE" w:rsidP="002C71AA">
      <w:pPr>
        <w:shd w:val="clear" w:color="auto" w:fill="FFFFFF" w:themeFill="background1"/>
      </w:pPr>
      <w:r w:rsidRPr="00D541E8">
        <w:t>Weisz, J.R., Ng, M.Y.*, &amp; Lau, N.* (2015). Psychological interventions: Overview and critical issues for the field. In Tharpar, A., Pine, D., Leckman, J., Scott, S., Snowling, M., &amp; Taylor, E. (Eds.), Rutter’s Child and Adolescent Psychiatry, 6th Ed. Chichester West Sussex, UK: John Wiley &amp; Sons.</w:t>
      </w:r>
    </w:p>
    <w:p w14:paraId="394E732D" w14:textId="77777777" w:rsidR="002209EE" w:rsidRPr="00D541E8" w:rsidRDefault="002209EE" w:rsidP="002C71AA">
      <w:pPr>
        <w:shd w:val="clear" w:color="auto" w:fill="FFFFFF" w:themeFill="background1"/>
      </w:pPr>
      <w:r w:rsidRPr="00D541E8">
        <w:t>Schleider, J.L.*, Ginsburg, G.S., Keeton, C.P., Weisz, J.R., Birmaher, B., Kendall, P.C., Piacentini, J., Sherrill, J., &amp; Walkup, J.T. (2015). Parental psychopathology and treatment outcome for anxious youth: Roles of family functioning and caregiver strain. Journal of Consulting and Clinical Psychology, 83 (1), 213-224.doi.org/10.1037/a0037935</w:t>
      </w:r>
    </w:p>
    <w:p w14:paraId="11A54F9B" w14:textId="0DB1762F" w:rsidR="002209EE" w:rsidRPr="00D541E8" w:rsidRDefault="002209EE" w:rsidP="002C71AA">
      <w:pPr>
        <w:shd w:val="clear" w:color="auto" w:fill="FFFFFF" w:themeFill="background1"/>
      </w:pPr>
      <w:r w:rsidRPr="00D541E8">
        <w:rPr>
          <w:noProof/>
        </w:rPr>
        <w:drawing>
          <wp:anchor distT="0" distB="0" distL="0" distR="0" simplePos="0" relativeHeight="251658441" behindDoc="0" locked="0" layoutInCell="1" allowOverlap="1" wp14:anchorId="4768DA5F" wp14:editId="7C9F7DFE">
            <wp:simplePos x="0" y="0"/>
            <wp:positionH relativeFrom="page">
              <wp:posOffset>3987165</wp:posOffset>
            </wp:positionH>
            <wp:positionV relativeFrom="paragraph">
              <wp:posOffset>711200</wp:posOffset>
            </wp:positionV>
            <wp:extent cx="83820" cy="83820"/>
            <wp:effectExtent l="0" t="0" r="0" b="0"/>
            <wp:wrapTopAndBottom/>
            <wp:docPr id="97357" name="Picture 9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3820" cy="83820"/>
                    </a:xfrm>
                    <a:prstGeom prst="rect">
                      <a:avLst/>
                    </a:prstGeom>
                    <a:noFill/>
                  </pic:spPr>
                </pic:pic>
              </a:graphicData>
            </a:graphic>
            <wp14:sizeRelH relativeFrom="page">
              <wp14:pctWidth>0</wp14:pctWidth>
            </wp14:sizeRelH>
            <wp14:sizeRelV relativeFrom="page">
              <wp14:pctHeight>0</wp14:pctHeight>
            </wp14:sizeRelV>
          </wp:anchor>
        </w:drawing>
      </w:r>
      <w:r w:rsidRPr="00D541E8">
        <w:t xml:space="preserve">Betancourt, T.S., McBain, R., Newnham, E.A., Hann, K., Akinsulure-Smith, A.M., Brennan, R.T., Weisz, J.R., &amp; Hansen, N.B. (2015). A behavioral intervention for war-affected youth in Sierra Leone: A randomized controlled trial. Journal of the American Academy of Child and Adolescent Psychiatry, 53 (12), 1288-1297. </w:t>
      </w:r>
      <w:hyperlink r:id="rId85" w:history="1">
        <w:r w:rsidRPr="00D541E8">
          <w:rPr>
            <w:rStyle w:val="Hyperlink"/>
          </w:rPr>
          <w:t>http://dx.doi.org/10.1016/j.jaac.2014.09.011</w:t>
        </w:r>
      </w:hyperlink>
    </w:p>
    <w:p w14:paraId="0DEBA103" w14:textId="77777777" w:rsidR="002209EE" w:rsidRPr="00D541E8" w:rsidRDefault="002209EE" w:rsidP="002C71AA">
      <w:pPr>
        <w:shd w:val="clear" w:color="auto" w:fill="FFFFFF" w:themeFill="background1"/>
      </w:pPr>
      <w:r w:rsidRPr="00D541E8">
        <w:t>Szigethy, E., Youk, A.O., Gonzalez-Hydrich, J., Bujoreanu, S.I., Weisz, J.R., Fairclough, D., Peter, D., Jones, N., Lotrich, F., Keljo, D., Srinath, A., Bousvaros, A., Kupfer, D., DeMaso, D.R. (2015). Effect of two psychotherapies on depression and disease activity in pediatric Crohn’s disease. Inflammatory Bowel Disease, 21 (6), 1321-1328. doi 10.1097/MIB.0000000000000358</w:t>
      </w:r>
    </w:p>
    <w:p w14:paraId="238CB04E" w14:textId="77777777" w:rsidR="002209EE" w:rsidRPr="00D541E8" w:rsidRDefault="002209EE" w:rsidP="002C71AA">
      <w:pPr>
        <w:shd w:val="clear" w:color="auto" w:fill="FFFFFF" w:themeFill="background1"/>
      </w:pPr>
      <w:r w:rsidRPr="00D541E8">
        <w:t>Lucassen, M.F.G., Stasiak, K., Crengle, S., Weisz, J.R., Frampton, C.M.A., Bearman, S.K., Ugueto, A., Herren, J., Cribb-Su’a, A., Faleafa, M., Kingi-Ulu’ave, D., Loy, J., Scott, R., Hartdegen, M., &amp; Merry,</w:t>
      </w:r>
    </w:p>
    <w:p w14:paraId="67546D5C" w14:textId="77777777" w:rsidR="002209EE" w:rsidRPr="00D541E8" w:rsidRDefault="002209EE" w:rsidP="002C71AA">
      <w:pPr>
        <w:shd w:val="clear" w:color="auto" w:fill="FFFFFF" w:themeFill="background1"/>
      </w:pPr>
      <w:r w:rsidRPr="00D541E8">
        <w:t>S.N. (2015). Modular approach to therapy for anxiety, depression, trauma or conduct problems in outpatient child and adolescent mental health services in New Zealand: study protocol for randomized controlled effectiveness trial. Trials, 16 (457). DOI 10.1186s 13063-015-0982-9</w:t>
      </w:r>
    </w:p>
    <w:p w14:paraId="2CF45823" w14:textId="77777777" w:rsidR="002209EE" w:rsidRPr="00D541E8" w:rsidRDefault="002209EE" w:rsidP="002C71AA">
      <w:pPr>
        <w:shd w:val="clear" w:color="auto" w:fill="FFFFFF" w:themeFill="background1"/>
      </w:pPr>
      <w:r w:rsidRPr="00D541E8">
        <w:t>Zhang, Y., Zhou, X., James, A.C., Qin, B., Whittington, C.J., Cuijpers, P., Del Giovane, C., Liu, Y., Cohen, D., Weisz, J.R., &amp; Xie, P. (2015). Comparative efficacy and acceptability of psychotherapies for acute anxiety disorders in children and adolescents: study protocol for a network meta-analysis. BMJ Open, 5:e008572. DOI:10.1136/bmjopen-2015-008572</w:t>
      </w:r>
    </w:p>
    <w:p w14:paraId="34E5F7E7" w14:textId="77777777" w:rsidR="002209EE" w:rsidRPr="00D541E8" w:rsidRDefault="002209EE" w:rsidP="002C71AA">
      <w:pPr>
        <w:shd w:val="clear" w:color="auto" w:fill="FFFFFF" w:themeFill="background1"/>
      </w:pPr>
      <w:r w:rsidRPr="00D541E8">
        <w:t xml:space="preserve">Chorpita, B.F., Park, A., Tsai, K., Korathu-Larson, P., Higa-McMillan, C., Nakamura, B., Weisz, J., &amp; Krull, J. (2015). Balancing effectiveness with responsiveness: Therapist satisfaction across different treatment designs in the Child STEPs randomized effectiveness trial. Journal of Consulting and Clinical Psychology, 83 (4), 709-718. </w:t>
      </w:r>
      <w:hyperlink r:id="rId86" w:history="1">
        <w:r w:rsidRPr="00D541E8">
          <w:rPr>
            <w:rStyle w:val="Hyperlink"/>
          </w:rPr>
          <w:t>http://dx.doi.org/10.1037/a0039301</w:t>
        </w:r>
      </w:hyperlink>
    </w:p>
    <w:p w14:paraId="756433CE" w14:textId="77777777" w:rsidR="002209EE" w:rsidRPr="00D541E8" w:rsidRDefault="002209EE" w:rsidP="002C71AA">
      <w:pPr>
        <w:shd w:val="clear" w:color="auto" w:fill="FFFFFF" w:themeFill="background1"/>
      </w:pPr>
      <w:r w:rsidRPr="00D541E8">
        <w:t>Newnham, E.A., McBain, R.K., Hann, K., Akinsulure-Smith, A.M., Weisz, J.R., Lilienthal, G.M., Hansen, N., &amp; Betancourt, T.S. (2015). The Youth Readiness Intervention for war-affected youth. Journal of Adolescent Health, 56 (6), 606-611. DOI</w:t>
      </w:r>
      <w:hyperlink r:id="rId87" w:history="1">
        <w:r w:rsidRPr="00D541E8">
          <w:rPr>
            <w:rStyle w:val="Hyperlink"/>
          </w:rPr>
          <w:t>:10.1016/j.jadohealth.2015.01.020</w:t>
        </w:r>
      </w:hyperlink>
    </w:p>
    <w:p w14:paraId="20244C57" w14:textId="77777777" w:rsidR="002209EE" w:rsidRPr="00D541E8" w:rsidRDefault="002209EE" w:rsidP="002C71AA">
      <w:pPr>
        <w:shd w:val="clear" w:color="auto" w:fill="FFFFFF" w:themeFill="background1"/>
      </w:pPr>
      <w:r w:rsidRPr="00D541E8">
        <w:t>2016 Southam-Gerow, M. A. *, McLeod, B. D.*, Arnold, C. A., Rodriguez, A., Cox, J. R., Reise, S. P., Bonifay, W. E., Weisz, J. R., &amp; Kendall, P. C. (2016). Initial development of a treatment adherence measure for cognitive-behavioral therapy for child anxiety. Psychological Assessment, 28 (1), 70-80.</w:t>
      </w:r>
    </w:p>
    <w:p w14:paraId="2B916BAA" w14:textId="77777777" w:rsidR="002209EE" w:rsidRPr="00D541E8" w:rsidRDefault="002209EE" w:rsidP="002C71AA">
      <w:pPr>
        <w:shd w:val="clear" w:color="auto" w:fill="FFFFFF" w:themeFill="background1"/>
      </w:pPr>
      <w:r w:rsidRPr="00D541E8">
        <w:t>Schleider, J.L. *, &amp; Weisz, J.R. (2016). Mental health problems and implicit theories of thoughts, feelings, and behavior in early adolescents: Are girls at greater risk? Journal of Social and Clinical Psychology, 35(2), 130-149. doi:10.1521/jscp.2016.35.2.130</w:t>
      </w:r>
    </w:p>
    <w:p w14:paraId="04DC2C3B" w14:textId="77777777" w:rsidR="002209EE" w:rsidRPr="00D541E8" w:rsidRDefault="002209EE" w:rsidP="002C71AA">
      <w:pPr>
        <w:shd w:val="clear" w:color="auto" w:fill="FFFFFF" w:themeFill="background1"/>
      </w:pPr>
      <w:r w:rsidRPr="00D541E8">
        <w:t>Park, A.L., Tsai, K.H., Guan, K., Reding, M.E.J., Chorpita, B.F., Weisz, J.R., &amp; the Research Network on Youth Mental HealthN. (2016). Service use findings from the Child STEPs effectiveness trial: Additional support for modular designs. Administration and Policy in Mental Health and Mental Health Services Research, 43 (1), 135-140. doi:10.1007/s10488-014-0559-z</w:t>
      </w:r>
    </w:p>
    <w:p w14:paraId="0D999440" w14:textId="77777777" w:rsidR="002209EE" w:rsidRPr="00D541E8" w:rsidRDefault="002209EE" w:rsidP="002C71AA">
      <w:pPr>
        <w:shd w:val="clear" w:color="auto" w:fill="FFFFFF" w:themeFill="background1"/>
      </w:pPr>
      <w:r w:rsidRPr="00D541E8">
        <w:t xml:space="preserve">McLeod, B.D.*, Jensen-Doss, A.*, Tully, C.B., Southam-Gerow, M.A.*, Weisz, J.R., &amp; Kendall, P.C. (2016). The role of setting versus treatment type in alliance within youth psychotherapy. Journal of Consulting and Clinical Psychology, 84 (5), 453-464. </w:t>
      </w:r>
      <w:hyperlink r:id="rId88" w:history="1">
        <w:r w:rsidRPr="00D541E8">
          <w:rPr>
            <w:rStyle w:val="Hyperlink"/>
          </w:rPr>
          <w:t>http://dx.doi.org/10.1080/15374416.2016.1253018</w:t>
        </w:r>
      </w:hyperlink>
    </w:p>
    <w:p w14:paraId="57D9134C" w14:textId="77777777" w:rsidR="002209EE" w:rsidRPr="00D541E8" w:rsidRDefault="002209EE" w:rsidP="002C71AA">
      <w:pPr>
        <w:shd w:val="clear" w:color="auto" w:fill="FFFFFF" w:themeFill="background1"/>
      </w:pPr>
      <w:r w:rsidRPr="00D541E8">
        <w:t>Hersh, J., Ng, M.Y., MacPherson, H., Tagavi, D., &amp; Weisz, J.R. (2016). Evidence-based intervention for children and adolescents: Present and future. In I. Frønes, H. Eng, S.K. Ertesvåg, &amp; J. Kjøbli (Eds), Risk, intervention and evidence: Challenges and strategies for child welfare, education, health and politics (pp. 65-88). Norway: Gyldendal.</w:t>
      </w:r>
    </w:p>
    <w:p w14:paraId="3DC61F5B" w14:textId="77777777" w:rsidR="002209EE" w:rsidRPr="00D541E8" w:rsidRDefault="002209EE" w:rsidP="002C71AA">
      <w:pPr>
        <w:shd w:val="clear" w:color="auto" w:fill="FFFFFF" w:themeFill="background1"/>
      </w:pPr>
      <w:r w:rsidRPr="00D541E8">
        <w:t xml:space="preserve">Schleider, J.L.*, &amp; Weisz, J.R. (2016). Implicit theories relate to youth psychopathology, but how? A longitudinal test of two predictive models. Child Psychiatry and Human Development, 47(4), 603-617. </w:t>
      </w:r>
      <w:hyperlink r:id="rId89" w:history="1">
        <w:r w:rsidRPr="00D541E8">
          <w:rPr>
            <w:rStyle w:val="Hyperlink"/>
          </w:rPr>
          <w:t>http://doi.org/10.1007/s10578-015-0595-2</w:t>
        </w:r>
      </w:hyperlink>
    </w:p>
    <w:p w14:paraId="74ADAA3E" w14:textId="77777777" w:rsidR="002209EE" w:rsidRPr="00D541E8" w:rsidRDefault="002209EE" w:rsidP="002C71AA">
      <w:pPr>
        <w:shd w:val="clear" w:color="auto" w:fill="FFFFFF" w:themeFill="background1"/>
      </w:pPr>
      <w:r w:rsidRPr="00D541E8">
        <w:t>Ng, M.Y.*, &amp; Weisz, J.R. (2016). Building a science of personalized intervention for youth mental health.</w:t>
      </w:r>
    </w:p>
    <w:p w14:paraId="4568F19A" w14:textId="77777777" w:rsidR="002209EE" w:rsidRPr="00D541E8" w:rsidRDefault="002209EE" w:rsidP="002C71AA">
      <w:pPr>
        <w:shd w:val="clear" w:color="auto" w:fill="FFFFFF" w:themeFill="background1"/>
      </w:pPr>
      <w:r w:rsidRPr="00D541E8">
        <w:t>Journal of Child Psychology and Psychiatry, 57 (3), 216-236. DOI: 10.1111/jcpp.12470</w:t>
      </w:r>
    </w:p>
    <w:p w14:paraId="66097C22" w14:textId="77777777" w:rsidR="002209EE" w:rsidRPr="00D541E8" w:rsidRDefault="002209EE" w:rsidP="002C71AA">
      <w:pPr>
        <w:shd w:val="clear" w:color="auto" w:fill="FFFFFF" w:themeFill="background1"/>
      </w:pPr>
      <w:r w:rsidRPr="00D541E8">
        <w:t xml:space="preserve">Hersh, J.*, Metz, K.L.*, &amp; Weisz, J.R. (2016). New frontiers in transdiagnostic treatment: Youth psychotherapy for internalizing and externalizing problems and disorders. International Journal of Cognitive Therapy, 9(2), 140-155. ISSN: 1937-209 DOI: </w:t>
      </w:r>
      <w:hyperlink r:id="rId90" w:history="1">
        <w:r w:rsidRPr="00D541E8">
          <w:rPr>
            <w:rStyle w:val="Hyperlink"/>
          </w:rPr>
          <w:t>http://dx.doi.org/10.1521/ijct.2016.9.2.140</w:t>
        </w:r>
      </w:hyperlink>
    </w:p>
    <w:p w14:paraId="14EC005E" w14:textId="77777777" w:rsidR="002209EE" w:rsidRPr="00D541E8" w:rsidRDefault="002209EE" w:rsidP="002C71AA">
      <w:pPr>
        <w:shd w:val="clear" w:color="auto" w:fill="FFFFFF" w:themeFill="background1"/>
      </w:pPr>
      <w:r w:rsidRPr="00D541E8">
        <w:t xml:space="preserve">Schleider, J.L.*, &amp; Weisz, J.R. (2016). Reducing risk for anxiety and depression in adolescents: Effects of a single-session intervention teaching that personality can change. Behaviour Research and Therapy, 87, 170-181. </w:t>
      </w:r>
      <w:hyperlink r:id="rId91" w:history="1">
        <w:r w:rsidRPr="00D541E8">
          <w:rPr>
            <w:rStyle w:val="Hyperlink"/>
          </w:rPr>
          <w:t>http://dx.doi.org/10.1016/j.brat.2016.09.011</w:t>
        </w:r>
      </w:hyperlink>
    </w:p>
    <w:p w14:paraId="3CD6CBB9" w14:textId="77777777" w:rsidR="002209EE" w:rsidRPr="00D541E8" w:rsidRDefault="002209EE" w:rsidP="002C71AA">
      <w:pPr>
        <w:shd w:val="clear" w:color="auto" w:fill="FFFFFF" w:themeFill="background1"/>
      </w:pPr>
      <w:r w:rsidRPr="00D541E8">
        <w:t xml:space="preserve">Ng, M.Y.*, Eckshtain, D.*, &amp; Weisz, J.R. (2016). Assessing the fit between real-life coping and evidence-based psychotherapies for youth depression in early adolescence. Journal of Clinical Child and Adolescent Psychology, 45, 732-748. </w:t>
      </w:r>
      <w:hyperlink r:id="rId92" w:history="1">
        <w:r w:rsidRPr="00D541E8">
          <w:rPr>
            <w:rStyle w:val="Hyperlink"/>
          </w:rPr>
          <w:t>http://dx.doi.org/10.1080/15374416.2015.1041591</w:t>
        </w:r>
      </w:hyperlink>
    </w:p>
    <w:p w14:paraId="17524D2E" w14:textId="77777777" w:rsidR="002209EE" w:rsidRPr="00D541E8" w:rsidRDefault="002209EE" w:rsidP="002C71AA">
      <w:pPr>
        <w:shd w:val="clear" w:color="auto" w:fill="FFFFFF" w:themeFill="background1"/>
      </w:pPr>
      <w:r w:rsidRPr="00D541E8">
        <w:t>2017 Smith, M. M., McLeod, B. D.*, Southam-Gerow, M. A.*, Jensen-Doss, A.*, Kendall, P. C., &amp; Weisz,</w:t>
      </w:r>
    </w:p>
    <w:p w14:paraId="4B679070" w14:textId="77777777" w:rsidR="002209EE" w:rsidRPr="00D541E8" w:rsidRDefault="002209EE" w:rsidP="002C71AA">
      <w:pPr>
        <w:shd w:val="clear" w:color="auto" w:fill="FFFFFF" w:themeFill="background1"/>
      </w:pPr>
      <w:r w:rsidRPr="00D541E8">
        <w:t>J.R. (2017). Does the delivery of CBT for youth anxiety differ across research and practice settings?</w:t>
      </w:r>
    </w:p>
    <w:p w14:paraId="5F1CF167" w14:textId="77777777" w:rsidR="002209EE" w:rsidRPr="00D541E8" w:rsidRDefault="002209EE" w:rsidP="002C71AA">
      <w:pPr>
        <w:shd w:val="clear" w:color="auto" w:fill="FFFFFF" w:themeFill="background1"/>
      </w:pPr>
      <w:r w:rsidRPr="00D541E8">
        <w:t>Behavior Therapy, 48 (4), 501-516. doi: 10.1016/j.beth.2016.04.004</w:t>
      </w:r>
    </w:p>
    <w:p w14:paraId="7465D8A7" w14:textId="77777777" w:rsidR="002209EE" w:rsidRPr="00D541E8" w:rsidRDefault="002209EE" w:rsidP="002C71AA">
      <w:pPr>
        <w:shd w:val="clear" w:color="auto" w:fill="FFFFFF" w:themeFill="background1"/>
      </w:pPr>
      <w:r w:rsidRPr="00D541E8">
        <w:t>Schleider, J.L.*, &amp; Weisz, J.R. (2017). Family process and youth internalizing problems: A triadic model of etiology and intervention. Development and Psychopathology, 29, 273-301. doi:10.1017/S095457941600016X</w:t>
      </w:r>
    </w:p>
    <w:p w14:paraId="02356F84" w14:textId="77777777" w:rsidR="002209EE" w:rsidRPr="00D541E8" w:rsidRDefault="002209EE" w:rsidP="002C71AA">
      <w:pPr>
        <w:shd w:val="clear" w:color="auto" w:fill="FFFFFF" w:themeFill="background1"/>
      </w:pPr>
      <w:r w:rsidRPr="00D541E8">
        <w:t xml:space="preserve">Weisz, J.R., Kuppens, S.*, Ng, M.Y.*, Eckshtain, D.*, Ugueto, A.M.*, Vaughn-Coaxum, R.*, Jensen- Doss, A.*, Hawley, K.M.*, Krumholz, L.S.*, Chu, B.C.*, Weersing, V.R.*, &amp; Fordwood, S.R.* (2017). What five decades of research tells us about the effects of youth psychological therapy: A multilevel meta-analysis and implications for science and practice. American Psychologist, 72, 79- 117. </w:t>
      </w:r>
      <w:hyperlink r:id="rId93" w:history="1">
        <w:r w:rsidRPr="00D541E8">
          <w:rPr>
            <w:rStyle w:val="Hyperlink"/>
          </w:rPr>
          <w:t>http://dx.doi.org/10.1037/a0040360</w:t>
        </w:r>
      </w:hyperlink>
    </w:p>
    <w:p w14:paraId="5703BD58" w14:textId="77777777" w:rsidR="002209EE" w:rsidRPr="00D541E8" w:rsidRDefault="002209EE" w:rsidP="002C71AA">
      <w:pPr>
        <w:shd w:val="clear" w:color="auto" w:fill="FFFFFF" w:themeFill="background1"/>
      </w:pPr>
      <w:r w:rsidRPr="00D541E8">
        <w:t xml:space="preserve">Schleider, J.L.*, &amp; Weisz, J.R. (2017). Little treatments, promising effects: Meta-analysis of single- session interventions for youth psychiatric problems. Journal of the American Academy of Child and Adolescent Psychiatry, 56, 107-115. </w:t>
      </w:r>
      <w:hyperlink r:id="rId94" w:history="1">
        <w:r w:rsidRPr="00D541E8">
          <w:rPr>
            <w:rStyle w:val="Hyperlink"/>
          </w:rPr>
          <w:t>http://dx.doi.org/10.1016/j.jaac.2016.11.007</w:t>
        </w:r>
      </w:hyperlink>
    </w:p>
    <w:p w14:paraId="4583C11F" w14:textId="77777777" w:rsidR="002209EE" w:rsidRPr="00D541E8" w:rsidRDefault="002209EE" w:rsidP="002C71AA">
      <w:pPr>
        <w:shd w:val="clear" w:color="auto" w:fill="FFFFFF" w:themeFill="background1"/>
      </w:pPr>
      <w:r w:rsidRPr="00D541E8">
        <w:t>Weisz, J.R., Bearman, S.K.*, Santucci, L.*, &amp; Jensen-Doss, A*. (2017). Initial test of a principle-guided approach to transdiagnostic psychotherapy with children and adolescents. Journal of Clinical Child and Adolescent Psychology, 46(1), 44-58. DOI: 10.1080/15374416.2016.1163708.</w:t>
      </w:r>
    </w:p>
    <w:p w14:paraId="6A949F2C" w14:textId="77777777" w:rsidR="002209EE" w:rsidRPr="00D541E8" w:rsidRDefault="002209EE" w:rsidP="002C71AA">
      <w:pPr>
        <w:shd w:val="clear" w:color="auto" w:fill="FFFFFF" w:themeFill="background1"/>
      </w:pPr>
      <w:r w:rsidRPr="00D541E8">
        <w:t xml:space="preserve">Martinez, J.I., Lau, A.S.*, Chorpita, B.F., Weisz, J.R., &amp; Research Network on Youth Mental HealthN (2017). Psychoeducation as a mediator of treatment approach on parent engagement in child psychotherapy for disruptive behavior. Journal of Clinical Child and Adolescent Psychology, 46, 573- 587. </w:t>
      </w:r>
      <w:hyperlink r:id="rId95" w:history="1">
        <w:r w:rsidRPr="00D541E8">
          <w:rPr>
            <w:rStyle w:val="Hyperlink"/>
          </w:rPr>
          <w:t>http://dx.doi.org/10.1080/15374416.2015.1038826</w:t>
        </w:r>
      </w:hyperlink>
    </w:p>
    <w:p w14:paraId="62AB3DD0" w14:textId="77777777" w:rsidR="002209EE" w:rsidRPr="00D541E8" w:rsidRDefault="002209EE" w:rsidP="002C71AA">
      <w:pPr>
        <w:shd w:val="clear" w:color="auto" w:fill="FFFFFF" w:themeFill="background1"/>
      </w:pPr>
      <w:r w:rsidRPr="00D541E8">
        <w:t xml:space="preserve">Eckshtain, D.*, &amp; Kuppens, S*., &amp; Weisz, J.R. (2017). Amelioration of child depression through behavioral parent training. Journal of Clinical Child and Adolescent Psychology, 46(4), 611-618.. </w:t>
      </w:r>
      <w:hyperlink r:id="rId96" w:history="1">
        <w:r w:rsidRPr="00D541E8">
          <w:rPr>
            <w:rStyle w:val="Hyperlink"/>
          </w:rPr>
          <w:t>http://dx.doi.org/10.1080/15374416.2015.1050722</w:t>
        </w:r>
      </w:hyperlink>
    </w:p>
    <w:p w14:paraId="5E6F44CE" w14:textId="77777777" w:rsidR="002209EE" w:rsidRPr="00D541E8" w:rsidRDefault="002209EE" w:rsidP="002C71AA">
      <w:pPr>
        <w:shd w:val="clear" w:color="auto" w:fill="FFFFFF" w:themeFill="background1"/>
      </w:pPr>
      <w:r w:rsidRPr="00D541E8">
        <w:t>Hungerford, G.M.*, Santucci, L.C.*, &amp; Weisz, J.R. (2017). Parent-delivered CBT may reduce intervention cost, but questions arise about effectiveness. Evidence-based Medicine, 22, 194. doi: 10.1136/ebmed-2017-110792</w:t>
      </w:r>
    </w:p>
    <w:p w14:paraId="6DAF706B" w14:textId="77777777" w:rsidR="002209EE" w:rsidRPr="00D541E8" w:rsidRDefault="002209EE" w:rsidP="002C71AA">
      <w:pPr>
        <w:shd w:val="clear" w:color="auto" w:fill="FFFFFF" w:themeFill="background1"/>
      </w:pPr>
      <w:r w:rsidRPr="00D541E8">
        <w:t xml:space="preserve">Schleider, J.L., &amp; Weisz, J.R. (2017). Can less be more? The promise (and perils) of single-session youth mental health interventions. The Behavior Therapist, 40, 256-261. </w:t>
      </w:r>
      <w:hyperlink r:id="rId97" w:history="1">
        <w:r w:rsidRPr="00D541E8">
          <w:rPr>
            <w:rStyle w:val="Hyperlink"/>
          </w:rPr>
          <w:t>http://www.abct.org/docs/PastIssue/40n7.pdf</w:t>
        </w:r>
      </w:hyperlink>
    </w:p>
    <w:p w14:paraId="7E78B40D" w14:textId="77777777" w:rsidR="002209EE" w:rsidRPr="00D541E8" w:rsidRDefault="002209EE" w:rsidP="002C71AA">
      <w:pPr>
        <w:shd w:val="clear" w:color="auto" w:fill="FFFFFF" w:themeFill="background1"/>
      </w:pPr>
      <w:r w:rsidRPr="00D541E8">
        <w:t>Hungerford, G.M.*, Schleider, J.L.*, Wei, M.A.*, &amp; Weisz, J.R. (2017). Patienthood meets parenthood: Widening the lens of adult psychotherapy. Clinical Psychology: Science and Practice, 24, 392-395. doi:10.1111/cpsp.12215</w:t>
      </w:r>
    </w:p>
    <w:p w14:paraId="77A0483C" w14:textId="77777777" w:rsidR="002209EE" w:rsidRPr="00D541E8" w:rsidRDefault="002209EE" w:rsidP="002C71AA">
      <w:pPr>
        <w:shd w:val="clear" w:color="auto" w:fill="FFFFFF" w:themeFill="background1"/>
      </w:pPr>
      <w:r w:rsidRPr="00D541E8">
        <w:t>Brown, R.C., Southam-Gerow, M.A.*, McLeod, B.D.*, Wheat, E., Tully, C.B., Reise, S.P., Kendall, P.C., &amp; Weisz, J.R. (2017). The global therapist competence scale for youth psychological treatment:</w:t>
      </w:r>
    </w:p>
    <w:p w14:paraId="5B002D31" w14:textId="77777777" w:rsidR="002209EE" w:rsidRPr="00D541E8" w:rsidRDefault="002209EE" w:rsidP="002C71AA">
      <w:pPr>
        <w:shd w:val="clear" w:color="auto" w:fill="FFFFFF" w:themeFill="background1"/>
      </w:pPr>
      <w:r w:rsidRPr="00D541E8">
        <w:t>Development and initial validation. Journal of Clinical Psychology, 00, 1-17. https://doi.org/10.1002/jclp.22537</w:t>
      </w:r>
    </w:p>
    <w:p w14:paraId="30D29355" w14:textId="77777777" w:rsidR="002209EE" w:rsidRPr="00D541E8" w:rsidRDefault="002209EE" w:rsidP="002C71AA">
      <w:pPr>
        <w:shd w:val="clear" w:color="auto" w:fill="FFFFFF" w:themeFill="background1"/>
      </w:pPr>
      <w:r w:rsidRPr="00D541E8">
        <w:t>2018 Schleider, J.L.* &amp; Weisz, J.R. (2018). A single-session growth mindset intervention for adolescent anxiety and depression: Nine-month outcomes of a randomized trial. Journal of Child Psychology and Psychiatry, 59(2), 160-170. Doi:10.1111/jcpp.12811</w:t>
      </w:r>
    </w:p>
    <w:p w14:paraId="196AF840" w14:textId="77777777" w:rsidR="002209EE" w:rsidRPr="00D541E8" w:rsidRDefault="002209EE" w:rsidP="002C71AA">
      <w:pPr>
        <w:shd w:val="clear" w:color="auto" w:fill="FFFFFF" w:themeFill="background1"/>
      </w:pPr>
      <w:r w:rsidRPr="00D541E8">
        <w:t xml:space="preserve">Supplementary files online at: </w:t>
      </w:r>
      <w:hyperlink r:id="rId98" w:history="1">
        <w:r w:rsidRPr="00D541E8">
          <w:rPr>
            <w:rStyle w:val="Hyperlink"/>
          </w:rPr>
          <w:t>http://onlinelibrary.wiley.com/doi/10.1111/jcpp.12811/abstract</w:t>
        </w:r>
      </w:hyperlink>
    </w:p>
    <w:p w14:paraId="37C276F5" w14:textId="77777777" w:rsidR="002209EE" w:rsidRPr="00D541E8" w:rsidRDefault="002209EE" w:rsidP="002C71AA">
      <w:pPr>
        <w:shd w:val="clear" w:color="auto" w:fill="FFFFFF" w:themeFill="background1"/>
      </w:pPr>
      <w:r w:rsidRPr="00D541E8">
        <w:t>**Awarded the Dorothy Bishop JCPP Best Paper Award, recognizing this as the best article published in JCPP in 2018</w:t>
      </w:r>
    </w:p>
    <w:p w14:paraId="3A5A6853" w14:textId="77777777" w:rsidR="002209EE" w:rsidRPr="00D541E8" w:rsidRDefault="002209EE" w:rsidP="002C71AA">
      <w:pPr>
        <w:shd w:val="clear" w:color="auto" w:fill="FFFFFF" w:themeFill="background1"/>
      </w:pPr>
      <w:r w:rsidRPr="00D541E8">
        <w:t xml:space="preserve">**Reported in a 2019 feature article in The Atlantic: </w:t>
      </w:r>
      <w:hyperlink r:id="rId99" w:history="1">
        <w:r w:rsidRPr="00D541E8">
          <w:rPr>
            <w:rStyle w:val="Hyperlink"/>
          </w:rPr>
          <w:t>https://www.theatlantic.com/health/archive/2019/08/can-you-just-got-therapy</w:t>
        </w:r>
      </w:hyperlink>
      <w:r w:rsidRPr="00D541E8">
        <w:t xml:space="preserve"> </w:t>
      </w:r>
      <w:hyperlink r:id="rId100" w:history="1">
        <w:r w:rsidRPr="00D541E8">
          <w:rPr>
            <w:rStyle w:val="Hyperlink"/>
          </w:rPr>
          <w:t>nce/596359/?utm_source=feed&amp;fbclid=IwAR1eMlXpkW7VE3RIdAuCPzZMcN37eigRN5WW7jnV60R</w:t>
        </w:r>
      </w:hyperlink>
      <w:r w:rsidRPr="00D541E8">
        <w:t xml:space="preserve"> </w:t>
      </w:r>
      <w:hyperlink r:id="rId101" w:history="1">
        <w:r w:rsidRPr="00D541E8">
          <w:rPr>
            <w:rStyle w:val="Hyperlink"/>
          </w:rPr>
          <w:t>D9Ef-H8cFYaBs9_w</w:t>
        </w:r>
      </w:hyperlink>
    </w:p>
    <w:p w14:paraId="39611165" w14:textId="77777777" w:rsidR="002209EE" w:rsidRPr="00D541E8" w:rsidRDefault="002209EE" w:rsidP="002C71AA">
      <w:pPr>
        <w:shd w:val="clear" w:color="auto" w:fill="FFFFFF" w:themeFill="background1"/>
      </w:pPr>
      <w:r w:rsidRPr="00D541E8">
        <w:rPr>
          <w:lang w:val="fr-FR"/>
        </w:rPr>
        <w:t xml:space="preserve">Marchette, L.K.*, &amp; Weisz, J.R. (2018). </w:t>
      </w:r>
      <w:r w:rsidRPr="00D541E8">
        <w:t>Empirical evolution of youth psychotherapy toward transdiagnostic approaches. Journal of Child Psychology and Psychiatry, 58(9), 970-984. Doi: 10.1111/jcpp.12747</w:t>
      </w:r>
    </w:p>
    <w:p w14:paraId="5BE50FFA" w14:textId="77777777" w:rsidR="002209EE" w:rsidRPr="00D541E8" w:rsidRDefault="002209EE" w:rsidP="002C71AA">
      <w:pPr>
        <w:shd w:val="clear" w:color="auto" w:fill="FFFFFF" w:themeFill="background1"/>
      </w:pPr>
      <w:r w:rsidRPr="00D541E8">
        <w:t xml:space="preserve">McLeod, B.D.*, Southam-Gerow, M.A.*, Rodriguez, A., Quinoy, A., Arnold, C., Kendall, P. C., &amp; Weisz, J. R. (2018). Development and initial psychometrics for a therapist competence instrument for CBT for youth anxiety. Journal of Clinical Child and Adolescent Psychology, 47(1), 47-60. </w:t>
      </w:r>
      <w:hyperlink r:id="rId102" w:history="1">
        <w:r w:rsidRPr="00D541E8">
          <w:rPr>
            <w:rStyle w:val="Hyperlink"/>
          </w:rPr>
          <w:t>https://doi.org/10.1080/15374416.2016.1253018</w:t>
        </w:r>
      </w:hyperlink>
    </w:p>
    <w:p w14:paraId="7DA2E42D" w14:textId="77777777" w:rsidR="002209EE" w:rsidRPr="00D541E8" w:rsidRDefault="002209EE" w:rsidP="002C71AA">
      <w:pPr>
        <w:shd w:val="clear" w:color="auto" w:fill="FFFFFF" w:themeFill="background1"/>
      </w:pPr>
      <w:r w:rsidRPr="00D541E8">
        <w:t>Zhou, X., Cipriani, Al., Salanti, G., Zhang, Y., Cuijpers, P., Hetrick, S.E., Weisz, J.R., Pu, J., Del</w:t>
      </w:r>
    </w:p>
    <w:p w14:paraId="6D1883F0" w14:textId="77777777" w:rsidR="002209EE" w:rsidRPr="00D541E8" w:rsidRDefault="002209EE" w:rsidP="002C71AA">
      <w:pPr>
        <w:shd w:val="clear" w:color="auto" w:fill="FFFFFF" w:themeFill="background1"/>
      </w:pPr>
      <w:r w:rsidRPr="00D541E8">
        <w:t xml:space="preserve">Giovane, C., Furukawa, T.A., Barth, J., Coghill, D., Yang, L., Ravindran, A.V., &amp; Xie, P. (2018). Comparative efficacy and acceptability of antidepressants, psychological interventions, and their combination for depressive disorder in children and adolescents: protocol for a network meta- analysis. BMJ Open. 7 (8): e016608. doi:10.1136/bmjopen-2017-016608. </w:t>
      </w:r>
      <w:hyperlink r:id="rId103" w:history="1">
        <w:r w:rsidRPr="00D541E8">
          <w:rPr>
            <w:rStyle w:val="Hyperlink"/>
          </w:rPr>
          <w:t>https://dx.doi.org/10.1136/bmjopen-2017-016608.</w:t>
        </w:r>
      </w:hyperlink>
    </w:p>
    <w:p w14:paraId="608A761D" w14:textId="77777777" w:rsidR="002209EE" w:rsidRPr="00D541E8" w:rsidRDefault="002209EE" w:rsidP="002C71AA">
      <w:pPr>
        <w:shd w:val="clear" w:color="auto" w:fill="FFFFFF" w:themeFill="background1"/>
      </w:pPr>
      <w:r w:rsidRPr="00D541E8">
        <w:t>Eckshtain, D.*, Marchette, L.*, Schleider, J.L.*, &amp; Weisz, J.R. (2018). Parental depressive symptoms as a predictor of outcome in the treatment of child depression. Journal of Abnormal Child Psychology, 46, 825-837. https://dx.doi: 10.1007/s10802-017-0323-4</w:t>
      </w:r>
    </w:p>
    <w:p w14:paraId="3AE20DFA" w14:textId="77777777" w:rsidR="002209EE" w:rsidRPr="00D541E8" w:rsidRDefault="002209EE" w:rsidP="002C71AA">
      <w:pPr>
        <w:shd w:val="clear" w:color="auto" w:fill="FFFFFF" w:themeFill="background1"/>
      </w:pPr>
      <w:r w:rsidRPr="00D541E8">
        <w:t xml:space="preserve">Weisz, J.R., Ugueto, A.M.*, Herren, J.*, Marchette, L.K.*, Bearman, S.K.*, Lee, E.H.*, Thomassin, K.*, Alleyne, A.*, Cheron, D.M.*, Tweed, J.L., Hersh, J.*, Raftery-Helmer, J.N.*, Weissman, A.S.*, &amp; Jensen-Doss, A*. (2018). When the torch is passed, does the flame still burn? Testing a “train the supervisor” model for the Child STEPs treatment program. Journal of Consulting and Clinical Psychology, 86 (9), 726-737. </w:t>
      </w:r>
      <w:hyperlink r:id="rId104" w:history="1">
        <w:r w:rsidRPr="00D541E8">
          <w:rPr>
            <w:rStyle w:val="Hyperlink"/>
          </w:rPr>
          <w:t>https://dx.doi.org/10.1037/ccp0000331</w:t>
        </w:r>
      </w:hyperlink>
    </w:p>
    <w:p w14:paraId="0D3F08B0" w14:textId="77777777" w:rsidR="002209EE" w:rsidRPr="00D541E8" w:rsidRDefault="002209EE" w:rsidP="002C71AA">
      <w:pPr>
        <w:shd w:val="clear" w:color="auto" w:fill="FFFFFF" w:themeFill="background1"/>
      </w:pPr>
      <w:r w:rsidRPr="00D541E8">
        <w:t>Schleider, J.L.* &amp; Weisz, J.R. (2018). Parent expectancies and preferences for mental health treatment: The roles of emotion mindsets and views of failure. Journal of Clinical Child and Adolescent Psychology, 47 (51), S480-496.</w:t>
      </w:r>
    </w:p>
    <w:p w14:paraId="463D0BBF" w14:textId="77777777" w:rsidR="002209EE" w:rsidRPr="00D541E8" w:rsidRDefault="002209EE" w:rsidP="002C71AA">
      <w:pPr>
        <w:shd w:val="clear" w:color="auto" w:fill="FFFFFF" w:themeFill="background1"/>
      </w:pPr>
      <w:r w:rsidRPr="00D541E8">
        <w:t>Zhang, Y., Zhou, X., Yang, L., Hetrick, S.E., Weisz, J.R., Cuijpers, P., Barth, J., Del Giovane, C., Yuan, S., Cohen, D., Gillies, D., Jiang, X., Teng, T., &amp; Peng, X. (2018) Comparative efficacy and acceptability of psychotherapies for post-traumatic stress disorder in children and adolescents: study protocol for a systematic review and network meta-analysis. BMJ Open, 8, e020198. https://dx,doi:10.1136/bmjopen-2017-020198</w:t>
      </w:r>
    </w:p>
    <w:p w14:paraId="2EF886FD" w14:textId="77777777" w:rsidR="002209EE" w:rsidRPr="00D541E8" w:rsidRDefault="002209EE" w:rsidP="002C71AA">
      <w:pPr>
        <w:shd w:val="clear" w:color="auto" w:fill="FFFFFF" w:themeFill="background1"/>
      </w:pPr>
      <w:r w:rsidRPr="00D541E8">
        <w:t xml:space="preserve">2019 Weisz, J.R., Kuppens, S.*, Ng, M.Y.*, Vaughn-Coaxum, R.A.*, Ugueto, A.M.*, Eckshtain, D.*, &amp; Corteselli, K.A.* (2019). Are psychotherapies for young people growing stronger? Tracking trends over time for youth anxiety, depression, ADHD, and conduct problems. Perspectives on Psychological Science, 14 (2), 216-237. </w:t>
      </w:r>
      <w:hyperlink r:id="rId105" w:history="1">
        <w:r w:rsidRPr="00D541E8">
          <w:rPr>
            <w:rStyle w:val="Hyperlink"/>
          </w:rPr>
          <w:t>https://doi.org/10.1177/1745691618805436</w:t>
        </w:r>
      </w:hyperlink>
    </w:p>
    <w:p w14:paraId="0F5F6145" w14:textId="77777777" w:rsidR="002209EE" w:rsidRPr="00D541E8" w:rsidRDefault="002209EE" w:rsidP="002C71AA">
      <w:pPr>
        <w:shd w:val="clear" w:color="auto" w:fill="FFFFFF" w:themeFill="background1"/>
      </w:pPr>
      <w:r w:rsidRPr="00D541E8">
        <w:t>Marchette, L.K.*, Thomassin, K.*, Hersh, J.*, MacPherson, H.A.*, Santucci, L.*, &amp; Weisz, J.R. (2019). Community mental health settings as a context for evidence-based practice. In T.H. Ollendick, S.W. White, &amp; B.A. White (Eds), The Oxford Handbook of Clinical Child and Adolescent Psychology.</w:t>
      </w:r>
    </w:p>
    <w:p w14:paraId="592340DF" w14:textId="11068369" w:rsidR="002209EE" w:rsidRPr="00D541E8" w:rsidRDefault="002209EE" w:rsidP="002C71AA">
      <w:pPr>
        <w:shd w:val="clear" w:color="auto" w:fill="FFFFFF" w:themeFill="background1"/>
      </w:pPr>
      <w:r w:rsidRPr="00D541E8">
        <w:rPr>
          <w:noProof/>
        </w:rPr>
        <mc:AlternateContent>
          <mc:Choice Requires="wps">
            <w:drawing>
              <wp:anchor distT="0" distB="0" distL="114300" distR="114300" simplePos="0" relativeHeight="251658439" behindDoc="0" locked="0" layoutInCell="1" allowOverlap="1" wp14:anchorId="1C8E50E5" wp14:editId="1144A1F9">
                <wp:simplePos x="0" y="0"/>
                <wp:positionH relativeFrom="page">
                  <wp:posOffset>1143000</wp:posOffset>
                </wp:positionH>
                <wp:positionV relativeFrom="paragraph">
                  <wp:posOffset>307340</wp:posOffset>
                </wp:positionV>
                <wp:extent cx="2972435" cy="6350"/>
                <wp:effectExtent l="0" t="0" r="0" b="0"/>
                <wp:wrapNone/>
                <wp:docPr id="97356" name="Rectangle 97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2435" cy="6350"/>
                        </a:xfrm>
                        <a:prstGeom prst="rect">
                          <a:avLst/>
                        </a:prstGeom>
                        <a:solidFill>
                          <a:srgbClr val="0000FF"/>
                        </a:solid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608168E">
              <v:rect id="Rectangle 97356" style="position:absolute;margin-left:90pt;margin-top:24.2pt;width:234.05pt;height:.5pt;z-index:25166049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ue" stroked="f" w14:anchorId="14B73F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">
                <w10:wrap anchorx="page"/>
              </v:rect>
            </w:pict>
          </mc:Fallback>
        </mc:AlternateContent>
      </w:r>
      <w:r w:rsidRPr="00D541E8">
        <w:t xml:space="preserve">New York: Oxford University Press, pp. 623-639. </w:t>
      </w:r>
      <w:hyperlink r:id="rId106" w:history="1">
        <w:r w:rsidRPr="00D541E8">
          <w:rPr>
            <w:rStyle w:val="Hyperlink"/>
          </w:rPr>
          <w:t>https://doi.10.1093/oxfordhb/9780190634841.013.41</w:t>
        </w:r>
      </w:hyperlink>
    </w:p>
    <w:p w14:paraId="387C9CAE" w14:textId="77777777" w:rsidR="002209EE" w:rsidRPr="00D541E8" w:rsidRDefault="002209EE" w:rsidP="002C71AA">
      <w:pPr>
        <w:shd w:val="clear" w:color="auto" w:fill="FFFFFF" w:themeFill="background1"/>
      </w:pPr>
      <w:r w:rsidRPr="00D541E8">
        <w:t>McLeod, B. D.*, Southam-Gerow, M. A.*, Jensen-Doss, A.*, Hogue, A., Kendall, P. C., &amp; Weisz, J. R. (2019). Benchmarking treatment adherence and therapist competence in individual cognitive- behavioral treatment for youth anxiety disorders. Journal of Clinical Child and Adolescent Psychology, 48 (S1), S234-S246. doi.org/10.1080/15374416.2017.1381914</w:t>
      </w:r>
    </w:p>
    <w:p w14:paraId="1F9387BE" w14:textId="77777777" w:rsidR="002209EE" w:rsidRPr="00D541E8" w:rsidRDefault="002209EE" w:rsidP="002C71AA">
      <w:pPr>
        <w:shd w:val="clear" w:color="auto" w:fill="FFFFFF" w:themeFill="background1"/>
      </w:pPr>
      <w:r w:rsidRPr="00D541E8">
        <w:t>Hagan, K.A., Olseth, A.R., Laland, H., Rognstad, K., Apeland, A., Askeland, E., Taraldsen, K., Christensen, B., Kjobli, J., Ugueto, A.M.*, Bearman, S.K.*, &amp; Weisz, J.R. (2019). Evaluating a modular approach to therapy for children with anxiety, depression, trauma and conduct problems (MATCH-ADCT) in Norwegian child and adolescent outpatient clinics: Study protocol for a randomized controlled trial. Trials,20 (16), https://doi.org/10.1186/s13063-018-3074-9</w:t>
      </w:r>
    </w:p>
    <w:p w14:paraId="79CB5744" w14:textId="77777777" w:rsidR="002209EE" w:rsidRPr="00D541E8" w:rsidRDefault="002209EE" w:rsidP="002C71AA">
      <w:pPr>
        <w:shd w:val="clear" w:color="auto" w:fill="FFFFFF" w:themeFill="background1"/>
      </w:pPr>
      <w:r w:rsidRPr="00D541E8">
        <w:t>Schleider, J. L.*, Mullarkey, M. C, &amp; Weisz, J. R. (2019). Virtual reality and web-based growth mindset interventions for adolescent depression: Protocol for a three-arm randomized trial. Journal of Medical Internet Research: Research Protocols, 8(7), e13368. [International Registered Report Identifier (IRRID) is DERR1-10.2196/13368.]</w:t>
      </w:r>
    </w:p>
    <w:p w14:paraId="08DFC457" w14:textId="3644806E" w:rsidR="002209EE" w:rsidRPr="00D541E8" w:rsidRDefault="002209EE" w:rsidP="002C71AA">
      <w:pPr>
        <w:shd w:val="clear" w:color="auto" w:fill="FFFFFF" w:themeFill="background1"/>
      </w:pPr>
      <w:r w:rsidRPr="00D541E8">
        <w:rPr>
          <w:noProof/>
        </w:rPr>
        <mc:AlternateContent>
          <mc:Choice Requires="wps">
            <w:drawing>
              <wp:anchor distT="0" distB="0" distL="114300" distR="114300" simplePos="0" relativeHeight="251658440" behindDoc="0" locked="0" layoutInCell="1" allowOverlap="1" wp14:anchorId="1AC227A0" wp14:editId="65F9ABE6">
                <wp:simplePos x="0" y="0"/>
                <wp:positionH relativeFrom="page">
                  <wp:posOffset>4107815</wp:posOffset>
                </wp:positionH>
                <wp:positionV relativeFrom="paragraph">
                  <wp:posOffset>465455</wp:posOffset>
                </wp:positionV>
                <wp:extent cx="1845945" cy="6350"/>
                <wp:effectExtent l="0" t="0" r="0" b="0"/>
                <wp:wrapNone/>
                <wp:docPr id="97355" name="Rectangle 97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6350"/>
                        </a:xfrm>
                        <a:prstGeom prst="rect">
                          <a:avLst/>
                        </a:prstGeom>
                        <a:solidFill>
                          <a:srgbClr val="0000FF"/>
                        </a:solid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66D0277B">
              <v:rect id="Rectangle 97355" style="position:absolute;margin-left:323.45pt;margin-top:36.65pt;width:145.35pt;height:.5pt;z-index:25166151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ue" stroked="f" w14:anchorId="35D362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">
                <w10:wrap anchorx="page"/>
              </v:rect>
            </w:pict>
          </mc:Fallback>
        </mc:AlternateContent>
      </w:r>
      <w:r w:rsidRPr="00D541E8">
        <w:t xml:space="preserve">Jones, P.J., Mair, P., Kuppens, S.*, &amp; Weisz, J.R. (2019). An upper limit to youth psychotherapy benefit? A meta-analytic copula approach to psychotherapy outcomes. Clinical Psychological Science, 7 (6), pp. 1434-1449. https://doi.10.1177/2167702619858424 </w:t>
      </w:r>
      <w:hyperlink r:id="rId107" w:history="1">
        <w:r w:rsidRPr="00D541E8">
          <w:rPr>
            <w:rStyle w:val="Hyperlink"/>
          </w:rPr>
          <w:t>www.psychologicalscience.org/CPS</w:t>
        </w:r>
      </w:hyperlink>
    </w:p>
    <w:p w14:paraId="0B7C022B" w14:textId="77777777" w:rsidR="002209EE" w:rsidRPr="00D541E8" w:rsidRDefault="002209EE" w:rsidP="002C71AA">
      <w:pPr>
        <w:shd w:val="clear" w:color="auto" w:fill="FFFFFF" w:themeFill="background1"/>
      </w:pPr>
      <w:r w:rsidRPr="00D541E8">
        <w:t>Eckshtain, D.*, Marchette, L.*, Schleider, J. L.*, Evans, S. C.*, &amp; Weisz, J. R. (2019). Parental depressive symptoms as a predictor of outcome in the treatment of child internalizing and externalizing problems. Journal of Abnormal Child Psychology, 47, 459-574. https://doi:10.1007/s10802-018-0446-2</w:t>
      </w:r>
    </w:p>
    <w:p w14:paraId="2F6BE6D1" w14:textId="77777777" w:rsidR="002209EE" w:rsidRPr="00D541E8" w:rsidRDefault="002209EE" w:rsidP="002C71AA">
      <w:pPr>
        <w:shd w:val="clear" w:color="auto" w:fill="FFFFFF" w:themeFill="background1"/>
      </w:pPr>
      <w:r w:rsidRPr="00D541E8">
        <w:t>Wasil, A.R.*, Venturo-Conerly, K.E.*, Shingleton, R.M, Weisz, J. (2019). The Motivating Role of Recovery Self-Disclosures from Therapists and Peers in Eating Disorder Recovery: Perspectives of Recovered Women. Psychotherapy, 56 (2), 170-180. https://doi: 10.1037/pst0000214</w:t>
      </w:r>
    </w:p>
    <w:p w14:paraId="5982A66F" w14:textId="77777777" w:rsidR="002209EE" w:rsidRPr="00D541E8" w:rsidRDefault="002209EE" w:rsidP="002C71AA">
      <w:pPr>
        <w:shd w:val="clear" w:color="auto" w:fill="FFFFFF" w:themeFill="background1"/>
      </w:pPr>
      <w:r w:rsidRPr="00D541E8">
        <w:t xml:space="preserve">Gunlicks-Stoessel, M., Eckshtain, D.*, Lee, S., Reigstad, K., Mufson, L., &amp; Weisz, J.R. (2019). Latent profiles of cognitive and interpersonal risk factors for adolescent depression and implications for personalized treatment. Journal of Abnormal Child Psychology, 47, 1957-1967. </w:t>
      </w:r>
      <w:hyperlink r:id="rId108" w:history="1">
        <w:r w:rsidRPr="00D541E8">
          <w:rPr>
            <w:rStyle w:val="Hyperlink"/>
          </w:rPr>
          <w:t>https://doi.org/10.1007/s10802-019-00552-3</w:t>
        </w:r>
      </w:hyperlink>
    </w:p>
    <w:p w14:paraId="0437C73F" w14:textId="77777777" w:rsidR="002209EE" w:rsidRPr="00D541E8" w:rsidRDefault="002209EE" w:rsidP="002C71AA">
      <w:pPr>
        <w:shd w:val="clear" w:color="auto" w:fill="FFFFFF" w:themeFill="background1"/>
      </w:pPr>
      <w:r w:rsidRPr="00D541E8">
        <w:t xml:space="preserve">Thomassin, K.*, Marchette, L.K.*, &amp; Weisz, J.R. (2019). Practitioners’ use and evaluation of transdiagnostic, modular youth psychotherapy years after training and consultation have ended. Administration and Policy in Mental Health and Mental Health Services Research, 46, 821-832. </w:t>
      </w:r>
      <w:hyperlink r:id="rId109" w:history="1">
        <w:r w:rsidRPr="00D541E8">
          <w:rPr>
            <w:rStyle w:val="Hyperlink"/>
          </w:rPr>
          <w:t>https://doi.org/10.1007/s10488-019-00962-x</w:t>
        </w:r>
      </w:hyperlink>
    </w:p>
    <w:p w14:paraId="6AE363F9" w14:textId="77777777" w:rsidR="002209EE" w:rsidRPr="00D541E8" w:rsidRDefault="002209EE" w:rsidP="002C71AA">
      <w:pPr>
        <w:shd w:val="clear" w:color="auto" w:fill="FFFFFF" w:themeFill="background1"/>
      </w:pPr>
      <w:r w:rsidRPr="00D541E8">
        <w:t xml:space="preserve">Schleider, J.L.*, Abel, M. R.*, &amp; Weisz, J.R. (2019). Do immediate gains predict long-term symptom change? Findings from a randomized trial of a single-session intervention for youth anxiety and depression. Child Psychiatry and Human Development, 50, 868-881. </w:t>
      </w:r>
      <w:hyperlink r:id="rId110" w:history="1">
        <w:r w:rsidRPr="00D541E8">
          <w:rPr>
            <w:rStyle w:val="Hyperlink"/>
          </w:rPr>
          <w:t>https://doi.org/10.1007/s10578-</w:t>
        </w:r>
      </w:hyperlink>
      <w:r w:rsidRPr="00D541E8">
        <w:t xml:space="preserve"> </w:t>
      </w:r>
      <w:hyperlink r:id="rId111" w:history="1">
        <w:r w:rsidRPr="00D541E8">
          <w:rPr>
            <w:rStyle w:val="Hyperlink"/>
          </w:rPr>
          <w:t>019-00889-2</w:t>
        </w:r>
      </w:hyperlink>
    </w:p>
    <w:p w14:paraId="307F281E" w14:textId="77777777" w:rsidR="002209EE" w:rsidRPr="00D541E8" w:rsidRDefault="002209EE" w:rsidP="002C71AA">
      <w:pPr>
        <w:shd w:val="clear" w:color="auto" w:fill="FFFFFF" w:themeFill="background1"/>
      </w:pPr>
      <w:r w:rsidRPr="00D541E8">
        <w:t xml:space="preserve">Wasil, A.R.*, Venturo-Conerly, K.E.*, Shingleton, R. &amp; Weisz, J.R. (2019, online advance). A Review of Popular Smartphone Apps for Depression and Anxiety: Assessing the Inclusion of Evidence-Based Content. Behaviour Research and Therapy, 123, 103498. </w:t>
      </w:r>
      <w:hyperlink r:id="rId112" w:history="1">
        <w:r w:rsidRPr="00D541E8">
          <w:rPr>
            <w:rStyle w:val="Hyperlink"/>
          </w:rPr>
          <w:t>https://doi.org/10.1016/j.brat.2019.103498</w:t>
        </w:r>
      </w:hyperlink>
    </w:p>
    <w:p w14:paraId="1932C6AA" w14:textId="77777777" w:rsidR="002209EE" w:rsidRPr="00D541E8" w:rsidRDefault="002209EE" w:rsidP="002C71AA">
      <w:pPr>
        <w:shd w:val="clear" w:color="auto" w:fill="FFFFFF" w:themeFill="background1"/>
      </w:pPr>
      <w:r w:rsidRPr="00D541E8">
        <w:t xml:space="preserve">2020 Eckshtain, D.*, &amp; Weisz, J.R. (2020). Making sense of youth psychotherapy dropout from depression treatment. Journal of the American Academy of Child and Adolescent Psychiatry, 58 (10), 945-947. </w:t>
      </w:r>
      <w:hyperlink r:id="rId113" w:history="1">
        <w:r w:rsidRPr="00D541E8">
          <w:rPr>
            <w:rStyle w:val="Hyperlink"/>
          </w:rPr>
          <w:t>https://doi.org/10.1016/j.jaac.2019.04.008</w:t>
        </w:r>
      </w:hyperlink>
    </w:p>
    <w:p w14:paraId="4BFC3156" w14:textId="77777777" w:rsidR="002209EE" w:rsidRPr="00D541E8" w:rsidRDefault="002209EE" w:rsidP="002C71AA">
      <w:pPr>
        <w:shd w:val="clear" w:color="auto" w:fill="FFFFFF" w:themeFill="background1"/>
      </w:pPr>
      <w:r w:rsidRPr="00D541E8">
        <w:t xml:space="preserve">Osborn, T.L.*, Wasil, A.R.*, Venturo-Conerly, K.E.*, Schleider, J.L.*, &amp; Weisz, J.R. (2020). Group intervention for adolescent anxiety and depression: Outcomes of a randomized trial with adolescents in Kenya. Behavior Therapy, 51, 601-615. </w:t>
      </w:r>
      <w:hyperlink r:id="rId114" w:history="1">
        <w:r w:rsidRPr="00D541E8">
          <w:rPr>
            <w:rStyle w:val="Hyperlink"/>
          </w:rPr>
          <w:t>https://doi.org/10.1016/j.beth.2019.09.005</w:t>
        </w:r>
      </w:hyperlink>
    </w:p>
    <w:p w14:paraId="24FD9852" w14:textId="77777777" w:rsidR="002209EE" w:rsidRPr="00D541E8" w:rsidRDefault="002209EE" w:rsidP="002C71AA">
      <w:pPr>
        <w:shd w:val="clear" w:color="auto" w:fill="FFFFFF" w:themeFill="background1"/>
      </w:pPr>
      <w:r w:rsidRPr="00D541E8">
        <w:t xml:space="preserve">Weisz, J.R., Bearman, S.K.*, Ugueto, A.M.*, Herren, J.A.*, Evans, S.C.*, Cheron, D.M.*, Alleyne, A.R.*, Weissman, A.S.*, Tweed, J.L., Pollack, A.A.*, Langer, D.A.*, Southam-Gerow, M.A.*, Wells, K.C., &amp; Jensen-Doss, A.* (2020). Testing robustness of Child STEPs effects: A randomized controlled effectiveness trial. Journal of Clinical Child and Adolescent Psychology, 49(6), 883-896. </w:t>
      </w:r>
      <w:hyperlink r:id="rId115" w:history="1">
        <w:r w:rsidRPr="00D541E8">
          <w:rPr>
            <w:rStyle w:val="Hyperlink"/>
          </w:rPr>
          <w:t>https://doi.org/10.1080/15374416.2019.1655757</w:t>
        </w:r>
      </w:hyperlink>
    </w:p>
    <w:p w14:paraId="2FC940BB" w14:textId="77777777" w:rsidR="002209EE" w:rsidRPr="00D541E8" w:rsidRDefault="002209EE" w:rsidP="002C71AA">
      <w:pPr>
        <w:shd w:val="clear" w:color="auto" w:fill="FFFFFF" w:themeFill="background1"/>
      </w:pPr>
      <w:r w:rsidRPr="00D541E8">
        <w:t xml:space="preserve">Eckshtain, D.*, Kuppens, S.*, Ugueto, A.M.*, Ng, M.Y.*, Vaughn-Coaxum, R.A.*, Corteselli, K.A.*, &amp; Weisz, J.R. (2020). Meta-analysis: 13-year follow-up of psychotherapy effects on youth depression. Journal of the American Academy of Child and Adolescent Psychiatry, 59(1), 45-63. </w:t>
      </w:r>
      <w:hyperlink r:id="rId116" w:history="1">
        <w:r w:rsidRPr="00D541E8">
          <w:rPr>
            <w:rStyle w:val="Hyperlink"/>
          </w:rPr>
          <w:t>https://doi.org/10.1016/j.jaac.2019.04.002</w:t>
        </w:r>
      </w:hyperlink>
    </w:p>
    <w:p w14:paraId="56C50F96" w14:textId="77777777" w:rsidR="002209EE" w:rsidRPr="00D541E8" w:rsidRDefault="002209EE" w:rsidP="002C71AA">
      <w:pPr>
        <w:shd w:val="clear" w:color="auto" w:fill="FFFFFF" w:themeFill="background1"/>
      </w:pPr>
      <w:r w:rsidRPr="00D541E8">
        <w:t xml:space="preserve">Wei, M.,* Van Kirk, N., Reid, A.M., Garner, L.E., Krompinger, J.W., Crosby, J.M., Elias, J.A., &amp; Weisz, J.R. (2020). Emotion regulation strategy use and symptom change during intensive treatment of transitional age youth patients with obsessive compulsive disorder. Journal of Behavioral and Cognitive Therapy, 30, 95-102. </w:t>
      </w:r>
      <w:hyperlink r:id="rId117" w:history="1">
        <w:r w:rsidRPr="00D541E8">
          <w:rPr>
            <w:rStyle w:val="Hyperlink"/>
          </w:rPr>
          <w:t>https://doi.org/10.1016/j.jbct.2020.03.009</w:t>
        </w:r>
      </w:hyperlink>
    </w:p>
    <w:p w14:paraId="60F3DC89" w14:textId="77777777" w:rsidR="002209EE" w:rsidRPr="00D541E8" w:rsidRDefault="002209EE" w:rsidP="002C71AA">
      <w:pPr>
        <w:shd w:val="clear" w:color="auto" w:fill="FFFFFF" w:themeFill="background1"/>
      </w:pPr>
      <w:r w:rsidRPr="00D541E8">
        <w:t>Horn, R.L.*, &amp; Weisz, J.R. (2020). Can artificial intelligence improve psychotherapy research and practice? Administration and Policy in Mental Health and Mental Health Services Research, 47, 852- 855.</w:t>
      </w:r>
      <w:hyperlink r:id="rId118" w:history="1">
        <w:r w:rsidRPr="00D541E8">
          <w:rPr>
            <w:rStyle w:val="Hyperlink"/>
          </w:rPr>
          <w:t xml:space="preserve"> https://doi.org/10.1007/s10488-020-01056-9</w:t>
        </w:r>
      </w:hyperlink>
    </w:p>
    <w:p w14:paraId="066054F5" w14:textId="77777777" w:rsidR="002209EE" w:rsidRPr="00D541E8" w:rsidRDefault="002209EE" w:rsidP="002C71AA">
      <w:pPr>
        <w:shd w:val="clear" w:color="auto" w:fill="FFFFFF" w:themeFill="background1"/>
      </w:pPr>
      <w:r w:rsidRPr="00D541E8">
        <w:t xml:space="preserve">Bearman, S.K.*, Bailin, A., Terry, R., &amp; Weisz, J.R. (2020). After the study ends: A qualitative study of factors influencing intervention sustainability. Professional Psychology: Research and Practice, 51(2). 134-144. </w:t>
      </w:r>
      <w:hyperlink r:id="rId119" w:history="1">
        <w:r w:rsidRPr="00D541E8">
          <w:rPr>
            <w:rStyle w:val="Hyperlink"/>
          </w:rPr>
          <w:t>http://dx.doi.org/10.1037/pro0000258</w:t>
        </w:r>
      </w:hyperlink>
    </w:p>
    <w:p w14:paraId="38A7DEAC" w14:textId="77777777" w:rsidR="002209EE" w:rsidRPr="00D541E8" w:rsidRDefault="002209EE" w:rsidP="002C71AA">
      <w:pPr>
        <w:shd w:val="clear" w:color="auto" w:fill="FFFFFF" w:themeFill="background1"/>
      </w:pPr>
      <w:r w:rsidRPr="00D541E8">
        <w:t>Venturo-Conerly, K.E.*, Wasil, A.R.*, Dreier, M.J., Lipson, S., Shingleton, R., &amp; Weisz, J.R. (2020). Why I recovered: A qualitative investigation of factors promoting motivation for eating disorder recovery. International Journal of Eating Disorders, 53, 1244-1251. http://doi:10.1002/eat.23331</w:t>
      </w:r>
    </w:p>
    <w:p w14:paraId="1B1631A5" w14:textId="77777777" w:rsidR="002209EE" w:rsidRPr="00D541E8" w:rsidRDefault="002209EE" w:rsidP="002C71AA">
      <w:pPr>
        <w:shd w:val="clear" w:color="auto" w:fill="FFFFFF" w:themeFill="background1"/>
      </w:pPr>
      <w:r w:rsidRPr="00D541E8">
        <w:t>Wasil, A.R., Weisz, J.R., &amp; DeRubeis, R.J. (2020). Three questions to consider before developing a mental health app. World Psychiatry, 19(2), 252-253. http://doi:10.1002/wps.20757</w:t>
      </w:r>
    </w:p>
    <w:p w14:paraId="3D7B5385" w14:textId="77777777" w:rsidR="002209EE" w:rsidRPr="00D541E8" w:rsidRDefault="002209EE" w:rsidP="002C71AA">
      <w:pPr>
        <w:shd w:val="clear" w:color="auto" w:fill="FFFFFF" w:themeFill="background1"/>
      </w:pPr>
      <w:r w:rsidRPr="00D541E8">
        <w:t xml:space="preserve">Evans, S. C.*, Weisz, J. R., Carvalho, A.C.*, Garibaldi, P. M.*, Bearman, S.K.*, Chorpita, B. F., &amp; The Research Network for Youth Mental Health. (2020). Effects of standard and modular psychotherapies in the treatment of youth with severe irritability. Journal of Consulting and Clinical Psychology, 88(3), 255-268. </w:t>
      </w:r>
      <w:hyperlink r:id="rId120" w:history="1">
        <w:r w:rsidRPr="00D541E8">
          <w:rPr>
            <w:rStyle w:val="Hyperlink"/>
          </w:rPr>
          <w:t>http://dx.doi.org/10.1037/ccp0000456</w:t>
        </w:r>
      </w:hyperlink>
    </w:p>
    <w:p w14:paraId="3F3FE138" w14:textId="77777777" w:rsidR="002209EE" w:rsidRPr="00D541E8" w:rsidRDefault="002209EE" w:rsidP="002C71AA">
      <w:pPr>
        <w:shd w:val="clear" w:color="auto" w:fill="FFFFFF" w:themeFill="background1"/>
      </w:pPr>
      <w:r w:rsidRPr="00D541E8">
        <w:t xml:space="preserve">Osborn, T.L.*, Venturo-Conerly, K.E.*, Wasil, A.*, Rodriguez, M.*, Roe, E.*, Alemu, R.*, Arango, S.*, Gan, J.*, Cienkowski, T., Wasanga, C., Schleider, J.L.*, &amp; Weisz, J.R. (2020). The Shamiri group intervention for adolescent anxiety and depression: Study protocol for a randomized controlled trial of a lay provider-delivered, school-based intervention in Kenya. Trials, 21, 1-14. </w:t>
      </w:r>
      <w:hyperlink r:id="rId121" w:history="1">
        <w:r w:rsidRPr="00D541E8">
          <w:rPr>
            <w:rStyle w:val="Hyperlink"/>
          </w:rPr>
          <w:t>https://doi.org/10.1186/s13063-020-04732-1</w:t>
        </w:r>
      </w:hyperlink>
    </w:p>
    <w:p w14:paraId="10AFFB43" w14:textId="77777777" w:rsidR="002209EE" w:rsidRPr="00D541E8" w:rsidRDefault="002209EE" w:rsidP="002C71AA">
      <w:pPr>
        <w:shd w:val="clear" w:color="auto" w:fill="FFFFFF" w:themeFill="background1"/>
      </w:pPr>
      <w:r w:rsidRPr="00D541E8">
        <w:t>Weisz, J.R., Vaughn-Coaxum, R.A.*, Evans, S.C.*, Thomassin, K.*, Hersh, J.*, Ng, M.Y.*, Lau, N.*, Lee, E.H.*, Raftery-Helmer, J.N.*, &amp; Mair, P. (2020). Efficient monitoring of treatment response during youth psychotherapy: The Behavior and Feelings Survey. Journal of Clinical Child and Adolescent Psychology, 49(6), 737-751. https://doi:https://doi.org/10.1080/15374416.2018.1547973</w:t>
      </w:r>
    </w:p>
    <w:p w14:paraId="4A46EB9E" w14:textId="77777777" w:rsidR="002209EE" w:rsidRPr="00D541E8" w:rsidRDefault="002209EE" w:rsidP="002C71AA">
      <w:pPr>
        <w:shd w:val="clear" w:color="auto" w:fill="FFFFFF" w:themeFill="background1"/>
      </w:pPr>
      <w:r w:rsidRPr="00D541E8">
        <w:t>Southam-Gerow, M. A.*, Bonifay, W., McLeod, B. D.*, Cox, J. R., Violante, S., Kendall, P. C., &amp; Weisz, J. R. (2020). Generalizability and decision studies of a treatment adherence instrument. Assessment, 27(2), 321-333. https://doi:10.1177/1073191118765365</w:t>
      </w:r>
    </w:p>
    <w:p w14:paraId="1DC9E1AB" w14:textId="77777777" w:rsidR="002209EE" w:rsidRPr="00D541E8" w:rsidRDefault="002209EE" w:rsidP="002C71AA">
      <w:pPr>
        <w:shd w:val="clear" w:color="auto" w:fill="FFFFFF" w:themeFill="background1"/>
      </w:pPr>
      <w:r w:rsidRPr="00D541E8">
        <w:t xml:space="preserve">Osborn, T.L*., Rodriguez, M., Wasil, A.R.*, Venturo-Conerly, K.E.*, Gau, J., Alemu, R.G., Roe, E., Arango, S., Otieno, B.H., Wasanga, C.M., Shingleton, R., &amp; Weisz, J.R. (2020). Single-session digital intervention for adolescent depression, anxiety and well-being: Outcomes of a randomized controlled trial with Kenyan adolescents. Journal of Consulting and Clinical Psychology, 88 (7), 657- 668. ISSN: </w:t>
      </w:r>
      <w:hyperlink r:id="rId122" w:history="1">
        <w:r w:rsidRPr="00D541E8">
          <w:rPr>
            <w:rStyle w:val="Hyperlink"/>
          </w:rPr>
          <w:t>https://dx.doi.org/10.1037/ccp0000505</w:t>
        </w:r>
      </w:hyperlink>
    </w:p>
    <w:p w14:paraId="64E32BB8" w14:textId="77777777" w:rsidR="002209EE" w:rsidRPr="00D541E8" w:rsidRDefault="002209EE" w:rsidP="002C71AA">
      <w:pPr>
        <w:shd w:val="clear" w:color="auto" w:fill="FFFFFF" w:themeFill="background1"/>
      </w:pPr>
      <w:r w:rsidRPr="00D541E8">
        <w:t>Zhou, X., Teng, T., Zhang, Y., Del Giovane, C., Furukawa, T.A., Weisz, J.R., Li, X., Cuijpers, P., Coghill, D., Xiang, Y., Hetrick, S.E., Leucht, S., Qin, M., Barth, J. Ravindran, A.V., Yang, L. Curry, J., Fan, L., Silva, S.G., Cipriani, A., Xie, P. (2020). Comparative efficacy and acceptability of antidepressants, psychotherapies, and their combination for acute treatment of children and adolescents with depressive disorders: a systematic review and network meta-analysis. Lancet Psychiatry, 7. 581-601. https://dx.doi:10.1136/bmjopen-2017-016608</w:t>
      </w:r>
    </w:p>
    <w:p w14:paraId="7A11206F" w14:textId="77777777" w:rsidR="002209EE" w:rsidRPr="00D541E8" w:rsidRDefault="002209EE" w:rsidP="002C71AA">
      <w:pPr>
        <w:shd w:val="clear" w:color="auto" w:fill="FFFFFF" w:themeFill="background1"/>
      </w:pPr>
      <w:r w:rsidRPr="00D541E8">
        <w:t>Merry, S.N., Hopkins, S., Lucassen, M.F.G., Stasiak, K., Weisz, J.R., Frampton, C.M.A., Bearman, S.K.*, Ugueto, A.M.*, Herren, J.*, Cribb-Su’a, A., Kingi-Ulave, D., Loy, J., Hartdegen, M., &amp; Crengle, S. (2020). Clinician training in the Modular Approach to Therapy for Children to enhance the use of empirically supported treatments and clinical outcomes: A randomized clinical trial. JAMA Network Open, 3 (8):e2011799. https://dx.doi:10.1001/jamanetworkopen.2020.11799</w:t>
      </w:r>
    </w:p>
    <w:p w14:paraId="7E16466B" w14:textId="77777777" w:rsidR="002209EE" w:rsidRPr="00D541E8" w:rsidRDefault="002209EE" w:rsidP="002C71AA">
      <w:pPr>
        <w:shd w:val="clear" w:color="auto" w:fill="FFFFFF" w:themeFill="background1"/>
      </w:pPr>
      <w:r w:rsidRPr="00D541E8">
        <w:t>Osborn, T.L.*, Wasil, A.R.*, Weisz, J.R., Kleinman, A., &amp; Ndetei, D.M. (2020). Where is the global in global mental health? General Psychiatry, 33: e100351. https://dx.doi:10.1136/gpsych-2020-100351</w:t>
      </w:r>
    </w:p>
    <w:p w14:paraId="37988011" w14:textId="77777777" w:rsidR="002209EE" w:rsidRPr="00D541E8" w:rsidRDefault="002209EE" w:rsidP="002C71AA">
      <w:pPr>
        <w:shd w:val="clear" w:color="auto" w:fill="FFFFFF" w:themeFill="background1"/>
      </w:pPr>
      <w:r w:rsidRPr="00D541E8">
        <w:t xml:space="preserve">Wolock, E.*, Queen, A., Rodriguez, G.M.*, &amp; Weisz, J.R. (2020) Chronic illness and internalizing symptomatology in a transdiagnostic clinical sample of youth. Journal of Pediatric Psychology, 45(6), 633-642. </w:t>
      </w:r>
      <w:hyperlink r:id="rId123" w:history="1">
        <w:r w:rsidRPr="00D541E8">
          <w:rPr>
            <w:rStyle w:val="Hyperlink"/>
          </w:rPr>
          <w:t>https://doi.10.1093/jpepsy/jsaa028</w:t>
        </w:r>
      </w:hyperlink>
    </w:p>
    <w:p w14:paraId="7075D621" w14:textId="77777777" w:rsidR="002209EE" w:rsidRPr="00D541E8" w:rsidRDefault="002209EE" w:rsidP="002C71AA">
      <w:pPr>
        <w:shd w:val="clear" w:color="auto" w:fill="FFFFFF" w:themeFill="background1"/>
      </w:pPr>
      <w:r w:rsidRPr="00D541E8">
        <w:t xml:space="preserve">Wasil, A.R.*, Gillespie, S., Patel, R., Petre, A., Venturo-Conerly, K.E.*, Shingleton, R.M., Weisz, J.R., &amp; DeRubeis, R.J. (2020). Reassessing evidence-based content in popular smartphone apps for depression and anxiety: Developing and applying user-adjusted analyses. Journal of Consulting and Clinical Psychology, 88 (11), 983-993. </w:t>
      </w:r>
      <w:hyperlink r:id="rId124" w:history="1">
        <w:r w:rsidRPr="00D541E8">
          <w:rPr>
            <w:rStyle w:val="Hyperlink"/>
          </w:rPr>
          <w:t>https://dx.doi.org/10.1037/ccp0000604</w:t>
        </w:r>
      </w:hyperlink>
    </w:p>
    <w:p w14:paraId="73A4948A" w14:textId="77777777" w:rsidR="002209EE" w:rsidRPr="00D541E8" w:rsidRDefault="002209EE" w:rsidP="002C71AA">
      <w:pPr>
        <w:shd w:val="clear" w:color="auto" w:fill="FFFFFF" w:themeFill="background1"/>
      </w:pPr>
      <w:r w:rsidRPr="00D541E8">
        <w:t>Cuijpers, P., Karyotaki, E., Eckshtain, D.*, Ng, M.Y.*, Corteselli, K.A.*, Noma, H., Quero, S., &amp; Weisz,</w:t>
      </w:r>
    </w:p>
    <w:p w14:paraId="0BE36959" w14:textId="77777777" w:rsidR="002209EE" w:rsidRPr="00D541E8" w:rsidRDefault="002209EE" w:rsidP="002C71AA">
      <w:pPr>
        <w:shd w:val="clear" w:color="auto" w:fill="FFFFFF" w:themeFill="background1"/>
      </w:pPr>
      <w:r w:rsidRPr="00D541E8">
        <w:t xml:space="preserve">J.R. (2020). Psychotherapy for depression across different age groups: A meta-analysis. JAMA Psychiatry, 77(7), 694-702. </w:t>
      </w:r>
      <w:hyperlink r:id="rId125" w:history="1">
        <w:r w:rsidRPr="00D541E8">
          <w:rPr>
            <w:rStyle w:val="Hyperlink"/>
          </w:rPr>
          <w:t>https://dx.doi.10.1001/jamapsychiatry.2020.0164</w:t>
        </w:r>
      </w:hyperlink>
    </w:p>
    <w:p w14:paraId="2E4D2E82" w14:textId="77777777" w:rsidR="002209EE" w:rsidRPr="00D541E8" w:rsidRDefault="002209EE" w:rsidP="002C71AA">
      <w:pPr>
        <w:shd w:val="clear" w:color="auto" w:fill="FFFFFF" w:themeFill="background1"/>
      </w:pPr>
      <w:r w:rsidRPr="00D541E8">
        <w:t xml:space="preserve">Osborn, T.L.*, Venturo-Conerly, K.E.*, Wasil, A.R.*, Schleider, J.L.*, &amp; Weisz, J.R. (2020). Depression and anxiety symptoms, social support, and demographic factors among Kenyan high school students. Journal of Child and Family Studies, 29, 1432-1443. </w:t>
      </w:r>
      <w:hyperlink r:id="rId126" w:history="1">
        <w:r w:rsidRPr="00D541E8">
          <w:rPr>
            <w:rStyle w:val="Hyperlink"/>
          </w:rPr>
          <w:t>https://doi.org/10.1007/s10826-019-01646-8</w:t>
        </w:r>
      </w:hyperlink>
    </w:p>
    <w:p w14:paraId="61FE0D63" w14:textId="77777777" w:rsidR="002209EE" w:rsidRPr="00D541E8" w:rsidRDefault="002209EE" w:rsidP="002C71AA">
      <w:pPr>
        <w:shd w:val="clear" w:color="auto" w:fill="FFFFFF" w:themeFill="background1"/>
      </w:pPr>
      <w:r w:rsidRPr="00D541E8">
        <w:t xml:space="preserve">Vaughn-Coaxum, R.*, Dhawan, N.*, Sheridan, M.A., Hart, M.J., &amp; Weisz, J.R. (2020). Dimensions of adversity in association with adolescents’ depression symptoms: distinct moderating roles of cognitive and autonomic function. Development and Psychopathology, 32, 817-830. </w:t>
      </w:r>
      <w:hyperlink r:id="rId127" w:history="1">
        <w:r w:rsidRPr="00D541E8">
          <w:rPr>
            <w:rStyle w:val="Hyperlink"/>
          </w:rPr>
          <w:t>https://dx.doi.10.1017/S0954579419001172</w:t>
        </w:r>
      </w:hyperlink>
    </w:p>
    <w:p w14:paraId="6A5478D6" w14:textId="77777777" w:rsidR="002209EE" w:rsidRPr="00D541E8" w:rsidRDefault="002209EE" w:rsidP="002C71AA">
      <w:pPr>
        <w:shd w:val="clear" w:color="auto" w:fill="FFFFFF" w:themeFill="background1"/>
      </w:pPr>
      <w:r w:rsidRPr="00D541E8">
        <w:t xml:space="preserve">Weisz, J.R., Thomassin, K.*, Hersh, J.*, Santucci, L.C.*, MacPherson, H.A.*, Rodriguez, G.M.*, Bearman, S.K.*, Lang, J.M.*, Vanderploeg, J.J.*, Marshall, T.M.*, Lu, J.J.*, Jensen-Doss, A.*, &amp; Evans, S.C.* (2020). Clinician Training, Then What? Randomized Clinical Trial of Child STEPs Psychotherapy Using Lower-Cost Implementation Supports with versus without Expert Consultation. Journal of Consulting and Clinical Psychology, 2020, 88 (12), 1065–1078. </w:t>
      </w:r>
      <w:hyperlink r:id="rId128" w:history="1">
        <w:r w:rsidRPr="00D541E8">
          <w:rPr>
            <w:rStyle w:val="Hyperlink"/>
          </w:rPr>
          <w:t>http://dx.doi.org/10.1037/ccp0000536</w:t>
        </w:r>
      </w:hyperlink>
    </w:p>
    <w:p w14:paraId="45AC9CD5" w14:textId="77777777" w:rsidR="002209EE" w:rsidRPr="00D541E8" w:rsidRDefault="002209EE" w:rsidP="002C71AA">
      <w:pPr>
        <w:shd w:val="clear" w:color="auto" w:fill="FFFFFF" w:themeFill="background1"/>
      </w:pPr>
      <w:r w:rsidRPr="00D541E8">
        <w:t xml:space="preserve">Wasil, A.*, Gillespie, S., Shingleton, R., Wilks, C., &amp; Weisz, J.R. (2020). Examining the reach of smartphone apps for depression and anxiety. American Journal of Psychiatry, 177(5), 464-465. </w:t>
      </w:r>
      <w:hyperlink r:id="rId129" w:history="1">
        <w:r w:rsidRPr="00D541E8">
          <w:rPr>
            <w:rStyle w:val="Hyperlink"/>
          </w:rPr>
          <w:t>https://doi.10.1176/appi.ajp.2019.19090905</w:t>
        </w:r>
      </w:hyperlink>
    </w:p>
    <w:p w14:paraId="0A097139" w14:textId="77777777" w:rsidR="002209EE" w:rsidRPr="00D541E8" w:rsidRDefault="002209EE" w:rsidP="002C71AA">
      <w:pPr>
        <w:shd w:val="clear" w:color="auto" w:fill="FFFFFF" w:themeFill="background1"/>
        <w:rPr>
          <w:lang w:val="es-ES"/>
        </w:rPr>
      </w:pPr>
      <w:r w:rsidRPr="00D541E8">
        <w:t xml:space="preserve">Cox, J.R., McLeod, B.D.*, Jensen-Doss, A.*, Srivastava, V., Southam-Gerow, M.A.*, Kendall, P.C., &amp; Weisz, J.R. (2020). Examining how CBT interventions for anxious youth are delivered across settings. </w:t>
      </w:r>
      <w:r w:rsidRPr="00D541E8">
        <w:rPr>
          <w:lang w:val="es-ES"/>
        </w:rPr>
        <w:t xml:space="preserve">Behavior Therapy, 51, 856-868.. </w:t>
      </w:r>
      <w:hyperlink r:id="rId130" w:history="1">
        <w:r w:rsidRPr="00D541E8">
          <w:rPr>
            <w:rStyle w:val="Hyperlink"/>
            <w:lang w:val="es-ES"/>
          </w:rPr>
          <w:t>https://doi.org/10.1016/j.beth.2019.11.008</w:t>
        </w:r>
      </w:hyperlink>
    </w:p>
    <w:p w14:paraId="27494304" w14:textId="77777777" w:rsidR="002209EE" w:rsidRPr="00D541E8" w:rsidRDefault="002209EE" w:rsidP="002C71AA">
      <w:pPr>
        <w:shd w:val="clear" w:color="auto" w:fill="FFFFFF" w:themeFill="background1"/>
      </w:pPr>
      <w:r w:rsidRPr="00D541E8">
        <w:rPr>
          <w:lang w:val="es-ES"/>
        </w:rPr>
        <w:t xml:space="preserve">Lorenzo-Luaces, L., Rodriquez-Quintana, N., Riley, T., &amp; Weisz, J.R. (2020). </w:t>
      </w:r>
      <w:r w:rsidRPr="00D541E8">
        <w:t>A placebo prognostic index (PI) as a moderator of outcomes in the treatment of adolescent depression: Could it inform risk- stratification in treatment with cognitive-behavioral therapy, fluoxetine, or their combination?</w:t>
      </w:r>
    </w:p>
    <w:p w14:paraId="409CC9D8" w14:textId="77777777" w:rsidR="002209EE" w:rsidRPr="00D541E8" w:rsidRDefault="002209EE" w:rsidP="002C71AA">
      <w:pPr>
        <w:shd w:val="clear" w:color="auto" w:fill="FFFFFF" w:themeFill="background1"/>
      </w:pPr>
      <w:r w:rsidRPr="00D541E8">
        <w:t xml:space="preserve">Psychotherapy Research, 31(1), 5-18. </w:t>
      </w:r>
      <w:hyperlink r:id="rId131" w:history="1">
        <w:r w:rsidRPr="00D541E8">
          <w:rPr>
            <w:rStyle w:val="Hyperlink"/>
          </w:rPr>
          <w:t>https://doi.org/10.1080/10503307.2020.1747657</w:t>
        </w:r>
      </w:hyperlink>
    </w:p>
    <w:p w14:paraId="59F831B1" w14:textId="77777777" w:rsidR="002209EE" w:rsidRPr="00D541E8" w:rsidRDefault="002209EE" w:rsidP="002C71AA">
      <w:pPr>
        <w:shd w:val="clear" w:color="auto" w:fill="FFFFFF" w:themeFill="background1"/>
      </w:pPr>
      <w:r w:rsidRPr="00D541E8">
        <w:t>Corteselli, K.*, Hollinsaid, N.*, Harmon, S.*, Bonadio, F.*, Westine, M.*, Weisz, J. &amp; Price, M.* (2020).</w:t>
      </w:r>
    </w:p>
    <w:p w14:paraId="2197456B" w14:textId="77777777" w:rsidR="002209EE" w:rsidRPr="00D541E8" w:rsidRDefault="002209EE" w:rsidP="002C71AA">
      <w:pPr>
        <w:shd w:val="clear" w:color="auto" w:fill="FFFFFF" w:themeFill="background1"/>
      </w:pPr>
      <w:r w:rsidRPr="00D541E8">
        <w:t xml:space="preserve">School counselor perspectives on implementing a modular transdiagnostic treatment for youth. Evidence-Based Practice in Child and Adolescent Mental Health, 5(3), 271-287. </w:t>
      </w:r>
      <w:hyperlink r:id="rId132" w:history="1">
        <w:r w:rsidRPr="00D541E8">
          <w:rPr>
            <w:rStyle w:val="Hyperlink"/>
          </w:rPr>
          <w:t>https://doi.org/10.1080/23794925.2020.1765434</w:t>
        </w:r>
      </w:hyperlink>
    </w:p>
    <w:p w14:paraId="434EE5D9" w14:textId="77777777" w:rsidR="002209EE" w:rsidRPr="00D541E8" w:rsidRDefault="002209EE" w:rsidP="002C71AA">
      <w:pPr>
        <w:shd w:val="clear" w:color="auto" w:fill="FFFFFF" w:themeFill="background1"/>
      </w:pPr>
      <w:r w:rsidRPr="00D541E8">
        <w:t xml:space="preserve">Hollinsaid, N.L.*, Weisz, J.R., Chorpita, B.L., Skov, H.*, The Research Network on Youth Mental Health, &amp; Price, M.* (2020). The effectiveness and acceptability of empirically-supported treatments in gender minority youth across four randomized controlled trials. Journal of Consulting and Clinical Psychology, 88(12), 1053-1064. </w:t>
      </w:r>
      <w:hyperlink r:id="rId133" w:history="1">
        <w:r w:rsidRPr="00D541E8">
          <w:rPr>
            <w:rStyle w:val="Hyperlink"/>
          </w:rPr>
          <w:t>https://doi.org/10.1037/ccp0000597</w:t>
        </w:r>
      </w:hyperlink>
    </w:p>
    <w:p w14:paraId="44D496B7" w14:textId="77777777" w:rsidR="002209EE" w:rsidRPr="00D541E8" w:rsidRDefault="002209EE" w:rsidP="002C71AA">
      <w:pPr>
        <w:shd w:val="clear" w:color="auto" w:fill="FFFFFF" w:themeFill="background1"/>
      </w:pPr>
      <w:r w:rsidRPr="00D541E8">
        <w:t>2021, in press, and online advance Wasil, A.R.*, Osborn, T.L.*, Venturo-Conerly, K.E.*, Wasanga, C., &amp; Weisz, J.R. (2021). Conducting global mental health research: Lessons learned from Kenya. Global Mental Health, 8,E8. doi:10.1017/gmh.2021.7</w:t>
      </w:r>
    </w:p>
    <w:p w14:paraId="2AA6BF00" w14:textId="77777777" w:rsidR="002209EE" w:rsidRPr="00D541E8" w:rsidRDefault="002209EE" w:rsidP="002C71AA">
      <w:pPr>
        <w:shd w:val="clear" w:color="auto" w:fill="FFFFFF" w:themeFill="background1"/>
      </w:pPr>
      <w:r w:rsidRPr="00D541E8">
        <w:t xml:space="preserve">Southam-Gerow, M.A.*, Chapman, J.E., Martinez, R.G., McLeod, B.D.*, Hogue, A., Weisz, J.R., &amp; Kendall, P.C. (2021). Are therapist adherence and competence related to outcome in CBT for youth anxiety? Journal of Consulting &amp; Clinical Psychology, 89(3), 188-199. </w:t>
      </w:r>
      <w:hyperlink r:id="rId134" w:history="1">
        <w:r w:rsidRPr="00D541E8">
          <w:rPr>
            <w:rStyle w:val="Hyperlink"/>
          </w:rPr>
          <w:t>https://doi.org/10.1037/ccp0000538</w:t>
        </w:r>
      </w:hyperlink>
    </w:p>
    <w:p w14:paraId="59FA38A4" w14:textId="77777777" w:rsidR="002209EE" w:rsidRPr="00D541E8" w:rsidRDefault="002209EE" w:rsidP="002C71AA">
      <w:pPr>
        <w:shd w:val="clear" w:color="auto" w:fill="FFFFFF" w:themeFill="background1"/>
      </w:pPr>
      <w:r w:rsidRPr="00D541E8">
        <w:t>Wasil, A.R.*, Patel, R., Cho, J., Shingleton, R.M., Weisz, J.R., &amp; DeRubeis, R.J. (2021). Smartphone apps for eating disorders: A systematic review of evidence-based content and application of user- adjusted analyses. International Journal of Eating Disorders, 54, 690-700.</w:t>
      </w:r>
    </w:p>
    <w:p w14:paraId="6F5BDD04" w14:textId="77777777" w:rsidR="002209EE" w:rsidRPr="00D541E8" w:rsidRDefault="002209EE" w:rsidP="002C71AA">
      <w:pPr>
        <w:shd w:val="clear" w:color="auto" w:fill="FFFFFF" w:themeFill="background1"/>
      </w:pPr>
      <w:r w:rsidRPr="00D541E8">
        <w:t xml:space="preserve">Evans, S.E.*, Wei, M.*, Harmon, S.L.*, &amp; Weisz, J.R. (2021). Modular psychotherapy outcomes for youth with different latent profiles of irritability and emotion dysregulation. Frontiers in Psychiatry. </w:t>
      </w:r>
      <w:hyperlink r:id="rId135" w:history="1">
        <w:r w:rsidRPr="00D541E8">
          <w:rPr>
            <w:rStyle w:val="Hyperlink"/>
          </w:rPr>
          <w:t>http://journal.frontiersin.org/article/10.3389/fpsyt.2021.618455/full</w:t>
        </w:r>
      </w:hyperlink>
      <w:r w:rsidRPr="00D541E8">
        <w:t>?</w:t>
      </w:r>
    </w:p>
    <w:p w14:paraId="323AE2CE" w14:textId="77777777" w:rsidR="002209EE" w:rsidRPr="00D541E8" w:rsidRDefault="002209EE" w:rsidP="002C71AA">
      <w:pPr>
        <w:shd w:val="clear" w:color="auto" w:fill="FFFFFF" w:themeFill="background1"/>
      </w:pPr>
      <w:r w:rsidRPr="00D541E8">
        <w:t xml:space="preserve">Rith-Najarian, L.R.*, Triplett, N.S., Weisz, J.R., McLaughlin, K.A. (2021). Identifying intervention strategies for preventing the mental health consequences of childhood adversity: A modified Delphi study. Development and Psychopathology, 33, 748-765. doi:10.1017/S0954579420002059 te Brinke, L.W.*, Menting, A.T.A., Schuiringa, H.D., Dekovic, M., Weisz, J.R., &amp; de Castro, B.O. (2021). Emotion regulation training as a treatment element for externalizing problems in adolescence: A randomized controlled micro-trial. Behaviour Research and Therapy, 143. </w:t>
      </w:r>
      <w:hyperlink r:id="rId136" w:history="1">
        <w:r w:rsidRPr="00D541E8">
          <w:rPr>
            <w:rStyle w:val="Hyperlink"/>
          </w:rPr>
          <w:t>https://doi.org/10.1016/j.brat.e021.103889</w:t>
        </w:r>
      </w:hyperlink>
    </w:p>
    <w:p w14:paraId="181BD886" w14:textId="77777777" w:rsidR="002209EE" w:rsidRPr="00D541E8" w:rsidRDefault="002209EE" w:rsidP="002C71AA">
      <w:pPr>
        <w:shd w:val="clear" w:color="auto" w:fill="FFFFFF" w:themeFill="background1"/>
      </w:pPr>
      <w:r w:rsidRPr="00D541E8">
        <w:t xml:space="preserve">Peterson, B.S., West, A.E., Weisz, J.R., Mack, W.J., Kipke, M.D., Findling, R.L., Mittman, B.S., Bansal, R., Piantadosi, S., Takata, G., Koebnick, C., Ashen, C., Snowdy, C., Poulsen, M., Arora, B.K., Allem, C.M., Perez, M., Marcy, S.N., Hudson, B.O., Chan, S.H., &amp; Weersing, R.* (2021). A sequential multiple assignment randomized trial (SMART) study of medication and CBT sequencing in the treatment of pediatric anxiety disorders. BMC Psychiatry, 2:323, 1-38. </w:t>
      </w:r>
      <w:hyperlink r:id="rId137" w:history="1">
        <w:r w:rsidRPr="00D541E8">
          <w:rPr>
            <w:rStyle w:val="Hyperlink"/>
          </w:rPr>
          <w:t>https://doi.org/10.1186/s12888-021-03314-y</w:t>
        </w:r>
      </w:hyperlink>
    </w:p>
    <w:p w14:paraId="7F4E3E6E" w14:textId="77777777" w:rsidR="002209EE" w:rsidRPr="00D541E8" w:rsidRDefault="002209EE" w:rsidP="002C71AA">
      <w:pPr>
        <w:shd w:val="clear" w:color="auto" w:fill="FFFFFF" w:themeFill="background1"/>
      </w:pPr>
      <w:r w:rsidRPr="00D541E8">
        <w:t xml:space="preserve">Cuijpers, P., Pineda, B.S., Ng, M.Y.*, Weisz, J.R., Muñoz, R., Gentili, C., Quero, S., &amp; Karyotaki, E. (2021). A meta-analytic review: Psychological treatment of subthreshold depression in children and adolescents. Journal of the American Academy of Child &amp; Adolescent Psychiatry, 60(9):1072–1084. </w:t>
      </w:r>
      <w:hyperlink r:id="rId138" w:history="1">
        <w:r w:rsidRPr="00D541E8">
          <w:rPr>
            <w:rStyle w:val="Hyperlink"/>
          </w:rPr>
          <w:t>https://doi.org/10.1016/j.jaac.2020.11.024</w:t>
        </w:r>
      </w:hyperlink>
    </w:p>
    <w:p w14:paraId="77BDF32D" w14:textId="77777777" w:rsidR="002209EE" w:rsidRPr="00D541E8" w:rsidRDefault="002209EE" w:rsidP="002C71AA">
      <w:pPr>
        <w:shd w:val="clear" w:color="auto" w:fill="FFFFFF" w:themeFill="background1"/>
      </w:pPr>
      <w:r w:rsidRPr="00D541E8">
        <w:rPr>
          <w:lang w:val="es-ES"/>
        </w:rPr>
        <w:t xml:space="preserve">Weisz, J.R., Fitzpatrick, O.M.*, Venturo-Conerly, K.*, &amp; Cho, E*. </w:t>
      </w:r>
      <w:r w:rsidRPr="00D541E8">
        <w:t xml:space="preserve">(2021). Process-based and principle- guided approaches in youth psychotherapy. World Psychiatry, 20 (3), 378-380. </w:t>
      </w:r>
      <w:hyperlink r:id="rId139" w:history="1">
        <w:r w:rsidRPr="00D541E8">
          <w:rPr>
            <w:rStyle w:val="Hyperlink"/>
          </w:rPr>
          <w:t>https://doi.10.1002/wps.20887</w:t>
        </w:r>
      </w:hyperlink>
    </w:p>
    <w:p w14:paraId="4D26F0DF" w14:textId="77777777" w:rsidR="002209EE" w:rsidRPr="00D541E8" w:rsidRDefault="002209EE" w:rsidP="002C71AA">
      <w:pPr>
        <w:shd w:val="clear" w:color="auto" w:fill="FFFFFF" w:themeFill="background1"/>
      </w:pPr>
      <w:r w:rsidRPr="00D541E8">
        <w:t xml:space="preserve">Evans, S.C.*, Bonadio, F.T.*, Bearman, S.K.*, Ugueto, A.M.*, Chorpita, B.F., &amp; Weisz, J.R. (online advance 2019). Assessing the irritable and defiant dimensions of youth oppositional behavior using CBCL and YSR items. Journal of Clinical Child and Adolescent Psychology. </w:t>
      </w:r>
      <w:hyperlink r:id="rId140" w:history="1">
        <w:r w:rsidRPr="00D541E8">
          <w:rPr>
            <w:rStyle w:val="Hyperlink"/>
          </w:rPr>
          <w:t>https://doi.org/10.1080/15374416.2019.1622119</w:t>
        </w:r>
      </w:hyperlink>
    </w:p>
    <w:p w14:paraId="69F367A9" w14:textId="77777777" w:rsidR="002209EE" w:rsidRPr="00D541E8" w:rsidRDefault="002209EE" w:rsidP="002C71AA">
      <w:pPr>
        <w:shd w:val="clear" w:color="auto" w:fill="FFFFFF" w:themeFill="background1"/>
      </w:pPr>
      <w:r w:rsidRPr="00D541E8">
        <w:t xml:space="preserve">Ng, M. Y.*, DiVasto, K. A.*, Cootner, S., Gonzalez, N.*, &amp; Weisz, J. R. (2020, online advance). What do 30 years of randomized trials tell us about how psychotherapy improves youth depression? A systematic review of candidate mediators. Clinical Psychology: Science and Practice. </w:t>
      </w:r>
      <w:hyperlink r:id="rId141" w:history="1">
        <w:r w:rsidRPr="00D541E8">
          <w:rPr>
            <w:rStyle w:val="Hyperlink"/>
          </w:rPr>
          <w:t>https://doi.org/10.1111/cpsp.12367</w:t>
        </w:r>
      </w:hyperlink>
    </w:p>
    <w:p w14:paraId="39DCB7A1" w14:textId="77777777" w:rsidR="002209EE" w:rsidRPr="00D541E8" w:rsidRDefault="002209EE" w:rsidP="002C71AA">
      <w:pPr>
        <w:shd w:val="clear" w:color="auto" w:fill="FFFFFF" w:themeFill="background1"/>
      </w:pPr>
      <w:r w:rsidRPr="00D541E8">
        <w:t>Vaughn-Coaxum, R.*, &amp; Weisz, J.R. (in press). Leveraging the developmental science of psychosocial risk to strengthen youth psychotherapy. Development and Psychopathology.</w:t>
      </w:r>
    </w:p>
    <w:p w14:paraId="637D7148" w14:textId="77777777" w:rsidR="002209EE" w:rsidRPr="00D541E8" w:rsidRDefault="002209EE" w:rsidP="002C71AA">
      <w:pPr>
        <w:shd w:val="clear" w:color="auto" w:fill="FFFFFF" w:themeFill="background1"/>
      </w:pPr>
      <w:r w:rsidRPr="00D541E8">
        <w:t xml:space="preserve">Wasil, A.R.*, Park, S.J., Gillespie, S., Shingleton, R., Shinde, S., Natu, S., Weisz, J.R., Hollon, S.D., &amp; DeRubeis, R.J. (Online advance). Harnessing single-session interventions to improve adolescent mental health and well-being in India: Development, adaptation, and pilot testing of online single- session interventions in Indian secondary schools. Asian Journal of Psychiatry, 50, </w:t>
      </w:r>
      <w:hyperlink r:id="rId142" w:history="1">
        <w:r w:rsidRPr="00D541E8">
          <w:rPr>
            <w:rStyle w:val="Hyperlink"/>
          </w:rPr>
          <w:t>https://doi.org/10.1016/j.ajp.2020.101980</w:t>
        </w:r>
      </w:hyperlink>
    </w:p>
    <w:p w14:paraId="5E6FB02B" w14:textId="77777777" w:rsidR="002209EE" w:rsidRPr="00D541E8" w:rsidRDefault="002209EE" w:rsidP="002C71AA">
      <w:pPr>
        <w:shd w:val="clear" w:color="auto" w:fill="FFFFFF" w:themeFill="background1"/>
      </w:pPr>
      <w:r w:rsidRPr="00D541E8">
        <w:t xml:space="preserve">Cho, E., Bearman, S.K.*, Woo, R., Weisz, J.R., &amp; Hawley, K.M.* (Online advance). A second and third look at FIRST: Testing adaptations of a principle-guided youth psychotherapy. Journal of Clinical Child and Adolescent Psychology. </w:t>
      </w:r>
      <w:hyperlink r:id="rId143" w:history="1">
        <w:r w:rsidRPr="00D541E8">
          <w:rPr>
            <w:rStyle w:val="Hyperlink"/>
          </w:rPr>
          <w:t>https://doi.org/10.1080/15374416.2020.1796678</w:t>
        </w:r>
      </w:hyperlink>
    </w:p>
    <w:p w14:paraId="7DC659BA" w14:textId="77777777" w:rsidR="002209EE" w:rsidRPr="00D541E8" w:rsidRDefault="002209EE" w:rsidP="002C71AA">
      <w:pPr>
        <w:shd w:val="clear" w:color="auto" w:fill="FFFFFF" w:themeFill="background1"/>
      </w:pPr>
      <w:r w:rsidRPr="00D541E8">
        <w:t xml:space="preserve">Leijten, P., Weisz, J. R., &amp; Gardner, F. (2021, Online advance). Research strategies to discern active psychological therapy components: A scoping review. Clinical Psychological Science. Advance online publication. </w:t>
      </w:r>
      <w:hyperlink r:id="rId144" w:history="1">
        <w:r w:rsidRPr="00D541E8">
          <w:rPr>
            <w:rStyle w:val="Hyperlink"/>
          </w:rPr>
          <w:t>https://doi.org/10.1177/2167702620978615</w:t>
        </w:r>
      </w:hyperlink>
    </w:p>
    <w:p w14:paraId="3D6D3B4B" w14:textId="77777777" w:rsidR="002209EE" w:rsidRPr="00D541E8" w:rsidRDefault="002209EE" w:rsidP="002C71AA">
      <w:pPr>
        <w:shd w:val="clear" w:color="auto" w:fill="FFFFFF" w:themeFill="background1"/>
      </w:pPr>
      <w:r w:rsidRPr="00D541E8">
        <w:t xml:space="preserve">Osborn, T.*, Kleinman, A., &amp; Weisz, J.R. (2021, Online advance). Complementing standard western measures of depression with locally co-developed instruments: A cross-cultural study on the experience of depression among the Luo in Kenya. Transcultural Psychiatry. </w:t>
      </w:r>
      <w:hyperlink r:id="rId145" w:history="1">
        <w:r w:rsidRPr="00D541E8">
          <w:rPr>
            <w:rStyle w:val="Hyperlink"/>
          </w:rPr>
          <w:t>https://doi.10.1177/1363461521100055</w:t>
        </w:r>
      </w:hyperlink>
    </w:p>
    <w:p w14:paraId="22887681" w14:textId="77777777" w:rsidR="002209EE" w:rsidRPr="00D541E8" w:rsidRDefault="002209EE" w:rsidP="002C71AA">
      <w:pPr>
        <w:shd w:val="clear" w:color="auto" w:fill="FFFFFF" w:themeFill="background1"/>
      </w:pPr>
      <w:r w:rsidRPr="00D541E8">
        <w:t>Venturo-Conerly, K.*, Roe, E.*, Wasil, A.*, Osborn, T.*, Ndetei, D., Wasanga, C., Weisz, J. (2021, Online advance). Training and Supervising Lay-providers in Kenya: Strategies and Mixed-methods Outcomes. Cognitive and Behavioral Practice. Advanced online</w:t>
      </w:r>
    </w:p>
    <w:p w14:paraId="6836E690" w14:textId="77777777" w:rsidR="002209EE" w:rsidRPr="00D541E8" w:rsidRDefault="002209EE" w:rsidP="002C71AA">
      <w:pPr>
        <w:shd w:val="clear" w:color="auto" w:fill="FFFFFF" w:themeFill="background1"/>
      </w:pPr>
      <w:r w:rsidRPr="00D541E8">
        <w:t xml:space="preserve">publication. </w:t>
      </w:r>
      <w:hyperlink r:id="rId146" w:history="1">
        <w:r w:rsidRPr="00D541E8">
          <w:rPr>
            <w:rStyle w:val="Hyperlink"/>
          </w:rPr>
          <w:t>https://doi.org/10.1016/j.cbpra.2021.03.004</w:t>
        </w:r>
      </w:hyperlink>
    </w:p>
    <w:p w14:paraId="1D3808E4" w14:textId="77777777" w:rsidR="002209EE" w:rsidRPr="00D541E8" w:rsidRDefault="002209EE" w:rsidP="002C71AA">
      <w:pPr>
        <w:shd w:val="clear" w:color="auto" w:fill="FFFFFF" w:themeFill="background1"/>
      </w:pPr>
      <w:r w:rsidRPr="00D541E8">
        <w:t>Harmon, S.L.*, Hersh, J.*, Wei, M.A.*, &amp; Weisz, J.R. (in press). Addressing the Long-term Effects of Maternal Depression Through Early Intervention. Journal of Abnormal Child Psychology.</w:t>
      </w:r>
    </w:p>
    <w:p w14:paraId="09B9DFDC" w14:textId="77777777" w:rsidR="002209EE" w:rsidRPr="00D541E8" w:rsidRDefault="002209EE" w:rsidP="002C71AA">
      <w:pPr>
        <w:shd w:val="clear" w:color="auto" w:fill="FFFFFF" w:themeFill="background1"/>
      </w:pPr>
      <w:r w:rsidRPr="00D541E8">
        <w:t xml:space="preserve">Fitzpatrick, O.M.*, Carson, A.*, &amp; Weisz, J. (online advance). Using mixed methods to identify the primary mental health problems and needs of children, adolescents, and their caregivers during the Coronavirus (COVID-19) pandemic. Child Psychiatry and Human Development. </w:t>
      </w:r>
      <w:hyperlink r:id="rId147" w:history="1">
        <w:r w:rsidRPr="00D541E8">
          <w:rPr>
            <w:rStyle w:val="Hyperlink"/>
          </w:rPr>
          <w:t>https://doi.10.1007/s10578-020-01089-z</w:t>
        </w:r>
      </w:hyperlink>
    </w:p>
    <w:p w14:paraId="3ACDA3E9" w14:textId="77777777" w:rsidR="002209EE" w:rsidRPr="00D541E8" w:rsidRDefault="002209EE" w:rsidP="002C71AA">
      <w:pPr>
        <w:shd w:val="clear" w:color="auto" w:fill="FFFFFF" w:themeFill="background1"/>
      </w:pPr>
      <w:r w:rsidRPr="00D541E8">
        <w:t>Osborn, T.L.*, Venturo-Conerly, K.E.*, Arango, S. Roe, E., Rodriguez, M.*, Alemu, R.G., Gan, J., Wasil, A.R.*, Otieno, B., Rusch, T., Ndetei, D.M., Wasanga, C., Schleider, J.L.*, &amp; Weisz, J.R. (2021, Online Advance). Effect of Shamiri Layperson-Provided Intervention vs Study Skills Control Intervention for Depression and Anxiety Symptoms in Adolescents in Kenya: A Randomized Clinical Trial. JAMA Psychiatry, E1-E9.</w:t>
      </w:r>
    </w:p>
    <w:p w14:paraId="7E15E2D4" w14:textId="77777777" w:rsidR="002209EE" w:rsidRPr="00D541E8" w:rsidRDefault="002209EE" w:rsidP="002C71AA">
      <w:pPr>
        <w:shd w:val="clear" w:color="auto" w:fill="FFFFFF" w:themeFill="background1"/>
      </w:pPr>
      <w:r w:rsidRPr="00D541E8">
        <w:t>Bonadio, F.T.*, Evans, S.C.*, Cho, G.Y.*, Callahan, K.P.*, Chorpita, B.F., The Research Network on Youth Mental Health, &amp; Weisz, J.R. (2021, online advance). Whose outcomes come out? Patterns of caregiver- and youth-reported outcomes based on caregiver-youth baseline discrepancies. Journal of Clinical Child &amp; Adolescent Psychology.</w:t>
      </w:r>
    </w:p>
    <w:p w14:paraId="28ABE045" w14:textId="77777777" w:rsidR="002209EE" w:rsidRPr="00D541E8" w:rsidRDefault="002209EE" w:rsidP="002C71AA">
      <w:pPr>
        <w:shd w:val="clear" w:color="auto" w:fill="FFFFFF" w:themeFill="background1"/>
      </w:pPr>
      <w:r w:rsidRPr="00D541E8">
        <w:t>Wasil, A.R.*, Venturo-Conerly, K.E.*, Gillespie, S., Osborn, T.L.*, &amp; Weisz, J.R (in press). In their own words: Using open-ended assessment to identify culturally relevant concerns among Kenyan adolescents. Culture, Medicine, and Psychiatry.</w:t>
      </w:r>
    </w:p>
    <w:p w14:paraId="64C77747" w14:textId="77777777" w:rsidR="002209EE" w:rsidRPr="00D541E8" w:rsidRDefault="002209EE" w:rsidP="002C71AA">
      <w:pPr>
        <w:shd w:val="clear" w:color="auto" w:fill="FFFFFF" w:themeFill="background1"/>
      </w:pPr>
      <w:r w:rsidRPr="00D541E8">
        <w:t>Venturo-Conerly, K.E.*, Fitzpatrick, O.M.*, Horn, R.L.*, &amp; Ugueto, A.M.*, &amp; Weisz, J.R. (in press) Effectiveness of youth psychotherapy delivered remotely: A meta-analysis. American Psychologist.</w:t>
      </w:r>
    </w:p>
    <w:p w14:paraId="5337D22F" w14:textId="77777777" w:rsidR="002209EE" w:rsidRPr="00D541E8" w:rsidRDefault="002209EE" w:rsidP="002C71AA">
      <w:pPr>
        <w:shd w:val="clear" w:color="auto" w:fill="FFFFFF" w:themeFill="background1"/>
      </w:pPr>
      <w:r w:rsidRPr="00D541E8">
        <w:t>Venturo-Conerly, K.E.*, Wasil, A.R.*, Shingleton, R.M., &amp; Weisz, J.R. (in press). Recovery as an “Act of Rebellion”: A Qualitative Study Examining Feminism as a Motivating Factor in Eating Disorder Recovery. Eating Disorders: The Journal of Treatment and Prevention.</w:t>
      </w:r>
    </w:p>
    <w:p w14:paraId="1F87246D" w14:textId="77777777" w:rsidR="002209EE" w:rsidRPr="00D541E8" w:rsidRDefault="002209EE" w:rsidP="002C71AA">
      <w:pPr>
        <w:shd w:val="clear" w:color="auto" w:fill="FFFFFF" w:themeFill="background1"/>
      </w:pPr>
      <w:r w:rsidRPr="00D541E8">
        <w:t>Ng, M. Y.*, Schleider, J. L.*, Horn, R. L.*, &amp; Weisz, J. R. (in press). Psychotherapy for children and adolescents: From efficacy to effectiveness, scaling, and personalizing. (in press). In M. Barkham, W. Lutz, &amp; L. Castonguay (Eds.), Bergin and Garfield’s handbook of psychotherapy and behavior change (7th ed.). Hoboken, NJ: Wiley.</w:t>
      </w:r>
    </w:p>
    <w:p w14:paraId="1E8D2ACA" w14:textId="77777777" w:rsidR="002209EE" w:rsidRPr="00D541E8" w:rsidRDefault="002209EE" w:rsidP="002C71AA">
      <w:pPr>
        <w:shd w:val="clear" w:color="auto" w:fill="FFFFFF" w:themeFill="background1"/>
      </w:pPr>
      <w:r w:rsidRPr="00D541E8">
        <w:t>Harmon, S.L*., Price, M.A.*, Corteselli, K.A.*, Lee, E.H.*, Metz, K.*, Bonadio, T.*, Hersh, J.*, Marchette, L.K.*, Rodriguez, G.M.*, Raftery-Helmer, J.*, Thomassin, K.*, Bearman, S.K.*, Jensen- Doss, A*., Evans, S.C.*, &amp; Weisz, J.R. (in press). Evaluating a Modular Approach to Therapy for Children with Anxiety, Depression, Trauma and Conduct Problems (MATCH) in School-Based Mental Health Care: Study Protocol for a Randomized Controlled Trial. Frontiers in Psychology.</w:t>
      </w:r>
    </w:p>
    <w:p w14:paraId="28AF3BE9" w14:textId="77777777" w:rsidR="002209EE" w:rsidRPr="00D541E8" w:rsidRDefault="002209EE" w:rsidP="002C71AA">
      <w:pPr>
        <w:shd w:val="clear" w:color="auto" w:fill="FFFFFF" w:themeFill="background1"/>
      </w:pPr>
      <w:r w:rsidRPr="00D541E8">
        <w:t>Cecilione J.L., McLeod B.D.*, Southam-Gerow, M.A.*, Weisz, J.R., &amp; Chorpita, B.F. (in press).</w:t>
      </w:r>
    </w:p>
    <w:p w14:paraId="659A19C8" w14:textId="77777777" w:rsidR="002209EE" w:rsidRPr="00D541E8" w:rsidRDefault="002209EE" w:rsidP="002C71AA">
      <w:pPr>
        <w:shd w:val="clear" w:color="auto" w:fill="FFFFFF" w:themeFill="background1"/>
      </w:pPr>
      <w:r w:rsidRPr="00D541E8">
        <w:t>Examining the Relation between Technical and Global Competence in Two Treatments for Youth Anxiety. Behavior Therapy.</w:t>
      </w:r>
    </w:p>
    <w:p w14:paraId="63DBFA13" w14:textId="77777777" w:rsidR="002209EE" w:rsidRPr="00D541E8" w:rsidRDefault="002209EE" w:rsidP="002C71AA">
      <w:pPr>
        <w:shd w:val="clear" w:color="auto" w:fill="FFFFFF" w:themeFill="background1"/>
      </w:pPr>
      <w:r w:rsidRPr="00D541E8">
        <w:t>Price, M.*, McKetta, S., Weisz, J., Ford, J., Lattanner, M., Skov, H.*, Wolock, E.*, &amp; Hatzenbuehler, M. (in press). Cultural sexism moderates efficacy of psychological therapy for girls: Results from a spatial meta-analysis. Clinical Psychology: Science and Practice.</w:t>
      </w:r>
    </w:p>
    <w:p w14:paraId="0915A4BD" w14:textId="77777777" w:rsidR="002209EE" w:rsidRPr="00D541E8" w:rsidRDefault="002209EE" w:rsidP="002C71AA">
      <w:pPr>
        <w:shd w:val="clear" w:color="auto" w:fill="FFFFFF" w:themeFill="background1"/>
      </w:pPr>
      <w:r w:rsidRPr="00D541E8">
        <w:t>Wasil, A.R.*, Osborn, T.L.*, Weisz, J.R., &amp; DeRubeis, R.J. (in press). Which digital single-session interventions work best? Study protocol for a comparative effectiveness randomized controlled trial with Kenyan adolescents. General Psychiatry.</w:t>
      </w:r>
    </w:p>
    <w:p w14:paraId="1E5DA77A" w14:textId="77777777" w:rsidR="002209EE" w:rsidRPr="00D541E8" w:rsidRDefault="002209EE" w:rsidP="002C71AA">
      <w:pPr>
        <w:shd w:val="clear" w:color="auto" w:fill="FFFFFF" w:themeFill="background1"/>
      </w:pPr>
      <w:r w:rsidRPr="00D541E8">
        <w:t>Price, M.*, Weisz, J.R., McKetta, S., Lattanner, M.R., Reid, A.E., Hollinsaid, N.L.*, &amp; Hatzenbuehler,</w:t>
      </w:r>
    </w:p>
    <w:p w14:paraId="09EEAB5F" w14:textId="77777777" w:rsidR="002209EE" w:rsidRPr="00D541E8" w:rsidRDefault="002209EE" w:rsidP="002C71AA">
      <w:pPr>
        <w:shd w:val="clear" w:color="auto" w:fill="FFFFFF" w:themeFill="background1"/>
      </w:pPr>
      <w:r w:rsidRPr="00D541E8">
        <w:t>M.L. (in press). Are psychotherapies less effective for black youth in communities with higher levels of anti-black racism? Journal of the American Academy of Child &amp; Adolescent Psychiatry.</w:t>
      </w:r>
    </w:p>
    <w:p w14:paraId="243109E5" w14:textId="77777777" w:rsidR="002209EE" w:rsidRPr="00D541E8" w:rsidRDefault="002209EE" w:rsidP="002C71AA">
      <w:pPr>
        <w:shd w:val="clear" w:color="auto" w:fill="FFFFFF" w:themeFill="background1"/>
      </w:pPr>
      <w:r w:rsidRPr="00D541E8">
        <w:t>Wasil, A.R.*, Kacmarek, C.N., Osborn, T.L.*, Palermo, E., DeRubeis, R.J., Weisz, J.R., &amp; Yates, B. (in press). Economic evaluation of an online single-session intervention for depression in Kenyan adolescents. Journal of Consulting and Clinical Psychology.</w:t>
      </w:r>
    </w:p>
    <w:p w14:paraId="08555A61" w14:textId="77777777" w:rsidR="002209EE" w:rsidRPr="00D541E8" w:rsidRDefault="002209EE" w:rsidP="002C71AA">
      <w:pPr>
        <w:shd w:val="clear" w:color="auto" w:fill="FFFFFF" w:themeFill="background1"/>
      </w:pPr>
      <w:r w:rsidRPr="00D541E8">
        <w:t>Wood, J.J., Kuhfeld, M., Sturm, A., Cai, L., Wood, K.S., Guevara, M.C., Galan, C., Johnson, A.R., Cho, A.C., &amp; Weisz, J.R. (in press). Personalized Autism Symptom Assessment with the Youth Top Problems Scale: Observational and Parent-Report Formats for Clinical Trials Applications.</w:t>
      </w:r>
    </w:p>
    <w:p w14:paraId="4D78F9F4" w14:textId="77777777" w:rsidR="002209EE" w:rsidRPr="00D541E8" w:rsidRDefault="002209EE" w:rsidP="002C71AA">
      <w:pPr>
        <w:shd w:val="clear" w:color="auto" w:fill="FFFFFF" w:themeFill="background1"/>
      </w:pPr>
      <w:r w:rsidRPr="00D541E8">
        <w:t>Psychological Assessment.</w:t>
      </w:r>
    </w:p>
    <w:p w14:paraId="3519E0C1" w14:textId="77777777" w:rsidR="002209EE" w:rsidRPr="00D541E8" w:rsidRDefault="002209EE" w:rsidP="002C71AA">
      <w:pPr>
        <w:shd w:val="clear" w:color="auto" w:fill="FFFFFF" w:themeFill="background1"/>
      </w:pPr>
      <w:r w:rsidRPr="00D541E8">
        <w:t>Van den Huevel, M.W.H., Bodden, D.H.M., Smit, F., Stikkelbrock, Y., Weisz, J.R., Moerbeek, M., &amp; Engels, R.C.M.E. (in press). Relative effectiveness of CBT components ad sequencing in indicated depression prevention for adolescents: A cluster-randomized microtrial. Journal of Clinical Child and Adolescent Psychology.</w:t>
      </w:r>
    </w:p>
    <w:p w14:paraId="3CD02128" w14:textId="77777777" w:rsidR="002209EE" w:rsidRPr="00D541E8" w:rsidRDefault="002209EE" w:rsidP="002C71AA">
      <w:pPr>
        <w:shd w:val="clear" w:color="auto" w:fill="FFFFFF" w:themeFill="background1"/>
      </w:pPr>
      <w:r w:rsidRPr="00D541E8">
        <w:t>Cuijpers, P., Karyotaki, E., Ciharova, M., Miguel, C., Noma, H., Stikkelbroek, Y., Weisz, J.R., Furukawa,</w:t>
      </w:r>
    </w:p>
    <w:p w14:paraId="1794DB98" w14:textId="77777777" w:rsidR="002209EE" w:rsidRPr="00D541E8" w:rsidRDefault="002209EE" w:rsidP="002C71AA">
      <w:pPr>
        <w:shd w:val="clear" w:color="auto" w:fill="FFFFFF" w:themeFill="background1"/>
      </w:pPr>
      <w:r w:rsidRPr="00D541E8">
        <w:t>T.A. (in press). The effects of psychological treatments of depression in children and adolescents on response, reliable change, and deterioration: A systematic review and meta-analysis. European Child and Adolescent Psychiatry.</w:t>
      </w:r>
    </w:p>
    <w:p w14:paraId="44B90473" w14:textId="77777777" w:rsidR="002209EE" w:rsidRPr="00D541E8" w:rsidRDefault="002209EE" w:rsidP="002C71AA">
      <w:pPr>
        <w:shd w:val="clear" w:color="auto" w:fill="FFFFFF" w:themeFill="background1"/>
      </w:pPr>
      <w:r w:rsidRPr="00D541E8">
        <w:t>PUBLICATIONS: BOOKS</w:t>
      </w:r>
    </w:p>
    <w:p w14:paraId="08EC8C64" w14:textId="77777777" w:rsidR="002209EE" w:rsidRPr="00D541E8" w:rsidRDefault="002209EE" w:rsidP="002C71AA">
      <w:pPr>
        <w:shd w:val="clear" w:color="auto" w:fill="FFFFFF" w:themeFill="background1"/>
      </w:pPr>
      <w:r w:rsidRPr="00D541E8">
        <w:t>Morgan, C. T., King, R. A., Weisz, J.R., &amp; Schopler, J. (1986). Introduction to psychology, Seventh Edition. New York: McGraw-Hill.</w:t>
      </w:r>
    </w:p>
    <w:p w14:paraId="75D29F48" w14:textId="77777777" w:rsidR="002209EE" w:rsidRPr="00D541E8" w:rsidRDefault="002209EE" w:rsidP="002C71AA">
      <w:pPr>
        <w:shd w:val="clear" w:color="auto" w:fill="FFFFFF" w:themeFill="background1"/>
      </w:pPr>
      <w:r w:rsidRPr="00D541E8">
        <w:t>International Student Edition published 1987 [for England, Australia, Germany, Japan, and Singapore]</w:t>
      </w:r>
    </w:p>
    <w:p w14:paraId="2C358DE2" w14:textId="77777777" w:rsidR="002209EE" w:rsidRPr="00D541E8" w:rsidRDefault="002209EE" w:rsidP="002C71AA">
      <w:pPr>
        <w:shd w:val="clear" w:color="auto" w:fill="FFFFFF" w:themeFill="background1"/>
      </w:pPr>
      <w:r w:rsidRPr="00D541E8">
        <w:t>International Student Edition published 1993 [for India]</w:t>
      </w:r>
    </w:p>
    <w:p w14:paraId="1D90F357" w14:textId="77777777" w:rsidR="002209EE" w:rsidRPr="00D541E8" w:rsidRDefault="002209EE" w:rsidP="002C71AA">
      <w:pPr>
        <w:shd w:val="clear" w:color="auto" w:fill="FFFFFF" w:themeFill="background1"/>
      </w:pPr>
      <w:r w:rsidRPr="00D541E8">
        <w:t>Rothbaum, F.M., &amp; Weisz, J.R. (1989). Child psychopathology and the quest for control. New York: Sage Publications.</w:t>
      </w:r>
    </w:p>
    <w:p w14:paraId="5CD41B15" w14:textId="77777777" w:rsidR="002209EE" w:rsidRPr="00D541E8" w:rsidRDefault="002209EE" w:rsidP="002C71AA">
      <w:pPr>
        <w:shd w:val="clear" w:color="auto" w:fill="FFFFFF" w:themeFill="background1"/>
      </w:pPr>
      <w:r w:rsidRPr="00D541E8">
        <w:t>Weisz, J.R., &amp; Weiss, B.* (1993). Effects of psychotherapy with children and adolescents. New York: Sage Publications.</w:t>
      </w:r>
    </w:p>
    <w:p w14:paraId="501FE399" w14:textId="77777777" w:rsidR="002209EE" w:rsidRPr="00D541E8" w:rsidRDefault="002209EE" w:rsidP="002C71AA">
      <w:pPr>
        <w:shd w:val="clear" w:color="auto" w:fill="FFFFFF" w:themeFill="background1"/>
      </w:pPr>
      <w:r w:rsidRPr="00D541E8">
        <w:t>Luthar, S.S., Burack, J., Cicchetti, D., &amp; Weisz, J.R. (Eds.) (1997). Developmental psychopathology: Perspectives on adjustment, risk, and disorder. Cambridge, England: Cambridge University Press.</w:t>
      </w:r>
    </w:p>
    <w:p w14:paraId="726B3ECB" w14:textId="77777777" w:rsidR="002209EE" w:rsidRPr="00D541E8" w:rsidRDefault="002209EE" w:rsidP="002C71AA">
      <w:pPr>
        <w:shd w:val="clear" w:color="auto" w:fill="FFFFFF" w:themeFill="background1"/>
      </w:pPr>
      <w:r w:rsidRPr="00D541E8">
        <w:t xml:space="preserve">Kazdin, A.E., &amp; Weisz, J.R. (Eds.). (2003). Evidence-based psychotherapies for children and adolescents. New York: Guilford. </w:t>
      </w:r>
    </w:p>
    <w:p w14:paraId="1754E643" w14:textId="77777777" w:rsidR="002209EE" w:rsidRPr="00D541E8" w:rsidRDefault="002209EE" w:rsidP="002C71AA">
      <w:pPr>
        <w:shd w:val="clear" w:color="auto" w:fill="FFFFFF" w:themeFill="background1"/>
      </w:pPr>
      <w:r w:rsidRPr="00D541E8">
        <w:t>Translated into Polish, 2006.</w:t>
      </w:r>
    </w:p>
    <w:p w14:paraId="2F125D33" w14:textId="77777777" w:rsidR="002209EE" w:rsidRPr="00D541E8" w:rsidRDefault="002209EE" w:rsidP="002C71AA">
      <w:pPr>
        <w:shd w:val="clear" w:color="auto" w:fill="FFFFFF" w:themeFill="background1"/>
      </w:pPr>
      <w:r w:rsidRPr="00D541E8">
        <w:t>Weisz, J.R. (2004). Psychotherapy for children and adolescents: Evidence-based treatments and case examples. Cambridge, UK: Cambridge University Press.</w:t>
      </w:r>
    </w:p>
    <w:p w14:paraId="6E8E4497" w14:textId="77777777" w:rsidR="002209EE" w:rsidRPr="00D541E8" w:rsidRDefault="002209EE" w:rsidP="002C71AA">
      <w:pPr>
        <w:shd w:val="clear" w:color="auto" w:fill="FFFFFF" w:themeFill="background1"/>
      </w:pPr>
      <w:r w:rsidRPr="00D541E8">
        <w:t>Weisz, J.R. (2008). Psychotherapy for children and adolescents: Evidence-based treatments and case examples. Korean translation (Kyung Ja Oh Kim, Ph.D.). Cambridge, UK: Sigma Press/Cambridge University Press.</w:t>
      </w:r>
    </w:p>
    <w:p w14:paraId="62EA579B" w14:textId="77777777" w:rsidR="002209EE" w:rsidRPr="00D541E8" w:rsidRDefault="002209EE" w:rsidP="002C71AA">
      <w:pPr>
        <w:shd w:val="clear" w:color="auto" w:fill="FFFFFF" w:themeFill="background1"/>
      </w:pPr>
      <w:r w:rsidRPr="00D541E8">
        <w:rPr>
          <w:lang w:val="es-ES"/>
        </w:rPr>
        <w:t xml:space="preserve">Chorpita, B.F., &amp; Weisz, J.R. (2009). </w:t>
      </w:r>
      <w:r w:rsidRPr="00D541E8">
        <w:t>Modular Approach to Therapy for Children with Anxiety, Depression, Trauma, or Conduct Problems (MATCH-ADTC). Satellite Beach, FL: PracticeWise, LLC.</w:t>
      </w:r>
    </w:p>
    <w:p w14:paraId="532FADCC" w14:textId="77777777" w:rsidR="002209EE" w:rsidRPr="00D541E8" w:rsidRDefault="002209EE" w:rsidP="002C71AA">
      <w:pPr>
        <w:shd w:val="clear" w:color="auto" w:fill="FFFFFF" w:themeFill="background1"/>
      </w:pPr>
      <w:r w:rsidRPr="00D541E8">
        <w:t>Translated into German.</w:t>
      </w:r>
    </w:p>
    <w:p w14:paraId="672B58CD" w14:textId="77777777" w:rsidR="002209EE" w:rsidRPr="00D541E8" w:rsidRDefault="002209EE" w:rsidP="002C71AA">
      <w:pPr>
        <w:shd w:val="clear" w:color="auto" w:fill="FFFFFF" w:themeFill="background1"/>
      </w:pPr>
      <w:r w:rsidRPr="00D541E8">
        <w:t>Weisz, J.R., &amp; Kazdin, A.E., &amp; (Eds.). (2010). Evidence-based psychotherapies for children and adolescents, 2nd edition. New York: Guilford.</w:t>
      </w:r>
    </w:p>
    <w:p w14:paraId="04FAADAF" w14:textId="77777777" w:rsidR="002209EE" w:rsidRPr="00D541E8" w:rsidRDefault="002209EE" w:rsidP="002C71AA">
      <w:pPr>
        <w:shd w:val="clear" w:color="auto" w:fill="FFFFFF" w:themeFill="background1"/>
      </w:pPr>
      <w:r w:rsidRPr="00D541E8">
        <w:t>Szigethy, E., Weisz, J.R., &amp; Findling, R.I. (Eds.). (2012). Cognitive-behavior therapy for children and adolescents. Washington, DC: American Psychiatric Publishing.</w:t>
      </w:r>
    </w:p>
    <w:p w14:paraId="1FE5B3B2" w14:textId="77777777" w:rsidR="002209EE" w:rsidRPr="00D541E8" w:rsidRDefault="002209EE" w:rsidP="002C71AA">
      <w:pPr>
        <w:shd w:val="clear" w:color="auto" w:fill="FFFFFF" w:themeFill="background1"/>
      </w:pPr>
      <w:r w:rsidRPr="00D541E8">
        <w:t>Translated into Chinese, 2015.</w:t>
      </w:r>
    </w:p>
    <w:p w14:paraId="4A2B7214" w14:textId="77777777" w:rsidR="002209EE" w:rsidRPr="00D541E8" w:rsidRDefault="002209EE" w:rsidP="002C71AA">
      <w:pPr>
        <w:shd w:val="clear" w:color="auto" w:fill="FFFFFF" w:themeFill="background1"/>
      </w:pPr>
      <w:r w:rsidRPr="00D541E8">
        <w:t>Weisz, J.R., &amp; Kazdin, A.E., &amp; (Eds.). (2017). Evidence-based psychotherapies for children and adolescents, 3nd edition. New York: Guilford.</w:t>
      </w:r>
    </w:p>
    <w:p w14:paraId="7FC44EDD" w14:textId="77777777" w:rsidR="002209EE" w:rsidRPr="00D541E8" w:rsidRDefault="002209EE" w:rsidP="002C71AA">
      <w:pPr>
        <w:shd w:val="clear" w:color="auto" w:fill="FFFFFF" w:themeFill="background1"/>
      </w:pPr>
      <w:r w:rsidRPr="00D541E8">
        <w:t>Translated into Polish</w:t>
      </w:r>
    </w:p>
    <w:p w14:paraId="2912802E" w14:textId="77777777" w:rsidR="002209EE" w:rsidRPr="00D541E8" w:rsidRDefault="002209EE" w:rsidP="002C71AA">
      <w:pPr>
        <w:shd w:val="clear" w:color="auto" w:fill="FFFFFF" w:themeFill="background1"/>
      </w:pPr>
      <w:r w:rsidRPr="00D541E8">
        <w:t>Weisz, J.R., &amp; Bearman, S.K. (2020). Principle-Guided Psychotherapy for Children and</w:t>
      </w:r>
    </w:p>
    <w:p w14:paraId="45CC1CFB" w14:textId="77777777" w:rsidR="002209EE" w:rsidRPr="00D541E8" w:rsidRDefault="002209EE" w:rsidP="002C71AA">
      <w:pPr>
        <w:shd w:val="clear" w:color="auto" w:fill="FFFFFF" w:themeFill="background1"/>
      </w:pPr>
      <w:r w:rsidRPr="00D541E8">
        <w:t>Adolescents: The FIRST Treatment Program for Behavioral and Emotional Problems. New York: Guilford Press.</w:t>
      </w:r>
    </w:p>
    <w:p w14:paraId="2536FEF2" w14:textId="77777777" w:rsidR="00BC7C1F" w:rsidRPr="00D541E8" w:rsidRDefault="00BC7C1F" w:rsidP="002C71AA">
      <w:pPr>
        <w:shd w:val="clear" w:color="auto" w:fill="FFFFFF" w:themeFill="background1"/>
      </w:pPr>
      <w:r w:rsidRPr="00D541E8">
        <w:br w:type="page"/>
      </w:r>
    </w:p>
    <w:p w14:paraId="12AAA5A4" w14:textId="230C2D6A" w:rsidR="002209EE" w:rsidRPr="00D541E8" w:rsidRDefault="002209EE" w:rsidP="002C71AA">
      <w:pPr>
        <w:shd w:val="clear" w:color="auto" w:fill="FFFFFF" w:themeFill="background1"/>
      </w:pPr>
      <w:r w:rsidRPr="00D541E8">
        <w:t xml:space="preserve">David M. Ndetei </w:t>
      </w:r>
    </w:p>
    <w:p w14:paraId="37A14F49" w14:textId="77777777" w:rsidR="002209EE" w:rsidRPr="00D541E8" w:rsidRDefault="002209EE" w:rsidP="002C71AA">
      <w:pPr>
        <w:shd w:val="clear" w:color="auto" w:fill="FFFFFF" w:themeFill="background1"/>
      </w:pPr>
      <w:r w:rsidRPr="00D541E8">
        <w:t xml:space="preserve">MBChB (Nairobi); DPM (London); MRC Psych, FRC Psych, (UK); MD (Nairobi); DSc (Nairobi); DIFAPA (USA); Certificate in Psychotherapy (Lond). Professor of Psychiatry, University of Nairobi, Kenya and the founder and Director of the Africa Mental Health Research and Training Foundation (AMHRTF). </w:t>
      </w:r>
    </w:p>
    <w:p w14:paraId="426B71AB" w14:textId="77777777" w:rsidR="002209EE" w:rsidRPr="00D541E8" w:rsidRDefault="002209EE" w:rsidP="002C71AA">
      <w:pPr>
        <w:shd w:val="clear" w:color="auto" w:fill="FFFFFF" w:themeFill="background1"/>
      </w:pPr>
      <w:r w:rsidRPr="00D541E8">
        <w:t xml:space="preserve">He has served as the PI or Co-I for most Kenyan published clinical and community epidemiological studies on mental health and substance abuse. He has over 358 scholarly publications including authoring 6 books and 21 monographs. All of them are on psychiatry and mental health, with different books targeting lay readers, medical and paramedical students, general doctors and mental health specialists. He is finalizing the editing of his latest book "African Text Book of Psychiatry and Mental Health: Integrated Clinical and Public Health Approaches,” which brings together 158 multidisciplinary contributors drawn from Africa and beyond. He is a member of various professional bodies and honorary official of various academic Institutions and Associations across the globe. </w:t>
      </w:r>
    </w:p>
    <w:p w14:paraId="2EF49845" w14:textId="33D5DB33" w:rsidR="002209EE" w:rsidRPr="00D541E8" w:rsidRDefault="002209EE" w:rsidP="002C71AA">
      <w:pPr>
        <w:shd w:val="clear" w:color="auto" w:fill="FFFFFF" w:themeFill="background1"/>
      </w:pPr>
      <w:r w:rsidRPr="00D541E8">
        <w:t xml:space="preserve">Website: </w:t>
      </w:r>
      <w:hyperlink r:id="rId148" w:history="1">
        <w:r w:rsidRPr="00D541E8">
          <w:rPr>
            <w:rStyle w:val="Hyperlink"/>
          </w:rPr>
          <w:t>www.africamentalhealthresearchandtrainingfoundation.org</w:t>
        </w:r>
      </w:hyperlink>
      <w:r w:rsidR="009C63E8" w:rsidRPr="00D541E8">
        <w:t xml:space="preserve">  </w:t>
      </w:r>
      <w:r w:rsidRPr="00D541E8">
        <w:t xml:space="preserve"> </w:t>
      </w:r>
    </w:p>
    <w:p w14:paraId="78825F29" w14:textId="77777777" w:rsidR="002209EE" w:rsidRPr="00D541E8" w:rsidRDefault="002209EE" w:rsidP="002C71AA">
      <w:pPr>
        <w:shd w:val="clear" w:color="auto" w:fill="FFFFFF" w:themeFill="background1"/>
      </w:pPr>
      <w:r w:rsidRPr="00D541E8">
        <w:t xml:space="preserve"> POSITIONS AND HONORS</w:t>
      </w:r>
    </w:p>
    <w:p w14:paraId="3C89AEC4" w14:textId="77777777" w:rsidR="002209EE" w:rsidRPr="00D541E8" w:rsidRDefault="002209EE" w:rsidP="002C71AA">
      <w:pPr>
        <w:shd w:val="clear" w:color="auto" w:fill="FFFFFF" w:themeFill="background1"/>
      </w:pPr>
      <w:r w:rsidRPr="00D541E8">
        <w:t>1988 – 2000:</w:t>
      </w:r>
      <w:r w:rsidRPr="00D541E8">
        <w:tab/>
      </w:r>
      <w:r w:rsidRPr="00D541E8">
        <w:tab/>
        <w:t>Chairman of the Department of Psychiatry, University of Nairobi</w:t>
      </w:r>
    </w:p>
    <w:p w14:paraId="09026D3F" w14:textId="77777777" w:rsidR="002209EE" w:rsidRPr="00D541E8" w:rsidRDefault="002209EE" w:rsidP="002C71AA">
      <w:pPr>
        <w:shd w:val="clear" w:color="auto" w:fill="FFFFFF" w:themeFill="background1"/>
      </w:pPr>
      <w:r w:rsidRPr="00D541E8">
        <w:t>Member of the Senate, University of Nairobi</w:t>
      </w:r>
    </w:p>
    <w:p w14:paraId="3D25CDC6" w14:textId="77777777" w:rsidR="002209EE" w:rsidRPr="00D541E8" w:rsidRDefault="002209EE" w:rsidP="002C71AA">
      <w:pPr>
        <w:shd w:val="clear" w:color="auto" w:fill="FFFFFF" w:themeFill="background1"/>
      </w:pPr>
      <w:r w:rsidRPr="00D541E8">
        <w:t xml:space="preserve">1995 - </w:t>
      </w:r>
      <w:r w:rsidRPr="00D541E8">
        <w:tab/>
        <w:t>Present:</w:t>
      </w:r>
      <w:r w:rsidRPr="00D541E8">
        <w:tab/>
        <w:t>Professor of Psychiatry, University of Nairobi</w:t>
      </w:r>
    </w:p>
    <w:p w14:paraId="6E53EE22" w14:textId="77777777" w:rsidR="002209EE" w:rsidRPr="00D541E8" w:rsidRDefault="002209EE" w:rsidP="002C71AA">
      <w:pPr>
        <w:shd w:val="clear" w:color="auto" w:fill="FFFFFF" w:themeFill="background1"/>
      </w:pPr>
      <w:r w:rsidRPr="00D541E8">
        <w:t xml:space="preserve">2000 - </w:t>
      </w:r>
      <w:r w:rsidRPr="00D541E8">
        <w:tab/>
        <w:t>Present:</w:t>
      </w:r>
      <w:r w:rsidRPr="00D541E8">
        <w:tab/>
        <w:t xml:space="preserve">Founding Director, Africa Mental Health Research and Training </w:t>
      </w:r>
    </w:p>
    <w:p w14:paraId="24E379F3" w14:textId="77777777" w:rsidR="002209EE" w:rsidRPr="00D541E8" w:rsidRDefault="002209EE" w:rsidP="002C71AA">
      <w:pPr>
        <w:shd w:val="clear" w:color="auto" w:fill="FFFFFF" w:themeFill="background1"/>
      </w:pPr>
      <w:r w:rsidRPr="00D541E8">
        <w:tab/>
      </w:r>
      <w:r w:rsidRPr="00D541E8">
        <w:tab/>
      </w:r>
      <w:r w:rsidRPr="00D541E8">
        <w:tab/>
        <w:t xml:space="preserve">Foundation </w:t>
      </w:r>
    </w:p>
    <w:p w14:paraId="45CA32D3" w14:textId="77777777" w:rsidR="002209EE" w:rsidRPr="00D541E8" w:rsidRDefault="002209EE" w:rsidP="002C71AA">
      <w:pPr>
        <w:shd w:val="clear" w:color="auto" w:fill="FFFFFF" w:themeFill="background1"/>
      </w:pPr>
      <w:r w:rsidRPr="00D541E8">
        <w:t>2013 – 2017</w:t>
      </w:r>
      <w:r w:rsidRPr="00D541E8">
        <w:tab/>
      </w:r>
      <w:r w:rsidRPr="00D541E8">
        <w:tab/>
        <w:t xml:space="preserve">Member and Immediate Past Chair, African Division Royal College of </w:t>
      </w:r>
    </w:p>
    <w:p w14:paraId="790C906E" w14:textId="77777777" w:rsidR="002209EE" w:rsidRPr="00D541E8" w:rsidRDefault="002209EE" w:rsidP="002C71AA">
      <w:pPr>
        <w:shd w:val="clear" w:color="auto" w:fill="FFFFFF" w:themeFill="background1"/>
      </w:pPr>
      <w:r w:rsidRPr="00D541E8">
        <w:tab/>
      </w:r>
      <w:r w:rsidRPr="00D541E8">
        <w:tab/>
      </w:r>
      <w:r w:rsidRPr="00D541E8">
        <w:tab/>
        <w:t>Psychiatrists of the United Kingdom</w:t>
      </w:r>
    </w:p>
    <w:p w14:paraId="720DCC9C" w14:textId="77777777" w:rsidR="002209EE" w:rsidRPr="00D541E8" w:rsidRDefault="002209EE" w:rsidP="002C71AA">
      <w:pPr>
        <w:shd w:val="clear" w:color="auto" w:fill="FFFFFF" w:themeFill="background1"/>
      </w:pPr>
      <w:r w:rsidRPr="00D541E8">
        <w:t xml:space="preserve">2014 – 2020: </w:t>
      </w:r>
      <w:r w:rsidRPr="00D541E8">
        <w:tab/>
      </w:r>
      <w:r w:rsidRPr="00D541E8">
        <w:tab/>
        <w:t>Zone 14 Representative of the World Psychiatric Association</w:t>
      </w:r>
    </w:p>
    <w:p w14:paraId="166F783B" w14:textId="77777777" w:rsidR="002209EE" w:rsidRPr="00D541E8" w:rsidRDefault="002209EE" w:rsidP="002C71AA">
      <w:pPr>
        <w:shd w:val="clear" w:color="auto" w:fill="FFFFFF" w:themeFill="background1"/>
      </w:pPr>
      <w:r w:rsidRPr="00D541E8">
        <w:t>Honors</w:t>
      </w:r>
    </w:p>
    <w:p w14:paraId="4D643724" w14:textId="757710B9" w:rsidR="002209EE" w:rsidRPr="00D541E8" w:rsidRDefault="002209EE" w:rsidP="002C71AA">
      <w:pPr>
        <w:shd w:val="clear" w:color="auto" w:fill="FFFFFF" w:themeFill="background1"/>
      </w:pPr>
      <w:r w:rsidRPr="00D541E8">
        <w:t>Distinguished International Fellow, American Psychiatric Association</w:t>
      </w:r>
      <w:r w:rsidR="009C63E8" w:rsidRPr="00D541E8">
        <w:t xml:space="preserve"> </w:t>
      </w:r>
    </w:p>
    <w:p w14:paraId="18A43367" w14:textId="77777777" w:rsidR="002209EE" w:rsidRPr="00D541E8" w:rsidRDefault="002209EE" w:rsidP="002C71AA">
      <w:pPr>
        <w:shd w:val="clear" w:color="auto" w:fill="FFFFFF" w:themeFill="background1"/>
      </w:pPr>
      <w:r w:rsidRPr="00D541E8">
        <w:t xml:space="preserve">Honorary Fellow of World Association for Social Psychiatry </w:t>
      </w:r>
    </w:p>
    <w:p w14:paraId="6E54A94B" w14:textId="77777777" w:rsidR="002209EE" w:rsidRPr="00D541E8" w:rsidRDefault="002209EE" w:rsidP="002C71AA">
      <w:pPr>
        <w:shd w:val="clear" w:color="auto" w:fill="FFFFFF" w:themeFill="background1"/>
      </w:pPr>
      <w:r w:rsidRPr="00D541E8">
        <w:t>African Neuroscience Educational Grant for the Best Article Published In the African Journal of Psychiatry</w:t>
      </w:r>
    </w:p>
    <w:p w14:paraId="40EF88E6" w14:textId="77777777" w:rsidR="002209EE" w:rsidRPr="00D541E8" w:rsidRDefault="002209EE" w:rsidP="002C71AA">
      <w:pPr>
        <w:shd w:val="clear" w:color="auto" w:fill="FFFFFF" w:themeFill="background1"/>
      </w:pPr>
      <w:r w:rsidRPr="00D541E8">
        <w:t>Staff Merit Award in recognition for distinguished contribution to the academic aspirations of the University of Nairobi</w:t>
      </w:r>
    </w:p>
    <w:p w14:paraId="4063B3B3" w14:textId="77777777" w:rsidR="002209EE" w:rsidRPr="00D541E8" w:rsidRDefault="002209EE" w:rsidP="002C71AA">
      <w:pPr>
        <w:shd w:val="clear" w:color="auto" w:fill="FFFFFF" w:themeFill="background1"/>
      </w:pPr>
      <w:r w:rsidRPr="00D541E8">
        <w:t xml:space="preserve">Honorary member World Psychiatric Association </w:t>
      </w:r>
    </w:p>
    <w:p w14:paraId="4BF1B331" w14:textId="77777777" w:rsidR="002209EE" w:rsidRPr="00D541E8" w:rsidRDefault="002209EE" w:rsidP="002C71AA">
      <w:pPr>
        <w:shd w:val="clear" w:color="auto" w:fill="FFFFFF" w:themeFill="background1"/>
      </w:pPr>
      <w:r w:rsidRPr="00D541E8">
        <w:t>RESEARCH SUPPORT</w:t>
      </w:r>
    </w:p>
    <w:p w14:paraId="12743E7D" w14:textId="77777777" w:rsidR="002209EE" w:rsidRPr="00D541E8" w:rsidRDefault="002209EE" w:rsidP="002C71AA">
      <w:pPr>
        <w:shd w:val="clear" w:color="auto" w:fill="FFFFFF" w:themeFill="background1"/>
      </w:pPr>
      <w:r w:rsidRPr="00D541E8">
        <w:t>Ongoing Research Support</w:t>
      </w:r>
    </w:p>
    <w:p w14:paraId="108DF32A" w14:textId="08D6D0B9" w:rsidR="002209EE" w:rsidRPr="00D541E8" w:rsidRDefault="002209EE" w:rsidP="002C71AA">
      <w:pPr>
        <w:shd w:val="clear" w:color="auto" w:fill="FFFFFF" w:themeFill="background1"/>
      </w:pPr>
      <w:r w:rsidRPr="00D541E8">
        <w:t xml:space="preserve">Global Challenges Research Fund of QMUL </w:t>
      </w:r>
      <w:r w:rsidRPr="00D541E8">
        <w:tab/>
      </w:r>
      <w:r w:rsidR="009C63E8" w:rsidRPr="00D541E8">
        <w:t xml:space="preserve">   </w:t>
      </w:r>
      <w:r w:rsidRPr="00D541E8">
        <w:t>January 2020 – January 2021</w:t>
      </w:r>
      <w:r w:rsidR="009C63E8" w:rsidRPr="00D541E8">
        <w:t xml:space="preserve"> </w:t>
      </w:r>
    </w:p>
    <w:p w14:paraId="30B65D1D" w14:textId="77777777" w:rsidR="002209EE" w:rsidRPr="00D541E8" w:rsidRDefault="002209EE" w:rsidP="002C71AA">
      <w:pPr>
        <w:shd w:val="clear" w:color="auto" w:fill="FFFFFF" w:themeFill="background1"/>
      </w:pPr>
      <w:r w:rsidRPr="00D541E8">
        <w:t xml:space="preserve">Kamaldeep S. Bhui, David Ndetei &amp; Victoria Mutiso (PIs) </w:t>
      </w:r>
    </w:p>
    <w:p w14:paraId="5F1EE69E" w14:textId="77777777" w:rsidR="002209EE" w:rsidRPr="00D541E8" w:rsidRDefault="002209EE" w:rsidP="002C71AA">
      <w:pPr>
        <w:shd w:val="clear" w:color="auto" w:fill="FFFFFF" w:themeFill="background1"/>
      </w:pPr>
      <w:r w:rsidRPr="00D541E8">
        <w:t>Family Resilience and Mental Well Being: Enhancing Resilience and mental health of children and adolescents through integrated school and family based approaches (The FRAMERS study)</w:t>
      </w:r>
    </w:p>
    <w:p w14:paraId="3F82275F" w14:textId="77777777" w:rsidR="002209EE" w:rsidRPr="00D541E8" w:rsidRDefault="002209EE" w:rsidP="002C71AA">
      <w:pPr>
        <w:shd w:val="clear" w:color="auto" w:fill="FFFFFF" w:themeFill="background1"/>
      </w:pPr>
      <w:r w:rsidRPr="00D541E8">
        <w:t xml:space="preserve">Role: Principal Investigator </w:t>
      </w:r>
    </w:p>
    <w:p w14:paraId="7F2D3788" w14:textId="77777777" w:rsidR="002209EE" w:rsidRPr="00D541E8" w:rsidRDefault="002209EE" w:rsidP="002C71AA">
      <w:pPr>
        <w:shd w:val="clear" w:color="auto" w:fill="FFFFFF" w:themeFill="background1"/>
      </w:pPr>
      <w:r w:rsidRPr="00D541E8">
        <w:t>[NIH]</w:t>
      </w:r>
      <w:r w:rsidRPr="00D541E8">
        <w:tab/>
      </w:r>
      <w:r w:rsidRPr="00D541E8">
        <w:tab/>
      </w:r>
      <w:r w:rsidRPr="00D541E8">
        <w:tab/>
        <w:t>Jenelle Shanley (PI) and Ndetei (PI)</w:t>
      </w:r>
      <w:r w:rsidRPr="00D541E8">
        <w:tab/>
        <w:t>2018 – 2020</w:t>
      </w:r>
    </w:p>
    <w:p w14:paraId="04B85C50" w14:textId="77777777" w:rsidR="002209EE" w:rsidRPr="00D541E8" w:rsidRDefault="002209EE" w:rsidP="002C71AA">
      <w:pPr>
        <w:shd w:val="clear" w:color="auto" w:fill="FFFFFF" w:themeFill="background1"/>
      </w:pPr>
      <w:r w:rsidRPr="00D541E8">
        <w:t xml:space="preserve">Assessing parenting practices and service system to adapted a prevention program to promote child wellbeing in Kenya </w:t>
      </w:r>
    </w:p>
    <w:p w14:paraId="2FBA1EF0" w14:textId="77777777" w:rsidR="002209EE" w:rsidRPr="00D541E8" w:rsidRDefault="002209EE" w:rsidP="002C71AA">
      <w:pPr>
        <w:shd w:val="clear" w:color="auto" w:fill="FFFFFF" w:themeFill="background1"/>
      </w:pPr>
      <w:r w:rsidRPr="00D541E8">
        <w:t xml:space="preserve">Role: Principal Investigator </w:t>
      </w:r>
    </w:p>
    <w:p w14:paraId="1241A7AB" w14:textId="77777777" w:rsidR="002209EE" w:rsidRPr="00D541E8" w:rsidRDefault="002209EE" w:rsidP="002C71AA">
      <w:pPr>
        <w:shd w:val="clear" w:color="auto" w:fill="FFFFFF" w:themeFill="background1"/>
      </w:pPr>
      <w:r w:rsidRPr="00D541E8">
        <w:t>ES/P010938/1</w:t>
      </w:r>
      <w:r w:rsidRPr="00D541E8">
        <w:tab/>
      </w:r>
      <w:r w:rsidRPr="00D541E8">
        <w:tab/>
      </w:r>
      <w:r w:rsidRPr="00D541E8">
        <w:tab/>
        <w:t>Martin Knapp</w:t>
      </w:r>
      <w:r w:rsidRPr="00D541E8">
        <w:tab/>
      </w:r>
      <w:r w:rsidRPr="00D541E8">
        <w:tab/>
      </w:r>
      <w:r w:rsidRPr="00D541E8">
        <w:tab/>
      </w:r>
      <w:r w:rsidRPr="00D541E8">
        <w:tab/>
      </w:r>
      <w:r w:rsidRPr="00D541E8">
        <w:tab/>
        <w:t>2018-2021</w:t>
      </w:r>
    </w:p>
    <w:p w14:paraId="7BCA13B9" w14:textId="77777777" w:rsidR="002209EE" w:rsidRPr="00D541E8" w:rsidRDefault="002209EE" w:rsidP="002C71AA">
      <w:pPr>
        <w:shd w:val="clear" w:color="auto" w:fill="FFFFFF" w:themeFill="background1"/>
      </w:pPr>
      <w:r w:rsidRPr="00D541E8">
        <w:t>STRiDE: Strengthening responses to dementia in developing countries</w:t>
      </w:r>
    </w:p>
    <w:p w14:paraId="1263A0C9" w14:textId="77777777" w:rsidR="002209EE" w:rsidRPr="00D541E8" w:rsidRDefault="002209EE" w:rsidP="002C71AA">
      <w:pPr>
        <w:shd w:val="clear" w:color="auto" w:fill="FFFFFF" w:themeFill="background1"/>
      </w:pPr>
      <w:r w:rsidRPr="00D541E8">
        <w:t xml:space="preserve">Role: Senior researcher (Kenya) </w:t>
      </w:r>
    </w:p>
    <w:p w14:paraId="131C0D2C" w14:textId="77777777" w:rsidR="002209EE" w:rsidRPr="00D541E8" w:rsidRDefault="002209EE" w:rsidP="002C71AA">
      <w:pPr>
        <w:shd w:val="clear" w:color="auto" w:fill="FFFFFF" w:themeFill="background1"/>
      </w:pPr>
      <w:r w:rsidRPr="00D541E8">
        <w:t xml:space="preserve">Publications only year 2020 and 2021 out of 358 publications </w:t>
      </w:r>
    </w:p>
    <w:p w14:paraId="363215C5" w14:textId="77777777" w:rsidR="002209EE" w:rsidRPr="00D541E8" w:rsidRDefault="002209EE" w:rsidP="002C71AA">
      <w:pPr>
        <w:shd w:val="clear" w:color="auto" w:fill="FFFFFF" w:themeFill="background1"/>
      </w:pPr>
      <w:r w:rsidRPr="00D541E8">
        <w:t>Osborn TL, Wasil AR, Weisz JR, Kleinman A, Ndetei DM. Where is the global in global mental health? A call for inclusive multicultural collaboration. General Psychiatry. 2020 Nov 1;33(6):e100351.</w:t>
      </w:r>
    </w:p>
    <w:p w14:paraId="3A79F6AA" w14:textId="77777777" w:rsidR="002209EE" w:rsidRPr="00D541E8" w:rsidRDefault="002209EE" w:rsidP="002C71AA">
      <w:pPr>
        <w:shd w:val="clear" w:color="auto" w:fill="FFFFFF" w:themeFill="background1"/>
      </w:pPr>
      <w:r w:rsidRPr="00D541E8">
        <w:t>Musyimi, C.W., Mutiso, V.N., Nyamai, D.N., Ebuenyi, I. and Ndetei, D.M., 2020. Suicidal behavior risks during adolescent pregnancy in a low-resource setting: A qualitative study. PLoS one, 15(7), p.e0236269.</w:t>
      </w:r>
    </w:p>
    <w:p w14:paraId="73F8B843" w14:textId="77777777" w:rsidR="002209EE" w:rsidRPr="00D541E8" w:rsidRDefault="002209EE" w:rsidP="002C71AA">
      <w:pPr>
        <w:shd w:val="clear" w:color="auto" w:fill="FFFFFF" w:themeFill="background1"/>
      </w:pPr>
      <w:r w:rsidRPr="00D541E8">
        <w:t>Mamah D, Cloninger CR, Mutiso VN, Gitonga I, Tele A, Ndetei DM. Personality Traits as Markers of Psychosis Risk in Kenya: Assessment of Temperament and Character. Schizophrenia Bulletin Open. 2020 Sep 19.</w:t>
      </w:r>
    </w:p>
    <w:p w14:paraId="27C1E0BF" w14:textId="77777777" w:rsidR="002209EE" w:rsidRPr="00D541E8" w:rsidRDefault="002209EE" w:rsidP="002C71AA">
      <w:pPr>
        <w:shd w:val="clear" w:color="auto" w:fill="FFFFFF" w:themeFill="background1"/>
      </w:pPr>
      <w:r w:rsidRPr="00D541E8">
        <w:t>Mutiso V, Musyimi C, Rebello T, Gitonga I, Tele A, Pike K, Ndetei D. Predictors of intimate partner violence in patients attending general health services at rural health facilities in Makueni county, Kenya. Mental Health &amp; Prevention. 2020 Dec 1;20:200191.</w:t>
      </w:r>
    </w:p>
    <w:p w14:paraId="53D7C359" w14:textId="43DBB82A" w:rsidR="002209EE" w:rsidRPr="00D541E8" w:rsidRDefault="002209EE" w:rsidP="002C71AA">
      <w:pPr>
        <w:shd w:val="clear" w:color="auto" w:fill="FFFFFF" w:themeFill="background1"/>
      </w:pPr>
      <w:r w:rsidRPr="00D541E8">
        <w:t>C. E. Lloyd , N. Sartorius, H. U. Ahmed, A. Alvarez, S. Bahendeka, A. E. Bobrov), L. Burti, S. K. Chaturvedi, W. Gaebel, G. de Girolamo, T. M. Gondek, M. Guinzbourg, M. G. Heinze, A. Khan, A. Kiejna, A. Kokoszka, T. Kamala, N. M. Lalic, D. Lecic-Tosevski, E. Mannucci, B. Mankovsky, K. Müssig, V. Mutiso, D. Ndetei, A. Nouwen, G. Rabbani, S. S. Srikanta, E. G. Starostina, M. Shevchuk, R. Taj, U. Valentini, K. van Dam, O. Vukovic, W. Wölwer . Factors associated with the onset of major depressive disorder in adults with type 2 diabetes living in 12 different countries: results from the INTERPRET-DD prospective study Volume 29</w:t>
      </w:r>
      <w:r w:rsidR="009C63E8" w:rsidRPr="00D541E8">
        <w:t xml:space="preserve"> </w:t>
      </w:r>
      <w:r w:rsidRPr="00D541E8">
        <w:t>2020, e134. Epidemiology and Psychiatric Sciences. DOI: https://doi.org/10.1017/S2045796020000438</w:t>
      </w:r>
      <w:r w:rsidR="009C63E8" w:rsidRPr="00D541E8">
        <w:t xml:space="preserve">  </w:t>
      </w:r>
      <w:r w:rsidRPr="00D541E8">
        <w:t xml:space="preserve"> </w:t>
      </w:r>
    </w:p>
    <w:p w14:paraId="176DFD82" w14:textId="0DFE43D8" w:rsidR="002209EE" w:rsidRPr="00D541E8" w:rsidRDefault="002209EE" w:rsidP="002C71AA">
      <w:pPr>
        <w:shd w:val="clear" w:color="auto" w:fill="FFFFFF" w:themeFill="background1"/>
      </w:pPr>
      <w:r w:rsidRPr="00D541E8">
        <w:rPr>
          <w:lang w:val="es-ES"/>
        </w:rPr>
        <w:t>Mutiso VN, Musyimi CW, Tele A, Gitonga I, Ndetei DM,.</w:t>
      </w:r>
      <w:r w:rsidR="009C63E8" w:rsidRPr="00D541E8">
        <w:rPr>
          <w:lang w:val="es-ES"/>
        </w:rPr>
        <w:t xml:space="preserve"> </w:t>
      </w:r>
      <w:r w:rsidRPr="00D541E8">
        <w:t>Feasibility study on the mhGAP-IG as a tool to enhance parental awareness of symptoms of mental disorders in lower primary (6-10 year old) school-going children: Towards inclusive child mental health services in a Kenyan setting. Early Intervention in Psychiatry http://dx.doi.org/10.1111/eip.12963</w:t>
      </w:r>
    </w:p>
    <w:p w14:paraId="71A32556" w14:textId="77777777" w:rsidR="002209EE" w:rsidRPr="00D541E8" w:rsidRDefault="002209EE" w:rsidP="002C71AA">
      <w:pPr>
        <w:shd w:val="clear" w:color="auto" w:fill="FFFFFF" w:themeFill="background1"/>
      </w:pPr>
      <w:r w:rsidRPr="00D541E8">
        <w:t xml:space="preserve">Shanley, J. R., Armistead, L. P., Musyimi, C., Nyamai, D., Ishiekwene, M., Mutiso, V., &amp; Ndetei, D. (2021). Engaging community voices to assess Kenya’s strengths and limitations to support a child maltreatment prevention program. Child Abuse &amp; Neglect, 111. </w:t>
      </w:r>
      <w:hyperlink r:id="rId149" w:history="1">
        <w:r w:rsidRPr="00D541E8">
          <w:rPr>
            <w:rStyle w:val="Hyperlink"/>
          </w:rPr>
          <w:t>https://doi.org/https://doi.org/10.1016/j.chiabu.2020.104772</w:t>
        </w:r>
      </w:hyperlink>
      <w:r w:rsidRPr="00D541E8">
        <w:t xml:space="preserve"> </w:t>
      </w:r>
    </w:p>
    <w:p w14:paraId="1ADC4E87" w14:textId="77777777" w:rsidR="002209EE" w:rsidRPr="00D541E8" w:rsidRDefault="002209EE" w:rsidP="002C71AA">
      <w:pPr>
        <w:shd w:val="clear" w:color="auto" w:fill="FFFFFF" w:themeFill="background1"/>
      </w:pPr>
      <w:r w:rsidRPr="00D541E8">
        <w:t>Ndetei D, Pike K, Mutiso V, Tele A, Gitonga I, Rebello T, Musyimi C, Mamah D. Patterns and predictors of symptoms of affectivity and psychosis in adults who screened positive on the WHO mhGAP-IG in a rural setting in Kenya. International Medicine 2020, 2(5): 284-293</w:t>
      </w:r>
    </w:p>
    <w:p w14:paraId="1FCCA79F" w14:textId="0682B527" w:rsidR="002209EE" w:rsidRPr="00D541E8" w:rsidRDefault="002209EE" w:rsidP="002C71AA">
      <w:pPr>
        <w:shd w:val="clear" w:color="auto" w:fill="FFFFFF" w:themeFill="background1"/>
      </w:pPr>
      <w:r w:rsidRPr="00D541E8">
        <w:t xml:space="preserve">Kariuki, E.W., Kuria, M.W., Were, F.N. Ndetei M.N. Effectiveness of a brief psychoeducational intervention on postnatal depression in the slums, Nairobi: a longitudinal study. Arch Womens Ment Health (2020). </w:t>
      </w:r>
      <w:hyperlink r:id="rId150" w:history="1">
        <w:r w:rsidR="003412C3" w:rsidRPr="00D541E8">
          <w:rPr>
            <w:rStyle w:val="Hyperlink"/>
          </w:rPr>
          <w:t>https://doi.org/10.1007/s00737-020-01085-</w:t>
        </w:r>
      </w:hyperlink>
      <w:r w:rsidRPr="00D541E8">
        <w:t>Christine Mbuve Wasanga</w:t>
      </w:r>
    </w:p>
    <w:p w14:paraId="094734F0" w14:textId="77777777" w:rsidR="002209EE" w:rsidRPr="00D541E8" w:rsidRDefault="002209EE" w:rsidP="002C71AA">
      <w:pPr>
        <w:shd w:val="clear" w:color="auto" w:fill="FFFFFF" w:themeFill="background1"/>
      </w:pPr>
      <w:r w:rsidRPr="00D541E8">
        <w:t>PERSONAL INFORMATION</w:t>
      </w:r>
    </w:p>
    <w:p w14:paraId="0BC69B2E" w14:textId="77777777" w:rsidR="002209EE" w:rsidRPr="00D541E8" w:rsidRDefault="002209EE" w:rsidP="002C71AA">
      <w:pPr>
        <w:shd w:val="clear" w:color="auto" w:fill="FFFFFF" w:themeFill="background1"/>
      </w:pPr>
      <w:r w:rsidRPr="00D541E8">
        <w:tab/>
        <w:t>Name</w:t>
      </w:r>
      <w:r w:rsidRPr="00D541E8">
        <w:tab/>
        <w:t>Christine Mbuve Wasanga</w:t>
      </w:r>
    </w:p>
    <w:p w14:paraId="5D3BEBD5" w14:textId="77777777" w:rsidR="002209EE" w:rsidRPr="00D541E8" w:rsidRDefault="002209EE" w:rsidP="002C71AA">
      <w:pPr>
        <w:shd w:val="clear" w:color="auto" w:fill="FFFFFF" w:themeFill="background1"/>
      </w:pPr>
      <w:r w:rsidRPr="00D541E8">
        <w:t>Address</w:t>
      </w:r>
      <w:r w:rsidRPr="00D541E8">
        <w:tab/>
        <w:t>P.O. Box 3678, 00506, Nairobi</w:t>
      </w:r>
    </w:p>
    <w:p w14:paraId="5ED32617" w14:textId="77777777" w:rsidR="002209EE" w:rsidRPr="00D541E8" w:rsidRDefault="002209EE" w:rsidP="002C71AA">
      <w:pPr>
        <w:shd w:val="clear" w:color="auto" w:fill="FFFFFF" w:themeFill="background1"/>
      </w:pPr>
      <w:r w:rsidRPr="00D541E8">
        <w:t>Telephone</w:t>
      </w:r>
      <w:r w:rsidRPr="00D541E8">
        <w:tab/>
        <w:t>020-8703000 ext. 3522; 0721-355108</w:t>
      </w:r>
    </w:p>
    <w:p w14:paraId="656926C8" w14:textId="77777777" w:rsidR="002209EE" w:rsidRPr="00D541E8" w:rsidRDefault="002209EE" w:rsidP="002C71AA">
      <w:pPr>
        <w:shd w:val="clear" w:color="auto" w:fill="FFFFFF" w:themeFill="background1"/>
      </w:pPr>
      <w:r w:rsidRPr="00D541E8">
        <w:t>E-mail:</w:t>
      </w:r>
      <w:r w:rsidRPr="00D541E8">
        <w:tab/>
      </w:r>
      <w:hyperlink r:id="rId151" w:history="1">
        <w:r w:rsidRPr="00D541E8">
          <w:rPr>
            <w:rStyle w:val="Hyperlink"/>
          </w:rPr>
          <w:t xml:space="preserve">wasanga.christine@ku.ac.ke, </w:t>
        </w:r>
      </w:hyperlink>
      <w:hyperlink r:id="rId152" w:history="1">
        <w:r w:rsidRPr="00D541E8">
          <w:rPr>
            <w:rStyle w:val="Hyperlink"/>
          </w:rPr>
          <w:t>christinewasanga@gmail.com</w:t>
        </w:r>
      </w:hyperlink>
    </w:p>
    <w:p w14:paraId="0E01AC1D" w14:textId="77777777" w:rsidR="002209EE" w:rsidRPr="00D541E8" w:rsidRDefault="002209EE" w:rsidP="002C71AA">
      <w:pPr>
        <w:shd w:val="clear" w:color="auto" w:fill="FFFFFF" w:themeFill="background1"/>
      </w:pPr>
      <w:r w:rsidRPr="00D541E8">
        <w:t>ACADEMIC AND PROFESSIONAL TRAINING</w:t>
      </w:r>
    </w:p>
    <w:p w14:paraId="713485C3" w14:textId="77777777" w:rsidR="002209EE" w:rsidRPr="00D541E8" w:rsidRDefault="002209EE" w:rsidP="002C71AA">
      <w:pPr>
        <w:shd w:val="clear" w:color="auto" w:fill="FFFFFF" w:themeFill="background1"/>
      </w:pPr>
      <w:r w:rsidRPr="00D541E8">
        <w:t>Professional Training</w:t>
      </w:r>
    </w:p>
    <w:p w14:paraId="06FC70A5" w14:textId="77777777" w:rsidR="002209EE" w:rsidRPr="00D541E8" w:rsidRDefault="002209EE" w:rsidP="002C71AA">
      <w:pPr>
        <w:shd w:val="clear" w:color="auto" w:fill="FFFFFF" w:themeFill="background1"/>
      </w:pPr>
      <w:r w:rsidRPr="00D541E8">
        <w:t>2015 – 2016 Accredited Mediator, Chartered Institute of Arbitrators</w:t>
      </w:r>
    </w:p>
    <w:p w14:paraId="1D7A2583" w14:textId="77777777" w:rsidR="002209EE" w:rsidRPr="00D541E8" w:rsidRDefault="002209EE" w:rsidP="002C71AA">
      <w:pPr>
        <w:shd w:val="clear" w:color="auto" w:fill="FFFFFF" w:themeFill="background1"/>
      </w:pPr>
      <w:r w:rsidRPr="00D541E8">
        <w:t>2004: PhD in Educational Psychology, Kenyatta University</w:t>
      </w:r>
    </w:p>
    <w:p w14:paraId="71FDD593" w14:textId="77777777" w:rsidR="002209EE" w:rsidRPr="00D541E8" w:rsidRDefault="002209EE" w:rsidP="002C71AA">
      <w:pPr>
        <w:shd w:val="clear" w:color="auto" w:fill="FFFFFF" w:themeFill="background1"/>
      </w:pPr>
      <w:r w:rsidRPr="00D541E8">
        <w:t>2007: MA (Counseling Psychology) Daystar University.</w:t>
      </w:r>
    </w:p>
    <w:p w14:paraId="31F75114" w14:textId="77777777" w:rsidR="002209EE" w:rsidRPr="00D541E8" w:rsidRDefault="002209EE" w:rsidP="002C71AA">
      <w:pPr>
        <w:shd w:val="clear" w:color="auto" w:fill="FFFFFF" w:themeFill="background1"/>
      </w:pPr>
      <w:r w:rsidRPr="00D541E8">
        <w:t>1988: MEd Kenyatta University.</w:t>
      </w:r>
    </w:p>
    <w:p w14:paraId="77EE3CA9" w14:textId="77777777" w:rsidR="002209EE" w:rsidRPr="00D541E8" w:rsidRDefault="002209EE" w:rsidP="002C71AA">
      <w:pPr>
        <w:shd w:val="clear" w:color="auto" w:fill="FFFFFF" w:themeFill="background1"/>
      </w:pPr>
      <w:r w:rsidRPr="00D541E8">
        <w:t>1981: B.Ed University of Nairobi.</w:t>
      </w:r>
    </w:p>
    <w:p w14:paraId="099A1BC7" w14:textId="77777777" w:rsidR="002209EE" w:rsidRPr="00D541E8" w:rsidRDefault="002209EE" w:rsidP="002C71AA">
      <w:pPr>
        <w:shd w:val="clear" w:color="auto" w:fill="FFFFFF" w:themeFill="background1"/>
      </w:pPr>
      <w:r w:rsidRPr="00D541E8">
        <w:t>Secondary Education</w:t>
      </w:r>
    </w:p>
    <w:p w14:paraId="782868D9" w14:textId="77777777" w:rsidR="002209EE" w:rsidRPr="00D541E8" w:rsidRDefault="002209EE" w:rsidP="002C71AA">
      <w:pPr>
        <w:shd w:val="clear" w:color="auto" w:fill="FFFFFF" w:themeFill="background1"/>
      </w:pPr>
      <w:r w:rsidRPr="00D541E8">
        <w:t>1976 to 1977: Alliance Girls High School. Kenya Advanced level of Education</w:t>
      </w:r>
    </w:p>
    <w:p w14:paraId="414B3894" w14:textId="77777777" w:rsidR="002209EE" w:rsidRPr="00D541E8" w:rsidRDefault="002209EE" w:rsidP="002C71AA">
      <w:pPr>
        <w:shd w:val="clear" w:color="auto" w:fill="FFFFFF" w:themeFill="background1"/>
      </w:pPr>
      <w:r w:rsidRPr="00D541E8">
        <w:t>1972 to 1975:</w:t>
      </w:r>
      <w:r w:rsidRPr="00D541E8">
        <w:tab/>
        <w:t>Mulango Girls Secondary School. East African Certificate of Education.</w:t>
      </w:r>
    </w:p>
    <w:p w14:paraId="7DC66765" w14:textId="77777777" w:rsidR="002209EE" w:rsidRPr="00D541E8" w:rsidRDefault="002209EE" w:rsidP="002C71AA">
      <w:pPr>
        <w:shd w:val="clear" w:color="auto" w:fill="FFFFFF" w:themeFill="background1"/>
      </w:pPr>
      <w:r w:rsidRPr="00D541E8">
        <w:t>PROFESSIONAL EXPERIENCE</w:t>
      </w:r>
    </w:p>
    <w:p w14:paraId="3F798188" w14:textId="77777777" w:rsidR="002209EE" w:rsidRPr="00D541E8" w:rsidRDefault="002209EE" w:rsidP="002C71AA">
      <w:pPr>
        <w:shd w:val="clear" w:color="auto" w:fill="FFFFFF" w:themeFill="background1"/>
      </w:pPr>
      <w:r w:rsidRPr="00D541E8">
        <w:t>2013 to August 2017: Director, Centre for Teaching Excellence and Research Training, Kenyatta University. Tasks included:</w:t>
      </w:r>
    </w:p>
    <w:p w14:paraId="336B115A" w14:textId="77777777" w:rsidR="002209EE" w:rsidRPr="00D541E8" w:rsidRDefault="002209EE" w:rsidP="002C71AA">
      <w:pPr>
        <w:shd w:val="clear" w:color="auto" w:fill="FFFFFF" w:themeFill="background1"/>
      </w:pPr>
      <w:r w:rsidRPr="00D541E8">
        <w:t>Conducting evaluation of lecturers by students at the end of each semester and designing intervention measures for lecturers rated low.</w:t>
      </w:r>
    </w:p>
    <w:p w14:paraId="2D858675" w14:textId="77777777" w:rsidR="002209EE" w:rsidRPr="00D541E8" w:rsidRDefault="002209EE" w:rsidP="002C71AA">
      <w:pPr>
        <w:shd w:val="clear" w:color="auto" w:fill="FFFFFF" w:themeFill="background1"/>
      </w:pPr>
      <w:r w:rsidRPr="00D541E8">
        <w:t>Assessment of training needs of academic members of staff</w:t>
      </w:r>
    </w:p>
    <w:p w14:paraId="76840B65" w14:textId="77777777" w:rsidR="002209EE" w:rsidRPr="00D541E8" w:rsidRDefault="002209EE" w:rsidP="002C71AA">
      <w:pPr>
        <w:shd w:val="clear" w:color="auto" w:fill="FFFFFF" w:themeFill="background1"/>
      </w:pPr>
      <w:r w:rsidRPr="00D541E8">
        <w:t>Organizing trainings for academic members of staff in teaching methodology and setting, marking and interpretation of examinations</w:t>
      </w:r>
    </w:p>
    <w:p w14:paraId="42B61A2D" w14:textId="77777777" w:rsidR="002209EE" w:rsidRPr="00D541E8" w:rsidRDefault="002209EE" w:rsidP="002C71AA">
      <w:pPr>
        <w:shd w:val="clear" w:color="auto" w:fill="FFFFFF" w:themeFill="background1"/>
      </w:pPr>
      <w:r w:rsidRPr="00D541E8">
        <w:t>Organizing trainings for members of staff in research and supervision of theses</w:t>
      </w:r>
    </w:p>
    <w:p w14:paraId="5F170D2F" w14:textId="77777777" w:rsidR="002209EE" w:rsidRPr="00D541E8" w:rsidRDefault="002209EE" w:rsidP="002C71AA">
      <w:pPr>
        <w:shd w:val="clear" w:color="auto" w:fill="FFFFFF" w:themeFill="background1"/>
      </w:pPr>
      <w:r w:rsidRPr="00D541E8">
        <w:t>Carrying out impact of the trainings on academic members of staff</w:t>
      </w:r>
    </w:p>
    <w:p w14:paraId="12619FF0" w14:textId="77777777" w:rsidR="002209EE" w:rsidRPr="00D541E8" w:rsidRDefault="002209EE" w:rsidP="002C71AA">
      <w:pPr>
        <w:shd w:val="clear" w:color="auto" w:fill="FFFFFF" w:themeFill="background1"/>
      </w:pPr>
      <w:r w:rsidRPr="00D541E8">
        <w:t>2012 to date: Senior Lecturer, Department of Psychology, Kenyatta University</w:t>
      </w:r>
    </w:p>
    <w:p w14:paraId="46418830" w14:textId="77777777" w:rsidR="002209EE" w:rsidRPr="00D541E8" w:rsidRDefault="002209EE" w:rsidP="002C71AA">
      <w:pPr>
        <w:shd w:val="clear" w:color="auto" w:fill="FFFFFF" w:themeFill="background1"/>
      </w:pPr>
      <w:r w:rsidRPr="00D541E8">
        <w:t>Duties include teaching, examination, research and supervision of undergraduate and post graduate students in counseling psychology.</w:t>
      </w:r>
    </w:p>
    <w:p w14:paraId="5B1276A6" w14:textId="77777777" w:rsidR="002209EE" w:rsidRPr="00D541E8" w:rsidRDefault="002209EE" w:rsidP="002C71AA">
      <w:pPr>
        <w:shd w:val="clear" w:color="auto" w:fill="FFFFFF" w:themeFill="background1"/>
      </w:pPr>
      <w:r w:rsidRPr="00D541E8">
        <w:t>Chair, Departmental Curriculum Committee</w:t>
      </w:r>
    </w:p>
    <w:p w14:paraId="6E5E96A5" w14:textId="77777777" w:rsidR="002209EE" w:rsidRPr="00D541E8" w:rsidRDefault="002209EE" w:rsidP="002C71AA">
      <w:pPr>
        <w:shd w:val="clear" w:color="auto" w:fill="FFFFFF" w:themeFill="background1"/>
      </w:pPr>
      <w:r w:rsidRPr="00D541E8">
        <w:t>Departmental representative to the School curriculum committee</w:t>
      </w:r>
    </w:p>
    <w:p w14:paraId="3DC617B3" w14:textId="77777777" w:rsidR="002209EE" w:rsidRPr="00D541E8" w:rsidRDefault="002209EE" w:rsidP="002C71AA">
      <w:pPr>
        <w:shd w:val="clear" w:color="auto" w:fill="FFFFFF" w:themeFill="background1"/>
      </w:pPr>
      <w:r w:rsidRPr="00D541E8">
        <w:t>Member, Departmental post graduate board.</w:t>
      </w:r>
    </w:p>
    <w:p w14:paraId="73880D42" w14:textId="77777777" w:rsidR="002209EE" w:rsidRPr="00D541E8" w:rsidRDefault="002209EE" w:rsidP="002C71AA">
      <w:pPr>
        <w:shd w:val="clear" w:color="auto" w:fill="FFFFFF" w:themeFill="background1"/>
      </w:pPr>
      <w:r w:rsidRPr="00D541E8">
        <w:t>Other duties include supervision of post graduate students on counselling practicum and Thesis writing</w:t>
      </w:r>
    </w:p>
    <w:p w14:paraId="45719802" w14:textId="77777777" w:rsidR="002209EE" w:rsidRPr="00D541E8" w:rsidRDefault="002209EE" w:rsidP="002C71AA">
      <w:pPr>
        <w:shd w:val="clear" w:color="auto" w:fill="FFFFFF" w:themeFill="background1"/>
      </w:pPr>
      <w:r w:rsidRPr="00D541E8">
        <w:t>2009 to date: Curriculum Peer reviewer for Commission for University Education (CUE) for new programs in psychology</w:t>
      </w:r>
    </w:p>
    <w:p w14:paraId="31E16875" w14:textId="77777777" w:rsidR="002209EE" w:rsidRPr="00D541E8" w:rsidRDefault="002209EE" w:rsidP="002C71AA">
      <w:pPr>
        <w:shd w:val="clear" w:color="auto" w:fill="FFFFFF" w:themeFill="background1"/>
      </w:pPr>
      <w:r w:rsidRPr="00D541E8">
        <w:t>2008 – 2012: Member, Kenyatta University Council</w:t>
      </w:r>
    </w:p>
    <w:p w14:paraId="2F712147" w14:textId="77777777" w:rsidR="002209EE" w:rsidRPr="00D541E8" w:rsidRDefault="002209EE" w:rsidP="002C71AA">
      <w:pPr>
        <w:shd w:val="clear" w:color="auto" w:fill="FFFFFF" w:themeFill="background1"/>
      </w:pPr>
      <w:r w:rsidRPr="00D541E8">
        <w:t>2006-2012: Chairperson, Department of Psychology, Kenyatta University</w:t>
      </w:r>
    </w:p>
    <w:p w14:paraId="2216734B" w14:textId="77777777" w:rsidR="002209EE" w:rsidRPr="00D541E8" w:rsidRDefault="002209EE" w:rsidP="002C71AA">
      <w:pPr>
        <w:shd w:val="clear" w:color="auto" w:fill="FFFFFF" w:themeFill="background1"/>
      </w:pPr>
      <w:r w:rsidRPr="00D541E8">
        <w:t>2008: Coordinator for Kenyatta University Counseling Response Team to address psycho-social needs of reporting students after the post-election violence</w:t>
      </w:r>
    </w:p>
    <w:p w14:paraId="5251B732" w14:textId="77777777" w:rsidR="002209EE" w:rsidRPr="00D541E8" w:rsidRDefault="002209EE" w:rsidP="002C71AA">
      <w:pPr>
        <w:shd w:val="clear" w:color="auto" w:fill="FFFFFF" w:themeFill="background1"/>
      </w:pPr>
      <w:r w:rsidRPr="00D541E8">
        <w:t>1991 – 2006: Lecturer in the department of Ed. Psychology. Duties included teaching, research and supervision of undergraduate and post graduate students.</w:t>
      </w:r>
    </w:p>
    <w:p w14:paraId="23EDE6C9" w14:textId="77777777" w:rsidR="002209EE" w:rsidRPr="00D541E8" w:rsidRDefault="002209EE" w:rsidP="002C71AA">
      <w:pPr>
        <w:shd w:val="clear" w:color="auto" w:fill="FFFFFF" w:themeFill="background1"/>
      </w:pPr>
      <w:r w:rsidRPr="00D541E8">
        <w:t>1987 – 1990: Lecturer at Thogoto Teachers College. Duties included teaching professional studies and supervision of students on teaching practice. In addition, I was also involved in in-service of untrained teachers under the Arid and semi- arid program</w:t>
      </w:r>
    </w:p>
    <w:p w14:paraId="78BB7CE4" w14:textId="77777777" w:rsidR="002209EE" w:rsidRPr="00D541E8" w:rsidRDefault="002209EE" w:rsidP="002C71AA">
      <w:pPr>
        <w:shd w:val="clear" w:color="auto" w:fill="FFFFFF" w:themeFill="background1"/>
      </w:pPr>
      <w:r w:rsidRPr="00D541E8">
        <w:t>1981 – 1985: Teaching at Machakos Teachers College. Duties included teaching and supervision of students.</w:t>
      </w:r>
    </w:p>
    <w:p w14:paraId="4BB328CB" w14:textId="77777777" w:rsidR="002209EE" w:rsidRPr="00D541E8" w:rsidRDefault="002209EE" w:rsidP="002C71AA">
      <w:pPr>
        <w:shd w:val="clear" w:color="auto" w:fill="FFFFFF" w:themeFill="background1"/>
      </w:pPr>
      <w:r w:rsidRPr="00D541E8">
        <w:t>SUPERVISION AND EXAMINATION OF POSTGRADUATE STUDENTS</w:t>
      </w:r>
    </w:p>
    <w:p w14:paraId="3330D83A" w14:textId="77777777" w:rsidR="002209EE" w:rsidRPr="00D541E8" w:rsidRDefault="002209EE" w:rsidP="002C71AA">
      <w:pPr>
        <w:shd w:val="clear" w:color="auto" w:fill="FFFFFF" w:themeFill="background1"/>
      </w:pPr>
      <w:r w:rsidRPr="00D541E8">
        <w:t>Completed Theses and Research projects</w:t>
      </w:r>
    </w:p>
    <w:p w14:paraId="73E3F2CC" w14:textId="77777777" w:rsidR="002209EE" w:rsidRPr="00D541E8" w:rsidRDefault="002209EE" w:rsidP="002C71AA">
      <w:pPr>
        <w:shd w:val="clear" w:color="auto" w:fill="FFFFFF" w:themeFill="background1"/>
      </w:pPr>
      <w:r w:rsidRPr="00D541E8">
        <w:t>PhD</w:t>
      </w:r>
    </w:p>
    <w:p w14:paraId="0AE67220" w14:textId="77777777" w:rsidR="002209EE" w:rsidRPr="00D541E8" w:rsidRDefault="002209EE" w:rsidP="002C71AA">
      <w:pPr>
        <w:shd w:val="clear" w:color="auto" w:fill="FFFFFF" w:themeFill="background1"/>
      </w:pPr>
      <w:r w:rsidRPr="00D541E8">
        <w:t>Perception and utilization of peer counselling services among University students in Kenya. A PhD Study by Mary Kamina.</w:t>
      </w:r>
    </w:p>
    <w:p w14:paraId="45B4EC66" w14:textId="77777777" w:rsidR="002209EE" w:rsidRPr="00D541E8" w:rsidRDefault="002209EE" w:rsidP="002C71AA">
      <w:pPr>
        <w:shd w:val="clear" w:color="auto" w:fill="FFFFFF" w:themeFill="background1"/>
      </w:pPr>
      <w:r w:rsidRPr="00D541E8">
        <w:t>The effectiveness of group therapy in restoring psychological wellbeing of sexually violated women of 1994 genocide. The case study of Ibuka, Rwanda. By Jeanne Marie Ntete, 2017.</w:t>
      </w:r>
    </w:p>
    <w:p w14:paraId="48DDD66D" w14:textId="77777777" w:rsidR="002209EE" w:rsidRPr="00D541E8" w:rsidRDefault="002209EE" w:rsidP="002C71AA">
      <w:pPr>
        <w:shd w:val="clear" w:color="auto" w:fill="FFFFFF" w:themeFill="background1"/>
      </w:pPr>
      <w:r w:rsidRPr="00D541E8">
        <w:t>Personality traits, efficacy judgements and electoral outcomes: a case of selected female parliamentary politicians in Kenya. A PhD study by Jonathan Maweu, 2016</w:t>
      </w:r>
    </w:p>
    <w:p w14:paraId="0177F77B" w14:textId="77777777" w:rsidR="002209EE" w:rsidRPr="00D541E8" w:rsidRDefault="002209EE" w:rsidP="002C71AA">
      <w:pPr>
        <w:shd w:val="clear" w:color="auto" w:fill="FFFFFF" w:themeFill="background1"/>
      </w:pPr>
      <w:r w:rsidRPr="00D541E8">
        <w:t>Endogenous factors influencing women to stay in abusive spousal relationships. A case study of Women Rights Awareness Program. A PhD study by Zipporah Kaaria, 2016</w:t>
      </w:r>
    </w:p>
    <w:p w14:paraId="725DE207" w14:textId="77777777" w:rsidR="002209EE" w:rsidRPr="00D541E8" w:rsidRDefault="002209EE" w:rsidP="002C71AA">
      <w:pPr>
        <w:shd w:val="clear" w:color="auto" w:fill="FFFFFF" w:themeFill="background1"/>
      </w:pPr>
      <w:r w:rsidRPr="00D541E8">
        <w:t>Parental correlates of adult victimization to intimate partner Violence among men in Nyeri County, Kenya. A PhD study by Lydia Maingi, 2016</w:t>
      </w:r>
    </w:p>
    <w:p w14:paraId="16B5172A" w14:textId="77777777" w:rsidR="002209EE" w:rsidRPr="00D541E8" w:rsidRDefault="002209EE" w:rsidP="002C71AA">
      <w:pPr>
        <w:shd w:val="clear" w:color="auto" w:fill="FFFFFF" w:themeFill="background1"/>
      </w:pPr>
      <w:r w:rsidRPr="00D541E8">
        <w:t>Self-efficacy and family emotional climate in abstinence maintenance among recovering alcoholics. A PhD study by Eunice Njango, 2015</w:t>
      </w:r>
    </w:p>
    <w:p w14:paraId="3C466593" w14:textId="77777777" w:rsidR="002209EE" w:rsidRPr="00D541E8" w:rsidRDefault="002209EE" w:rsidP="002C71AA">
      <w:pPr>
        <w:shd w:val="clear" w:color="auto" w:fill="FFFFFF" w:themeFill="background1"/>
      </w:pPr>
      <w:r w:rsidRPr="00D541E8">
        <w:t>Conceptualization of abnormal behavior among slum residents in Nairobi County, Kenya: implications for mental health interventions. A PhD study by Agnes Nthangi, 2015</w:t>
      </w:r>
    </w:p>
    <w:p w14:paraId="73B37E88" w14:textId="77777777" w:rsidR="002209EE" w:rsidRPr="00D541E8" w:rsidRDefault="002209EE" w:rsidP="002C71AA">
      <w:pPr>
        <w:shd w:val="clear" w:color="auto" w:fill="FFFFFF" w:themeFill="background1"/>
      </w:pPr>
      <w:r w:rsidRPr="00D541E8">
        <w:t>The role of counseling professional associations in professional counseling practices in Kenya. A PhD study by Peterson Mwangi, 2014</w:t>
      </w:r>
    </w:p>
    <w:p w14:paraId="480A2835" w14:textId="77777777" w:rsidR="002209EE" w:rsidRPr="00D541E8" w:rsidRDefault="002209EE" w:rsidP="002C71AA">
      <w:pPr>
        <w:shd w:val="clear" w:color="auto" w:fill="FFFFFF" w:themeFill="background1"/>
      </w:pPr>
      <w:r w:rsidRPr="00D541E8">
        <w:t>Prevalence and correlates of school violence in Kenya: Implications for intervention. A PhD study by Muchiri Karega, 2012</w:t>
      </w:r>
    </w:p>
    <w:p w14:paraId="48B55C62" w14:textId="77777777" w:rsidR="002209EE" w:rsidRPr="00D541E8" w:rsidRDefault="002209EE" w:rsidP="002C71AA">
      <w:pPr>
        <w:shd w:val="clear" w:color="auto" w:fill="FFFFFF" w:themeFill="background1"/>
      </w:pPr>
      <w:r w:rsidRPr="00D541E8">
        <w:t>Emotional Intelligence among workers in rehabilitation schools in Kenya. A PhD study by Beatrice Kathungu, 2010</w:t>
      </w:r>
    </w:p>
    <w:p w14:paraId="70A6015A" w14:textId="77777777" w:rsidR="002209EE" w:rsidRPr="00D541E8" w:rsidRDefault="002209EE" w:rsidP="002C71AA">
      <w:pPr>
        <w:shd w:val="clear" w:color="auto" w:fill="FFFFFF" w:themeFill="background1"/>
      </w:pPr>
      <w:r w:rsidRPr="00D541E8">
        <w:t>MA</w:t>
      </w:r>
    </w:p>
    <w:p w14:paraId="2B8ECD29" w14:textId="77777777" w:rsidR="002209EE" w:rsidRPr="00D541E8" w:rsidRDefault="002209EE" w:rsidP="002C71AA">
      <w:pPr>
        <w:shd w:val="clear" w:color="auto" w:fill="FFFFFF" w:themeFill="background1"/>
      </w:pPr>
      <w:r w:rsidRPr="00D541E8">
        <w:t>Psychosocial challenges of combat deployment on the families of Kenyan military soldiers: a case of Operation Linda Nchi in Somalia. A Masters study by Esther Kahiri, 2015.</w:t>
      </w:r>
    </w:p>
    <w:p w14:paraId="2061744A" w14:textId="77777777" w:rsidR="002209EE" w:rsidRPr="00D541E8" w:rsidRDefault="002209EE" w:rsidP="002C71AA">
      <w:pPr>
        <w:shd w:val="clear" w:color="auto" w:fill="FFFFFF" w:themeFill="background1"/>
      </w:pPr>
      <w:r w:rsidRPr="00D541E8">
        <w:t>The impact of community mental health services in social adjustment of discharged mental patients in Kariobangi and Mathare slums. A Masters study by James Chembeni, 2015</w:t>
      </w:r>
    </w:p>
    <w:p w14:paraId="55B6FEEB" w14:textId="77777777" w:rsidR="002209EE" w:rsidRPr="00D541E8" w:rsidRDefault="002209EE" w:rsidP="002C71AA">
      <w:pPr>
        <w:shd w:val="clear" w:color="auto" w:fill="FFFFFF" w:themeFill="background1"/>
      </w:pPr>
      <w:r w:rsidRPr="00D541E8">
        <w:t>Factors contributing to recurrent unrest in secondary schools in Kangundo District. A Masters study by Dorothy Muasya, 2014</w:t>
      </w:r>
    </w:p>
    <w:p w14:paraId="685E5483" w14:textId="77777777" w:rsidR="002209EE" w:rsidRPr="00D541E8" w:rsidRDefault="002209EE" w:rsidP="002C71AA">
      <w:pPr>
        <w:shd w:val="clear" w:color="auto" w:fill="FFFFFF" w:themeFill="background1"/>
      </w:pPr>
      <w:r w:rsidRPr="00D541E8">
        <w:t>School factors that affect girls’ academic performance in secondary schools in Kenyenya sub-county, Kenya. A MA study by Beatrice Makworo, 2014</w:t>
      </w:r>
    </w:p>
    <w:p w14:paraId="05DD08F3" w14:textId="77777777" w:rsidR="002209EE" w:rsidRPr="00D541E8" w:rsidRDefault="002209EE" w:rsidP="002C71AA">
      <w:pPr>
        <w:shd w:val="clear" w:color="auto" w:fill="FFFFFF" w:themeFill="background1"/>
      </w:pPr>
      <w:r w:rsidRPr="00D541E8">
        <w:t>Psychosocial effects of alcohol abuse on the spousal relationship in Ainamoi Division, Kericho County, Kenya. A MA study by Gladys Mutai, 2014</w:t>
      </w:r>
    </w:p>
    <w:p w14:paraId="0BAD0036" w14:textId="77777777" w:rsidR="002209EE" w:rsidRPr="00D541E8" w:rsidRDefault="002209EE" w:rsidP="002C71AA">
      <w:pPr>
        <w:shd w:val="clear" w:color="auto" w:fill="FFFFFF" w:themeFill="background1"/>
      </w:pPr>
      <w:r w:rsidRPr="00D541E8">
        <w:t>Effects of perceived parental acceptance on self-esteem of adolescents in secondary schools in Kikuyu District, Kiambu County, Kenya. MA in counseling psychology by Margaret Kagwe, 2013</w:t>
      </w:r>
    </w:p>
    <w:p w14:paraId="06EDD85C" w14:textId="77777777" w:rsidR="002209EE" w:rsidRPr="00D541E8" w:rsidRDefault="002209EE" w:rsidP="002C71AA">
      <w:pPr>
        <w:shd w:val="clear" w:color="auto" w:fill="FFFFFF" w:themeFill="background1"/>
      </w:pPr>
      <w:r w:rsidRPr="00D541E8">
        <w:t>The impact of parent-child communication about alcohol on adolescent alcohol use. MA in counseling psychology by Veronica Waweru, 2013</w:t>
      </w:r>
    </w:p>
    <w:p w14:paraId="6D91F27F" w14:textId="77777777" w:rsidR="002209EE" w:rsidRPr="00D541E8" w:rsidRDefault="002209EE" w:rsidP="002C71AA">
      <w:pPr>
        <w:shd w:val="clear" w:color="auto" w:fill="FFFFFF" w:themeFill="background1"/>
      </w:pPr>
      <w:r w:rsidRPr="00D541E8">
        <w:t>Psychosocial effects of palliative care-giving on primary care-givers of elderly people with advanced cancers in Manyatta constituency, Embu County. A MA study by Teresia Mugendi, 2012.</w:t>
      </w:r>
    </w:p>
    <w:p w14:paraId="1310F15E" w14:textId="77777777" w:rsidR="002209EE" w:rsidRPr="00D541E8" w:rsidRDefault="002209EE" w:rsidP="002C71AA">
      <w:pPr>
        <w:shd w:val="clear" w:color="auto" w:fill="FFFFFF" w:themeFill="background1"/>
      </w:pPr>
      <w:r w:rsidRPr="00D541E8">
        <w:t>Prevalence and impact of stress on behavior of matatu drivers in Nairobi County. A MA study by Cyprian Mutero, 2012</w:t>
      </w:r>
    </w:p>
    <w:p w14:paraId="0C08671D" w14:textId="77777777" w:rsidR="002209EE" w:rsidRPr="00D541E8" w:rsidRDefault="002209EE" w:rsidP="002C71AA">
      <w:pPr>
        <w:shd w:val="clear" w:color="auto" w:fill="FFFFFF" w:themeFill="background1"/>
      </w:pPr>
      <w:r w:rsidRPr="00D541E8">
        <w:t>Causes and impact of bullying in secondary schools in Othaya District. A Masters research project by Gathondu George Wanyiri, 2011</w:t>
      </w:r>
    </w:p>
    <w:p w14:paraId="39686D59" w14:textId="77777777" w:rsidR="002209EE" w:rsidRPr="00D541E8" w:rsidRDefault="002209EE" w:rsidP="002C71AA">
      <w:pPr>
        <w:shd w:val="clear" w:color="auto" w:fill="FFFFFF" w:themeFill="background1"/>
      </w:pPr>
      <w:r w:rsidRPr="00D541E8">
        <w:t>Marital discord among couples in Mwala Parish: Implications for counseling. A Masters research project by Fr. Raphael Ndile, 2011</w:t>
      </w:r>
    </w:p>
    <w:p w14:paraId="7637B071" w14:textId="77777777" w:rsidR="002209EE" w:rsidRPr="00D541E8" w:rsidRDefault="002209EE" w:rsidP="002C71AA">
      <w:pPr>
        <w:shd w:val="clear" w:color="auto" w:fill="FFFFFF" w:themeFill="background1"/>
      </w:pPr>
      <w:r w:rsidRPr="00D541E8">
        <w:t>Ongoing Post graduate Supervision</w:t>
      </w:r>
    </w:p>
    <w:p w14:paraId="5178D955" w14:textId="77777777" w:rsidR="002209EE" w:rsidRPr="00D541E8" w:rsidRDefault="002209EE" w:rsidP="002C71AA">
      <w:pPr>
        <w:shd w:val="clear" w:color="auto" w:fill="FFFFFF" w:themeFill="background1"/>
      </w:pPr>
      <w:r w:rsidRPr="00D541E8">
        <w:t>PhD</w:t>
      </w:r>
    </w:p>
    <w:p w14:paraId="24367C81" w14:textId="77777777" w:rsidR="002209EE" w:rsidRPr="00D541E8" w:rsidRDefault="002209EE" w:rsidP="002C71AA">
      <w:pPr>
        <w:shd w:val="clear" w:color="auto" w:fill="FFFFFF" w:themeFill="background1"/>
      </w:pPr>
      <w:r w:rsidRPr="00D541E8">
        <w:t>Causes and effects of gender role reversal among the Kikuyu of Central Province. A PhD study by Jane Kabui Gichu</w:t>
      </w:r>
    </w:p>
    <w:p w14:paraId="5953268C" w14:textId="77777777" w:rsidR="002209EE" w:rsidRPr="00D541E8" w:rsidRDefault="002209EE" w:rsidP="002C71AA">
      <w:pPr>
        <w:shd w:val="clear" w:color="auto" w:fill="FFFFFF" w:themeFill="background1"/>
      </w:pPr>
      <w:r w:rsidRPr="00D541E8">
        <w:t>Impact of gender roles and marital stability among couples from selected counties in Kenya. A PhD study by Hubert Pinto.</w:t>
      </w:r>
    </w:p>
    <w:p w14:paraId="65FA9FD9" w14:textId="77777777" w:rsidR="002209EE" w:rsidRPr="00D541E8" w:rsidRDefault="002209EE" w:rsidP="002C71AA">
      <w:pPr>
        <w:shd w:val="clear" w:color="auto" w:fill="FFFFFF" w:themeFill="background1"/>
      </w:pPr>
      <w:r w:rsidRPr="00D541E8">
        <w:t>Effect of exposure to digital paintings on male sexual offenders’ attitudes towards crime: the case of Nairobi West Prison, Nairobi City County, Kenya by Benta Adhiambo</w:t>
      </w:r>
    </w:p>
    <w:p w14:paraId="5AD3439D" w14:textId="77777777" w:rsidR="002209EE" w:rsidRPr="00D541E8" w:rsidRDefault="002209EE" w:rsidP="002C71AA">
      <w:pPr>
        <w:shd w:val="clear" w:color="auto" w:fill="FFFFFF" w:themeFill="background1"/>
      </w:pPr>
      <w:r w:rsidRPr="00D541E8">
        <w:t>MA</w:t>
      </w:r>
    </w:p>
    <w:p w14:paraId="75D5BA92" w14:textId="77777777" w:rsidR="002209EE" w:rsidRPr="00D541E8" w:rsidRDefault="002209EE" w:rsidP="002C71AA">
      <w:pPr>
        <w:shd w:val="clear" w:color="auto" w:fill="FFFFFF" w:themeFill="background1"/>
      </w:pPr>
      <w:r w:rsidRPr="00D541E8">
        <w:t>Relationship between personality traits and job satisfaction among insurance sales persons in Nairobi County, Kenya, By Perpetua Waithera.</w:t>
      </w:r>
    </w:p>
    <w:p w14:paraId="23635965" w14:textId="77777777" w:rsidR="002209EE" w:rsidRPr="00D541E8" w:rsidRDefault="002209EE" w:rsidP="002C71AA">
      <w:pPr>
        <w:shd w:val="clear" w:color="auto" w:fill="FFFFFF" w:themeFill="background1"/>
      </w:pPr>
      <w:r w:rsidRPr="00D541E8">
        <w:t>Relationship between family factors and bullying among public secondary school students of Kikuyu Sub county, Kenya, by Magangi Evelyn Bochere</w:t>
      </w:r>
    </w:p>
    <w:p w14:paraId="35692FF7" w14:textId="77777777" w:rsidR="002209EE" w:rsidRPr="00D541E8" w:rsidRDefault="002209EE" w:rsidP="002C71AA">
      <w:pPr>
        <w:shd w:val="clear" w:color="auto" w:fill="FFFFFF" w:themeFill="background1"/>
      </w:pPr>
      <w:r w:rsidRPr="00D541E8">
        <w:t>Marital</w:t>
      </w:r>
      <w:r w:rsidRPr="00D541E8">
        <w:tab/>
        <w:t>power</w:t>
      </w:r>
      <w:r w:rsidRPr="00D541E8">
        <w:tab/>
        <w:t>and</w:t>
      </w:r>
      <w:r w:rsidRPr="00D541E8">
        <w:tab/>
        <w:t>communication:</w:t>
      </w:r>
      <w:r w:rsidRPr="00D541E8">
        <w:tab/>
        <w:t>implications</w:t>
      </w:r>
      <w:r w:rsidRPr="00D541E8">
        <w:tab/>
        <w:t>for</w:t>
      </w:r>
      <w:r w:rsidRPr="00D541E8">
        <w:tab/>
        <w:t>couple</w:t>
      </w:r>
      <w:r w:rsidRPr="00D541E8">
        <w:tab/>
        <w:t>relationship functioning and family stability in Kenya. By Dennis Ogaro Ondieki</w:t>
      </w:r>
    </w:p>
    <w:p w14:paraId="1F61DA05" w14:textId="77777777" w:rsidR="002209EE" w:rsidRPr="00D541E8" w:rsidRDefault="002209EE" w:rsidP="002C71AA">
      <w:pPr>
        <w:shd w:val="clear" w:color="auto" w:fill="FFFFFF" w:themeFill="background1"/>
      </w:pPr>
      <w:r w:rsidRPr="00D541E8">
        <w:t>The impact of role conflict on non- traditional university students’ families in Nairobi, Kenya. By Catherine Kiragu</w:t>
      </w:r>
    </w:p>
    <w:p w14:paraId="07F5A9A4" w14:textId="77777777" w:rsidR="002209EE" w:rsidRPr="00D541E8" w:rsidRDefault="002209EE" w:rsidP="002C71AA">
      <w:pPr>
        <w:shd w:val="clear" w:color="auto" w:fill="FFFFFF" w:themeFill="background1"/>
      </w:pPr>
      <w:r w:rsidRPr="00D541E8">
        <w:tab/>
        <w:t>V: PUBLICATIONS</w:t>
      </w:r>
    </w:p>
    <w:p w14:paraId="7679B86A" w14:textId="77777777" w:rsidR="002209EE" w:rsidRPr="00D541E8" w:rsidRDefault="002209EE" w:rsidP="002C71AA">
      <w:pPr>
        <w:shd w:val="clear" w:color="auto" w:fill="FFFFFF" w:themeFill="background1"/>
      </w:pPr>
      <w:r w:rsidRPr="00D541E8">
        <w:t>Merecia S &amp; Wasanga, C (2018). Towards evidence based approach in education policy-making for social and economic development in Kenya. The state of University education in Kenya: selected papers from the 1st biennial conference, 2016. Commission for University Education, ISBN 978-9966-009-24-1, vol 1</w:t>
      </w:r>
    </w:p>
    <w:p w14:paraId="36A4B16B" w14:textId="77777777" w:rsidR="002209EE" w:rsidRPr="00D541E8" w:rsidRDefault="002209EE" w:rsidP="002C71AA">
      <w:pPr>
        <w:shd w:val="clear" w:color="auto" w:fill="FFFFFF" w:themeFill="background1"/>
      </w:pPr>
      <w:r w:rsidRPr="00D541E8">
        <w:t>Makila, L.M, Merecia S &amp; Wasanga, C.M (2017). Influence of Self -Regulation on Resilience in School Adaptation in Post War Context, Mt.Elgon Sub-county, Bungoma County, Kenya. International Journal of Education and Evaluation ISSN 2489-0073 Vol. 3 No. 10</w:t>
      </w:r>
    </w:p>
    <w:p w14:paraId="673739E6" w14:textId="77777777" w:rsidR="002209EE" w:rsidRPr="00D541E8" w:rsidRDefault="002209EE" w:rsidP="002C71AA">
      <w:pPr>
        <w:shd w:val="clear" w:color="auto" w:fill="FFFFFF" w:themeFill="background1"/>
      </w:pPr>
      <w:r w:rsidRPr="00D541E8">
        <w:t>Ngunjiri, L. M, Kathungu, B &amp; Wasanga, C.M (2017). Relationship between harsh physical, parental disciplining during childhood and intimate partner</w:t>
      </w:r>
    </w:p>
    <w:p w14:paraId="4CB51933" w14:textId="77777777" w:rsidR="002209EE" w:rsidRPr="00D541E8" w:rsidRDefault="002209EE" w:rsidP="002C71AA">
      <w:pPr>
        <w:shd w:val="clear" w:color="auto" w:fill="FFFFFF" w:themeFill="background1"/>
      </w:pPr>
      <w:r w:rsidRPr="00D541E8">
        <w:t>violence among men in Nyeri County. International Journal of Science Arts and Commerce Vol. 2 No. 2, April-201.</w:t>
      </w:r>
    </w:p>
    <w:p w14:paraId="5A94A1E7" w14:textId="77777777" w:rsidR="002209EE" w:rsidRPr="00D541E8" w:rsidRDefault="002209EE" w:rsidP="002C71AA">
      <w:pPr>
        <w:shd w:val="clear" w:color="auto" w:fill="FFFFFF" w:themeFill="background1"/>
      </w:pPr>
      <w:r w:rsidRPr="00D541E8">
        <w:rPr>
          <w:lang w:val="es-ES"/>
        </w:rPr>
        <w:t xml:space="preserve">Githae, Eunice Njango, Sirera, Merecia, &amp; Wasanga, Christine (2016). </w:t>
      </w:r>
      <w:r w:rsidRPr="00D541E8">
        <w:t>Family Emotional Over-Involvement and Relapse among Inpatient Alcoholics in Nairobi, Kenya. IOSR Journal of Humanities and Social Science (IOSR-JHSS). Volume 21, Issue 7, Ver. 1 (July. 2016) PP 01-06 e-ISSN: 2279-0837, p-ISSN: 2279-0845.</w:t>
      </w:r>
    </w:p>
    <w:p w14:paraId="1313F5BC" w14:textId="77777777" w:rsidR="002209EE" w:rsidRPr="00D541E8" w:rsidRDefault="002209EE" w:rsidP="002C71AA">
      <w:pPr>
        <w:shd w:val="clear" w:color="auto" w:fill="FFFFFF" w:themeFill="background1"/>
      </w:pPr>
      <w:r w:rsidRPr="00D541E8">
        <w:rPr>
          <w:lang w:val="es-ES"/>
        </w:rPr>
        <w:t xml:space="preserve">Wasanga, C. M &amp; Arasa, J.N (2015). </w:t>
      </w:r>
      <w:r w:rsidRPr="00D541E8">
        <w:t>The historical development of psychology in Kenya. In Jopie de Beer (Ed), The histories project. Perspectives on psychology in Africa. Johannesburg. JvR Psychometrics Pty Ltd. ISBN 978-0-620-65721-1</w:t>
      </w:r>
    </w:p>
    <w:p w14:paraId="7FC6E677" w14:textId="77777777" w:rsidR="002209EE" w:rsidRPr="00D541E8" w:rsidRDefault="002209EE" w:rsidP="002C71AA">
      <w:pPr>
        <w:shd w:val="clear" w:color="auto" w:fill="FFFFFF" w:themeFill="background1"/>
      </w:pPr>
      <w:r w:rsidRPr="00D541E8">
        <w:t>Makworo, B.K., Wasanga, C.M &amp; Olaly, Wilfreda (2014). Psychosocial factors that affect girls’ performance in secondary schools in Kenyenya, Kisii County, Kenya. International Journal of Psychology and Counselling. ISSN 19960816.</w:t>
      </w:r>
    </w:p>
    <w:p w14:paraId="0C8453C7" w14:textId="77777777" w:rsidR="002209EE" w:rsidRPr="00D541E8" w:rsidRDefault="002209EE" w:rsidP="002C71AA">
      <w:pPr>
        <w:shd w:val="clear" w:color="auto" w:fill="FFFFFF" w:themeFill="background1"/>
      </w:pPr>
      <w:r w:rsidRPr="00D541E8">
        <w:t>Bett, G., Wasanga, C &amp; Sirera, M (2014). Psychosocial effects of alcohol abuse on the non-drinking spouse in Ainamoi Division, Kericho County, Kenya. Kenya Journal of Guidance Counselling and Psychology, Volume 4, No.1. ISSN: 2226-0552</w:t>
      </w:r>
    </w:p>
    <w:p w14:paraId="4B8EA62D" w14:textId="77777777" w:rsidR="002209EE" w:rsidRPr="00D541E8" w:rsidRDefault="002209EE" w:rsidP="002C71AA">
      <w:pPr>
        <w:shd w:val="clear" w:color="auto" w:fill="FFFFFF" w:themeFill="background1"/>
      </w:pPr>
      <w:r w:rsidRPr="00D541E8">
        <w:t>Wambua, J &amp; Wasanga C (2013). Parental Influence on Academic Performance. Lambert Academic Publishing, Germany. ISBN: 978-3-659-36787-8</w:t>
      </w:r>
    </w:p>
    <w:p w14:paraId="3A89DE9F" w14:textId="77777777" w:rsidR="002209EE" w:rsidRPr="00D541E8" w:rsidRDefault="002209EE" w:rsidP="002C71AA">
      <w:pPr>
        <w:shd w:val="clear" w:color="auto" w:fill="FFFFFF" w:themeFill="background1"/>
      </w:pPr>
      <w:r w:rsidRPr="00D541E8">
        <w:t>Mathews, J.R &amp; Wasanga, C. (2013). Indigenous Behavioural health in East Africa. The Encyclopedia of cross-cultural psychology, II: 700-703. John Wiley &amp; Sons, Inc. ISBN: 9781118339893</w:t>
      </w:r>
    </w:p>
    <w:p w14:paraId="562E3E2C" w14:textId="77777777" w:rsidR="002209EE" w:rsidRPr="00D541E8" w:rsidRDefault="002209EE" w:rsidP="002C71AA">
      <w:pPr>
        <w:shd w:val="clear" w:color="auto" w:fill="FFFFFF" w:themeFill="background1"/>
      </w:pPr>
      <w:r w:rsidRPr="00D541E8">
        <w:rPr>
          <w:lang w:val="es-ES"/>
        </w:rPr>
        <w:t xml:space="preserve">Wasanga, C.M &amp; Oteyo, Samson (2012). </w:t>
      </w:r>
      <w:r w:rsidRPr="00D541E8">
        <w:t>Peers and siblings effects on alcohol and cigarette use among secondary school male students in Nakuru Municipality, Kenya. International Journal of psychology Vol 47 (supplement 1) ISSN 0020-7594</w:t>
      </w:r>
    </w:p>
    <w:p w14:paraId="4713F19B" w14:textId="77777777" w:rsidR="002209EE" w:rsidRPr="00D541E8" w:rsidRDefault="002209EE" w:rsidP="002C71AA">
      <w:pPr>
        <w:shd w:val="clear" w:color="auto" w:fill="FFFFFF" w:themeFill="background1"/>
      </w:pPr>
      <w:r w:rsidRPr="00D541E8">
        <w:t>Gachara E &amp; Wasanga, C. (2011). Rehabilitation of delinquent adolescents in Kenya: Challenges and implications for counseling. Kenya Journal of Guidance, Counseling and Psychology, vol 1, no.1.</w:t>
      </w:r>
    </w:p>
    <w:p w14:paraId="6328960E" w14:textId="77777777" w:rsidR="002209EE" w:rsidRPr="00D541E8" w:rsidRDefault="002209EE" w:rsidP="002C71AA">
      <w:pPr>
        <w:shd w:val="clear" w:color="auto" w:fill="FFFFFF" w:themeFill="background1"/>
      </w:pPr>
      <w:r w:rsidRPr="00D541E8">
        <w:t>Maingi, L &amp; Wasanga C (2011). Factors affecting career certainty among University Students. Kenya Journal of Guidance, Counseling and Psychology, vol 1, no.1.</w:t>
      </w:r>
    </w:p>
    <w:p w14:paraId="2711939E" w14:textId="77777777" w:rsidR="002209EE" w:rsidRPr="00D541E8" w:rsidRDefault="002209EE" w:rsidP="002C71AA">
      <w:pPr>
        <w:shd w:val="clear" w:color="auto" w:fill="FFFFFF" w:themeFill="background1"/>
      </w:pPr>
      <w:r w:rsidRPr="00D541E8">
        <w:t>Mureu, M &amp; Wasanga C (2011). Perception of dual roles of teacher counselors in technical schools in Thika County. Kenya Journal of Guidance, Counseling and Psychology, vol 1, no.1.</w:t>
      </w:r>
    </w:p>
    <w:p w14:paraId="6858E9E4" w14:textId="77777777" w:rsidR="002209EE" w:rsidRPr="00D541E8" w:rsidRDefault="002209EE" w:rsidP="002C71AA">
      <w:pPr>
        <w:shd w:val="clear" w:color="auto" w:fill="FFFFFF" w:themeFill="background1"/>
      </w:pPr>
      <w:r w:rsidRPr="00D541E8">
        <w:t>Musau, J &amp; Wasanga C (2011). Psychosocial challenges faced by internally displaced persons at Maai Mahiu camp at Rift Valley Province, Kenya. Kenya Journal of Guidance, Counseling and Psychology, vol 1, no.1.</w:t>
      </w:r>
    </w:p>
    <w:p w14:paraId="3611B355" w14:textId="77777777" w:rsidR="002209EE" w:rsidRPr="00D541E8" w:rsidRDefault="002209EE" w:rsidP="002C71AA">
      <w:pPr>
        <w:shd w:val="clear" w:color="auto" w:fill="FFFFFF" w:themeFill="background1"/>
      </w:pPr>
      <w:r w:rsidRPr="00D541E8">
        <w:t>Nganga, R &amp; Wasanga C., (2011). Assessment of premarital counseling offered in selected PCEA churches in Githunguri Division, Kiambu County. Kenya Journal of Guidance, Counseling and Psychology, vol 1, no.1.</w:t>
      </w:r>
    </w:p>
    <w:p w14:paraId="6019A61C" w14:textId="77777777" w:rsidR="002209EE" w:rsidRPr="00D541E8" w:rsidRDefault="002209EE" w:rsidP="002C71AA">
      <w:pPr>
        <w:shd w:val="clear" w:color="auto" w:fill="FFFFFF" w:themeFill="background1"/>
      </w:pPr>
      <w:r w:rsidRPr="00D541E8">
        <w:t>Wasanga, C.M (2009) “Child Abuse and psychopathology”. Report of the proceedings of the sixth African Conference on Child abuse and neglect with focus on early childhood development and education held on 4-6 May 2009 in UNECA Conference Centre, Addis Ababa</w:t>
      </w:r>
    </w:p>
    <w:p w14:paraId="53065F08" w14:textId="77777777" w:rsidR="002209EE" w:rsidRPr="00D541E8" w:rsidRDefault="002209EE" w:rsidP="002C71AA">
      <w:pPr>
        <w:shd w:val="clear" w:color="auto" w:fill="FFFFFF" w:themeFill="background1"/>
      </w:pPr>
      <w:r w:rsidRPr="00D541E8">
        <w:t>Wasanga, C.M (2008) “Violence in Kenyan Schools and Peace Education: A Psychologist’s Perspective. Proceedings of the conference on Peace Education in Eastern and Central Africa. The State of the Art: Lessons and Possibilities held in Safari Park Hotel, Nairobi, Kenya on 4th and 5th December 2008 (Kenyan Focus.</w:t>
      </w:r>
    </w:p>
    <w:p w14:paraId="36788E19" w14:textId="77777777" w:rsidR="002209EE" w:rsidRPr="00D541E8" w:rsidRDefault="002209EE" w:rsidP="002C71AA">
      <w:pPr>
        <w:shd w:val="clear" w:color="auto" w:fill="FFFFFF" w:themeFill="background1"/>
      </w:pPr>
      <w:r w:rsidRPr="00D541E8">
        <w:t>Wasanga, C.M (1997). The attitude towards science among primary and secondary school students in Kenya. Nairobi. Academy of Science Publishers. ISBN 9966-83-92-4</w:t>
      </w:r>
    </w:p>
    <w:p w14:paraId="49F026E7" w14:textId="77777777" w:rsidR="002209EE" w:rsidRPr="00D541E8" w:rsidRDefault="002209EE" w:rsidP="002C71AA">
      <w:pPr>
        <w:shd w:val="clear" w:color="auto" w:fill="FFFFFF" w:themeFill="background1"/>
      </w:pPr>
      <w:r w:rsidRPr="00D541E8">
        <w:t>RESEARCH EXPERIENCE</w:t>
      </w:r>
    </w:p>
    <w:p w14:paraId="1D11533F" w14:textId="77777777" w:rsidR="002209EE" w:rsidRPr="00D541E8" w:rsidRDefault="002209EE" w:rsidP="002C71AA">
      <w:pPr>
        <w:shd w:val="clear" w:color="auto" w:fill="FFFFFF" w:themeFill="background1"/>
      </w:pPr>
      <w:r w:rsidRPr="00D541E8">
        <w:t>Ocholla S. Wasanga, C &amp; Ogada I (2015 – 2018). The impact of psycho- social counselling on exclusive breastfeeding rates in Kangundo sub-county, Machakos County, Kenya: a randomized controlled trial. A project sponsored by the Vice-Chancellors Grant, Kenyatta University</w:t>
      </w:r>
    </w:p>
    <w:p w14:paraId="3CB35DDF" w14:textId="77777777" w:rsidR="002209EE" w:rsidRPr="00D541E8" w:rsidRDefault="002209EE" w:rsidP="002C71AA">
      <w:pPr>
        <w:shd w:val="clear" w:color="auto" w:fill="FFFFFF" w:themeFill="background1"/>
      </w:pPr>
      <w:r w:rsidRPr="00D541E8">
        <w:t>Wasanga C.M. (2014 - 2015). The role of media in Trauma Mitigation and Management in Kenya</w:t>
      </w:r>
    </w:p>
    <w:p w14:paraId="48250083" w14:textId="77777777" w:rsidR="002209EE" w:rsidRPr="00D541E8" w:rsidRDefault="002209EE" w:rsidP="002C71AA">
      <w:pPr>
        <w:shd w:val="clear" w:color="auto" w:fill="FFFFFF" w:themeFill="background1"/>
      </w:pPr>
      <w:r w:rsidRPr="00D541E8">
        <w:rPr>
          <w:lang w:val="fr-FR"/>
        </w:rPr>
        <w:t xml:space="preserve">Wasanga, C., Mwenje M., Sirera, M &amp; Karega, M. (2011-2012). </w:t>
      </w:r>
      <w:r w:rsidRPr="00D541E8">
        <w:t>Research project on factors contributing to stress, suicide and murder among police officers in Kenya.</w:t>
      </w:r>
    </w:p>
    <w:p w14:paraId="4E918CE3" w14:textId="77777777" w:rsidR="002209EE" w:rsidRPr="00D541E8" w:rsidRDefault="002209EE" w:rsidP="002C71AA">
      <w:pPr>
        <w:shd w:val="clear" w:color="auto" w:fill="FFFFFF" w:themeFill="background1"/>
      </w:pPr>
      <w:r w:rsidRPr="00D541E8">
        <w:t>Kathungu, B, Wasanga, C &amp; Karega, M (2010-2011). Research project on effects of Alcoholism on the family in Nyeri, Embu and Muranga.</w:t>
      </w:r>
    </w:p>
    <w:p w14:paraId="40D6BE80" w14:textId="77777777" w:rsidR="002209EE" w:rsidRPr="00D541E8" w:rsidRDefault="002209EE" w:rsidP="002C71AA">
      <w:pPr>
        <w:shd w:val="clear" w:color="auto" w:fill="FFFFFF" w:themeFill="background1"/>
      </w:pPr>
      <w:r w:rsidRPr="00D541E8">
        <w:t>Wasanga, C., Arasa J., Wawire, V., Mweru, M and Mugo, K (2006 to 2008). Research project on Sexual and Reproductive Health and Rights of Adolescents with Disabilities in Kenya. The research was sponsored by CODESRIA</w:t>
      </w:r>
    </w:p>
    <w:p w14:paraId="09570CC5" w14:textId="77777777" w:rsidR="002209EE" w:rsidRPr="00D541E8" w:rsidRDefault="002209EE" w:rsidP="002C71AA">
      <w:pPr>
        <w:shd w:val="clear" w:color="auto" w:fill="FFFFFF" w:themeFill="background1"/>
      </w:pPr>
      <w:r w:rsidRPr="00D541E8">
        <w:t>Wasanga, C.M. 2005 to 2008. Research project on access, retention and achievement of University women students enrolled in science courses. The study was sponsored by FAWE.</w:t>
      </w:r>
    </w:p>
    <w:p w14:paraId="6B9193FE" w14:textId="77777777" w:rsidR="002209EE" w:rsidRPr="00D541E8" w:rsidRDefault="002209EE" w:rsidP="002C71AA">
      <w:pPr>
        <w:shd w:val="clear" w:color="auto" w:fill="FFFFFF" w:themeFill="background1"/>
      </w:pPr>
      <w:r w:rsidRPr="00D541E8">
        <w:t>Wasanga, C.M. 1995 to 1997. Did a research on “attitudes towards science among primary and secondary school students in Kenya”. The research was sponsored by the African Academy of sciences under the research priorities for the education of girls and women in Africa and was funded by the Rockefeller Foundation</w:t>
      </w:r>
    </w:p>
    <w:p w14:paraId="4AE75A7A" w14:textId="77777777" w:rsidR="002209EE" w:rsidRPr="00D541E8" w:rsidRDefault="002209EE" w:rsidP="002C71AA">
      <w:pPr>
        <w:shd w:val="clear" w:color="auto" w:fill="FFFFFF" w:themeFill="background1"/>
      </w:pPr>
      <w:r w:rsidRPr="00D541E8">
        <w:t>Wasanga C. (2004). The development of moral reasoning of school children in selected schools in Nairobi and Makueni Districts.</w:t>
      </w:r>
    </w:p>
    <w:p w14:paraId="2886E70B" w14:textId="77777777" w:rsidR="002209EE" w:rsidRPr="00D541E8" w:rsidRDefault="002209EE" w:rsidP="002C71AA">
      <w:pPr>
        <w:shd w:val="clear" w:color="auto" w:fill="FFFFFF" w:themeFill="background1"/>
      </w:pPr>
      <w:r w:rsidRPr="00D541E8">
        <w:t>2003. Research assistant in a research project on Rapid Assessment on Free Primary Education in Kenya. Nature of participation was mainly literature review. UNESCO sponsored the research.</w:t>
      </w:r>
    </w:p>
    <w:p w14:paraId="5A5A59FA" w14:textId="77777777" w:rsidR="002209EE" w:rsidRPr="00D541E8" w:rsidRDefault="002209EE" w:rsidP="002C71AA">
      <w:pPr>
        <w:shd w:val="clear" w:color="auto" w:fill="FFFFFF" w:themeFill="background1"/>
      </w:pPr>
      <w:r w:rsidRPr="00D541E8">
        <w:t>2002. Participated as a research assistant in a research project on “parents and pupils knowledge and expectations of life skills in selected Kenya primary schools”. Nature of the assistance was in writing of the proposal, review of literature, collection and analysis of data and writing of the report. The research project was funded by the Rockefeller foundation.</w:t>
      </w:r>
    </w:p>
    <w:p w14:paraId="573AA283" w14:textId="77777777" w:rsidR="002209EE" w:rsidRPr="00D541E8" w:rsidRDefault="002209EE" w:rsidP="002C71AA">
      <w:pPr>
        <w:shd w:val="clear" w:color="auto" w:fill="FFFFFF" w:themeFill="background1"/>
      </w:pPr>
      <w:r w:rsidRPr="00D541E8">
        <w:t>1995 to 1997. Carried out a research project on “Attitudes towards Science among Primary and Secondary School Students in Kenya”. The research was sponsored by the African Academy of sciences under the research [priorities for the education of girls and women in Africa and was funded by the Rockefeller Foundation. Role was as principle researcher.</w:t>
      </w:r>
    </w:p>
    <w:p w14:paraId="7F795B7F" w14:textId="77777777" w:rsidR="002209EE" w:rsidRPr="00D541E8" w:rsidRDefault="002209EE" w:rsidP="002C71AA">
      <w:pPr>
        <w:shd w:val="clear" w:color="auto" w:fill="FFFFFF" w:themeFill="background1"/>
      </w:pPr>
      <w:r w:rsidRPr="00D541E8">
        <w:t>TRAINING AND CONSULTANCIES</w:t>
      </w:r>
    </w:p>
    <w:p w14:paraId="6DB80428" w14:textId="77777777" w:rsidR="002209EE" w:rsidRPr="00D541E8" w:rsidRDefault="002209EE" w:rsidP="002C71AA">
      <w:pPr>
        <w:shd w:val="clear" w:color="auto" w:fill="FFFFFF" w:themeFill="background1"/>
      </w:pPr>
      <w:r w:rsidRPr="00D541E8">
        <w:t>Wasanga, C (2018). Facilitator in a mentoring programme for Form four school leavers in Makueni County from 8th to 20th February, 2018.</w:t>
      </w:r>
    </w:p>
    <w:p w14:paraId="47845776" w14:textId="77777777" w:rsidR="002209EE" w:rsidRPr="00D541E8" w:rsidRDefault="002209EE" w:rsidP="002C71AA">
      <w:pPr>
        <w:shd w:val="clear" w:color="auto" w:fill="FFFFFF" w:themeFill="background1"/>
      </w:pPr>
      <w:r w:rsidRPr="00D541E8">
        <w:t>Wasanga, C (2018). Facilitator in an induction workshop for sub-County counsellors in Makueni County from 8th to 9th May, 2018.</w:t>
      </w:r>
    </w:p>
    <w:p w14:paraId="3B1C171E" w14:textId="77777777" w:rsidR="002209EE" w:rsidRPr="00D541E8" w:rsidRDefault="002209EE" w:rsidP="002C71AA">
      <w:pPr>
        <w:shd w:val="clear" w:color="auto" w:fill="FFFFFF" w:themeFill="background1"/>
      </w:pPr>
      <w:r w:rsidRPr="00D541E8">
        <w:t>Wasanga C &amp; Sirera M (2018). Lead consultant in TOT course in peer counselling for Military officers at Kenya Military Academy from 16th to 20th April, 2018</w:t>
      </w:r>
    </w:p>
    <w:p w14:paraId="3FAFBE27" w14:textId="77777777" w:rsidR="002209EE" w:rsidRPr="00D541E8" w:rsidRDefault="002209EE" w:rsidP="002C71AA">
      <w:pPr>
        <w:shd w:val="clear" w:color="auto" w:fill="FFFFFF" w:themeFill="background1"/>
      </w:pPr>
      <w:r w:rsidRPr="00D541E8">
        <w:t>Sirera, M &amp; Wasanga, C (2018). Co-trainer on introduction to counselling for Military officers at Kenya Military Academy. from 9th to 13th April, 2018</w:t>
      </w:r>
    </w:p>
    <w:p w14:paraId="541EB95B" w14:textId="77777777" w:rsidR="002209EE" w:rsidRPr="00D541E8" w:rsidRDefault="002209EE" w:rsidP="002C71AA">
      <w:pPr>
        <w:shd w:val="clear" w:color="auto" w:fill="FFFFFF" w:themeFill="background1"/>
      </w:pPr>
      <w:r w:rsidRPr="00D541E8">
        <w:t>Wasanga, C &amp; Mwenje, M (2009). Lead consultant in the training of lay counselors in basic counseling skills for House helps Health and Life Skills Project (Help) of Kenyatta University and Family Health International from 4th to 6th November 2009</w:t>
      </w:r>
    </w:p>
    <w:p w14:paraId="39B9B412" w14:textId="77777777" w:rsidR="002209EE" w:rsidRPr="00D541E8" w:rsidRDefault="002209EE" w:rsidP="002C71AA">
      <w:pPr>
        <w:shd w:val="clear" w:color="auto" w:fill="FFFFFF" w:themeFill="background1"/>
      </w:pPr>
      <w:r w:rsidRPr="00D541E8">
        <w:t>Wasanga, C (2009) Consultant in the training of teachers of guidance and counseling in secondary schools at KESI between May and June. Area of training was alternative methods of discipline of students in secondary schools.</w:t>
      </w:r>
    </w:p>
    <w:p w14:paraId="243DF27A" w14:textId="77777777" w:rsidR="002209EE" w:rsidRPr="00D541E8" w:rsidRDefault="002209EE" w:rsidP="002C71AA">
      <w:pPr>
        <w:shd w:val="clear" w:color="auto" w:fill="FFFFFF" w:themeFill="background1"/>
      </w:pPr>
      <w:r w:rsidRPr="00D541E8">
        <w:t>Wasanga, C (2008). Research consultant on a study of voting patterns of women in Kitui and Nairobi. The study was commissioned by the League of Kenyan women in Democracy</w:t>
      </w:r>
    </w:p>
    <w:p w14:paraId="778C0749" w14:textId="77777777" w:rsidR="002209EE" w:rsidRPr="00D541E8" w:rsidRDefault="002209EE" w:rsidP="002C71AA">
      <w:pPr>
        <w:shd w:val="clear" w:color="auto" w:fill="FFFFFF" w:themeFill="background1"/>
      </w:pPr>
      <w:r w:rsidRPr="00D541E8">
        <w:t>Wasanga, C (2005). Resource person in a child development training workshop for parents of children sponsored by Compassion International Kenya in Limuru on 14th – 18th August.</w:t>
      </w:r>
    </w:p>
    <w:p w14:paraId="52007AF9" w14:textId="77777777" w:rsidR="002209EE" w:rsidRPr="00D541E8" w:rsidRDefault="002209EE" w:rsidP="002C71AA">
      <w:pPr>
        <w:shd w:val="clear" w:color="auto" w:fill="FFFFFF" w:themeFill="background1"/>
      </w:pPr>
      <w:r w:rsidRPr="00D541E8">
        <w:t>Wasanga C (2004). Facilitator for Compassion International Leadership Development Programme student training workshop at KCCTI Mbagathi on 25th to 26th August.</w:t>
      </w:r>
    </w:p>
    <w:p w14:paraId="777A7B3E" w14:textId="77777777" w:rsidR="002209EE" w:rsidRPr="00D541E8" w:rsidRDefault="002209EE" w:rsidP="002C71AA">
      <w:pPr>
        <w:shd w:val="clear" w:color="auto" w:fill="FFFFFF" w:themeFill="background1"/>
      </w:pPr>
      <w:r w:rsidRPr="00D541E8">
        <w:t>Wasanga, C (2002). Trainer of staff of Compassion International on child development issues under the Child Development Institute. Area facilitated was “Learning processes across the different age levels”.</w:t>
      </w:r>
    </w:p>
    <w:p w14:paraId="30D70318" w14:textId="77777777" w:rsidR="002209EE" w:rsidRPr="00D541E8" w:rsidRDefault="002209EE" w:rsidP="002C71AA">
      <w:pPr>
        <w:shd w:val="clear" w:color="auto" w:fill="FFFFFF" w:themeFill="background1"/>
      </w:pPr>
      <w:r w:rsidRPr="00D541E8">
        <w:t>1X: MEMBERSHIP TO PROFESSIONAL ASSOCIATIONS</w:t>
      </w:r>
    </w:p>
    <w:p w14:paraId="439E7614" w14:textId="77777777" w:rsidR="002209EE" w:rsidRPr="00D541E8" w:rsidRDefault="002209EE" w:rsidP="002C71AA">
      <w:pPr>
        <w:shd w:val="clear" w:color="auto" w:fill="FFFFFF" w:themeFill="background1"/>
      </w:pPr>
      <w:r w:rsidRPr="00D541E8">
        <w:t>Member, the Chartered Institute of Arbitrators. Membership No. 3551</w:t>
      </w:r>
    </w:p>
    <w:p w14:paraId="3124A63F" w14:textId="77777777" w:rsidR="002209EE" w:rsidRPr="00D541E8" w:rsidRDefault="002209EE" w:rsidP="002C71AA">
      <w:pPr>
        <w:shd w:val="clear" w:color="auto" w:fill="FFFFFF" w:themeFill="background1"/>
      </w:pPr>
      <w:r w:rsidRPr="00D541E8">
        <w:t>Member,</w:t>
      </w:r>
      <w:r w:rsidRPr="00D541E8">
        <w:tab/>
        <w:t>Kenya</w:t>
      </w:r>
      <w:r w:rsidRPr="00D541E8">
        <w:tab/>
        <w:t>Counseling</w:t>
      </w:r>
      <w:r w:rsidRPr="00D541E8">
        <w:tab/>
        <w:t>and</w:t>
      </w:r>
      <w:r w:rsidRPr="00D541E8">
        <w:tab/>
        <w:t>Psychological</w:t>
      </w:r>
      <w:r w:rsidRPr="00D541E8">
        <w:tab/>
        <w:t>Association,</w:t>
      </w:r>
      <w:r w:rsidRPr="00D541E8">
        <w:tab/>
        <w:t>Accredited Supervisor. Membership No: KCPA/1189/10</w:t>
      </w:r>
    </w:p>
    <w:p w14:paraId="660A9594" w14:textId="77777777" w:rsidR="002209EE" w:rsidRPr="00D541E8" w:rsidRDefault="002209EE" w:rsidP="002C71AA">
      <w:pPr>
        <w:shd w:val="clear" w:color="auto" w:fill="FFFFFF" w:themeFill="background1"/>
      </w:pPr>
      <w:r w:rsidRPr="00D541E8">
        <w:t>Member,</w:t>
      </w:r>
      <w:r w:rsidRPr="00D541E8">
        <w:tab/>
        <w:t>Kenya</w:t>
      </w:r>
      <w:r w:rsidRPr="00D541E8">
        <w:tab/>
        <w:t>Guidance,</w:t>
      </w:r>
      <w:r w:rsidRPr="00D541E8">
        <w:tab/>
        <w:t>Counseling</w:t>
      </w:r>
      <w:r w:rsidRPr="00D541E8">
        <w:tab/>
        <w:t>and</w:t>
      </w:r>
      <w:r w:rsidRPr="00D541E8">
        <w:tab/>
        <w:t>Psychological</w:t>
      </w:r>
      <w:r w:rsidRPr="00D541E8">
        <w:tab/>
        <w:t>Association. Membership No: KGCPA/050/11</w:t>
      </w:r>
    </w:p>
    <w:p w14:paraId="3F192EAD" w14:textId="77777777" w:rsidR="002209EE" w:rsidRPr="00D541E8" w:rsidRDefault="002209EE" w:rsidP="002C71AA">
      <w:pPr>
        <w:shd w:val="clear" w:color="auto" w:fill="FFFFFF" w:themeFill="background1"/>
      </w:pPr>
      <w:r w:rsidRPr="00D541E8">
        <w:t>X: COMMUNITY SERVICE</w:t>
      </w:r>
    </w:p>
    <w:p w14:paraId="44206981" w14:textId="77777777" w:rsidR="002209EE" w:rsidRPr="00D541E8" w:rsidRDefault="002209EE" w:rsidP="002C71AA">
      <w:pPr>
        <w:shd w:val="clear" w:color="auto" w:fill="FFFFFF" w:themeFill="background1"/>
      </w:pPr>
      <w:r w:rsidRPr="00D541E8">
        <w:t>Motivational talk to students of various secondary schools in Makueni County.</w:t>
      </w:r>
    </w:p>
    <w:p w14:paraId="2A7C5EB8" w14:textId="77777777" w:rsidR="002209EE" w:rsidRPr="00D541E8" w:rsidRDefault="002209EE" w:rsidP="002C71AA">
      <w:pPr>
        <w:shd w:val="clear" w:color="auto" w:fill="FFFFFF" w:themeFill="background1"/>
      </w:pPr>
      <w:r w:rsidRPr="00D541E8">
        <w:t>Member of Barazani Girls High School Board and Langata Barracks Secondary school Board, 2010 to date</w:t>
      </w:r>
    </w:p>
    <w:p w14:paraId="004A7F0E" w14:textId="77777777" w:rsidR="002209EE" w:rsidRPr="00D541E8" w:rsidRDefault="002209EE" w:rsidP="002C71AA">
      <w:pPr>
        <w:shd w:val="clear" w:color="auto" w:fill="FFFFFF" w:themeFill="background1"/>
      </w:pPr>
      <w:r w:rsidRPr="00D541E8">
        <w:t>Member of Kenya Forest Service Board, 2006 – 2010</w:t>
      </w:r>
    </w:p>
    <w:p w14:paraId="44F8F721" w14:textId="77777777" w:rsidR="002209EE" w:rsidRPr="00D541E8" w:rsidRDefault="002209EE" w:rsidP="002C71AA">
      <w:pPr>
        <w:shd w:val="clear" w:color="auto" w:fill="FFFFFF" w:themeFill="background1"/>
      </w:pPr>
      <w:r w:rsidRPr="00D541E8">
        <w:t>Volunteer counselor and Sunday school teacher, Nairobi Baptist Church, Ngong Road.</w:t>
      </w:r>
    </w:p>
    <w:p w14:paraId="1E2D8BED" w14:textId="77777777" w:rsidR="002209EE" w:rsidRPr="00D541E8" w:rsidRDefault="002209EE" w:rsidP="002C71AA">
      <w:pPr>
        <w:shd w:val="clear" w:color="auto" w:fill="FFFFFF" w:themeFill="background1"/>
      </w:pPr>
      <w:r w:rsidRPr="00D541E8">
        <w:t>Facilitator in a seminar on parenting for parents of teenagers in Nairobi Baptist Church, Ngong Road on 6th August 2005.</w:t>
      </w:r>
    </w:p>
    <w:p w14:paraId="746BDF70" w14:textId="77777777" w:rsidR="00461286" w:rsidRPr="00D541E8" w:rsidRDefault="002209EE" w:rsidP="002C71AA">
      <w:pPr>
        <w:shd w:val="clear" w:color="auto" w:fill="FFFFFF" w:themeFill="background1"/>
      </w:pPr>
      <w:r w:rsidRPr="00D541E8">
        <w:t>Trainer of Sunday school teachers at Nairobi Baptist Church, Ngong Road on “the seven ways of teaching children using Gardiner’s theory of Multiple Intelligences in 2003</w:t>
      </w:r>
    </w:p>
    <w:p w14:paraId="292697EF" w14:textId="77777777" w:rsidR="002209EE" w:rsidRPr="00D541E8" w:rsidRDefault="002209EE" w:rsidP="002C71AA">
      <w:pPr>
        <w:shd w:val="clear" w:color="auto" w:fill="FFFFFF" w:themeFill="background1"/>
      </w:pPr>
      <w:r w:rsidRPr="00D541E8">
        <w:t>Curriculum Vitae</w:t>
      </w:r>
      <w:r w:rsidRPr="00D541E8">
        <w:tab/>
      </w:r>
    </w:p>
    <w:p w14:paraId="489F854A" w14:textId="77777777" w:rsidR="002209EE" w:rsidRPr="00D541E8" w:rsidRDefault="002209EE" w:rsidP="002C71AA">
      <w:pPr>
        <w:shd w:val="clear" w:color="auto" w:fill="FFFFFF" w:themeFill="background1"/>
      </w:pPr>
      <w:r w:rsidRPr="00D541E8">
        <w:t>Thomas Rusch</w:t>
      </w:r>
    </w:p>
    <w:p w14:paraId="2AC93D14" w14:textId="77777777" w:rsidR="002209EE" w:rsidRPr="00D541E8" w:rsidRDefault="002209EE" w:rsidP="002C71AA">
      <w:pPr>
        <w:shd w:val="clear" w:color="auto" w:fill="FFFFFF" w:themeFill="background1"/>
      </w:pPr>
      <w:r w:rsidRPr="00D541E8">
        <w:t>Personal Data</w:t>
      </w:r>
    </w:p>
    <w:p w14:paraId="0538EFE7" w14:textId="77777777" w:rsidR="002209EE" w:rsidRPr="00D541E8" w:rsidRDefault="002209EE" w:rsidP="002C71AA">
      <w:pPr>
        <w:shd w:val="clear" w:color="auto" w:fill="FFFFFF" w:themeFill="background1"/>
      </w:pPr>
      <w:r w:rsidRPr="00D541E8">
        <w:t>Address:</w:t>
      </w:r>
      <w:r w:rsidRPr="00D541E8">
        <w:tab/>
        <w:t>Competence Center for Empirical Research Methods</w:t>
      </w:r>
    </w:p>
    <w:p w14:paraId="745816E7" w14:textId="77777777" w:rsidR="002209EE" w:rsidRPr="00D541E8" w:rsidRDefault="002209EE" w:rsidP="002C71AA">
      <w:pPr>
        <w:shd w:val="clear" w:color="auto" w:fill="FFFFFF" w:themeFill="background1"/>
      </w:pPr>
      <w:r w:rsidRPr="00D541E8">
        <w:t>Welthandelsplatz 1, D4</w:t>
      </w:r>
    </w:p>
    <w:p w14:paraId="72739FA4" w14:textId="77777777" w:rsidR="002209EE" w:rsidRPr="00D541E8" w:rsidRDefault="002209EE" w:rsidP="002C71AA">
      <w:pPr>
        <w:shd w:val="clear" w:color="auto" w:fill="FFFFFF" w:themeFill="background1"/>
      </w:pPr>
      <w:r w:rsidRPr="00D541E8">
        <w:t>1020 Vienna, Austria</w:t>
      </w:r>
    </w:p>
    <w:p w14:paraId="58C03D01" w14:textId="77777777" w:rsidR="002209EE" w:rsidRPr="00D541E8" w:rsidRDefault="002209EE" w:rsidP="002C71AA">
      <w:pPr>
        <w:shd w:val="clear" w:color="auto" w:fill="FFFFFF" w:themeFill="background1"/>
      </w:pPr>
      <w:r w:rsidRPr="00D541E8">
        <w:t>Date of Birth:</w:t>
      </w:r>
      <w:r w:rsidRPr="00D541E8">
        <w:tab/>
        <w:t>August 02, 1981</w:t>
      </w:r>
    </w:p>
    <w:p w14:paraId="61F134E4" w14:textId="77777777" w:rsidR="002209EE" w:rsidRPr="00D541E8" w:rsidRDefault="002209EE" w:rsidP="002C71AA">
      <w:pPr>
        <w:shd w:val="clear" w:color="auto" w:fill="FFFFFF" w:themeFill="background1"/>
      </w:pPr>
      <w:r w:rsidRPr="00D541E8">
        <w:t>Place of Birth:</w:t>
      </w:r>
      <w:r w:rsidRPr="00D541E8">
        <w:tab/>
        <w:t>Bregenz, Austria</w:t>
      </w:r>
    </w:p>
    <w:p w14:paraId="7D86ED62" w14:textId="77777777" w:rsidR="002209EE" w:rsidRPr="00D541E8" w:rsidRDefault="002209EE" w:rsidP="002C71AA">
      <w:pPr>
        <w:shd w:val="clear" w:color="auto" w:fill="FFFFFF" w:themeFill="background1"/>
      </w:pPr>
      <w:r w:rsidRPr="00D541E8">
        <w:t>Nationality:</w:t>
      </w:r>
      <w:r w:rsidRPr="00D541E8">
        <w:tab/>
        <w:t>Austria</w:t>
      </w:r>
    </w:p>
    <w:p w14:paraId="3C4DD1A5" w14:textId="77777777" w:rsidR="002209EE" w:rsidRPr="00D541E8" w:rsidRDefault="002209EE" w:rsidP="002C71AA">
      <w:pPr>
        <w:shd w:val="clear" w:color="auto" w:fill="FFFFFF" w:themeFill="background1"/>
      </w:pPr>
      <w:r w:rsidRPr="00D541E8">
        <w:t>ORCID:</w:t>
      </w:r>
      <w:r w:rsidRPr="00D541E8">
        <w:tab/>
        <w:t xml:space="preserve">0000-0002-7773-2096 </w:t>
      </w:r>
      <w:hyperlink r:id="rId153" w:history="1">
        <w:r w:rsidRPr="00D541E8">
          <w:rPr>
            <w:rStyle w:val="Hyperlink"/>
          </w:rPr>
          <w:t>https://orcid.org/0000-0002-7773-2096</w:t>
        </w:r>
      </w:hyperlink>
    </w:p>
    <w:p w14:paraId="10708953" w14:textId="77777777" w:rsidR="002209EE" w:rsidRPr="00D541E8" w:rsidRDefault="002209EE" w:rsidP="002C71AA">
      <w:pPr>
        <w:shd w:val="clear" w:color="auto" w:fill="FFFFFF" w:themeFill="background1"/>
      </w:pPr>
      <w:r w:rsidRPr="00D541E8">
        <w:t>Education</w:t>
      </w:r>
    </w:p>
    <w:p w14:paraId="4850FB96" w14:textId="77777777" w:rsidR="002209EE" w:rsidRPr="00D541E8" w:rsidRDefault="002209EE" w:rsidP="002C71AA">
      <w:pPr>
        <w:shd w:val="clear" w:color="auto" w:fill="FFFFFF" w:themeFill="background1"/>
      </w:pPr>
      <w:r w:rsidRPr="00D541E8">
        <w:t>03/2009-05/2012</w:t>
      </w:r>
      <w:r w:rsidRPr="00D541E8">
        <w:tab/>
        <w:t>WU Vienna University of Economics and Business, Austria Ph.D. (Statistics)</w:t>
      </w:r>
    </w:p>
    <w:p w14:paraId="65D07970" w14:textId="77777777" w:rsidR="002209EE" w:rsidRPr="00D541E8" w:rsidRDefault="002209EE" w:rsidP="002C71AA">
      <w:pPr>
        <w:shd w:val="clear" w:color="auto" w:fill="FFFFFF" w:themeFill="background1"/>
      </w:pPr>
      <w:r w:rsidRPr="00D541E8">
        <w:t>03/2007–03/2010</w:t>
      </w:r>
      <w:r w:rsidRPr="00D541E8">
        <w:tab/>
        <w:t>University of Vienna, Austria M.Sc. (Statistics)</w:t>
      </w:r>
    </w:p>
    <w:p w14:paraId="09CFB6A0" w14:textId="77777777" w:rsidR="002209EE" w:rsidRPr="00D541E8" w:rsidRDefault="002209EE" w:rsidP="002C71AA">
      <w:pPr>
        <w:shd w:val="clear" w:color="auto" w:fill="FFFFFF" w:themeFill="background1"/>
      </w:pPr>
      <w:r w:rsidRPr="00D541E8">
        <w:t>03/2003–03/2007</w:t>
      </w:r>
      <w:r w:rsidRPr="00D541E8">
        <w:tab/>
        <w:t>University of Vienna, Austria B.Sc. (Statistics)</w:t>
      </w:r>
    </w:p>
    <w:p w14:paraId="009DD20C" w14:textId="77777777" w:rsidR="002209EE" w:rsidRPr="00D541E8" w:rsidRDefault="002209EE" w:rsidP="002C71AA">
      <w:pPr>
        <w:shd w:val="clear" w:color="auto" w:fill="FFFFFF" w:themeFill="background1"/>
      </w:pPr>
      <w:r w:rsidRPr="00D541E8">
        <w:t>10/2000–05/2008</w:t>
      </w:r>
      <w:r w:rsidRPr="00D541E8">
        <w:tab/>
        <w:t>University of Vienna, Austria M.Sc. (Psychology)</w:t>
      </w:r>
    </w:p>
    <w:p w14:paraId="418FD97F" w14:textId="77777777" w:rsidR="002209EE" w:rsidRPr="00D541E8" w:rsidRDefault="002209EE" w:rsidP="002C71AA">
      <w:pPr>
        <w:shd w:val="clear" w:color="auto" w:fill="FFFFFF" w:themeFill="background1"/>
      </w:pPr>
      <w:r w:rsidRPr="00D541E8">
        <w:t>Career History &amp; Work Experience</w:t>
      </w:r>
    </w:p>
    <w:p w14:paraId="4697AD63" w14:textId="77777777" w:rsidR="002209EE" w:rsidRPr="00D541E8" w:rsidRDefault="002209EE" w:rsidP="002C71AA">
      <w:pPr>
        <w:shd w:val="clear" w:color="auto" w:fill="FFFFFF" w:themeFill="background1"/>
      </w:pPr>
      <w:r w:rsidRPr="00D541E8">
        <w:t>Since 01/2020:</w:t>
      </w:r>
      <w:r w:rsidRPr="00D541E8">
        <w:tab/>
        <w:t>WU Vienna University of Economics and Business, Vienna, Austria Deputy Head Competence Center for Empirical Research Methods</w:t>
      </w:r>
    </w:p>
    <w:p w14:paraId="43E38283" w14:textId="77777777" w:rsidR="002209EE" w:rsidRPr="00D541E8" w:rsidRDefault="002209EE" w:rsidP="002C71AA">
      <w:pPr>
        <w:shd w:val="clear" w:color="auto" w:fill="FFFFFF" w:themeFill="background1"/>
      </w:pPr>
      <w:r w:rsidRPr="00D541E8">
        <w:t>01/2019-07/2021:</w:t>
      </w:r>
      <w:r w:rsidRPr="00D541E8">
        <w:tab/>
        <w:t>Harvard University, Cambridge, MA, USA</w:t>
      </w:r>
    </w:p>
    <w:p w14:paraId="0A12A360" w14:textId="77777777" w:rsidR="002209EE" w:rsidRPr="00D541E8" w:rsidRDefault="002209EE" w:rsidP="002C71AA">
      <w:pPr>
        <w:shd w:val="clear" w:color="auto" w:fill="FFFFFF" w:themeFill="background1"/>
      </w:pPr>
      <w:r w:rsidRPr="00D541E8">
        <w:t>Lecturer Department of Psychology</w:t>
      </w:r>
    </w:p>
    <w:p w14:paraId="08124DCE" w14:textId="77777777" w:rsidR="002209EE" w:rsidRPr="00D541E8" w:rsidRDefault="002209EE" w:rsidP="002C71AA">
      <w:pPr>
        <w:shd w:val="clear" w:color="auto" w:fill="FFFFFF" w:themeFill="background1"/>
      </w:pPr>
      <w:r w:rsidRPr="00D541E8">
        <w:t>Since 05/2012:</w:t>
      </w:r>
      <w:r w:rsidRPr="00D541E8">
        <w:tab/>
        <w:t>WU Vienna University of Economics and Business, Vienna, Austria</w:t>
      </w:r>
    </w:p>
    <w:p w14:paraId="413F8697" w14:textId="77777777" w:rsidR="002209EE" w:rsidRPr="00D541E8" w:rsidRDefault="002209EE" w:rsidP="002C71AA">
      <w:pPr>
        <w:shd w:val="clear" w:color="auto" w:fill="FFFFFF" w:themeFill="background1"/>
      </w:pPr>
      <w:r w:rsidRPr="00D541E8">
        <w:t xml:space="preserve">Assistant Professor Competence Center for Empirical Research Methods </w:t>
      </w:r>
    </w:p>
    <w:p w14:paraId="3D1B35E2" w14:textId="77777777" w:rsidR="002209EE" w:rsidRPr="00D541E8" w:rsidRDefault="002209EE" w:rsidP="002C71AA">
      <w:pPr>
        <w:shd w:val="clear" w:color="auto" w:fill="FFFFFF" w:themeFill="background1"/>
      </w:pPr>
      <w:r w:rsidRPr="00D541E8">
        <w:t>09/2012-09/2013:</w:t>
      </w:r>
      <w:r w:rsidRPr="00D541E8">
        <w:tab/>
        <w:t>University of Applied Sciences Technikum, Vienna, Austria</w:t>
      </w:r>
    </w:p>
    <w:p w14:paraId="57EEEF93" w14:textId="77777777" w:rsidR="002209EE" w:rsidRPr="00D541E8" w:rsidRDefault="002209EE" w:rsidP="002C71AA">
      <w:pPr>
        <w:shd w:val="clear" w:color="auto" w:fill="FFFFFF" w:themeFill="background1"/>
      </w:pPr>
      <w:r w:rsidRPr="00D541E8">
        <w:t>Lecturer Department of Applied Mathematics and Science</w:t>
      </w:r>
    </w:p>
    <w:p w14:paraId="0469B764" w14:textId="77777777" w:rsidR="002209EE" w:rsidRPr="00D541E8" w:rsidRDefault="002209EE" w:rsidP="002C71AA">
      <w:pPr>
        <w:shd w:val="clear" w:color="auto" w:fill="FFFFFF" w:themeFill="background1"/>
      </w:pPr>
      <w:r w:rsidRPr="00D541E8">
        <w:t>05/2008-04/2012:</w:t>
      </w:r>
      <w:r w:rsidRPr="00D541E8">
        <w:tab/>
        <w:t>WU Vienna University of Economics and Business, Vienna, Austria</w:t>
      </w:r>
    </w:p>
    <w:p w14:paraId="66AD3AC3" w14:textId="77777777" w:rsidR="002209EE" w:rsidRPr="00D541E8" w:rsidRDefault="002209EE" w:rsidP="002C71AA">
      <w:pPr>
        <w:shd w:val="clear" w:color="auto" w:fill="FFFFFF" w:themeFill="background1"/>
      </w:pPr>
      <w:r w:rsidRPr="00D541E8">
        <w:t xml:space="preserve">Research and Teaching Associate Institute for Statistics and Mathematics </w:t>
      </w:r>
    </w:p>
    <w:p w14:paraId="1EB436F7" w14:textId="77777777" w:rsidR="002209EE" w:rsidRPr="00D541E8" w:rsidRDefault="002209EE" w:rsidP="002C71AA">
      <w:pPr>
        <w:shd w:val="clear" w:color="auto" w:fill="FFFFFF" w:themeFill="background1"/>
        <w:rPr>
          <w:lang w:val="es-ES"/>
        </w:rPr>
      </w:pPr>
      <w:r w:rsidRPr="00D541E8">
        <w:rPr>
          <w:lang w:val="es-ES"/>
        </w:rPr>
        <w:t>08/2009–12/2009:</w:t>
      </w:r>
      <w:r w:rsidRPr="00D541E8">
        <w:rPr>
          <w:lang w:val="es-ES"/>
        </w:rPr>
        <w:tab/>
        <w:t>Multivariate Software, Inc., Los Angeles, CA, USA</w:t>
      </w:r>
    </w:p>
    <w:p w14:paraId="02AD5955" w14:textId="77777777" w:rsidR="002209EE" w:rsidRPr="00D541E8" w:rsidRDefault="002209EE" w:rsidP="002C71AA">
      <w:pPr>
        <w:shd w:val="clear" w:color="auto" w:fill="FFFFFF" w:themeFill="background1"/>
      </w:pPr>
      <w:r w:rsidRPr="00D541E8">
        <w:t>Consultant for development of the EQSIRT software</w:t>
      </w:r>
    </w:p>
    <w:p w14:paraId="4F48BCD0" w14:textId="77777777" w:rsidR="002209EE" w:rsidRPr="00D541E8" w:rsidRDefault="002209EE" w:rsidP="002C71AA">
      <w:pPr>
        <w:shd w:val="clear" w:color="auto" w:fill="FFFFFF" w:themeFill="background1"/>
        <w:rPr>
          <w:lang w:val="es-ES"/>
        </w:rPr>
      </w:pPr>
      <w:r w:rsidRPr="00D541E8">
        <w:rPr>
          <w:lang w:val="es-ES"/>
        </w:rPr>
        <w:t>08/2009–10/2009:</w:t>
      </w:r>
      <w:r w:rsidRPr="00D541E8">
        <w:rPr>
          <w:lang w:val="es-ES"/>
        </w:rPr>
        <w:tab/>
        <w:t>University of California Los Angeles (UCLA), CA, USA</w:t>
      </w:r>
    </w:p>
    <w:p w14:paraId="3480547A" w14:textId="77777777" w:rsidR="002209EE" w:rsidRPr="00D541E8" w:rsidRDefault="002209EE" w:rsidP="002C71AA">
      <w:pPr>
        <w:shd w:val="clear" w:color="auto" w:fill="FFFFFF" w:themeFill="background1"/>
      </w:pPr>
      <w:r w:rsidRPr="00D541E8">
        <w:t>Research Stay Department of Psychology</w:t>
      </w:r>
    </w:p>
    <w:p w14:paraId="3A359FCB" w14:textId="77777777" w:rsidR="002209EE" w:rsidRPr="00D541E8" w:rsidRDefault="002209EE" w:rsidP="002C71AA">
      <w:pPr>
        <w:shd w:val="clear" w:color="auto" w:fill="FFFFFF" w:themeFill="background1"/>
      </w:pPr>
      <w:r w:rsidRPr="00D541E8">
        <w:t>06/2008–07/2008:</w:t>
      </w:r>
      <w:r w:rsidRPr="00D541E8">
        <w:tab/>
        <w:t>Ludwig-Maximilians-University Munich, Germany</w:t>
      </w:r>
    </w:p>
    <w:p w14:paraId="363FEF8F" w14:textId="77777777" w:rsidR="002209EE" w:rsidRPr="00D541E8" w:rsidRDefault="002209EE" w:rsidP="002C71AA">
      <w:pPr>
        <w:shd w:val="clear" w:color="auto" w:fill="FFFFFF" w:themeFill="background1"/>
      </w:pPr>
      <w:r w:rsidRPr="00D541E8">
        <w:t xml:space="preserve">Research Stay Department of Statistics </w:t>
      </w:r>
    </w:p>
    <w:p w14:paraId="4DD61F5C" w14:textId="77777777" w:rsidR="002209EE" w:rsidRPr="00D541E8" w:rsidRDefault="002209EE" w:rsidP="002C71AA">
      <w:pPr>
        <w:shd w:val="clear" w:color="auto" w:fill="FFFFFF" w:themeFill="background1"/>
      </w:pPr>
      <w:r w:rsidRPr="00D541E8">
        <w:t>03/2007-02/2008:</w:t>
      </w:r>
      <w:r w:rsidRPr="00D541E8">
        <w:tab/>
        <w:t>University of Vienna, Austria</w:t>
      </w:r>
    </w:p>
    <w:p w14:paraId="2A7DE12B" w14:textId="77777777" w:rsidR="002209EE" w:rsidRPr="00D541E8" w:rsidRDefault="002209EE" w:rsidP="002C71AA">
      <w:pPr>
        <w:shd w:val="clear" w:color="auto" w:fill="FFFFFF" w:themeFill="background1"/>
      </w:pPr>
      <w:r w:rsidRPr="00D541E8">
        <w:t>Teaching Assistant Institute for Psychological Basic Research, Division of Methods 10/2006-02/2007:</w:t>
      </w:r>
      <w:r w:rsidRPr="00D541E8">
        <w:tab/>
        <w:t>University of Vienna, Austria</w:t>
      </w:r>
    </w:p>
    <w:p w14:paraId="3A33F2CE" w14:textId="77777777" w:rsidR="002209EE" w:rsidRPr="00D541E8" w:rsidRDefault="002209EE" w:rsidP="002C71AA">
      <w:pPr>
        <w:shd w:val="clear" w:color="auto" w:fill="FFFFFF" w:themeFill="background1"/>
      </w:pPr>
      <w:r w:rsidRPr="00D541E8">
        <w:t>Teaching Assistant Department of Economic Psychology, Educational Psychology and Evalu- ation</w:t>
      </w:r>
    </w:p>
    <w:p w14:paraId="75F6ADE9" w14:textId="77777777" w:rsidR="002209EE" w:rsidRPr="00D541E8" w:rsidRDefault="002209EE" w:rsidP="002C71AA">
      <w:pPr>
        <w:shd w:val="clear" w:color="auto" w:fill="FFFFFF" w:themeFill="background1"/>
      </w:pPr>
      <w:r w:rsidRPr="00D541E8">
        <w:t>08/2006-10/2006:</w:t>
      </w:r>
      <w:r w:rsidRPr="00D541E8">
        <w:tab/>
        <w:t>University of Vienna, Austria</w:t>
      </w:r>
    </w:p>
    <w:p w14:paraId="137AC520" w14:textId="77777777" w:rsidR="002209EE" w:rsidRPr="00D541E8" w:rsidRDefault="002209EE" w:rsidP="002C71AA">
      <w:pPr>
        <w:shd w:val="clear" w:color="auto" w:fill="FFFFFF" w:themeFill="background1"/>
      </w:pPr>
      <w:r w:rsidRPr="00D541E8">
        <w:t>Internship Institute for Psychological Basic Research, Division of Methods 03/2005-07/2006:</w:t>
      </w:r>
      <w:r w:rsidRPr="00D541E8">
        <w:tab/>
        <w:t>University of Vienna, Austria</w:t>
      </w:r>
    </w:p>
    <w:p w14:paraId="67E90B4E" w14:textId="77777777" w:rsidR="002209EE" w:rsidRPr="00D541E8" w:rsidRDefault="002209EE" w:rsidP="002C71AA">
      <w:pPr>
        <w:shd w:val="clear" w:color="auto" w:fill="FFFFFF" w:themeFill="background1"/>
      </w:pPr>
      <w:r w:rsidRPr="00D541E8">
        <w:t>Tutor Institute for Scientific Computing 06/2003-10/2003:</w:t>
      </w:r>
      <w:r w:rsidRPr="00D541E8">
        <w:tab/>
        <w:t>University of Vienna, Austria</w:t>
      </w:r>
    </w:p>
    <w:p w14:paraId="6713AC32" w14:textId="3C30486C" w:rsidR="002209EE" w:rsidRPr="00D541E8" w:rsidRDefault="002209EE" w:rsidP="002C71AA">
      <w:pPr>
        <w:shd w:val="clear" w:color="auto" w:fill="FFFFFF" w:themeFill="background1"/>
      </w:pPr>
      <w:r w:rsidRPr="00D541E8">
        <w:t>Interviewer “ESAW - European Study of Adult Well-being” Department of Psychology</w:t>
      </w:r>
    </w:p>
    <w:p w14:paraId="1B97536D" w14:textId="240B39A6" w:rsidR="00ED4334" w:rsidRPr="00D541E8" w:rsidRDefault="00ED4334" w:rsidP="002C71AA">
      <w:pPr>
        <w:shd w:val="clear" w:color="auto" w:fill="FFFFFF" w:themeFill="background1"/>
      </w:pPr>
      <w:r w:rsidRPr="00D541E8">
        <w:br w:type="page"/>
      </w:r>
    </w:p>
    <w:p w14:paraId="5DAF622E" w14:textId="77777777" w:rsidR="00C80651" w:rsidRPr="00D541E8" w:rsidRDefault="00C80651" w:rsidP="002C71AA">
      <w:pPr>
        <w:shd w:val="clear" w:color="auto" w:fill="FFFFFF" w:themeFill="background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2209EE" w:rsidRPr="00D541E8" w14:paraId="118CC1FB" w14:textId="77777777" w:rsidTr="002209EE">
        <w:trPr>
          <w:trHeight w:val="1340"/>
        </w:trPr>
        <w:tc>
          <w:tcPr>
            <w:tcW w:w="10910" w:type="dxa"/>
            <w:tcBorders>
              <w:top w:val="single" w:sz="4" w:space="0" w:color="auto"/>
              <w:left w:val="single" w:sz="4" w:space="0" w:color="auto"/>
              <w:bottom w:val="single" w:sz="4" w:space="0" w:color="auto"/>
              <w:right w:val="single" w:sz="4" w:space="0" w:color="auto"/>
            </w:tcBorders>
            <w:hideMark/>
          </w:tcPr>
          <w:p w14:paraId="78C1F917" w14:textId="77777777" w:rsidR="002209EE" w:rsidRPr="00D541E8" w:rsidRDefault="002209EE" w:rsidP="002C71AA">
            <w:pPr>
              <w:shd w:val="clear" w:color="auto" w:fill="FFFFFF" w:themeFill="background1"/>
            </w:pPr>
            <w:r w:rsidRPr="00D541E8">
              <w:t>Personal Information:</w:t>
            </w:r>
          </w:p>
          <w:p w14:paraId="447DE9A8" w14:textId="77777777" w:rsidR="002209EE" w:rsidRPr="00D541E8" w:rsidRDefault="002209EE" w:rsidP="002C71AA">
            <w:pPr>
              <w:shd w:val="clear" w:color="auto" w:fill="FFFFFF" w:themeFill="background1"/>
            </w:pPr>
            <w:r w:rsidRPr="00D541E8">
              <w:t>Name: Dr. Christine Wayua Musyimi</w:t>
            </w:r>
          </w:p>
          <w:p w14:paraId="2D79A714" w14:textId="5E4C4545" w:rsidR="002209EE" w:rsidRPr="00D541E8" w:rsidRDefault="002209EE" w:rsidP="002C71AA">
            <w:pPr>
              <w:shd w:val="clear" w:color="auto" w:fill="FFFFFF" w:themeFill="background1"/>
            </w:pPr>
            <w:r w:rsidRPr="00D541E8">
              <w:t xml:space="preserve">Email address: </w:t>
            </w:r>
            <w:hyperlink r:id="rId154" w:history="1">
              <w:r w:rsidRPr="00D541E8">
                <w:rPr>
                  <w:rStyle w:val="Hyperlink"/>
                </w:rPr>
                <w:t>christine.musyimi@amhf.or.ke</w:t>
              </w:r>
              <w:r w:rsidR="009C63E8" w:rsidRPr="00D541E8">
                <w:rPr>
                  <w:rStyle w:val="Hyperlink"/>
                </w:rPr>
                <w:t xml:space="preserve"> </w:t>
              </w:r>
              <w:r w:rsidRPr="00D541E8">
                <w:rPr>
                  <w:rStyle w:val="Hyperlink"/>
                </w:rPr>
                <w:t xml:space="preserve"> </w:t>
              </w:r>
            </w:hyperlink>
          </w:p>
          <w:p w14:paraId="2F0B63F6" w14:textId="77777777" w:rsidR="002209EE" w:rsidRPr="00D541E8" w:rsidRDefault="002209EE" w:rsidP="002C71AA">
            <w:pPr>
              <w:shd w:val="clear" w:color="auto" w:fill="FFFFFF" w:themeFill="background1"/>
            </w:pPr>
            <w:r w:rsidRPr="00D541E8">
              <w:t>Contact telephone number: +254 724572202; Office: +254 20 2651360</w:t>
            </w:r>
          </w:p>
          <w:p w14:paraId="6306A8F6" w14:textId="77777777" w:rsidR="002209EE" w:rsidRPr="00D541E8" w:rsidRDefault="002209EE" w:rsidP="002C71AA">
            <w:pPr>
              <w:shd w:val="clear" w:color="auto" w:fill="FFFFFF" w:themeFill="background1"/>
            </w:pPr>
            <w:r w:rsidRPr="00D541E8">
              <w:t>Current Research Organisation: Africa Mental Health Research and Training Foundation (AMHRTF)</w:t>
            </w:r>
          </w:p>
        </w:tc>
      </w:tr>
    </w:tbl>
    <w:p w14:paraId="5FFA8124" w14:textId="77777777" w:rsidR="002209EE" w:rsidRPr="00D541E8" w:rsidRDefault="002209EE" w:rsidP="002C71AA">
      <w:pPr>
        <w:shd w:val="clear" w:color="auto" w:fill="FFFFFF" w:themeFill="background1"/>
      </w:pPr>
      <w:r w:rsidRPr="00D541E8">
        <w:t>PERSONAL STATEMENT</w:t>
      </w:r>
    </w:p>
    <w:p w14:paraId="28391C72" w14:textId="77777777" w:rsidR="002209EE" w:rsidRPr="00D541E8" w:rsidRDefault="002209EE" w:rsidP="002C71AA">
      <w:pPr>
        <w:shd w:val="clear" w:color="auto" w:fill="FFFFFF" w:themeFill="background1"/>
      </w:pPr>
      <w:r w:rsidRPr="00D541E8">
        <w:t>I have been the Principal Investigator for four mental health related grants funded by Grand Challenges Canada and the African Academy of Sciences. I have also pioneered the implementation of evidence-based community models (e.g. using the mental health Global Action Program-mhGAP) for reduction of depression among patients seeking care from non-mental health specialists in Kenya, using the training of trainers (ToT) model. My current research is primarily on developing or adapting community evidence-based support systems and mental health interventions with a focus on priority mental illnesses and improving maternal and child mental health.</w:t>
      </w:r>
    </w:p>
    <w:p w14:paraId="3204F724" w14:textId="77777777" w:rsidR="002209EE" w:rsidRPr="00D541E8" w:rsidRDefault="002209EE" w:rsidP="002C71AA">
      <w:pPr>
        <w:shd w:val="clear" w:color="auto" w:fill="FFFFFF" w:themeFill="background1"/>
      </w:pPr>
      <w:r w:rsidRPr="00D541E8">
        <w:t>EDUCATION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900"/>
        <w:gridCol w:w="4230"/>
        <w:gridCol w:w="2340"/>
        <w:gridCol w:w="944"/>
      </w:tblGrid>
      <w:tr w:rsidR="002209EE" w:rsidRPr="00D541E8" w14:paraId="22BDF347" w14:textId="77777777" w:rsidTr="002209EE">
        <w:trPr>
          <w:trHeight w:val="395"/>
        </w:trPr>
        <w:tc>
          <w:tcPr>
            <w:tcW w:w="1728" w:type="dxa"/>
            <w:gridSpan w:val="2"/>
            <w:tcBorders>
              <w:top w:val="single" w:sz="4" w:space="0" w:color="auto"/>
              <w:left w:val="single" w:sz="4" w:space="0" w:color="auto"/>
              <w:bottom w:val="single" w:sz="4" w:space="0" w:color="auto"/>
              <w:right w:val="single" w:sz="4" w:space="0" w:color="auto"/>
            </w:tcBorders>
            <w:shd w:val="clear" w:color="auto" w:fill="FFFFFF"/>
            <w:hideMark/>
          </w:tcPr>
          <w:p w14:paraId="0389DCA0" w14:textId="1D19C611" w:rsidR="002209EE" w:rsidRPr="00D541E8" w:rsidRDefault="002209EE" w:rsidP="002C71AA">
            <w:pPr>
              <w:shd w:val="clear" w:color="auto" w:fill="FFFFFF" w:themeFill="background1"/>
            </w:pPr>
            <w:r w:rsidRPr="00D541E8">
              <w:t>From</w:t>
            </w:r>
            <w:r w:rsidR="009C63E8" w:rsidRPr="00D541E8">
              <w:t xml:space="preserve">    </w:t>
            </w:r>
            <w:r w:rsidRPr="00D541E8">
              <w:t>To</w:t>
            </w:r>
          </w:p>
        </w:tc>
        <w:tc>
          <w:tcPr>
            <w:tcW w:w="4230" w:type="dxa"/>
            <w:tcBorders>
              <w:top w:val="single" w:sz="4" w:space="0" w:color="auto"/>
              <w:left w:val="single" w:sz="4" w:space="0" w:color="auto"/>
              <w:bottom w:val="single" w:sz="4" w:space="0" w:color="auto"/>
              <w:right w:val="single" w:sz="4" w:space="0" w:color="auto"/>
            </w:tcBorders>
            <w:shd w:val="clear" w:color="auto" w:fill="FFFFFF"/>
            <w:hideMark/>
          </w:tcPr>
          <w:p w14:paraId="5AE1909C" w14:textId="77777777" w:rsidR="002209EE" w:rsidRPr="00D541E8" w:rsidRDefault="002209EE" w:rsidP="002C71AA">
            <w:pPr>
              <w:shd w:val="clear" w:color="auto" w:fill="FFFFFF" w:themeFill="background1"/>
            </w:pPr>
            <w:r w:rsidRPr="00D541E8">
              <w:t>University</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1A758A24" w14:textId="77777777" w:rsidR="002209EE" w:rsidRPr="00D541E8" w:rsidRDefault="002209EE" w:rsidP="002C71AA">
            <w:pPr>
              <w:shd w:val="clear" w:color="auto" w:fill="FFFFFF" w:themeFill="background1"/>
            </w:pPr>
            <w:r w:rsidRPr="00D541E8">
              <w:t>Field of study</w:t>
            </w:r>
          </w:p>
        </w:tc>
        <w:tc>
          <w:tcPr>
            <w:tcW w:w="944" w:type="dxa"/>
            <w:tcBorders>
              <w:top w:val="single" w:sz="4" w:space="0" w:color="auto"/>
              <w:left w:val="single" w:sz="4" w:space="0" w:color="auto"/>
              <w:bottom w:val="single" w:sz="4" w:space="0" w:color="auto"/>
              <w:right w:val="single" w:sz="4" w:space="0" w:color="auto"/>
            </w:tcBorders>
            <w:shd w:val="clear" w:color="auto" w:fill="FFFFFF"/>
            <w:hideMark/>
          </w:tcPr>
          <w:p w14:paraId="2A4135E9" w14:textId="77777777" w:rsidR="002209EE" w:rsidRPr="00D541E8" w:rsidRDefault="002209EE" w:rsidP="002C71AA">
            <w:pPr>
              <w:shd w:val="clear" w:color="auto" w:fill="FFFFFF" w:themeFill="background1"/>
            </w:pPr>
            <w:r w:rsidRPr="00D541E8">
              <w:t>Degree</w:t>
            </w:r>
          </w:p>
        </w:tc>
      </w:tr>
      <w:tr w:rsidR="002209EE" w:rsidRPr="00D541E8" w14:paraId="50288C3A" w14:textId="77777777" w:rsidTr="002209EE">
        <w:trPr>
          <w:trHeight w:val="404"/>
        </w:trPr>
        <w:tc>
          <w:tcPr>
            <w:tcW w:w="828" w:type="dxa"/>
            <w:tcBorders>
              <w:top w:val="single" w:sz="4" w:space="0" w:color="auto"/>
              <w:left w:val="single" w:sz="4" w:space="0" w:color="auto"/>
              <w:bottom w:val="single" w:sz="4" w:space="0" w:color="auto"/>
              <w:right w:val="single" w:sz="4" w:space="0" w:color="auto"/>
            </w:tcBorders>
            <w:hideMark/>
          </w:tcPr>
          <w:p w14:paraId="6C2AB724" w14:textId="77777777" w:rsidR="002209EE" w:rsidRPr="00D541E8" w:rsidRDefault="002209EE" w:rsidP="002C71AA">
            <w:pPr>
              <w:shd w:val="clear" w:color="auto" w:fill="FFFFFF" w:themeFill="background1"/>
            </w:pPr>
            <w:r w:rsidRPr="00D541E8">
              <w:t>2015</w:t>
            </w:r>
          </w:p>
        </w:tc>
        <w:tc>
          <w:tcPr>
            <w:tcW w:w="900" w:type="dxa"/>
            <w:tcBorders>
              <w:top w:val="single" w:sz="4" w:space="0" w:color="auto"/>
              <w:left w:val="single" w:sz="4" w:space="0" w:color="auto"/>
              <w:bottom w:val="single" w:sz="4" w:space="0" w:color="auto"/>
              <w:right w:val="single" w:sz="4" w:space="0" w:color="auto"/>
            </w:tcBorders>
            <w:hideMark/>
          </w:tcPr>
          <w:p w14:paraId="3DC0E3CD" w14:textId="77777777" w:rsidR="002209EE" w:rsidRPr="00D541E8" w:rsidRDefault="002209EE" w:rsidP="002C71AA">
            <w:pPr>
              <w:shd w:val="clear" w:color="auto" w:fill="FFFFFF" w:themeFill="background1"/>
            </w:pPr>
            <w:r w:rsidRPr="00D541E8">
              <w:t>2017</w:t>
            </w:r>
          </w:p>
        </w:tc>
        <w:tc>
          <w:tcPr>
            <w:tcW w:w="4230" w:type="dxa"/>
            <w:tcBorders>
              <w:top w:val="single" w:sz="4" w:space="0" w:color="auto"/>
              <w:left w:val="single" w:sz="4" w:space="0" w:color="auto"/>
              <w:bottom w:val="single" w:sz="4" w:space="0" w:color="auto"/>
              <w:right w:val="single" w:sz="4" w:space="0" w:color="auto"/>
            </w:tcBorders>
            <w:hideMark/>
          </w:tcPr>
          <w:p w14:paraId="2BF015E7" w14:textId="77777777" w:rsidR="002209EE" w:rsidRPr="00D541E8" w:rsidRDefault="002209EE" w:rsidP="002C71AA">
            <w:pPr>
              <w:shd w:val="clear" w:color="auto" w:fill="FFFFFF" w:themeFill="background1"/>
            </w:pPr>
            <w:r w:rsidRPr="00D541E8">
              <w:t>Vrije Universiteit, Amsterdam, Netherlands</w:t>
            </w:r>
          </w:p>
        </w:tc>
        <w:tc>
          <w:tcPr>
            <w:tcW w:w="2340" w:type="dxa"/>
            <w:tcBorders>
              <w:top w:val="single" w:sz="4" w:space="0" w:color="auto"/>
              <w:left w:val="single" w:sz="4" w:space="0" w:color="auto"/>
              <w:bottom w:val="single" w:sz="4" w:space="0" w:color="auto"/>
              <w:right w:val="single" w:sz="4" w:space="0" w:color="auto"/>
            </w:tcBorders>
            <w:hideMark/>
          </w:tcPr>
          <w:p w14:paraId="3484FE02" w14:textId="77777777" w:rsidR="002209EE" w:rsidRPr="00D541E8" w:rsidRDefault="002209EE" w:rsidP="002C71AA">
            <w:pPr>
              <w:shd w:val="clear" w:color="auto" w:fill="FFFFFF" w:themeFill="background1"/>
            </w:pPr>
            <w:r w:rsidRPr="00D541E8">
              <w:t>Global Mental Health</w:t>
            </w:r>
          </w:p>
        </w:tc>
        <w:tc>
          <w:tcPr>
            <w:tcW w:w="944" w:type="dxa"/>
            <w:tcBorders>
              <w:top w:val="single" w:sz="4" w:space="0" w:color="auto"/>
              <w:left w:val="single" w:sz="4" w:space="0" w:color="auto"/>
              <w:bottom w:val="single" w:sz="4" w:space="0" w:color="auto"/>
              <w:right w:val="single" w:sz="4" w:space="0" w:color="auto"/>
            </w:tcBorders>
            <w:hideMark/>
          </w:tcPr>
          <w:p w14:paraId="6D116A51" w14:textId="77777777" w:rsidR="002209EE" w:rsidRPr="00D541E8" w:rsidRDefault="002209EE" w:rsidP="002C71AA">
            <w:pPr>
              <w:shd w:val="clear" w:color="auto" w:fill="FFFFFF" w:themeFill="background1"/>
            </w:pPr>
            <w:r w:rsidRPr="00D541E8">
              <w:t>PhD</w:t>
            </w:r>
          </w:p>
        </w:tc>
      </w:tr>
      <w:tr w:rsidR="002209EE" w:rsidRPr="00D541E8" w14:paraId="50CEFA7F" w14:textId="77777777" w:rsidTr="002209EE">
        <w:trPr>
          <w:trHeight w:val="386"/>
        </w:trPr>
        <w:tc>
          <w:tcPr>
            <w:tcW w:w="828" w:type="dxa"/>
            <w:tcBorders>
              <w:top w:val="single" w:sz="4" w:space="0" w:color="auto"/>
              <w:left w:val="single" w:sz="4" w:space="0" w:color="auto"/>
              <w:bottom w:val="single" w:sz="4" w:space="0" w:color="auto"/>
              <w:right w:val="single" w:sz="4" w:space="0" w:color="auto"/>
            </w:tcBorders>
            <w:hideMark/>
          </w:tcPr>
          <w:p w14:paraId="3E986F01" w14:textId="77777777" w:rsidR="002209EE" w:rsidRPr="00D541E8" w:rsidRDefault="002209EE" w:rsidP="002C71AA">
            <w:pPr>
              <w:shd w:val="clear" w:color="auto" w:fill="FFFFFF" w:themeFill="background1"/>
            </w:pPr>
            <w:r w:rsidRPr="00D541E8">
              <w:t xml:space="preserve"> 2012</w:t>
            </w:r>
          </w:p>
        </w:tc>
        <w:tc>
          <w:tcPr>
            <w:tcW w:w="900" w:type="dxa"/>
            <w:tcBorders>
              <w:top w:val="single" w:sz="4" w:space="0" w:color="auto"/>
              <w:left w:val="single" w:sz="4" w:space="0" w:color="auto"/>
              <w:bottom w:val="single" w:sz="4" w:space="0" w:color="auto"/>
              <w:right w:val="single" w:sz="4" w:space="0" w:color="auto"/>
            </w:tcBorders>
            <w:hideMark/>
          </w:tcPr>
          <w:p w14:paraId="78E73C59" w14:textId="77777777" w:rsidR="002209EE" w:rsidRPr="00D541E8" w:rsidRDefault="002209EE" w:rsidP="002C71AA">
            <w:pPr>
              <w:shd w:val="clear" w:color="auto" w:fill="FFFFFF" w:themeFill="background1"/>
            </w:pPr>
            <w:r w:rsidRPr="00D541E8">
              <w:t xml:space="preserve"> 2014</w:t>
            </w:r>
          </w:p>
        </w:tc>
        <w:tc>
          <w:tcPr>
            <w:tcW w:w="4230" w:type="dxa"/>
            <w:tcBorders>
              <w:top w:val="single" w:sz="4" w:space="0" w:color="auto"/>
              <w:left w:val="single" w:sz="4" w:space="0" w:color="auto"/>
              <w:bottom w:val="single" w:sz="4" w:space="0" w:color="auto"/>
              <w:right w:val="single" w:sz="4" w:space="0" w:color="auto"/>
            </w:tcBorders>
            <w:hideMark/>
          </w:tcPr>
          <w:p w14:paraId="5A030B01" w14:textId="77777777" w:rsidR="002209EE" w:rsidRPr="00D541E8" w:rsidRDefault="002209EE" w:rsidP="002C71AA">
            <w:pPr>
              <w:shd w:val="clear" w:color="auto" w:fill="FFFFFF" w:themeFill="background1"/>
            </w:pPr>
            <w:r w:rsidRPr="00D541E8">
              <w:t>University of Nairobi, Nairobi, Kenya</w:t>
            </w:r>
          </w:p>
        </w:tc>
        <w:tc>
          <w:tcPr>
            <w:tcW w:w="2340" w:type="dxa"/>
            <w:tcBorders>
              <w:top w:val="single" w:sz="4" w:space="0" w:color="auto"/>
              <w:left w:val="single" w:sz="4" w:space="0" w:color="auto"/>
              <w:bottom w:val="single" w:sz="4" w:space="0" w:color="auto"/>
              <w:right w:val="single" w:sz="4" w:space="0" w:color="auto"/>
            </w:tcBorders>
            <w:hideMark/>
          </w:tcPr>
          <w:p w14:paraId="41CA1C20" w14:textId="77777777" w:rsidR="002209EE" w:rsidRPr="00D541E8" w:rsidRDefault="002209EE" w:rsidP="002C71AA">
            <w:pPr>
              <w:shd w:val="clear" w:color="auto" w:fill="FFFFFF" w:themeFill="background1"/>
            </w:pPr>
            <w:r w:rsidRPr="00D541E8">
              <w:t>Medical Statistics</w:t>
            </w:r>
          </w:p>
        </w:tc>
        <w:tc>
          <w:tcPr>
            <w:tcW w:w="944" w:type="dxa"/>
            <w:tcBorders>
              <w:top w:val="single" w:sz="4" w:space="0" w:color="auto"/>
              <w:left w:val="single" w:sz="4" w:space="0" w:color="auto"/>
              <w:bottom w:val="single" w:sz="4" w:space="0" w:color="auto"/>
              <w:right w:val="single" w:sz="4" w:space="0" w:color="auto"/>
            </w:tcBorders>
            <w:hideMark/>
          </w:tcPr>
          <w:p w14:paraId="01A5CDA6" w14:textId="77777777" w:rsidR="002209EE" w:rsidRPr="00D541E8" w:rsidRDefault="002209EE" w:rsidP="002C71AA">
            <w:pPr>
              <w:shd w:val="clear" w:color="auto" w:fill="FFFFFF" w:themeFill="background1"/>
            </w:pPr>
            <w:r w:rsidRPr="00D541E8">
              <w:t>MSc</w:t>
            </w:r>
          </w:p>
        </w:tc>
      </w:tr>
      <w:tr w:rsidR="002209EE" w:rsidRPr="00D541E8" w14:paraId="62F8A34E" w14:textId="77777777" w:rsidTr="002209EE">
        <w:trPr>
          <w:trHeight w:val="350"/>
        </w:trPr>
        <w:tc>
          <w:tcPr>
            <w:tcW w:w="828" w:type="dxa"/>
            <w:tcBorders>
              <w:top w:val="single" w:sz="4" w:space="0" w:color="auto"/>
              <w:left w:val="single" w:sz="4" w:space="0" w:color="auto"/>
              <w:bottom w:val="single" w:sz="4" w:space="0" w:color="auto"/>
              <w:right w:val="single" w:sz="4" w:space="0" w:color="auto"/>
            </w:tcBorders>
            <w:hideMark/>
          </w:tcPr>
          <w:p w14:paraId="2F6CC5E3" w14:textId="579C0554" w:rsidR="002209EE" w:rsidRPr="00D541E8" w:rsidRDefault="002209EE" w:rsidP="002C71AA">
            <w:pPr>
              <w:shd w:val="clear" w:color="auto" w:fill="FFFFFF" w:themeFill="background1"/>
            </w:pPr>
            <w:r w:rsidRPr="00D541E8">
              <w:t xml:space="preserve"> 2006</w:t>
            </w:r>
            <w:r w:rsidR="009C63E8" w:rsidRPr="00D541E8">
              <w:t xml:space="preserve">    </w:t>
            </w:r>
          </w:p>
        </w:tc>
        <w:tc>
          <w:tcPr>
            <w:tcW w:w="900" w:type="dxa"/>
            <w:tcBorders>
              <w:top w:val="single" w:sz="4" w:space="0" w:color="auto"/>
              <w:left w:val="single" w:sz="4" w:space="0" w:color="auto"/>
              <w:bottom w:val="single" w:sz="4" w:space="0" w:color="auto"/>
              <w:right w:val="single" w:sz="4" w:space="0" w:color="auto"/>
            </w:tcBorders>
            <w:hideMark/>
          </w:tcPr>
          <w:p w14:paraId="7AF05C0B" w14:textId="77777777" w:rsidR="002209EE" w:rsidRPr="00D541E8" w:rsidRDefault="002209EE" w:rsidP="002C71AA">
            <w:pPr>
              <w:shd w:val="clear" w:color="auto" w:fill="FFFFFF" w:themeFill="background1"/>
            </w:pPr>
            <w:r w:rsidRPr="00D541E8">
              <w:t>2010</w:t>
            </w:r>
          </w:p>
        </w:tc>
        <w:tc>
          <w:tcPr>
            <w:tcW w:w="4230" w:type="dxa"/>
            <w:tcBorders>
              <w:top w:val="single" w:sz="4" w:space="0" w:color="auto"/>
              <w:left w:val="single" w:sz="4" w:space="0" w:color="auto"/>
              <w:bottom w:val="single" w:sz="4" w:space="0" w:color="auto"/>
              <w:right w:val="single" w:sz="4" w:space="0" w:color="auto"/>
            </w:tcBorders>
            <w:hideMark/>
          </w:tcPr>
          <w:p w14:paraId="7208163E" w14:textId="77777777" w:rsidR="002209EE" w:rsidRPr="00D541E8" w:rsidRDefault="002209EE" w:rsidP="002C71AA">
            <w:pPr>
              <w:shd w:val="clear" w:color="auto" w:fill="FFFFFF" w:themeFill="background1"/>
            </w:pPr>
            <w:r w:rsidRPr="00D541E8">
              <w:t>University of Nairobi, Nairobi, Kenya</w:t>
            </w:r>
          </w:p>
        </w:tc>
        <w:tc>
          <w:tcPr>
            <w:tcW w:w="2340" w:type="dxa"/>
            <w:tcBorders>
              <w:top w:val="single" w:sz="4" w:space="0" w:color="auto"/>
              <w:left w:val="single" w:sz="4" w:space="0" w:color="auto"/>
              <w:bottom w:val="single" w:sz="4" w:space="0" w:color="auto"/>
              <w:right w:val="single" w:sz="4" w:space="0" w:color="auto"/>
            </w:tcBorders>
            <w:hideMark/>
          </w:tcPr>
          <w:p w14:paraId="3B4A394B" w14:textId="77777777" w:rsidR="002209EE" w:rsidRPr="00D541E8" w:rsidRDefault="002209EE" w:rsidP="002C71AA">
            <w:pPr>
              <w:shd w:val="clear" w:color="auto" w:fill="FFFFFF" w:themeFill="background1"/>
            </w:pPr>
            <w:r w:rsidRPr="00D541E8">
              <w:t xml:space="preserve">Nursing </w:t>
            </w:r>
          </w:p>
        </w:tc>
        <w:tc>
          <w:tcPr>
            <w:tcW w:w="944" w:type="dxa"/>
            <w:tcBorders>
              <w:top w:val="single" w:sz="4" w:space="0" w:color="auto"/>
              <w:left w:val="single" w:sz="4" w:space="0" w:color="auto"/>
              <w:bottom w:val="single" w:sz="4" w:space="0" w:color="auto"/>
              <w:right w:val="single" w:sz="4" w:space="0" w:color="auto"/>
            </w:tcBorders>
            <w:hideMark/>
          </w:tcPr>
          <w:p w14:paraId="2984B3F6" w14:textId="77777777" w:rsidR="002209EE" w:rsidRPr="00D541E8" w:rsidRDefault="002209EE" w:rsidP="002C71AA">
            <w:pPr>
              <w:shd w:val="clear" w:color="auto" w:fill="FFFFFF" w:themeFill="background1"/>
            </w:pPr>
            <w:r w:rsidRPr="00D541E8">
              <w:t>BSc</w:t>
            </w:r>
          </w:p>
        </w:tc>
      </w:tr>
    </w:tbl>
    <w:p w14:paraId="779DD75A" w14:textId="77777777" w:rsidR="002209EE" w:rsidRPr="00D541E8" w:rsidRDefault="002209EE" w:rsidP="002C71AA">
      <w:pPr>
        <w:shd w:val="clear" w:color="auto" w:fill="FFFFFF" w:themeFill="background1"/>
      </w:pPr>
      <w:r w:rsidRPr="00D541E8">
        <w:t>EMPLOYMENT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983"/>
        <w:gridCol w:w="8187"/>
      </w:tblGrid>
      <w:tr w:rsidR="002209EE" w:rsidRPr="00D541E8" w14:paraId="0F86A551" w14:textId="77777777" w:rsidTr="002209EE">
        <w:trPr>
          <w:trHeight w:val="359"/>
        </w:trPr>
        <w:tc>
          <w:tcPr>
            <w:tcW w:w="935" w:type="pct"/>
            <w:gridSpan w:val="2"/>
            <w:tcBorders>
              <w:top w:val="single" w:sz="4" w:space="0" w:color="auto"/>
              <w:left w:val="single" w:sz="4" w:space="0" w:color="auto"/>
              <w:bottom w:val="single" w:sz="4" w:space="0" w:color="auto"/>
              <w:right w:val="single" w:sz="4" w:space="0" w:color="auto"/>
            </w:tcBorders>
            <w:hideMark/>
          </w:tcPr>
          <w:p w14:paraId="7D5B86BC" w14:textId="3B0A0CF5" w:rsidR="002209EE" w:rsidRPr="00D541E8" w:rsidRDefault="002209EE" w:rsidP="002C71AA">
            <w:pPr>
              <w:shd w:val="clear" w:color="auto" w:fill="FFFFFF" w:themeFill="background1"/>
            </w:pPr>
            <w:r w:rsidRPr="00D541E8">
              <w:t>From</w:t>
            </w:r>
            <w:r w:rsidR="009C63E8" w:rsidRPr="00D541E8">
              <w:t xml:space="preserve">    </w:t>
            </w:r>
            <w:r w:rsidRPr="00D541E8">
              <w:t xml:space="preserve"> To</w:t>
            </w:r>
            <w:r w:rsidR="009C63E8" w:rsidRPr="00D541E8">
              <w:t xml:space="preserve">       </w:t>
            </w:r>
            <w:r w:rsidRPr="00D541E8">
              <w:t xml:space="preserve"> </w:t>
            </w:r>
          </w:p>
        </w:tc>
        <w:tc>
          <w:tcPr>
            <w:tcW w:w="4065" w:type="pct"/>
            <w:tcBorders>
              <w:top w:val="single" w:sz="4" w:space="0" w:color="auto"/>
              <w:left w:val="single" w:sz="4" w:space="0" w:color="auto"/>
              <w:bottom w:val="single" w:sz="4" w:space="0" w:color="auto"/>
              <w:right w:val="single" w:sz="4" w:space="0" w:color="auto"/>
            </w:tcBorders>
            <w:hideMark/>
          </w:tcPr>
          <w:p w14:paraId="3B4CE1FE" w14:textId="77777777" w:rsidR="002209EE" w:rsidRPr="00D541E8" w:rsidRDefault="002209EE" w:rsidP="002C71AA">
            <w:pPr>
              <w:shd w:val="clear" w:color="auto" w:fill="FFFFFF" w:themeFill="background1"/>
            </w:pPr>
            <w:r w:rsidRPr="00D541E8">
              <w:t>Name of organisation and position held</w:t>
            </w:r>
          </w:p>
        </w:tc>
      </w:tr>
      <w:tr w:rsidR="002209EE" w:rsidRPr="00D541E8" w14:paraId="058B3786" w14:textId="77777777" w:rsidTr="002209EE">
        <w:trPr>
          <w:trHeight w:val="660"/>
        </w:trPr>
        <w:tc>
          <w:tcPr>
            <w:tcW w:w="447" w:type="pct"/>
            <w:tcBorders>
              <w:top w:val="single" w:sz="4" w:space="0" w:color="auto"/>
              <w:left w:val="single" w:sz="4" w:space="0" w:color="auto"/>
              <w:bottom w:val="single" w:sz="4" w:space="0" w:color="auto"/>
              <w:right w:val="single" w:sz="4" w:space="0" w:color="auto"/>
            </w:tcBorders>
            <w:hideMark/>
          </w:tcPr>
          <w:p w14:paraId="3B80D850" w14:textId="77777777" w:rsidR="002209EE" w:rsidRPr="00D541E8" w:rsidRDefault="002209EE" w:rsidP="002C71AA">
            <w:pPr>
              <w:shd w:val="clear" w:color="auto" w:fill="FFFFFF" w:themeFill="background1"/>
            </w:pPr>
            <w:r w:rsidRPr="00D541E8">
              <w:t>2015</w:t>
            </w:r>
          </w:p>
        </w:tc>
        <w:tc>
          <w:tcPr>
            <w:tcW w:w="488" w:type="pct"/>
            <w:tcBorders>
              <w:top w:val="single" w:sz="4" w:space="0" w:color="auto"/>
              <w:left w:val="single" w:sz="4" w:space="0" w:color="auto"/>
              <w:bottom w:val="single" w:sz="4" w:space="0" w:color="auto"/>
              <w:right w:val="single" w:sz="4" w:space="0" w:color="auto"/>
            </w:tcBorders>
            <w:hideMark/>
          </w:tcPr>
          <w:p w14:paraId="58F73E44" w14:textId="77777777" w:rsidR="002209EE" w:rsidRPr="00D541E8" w:rsidRDefault="002209EE" w:rsidP="002C71AA">
            <w:pPr>
              <w:shd w:val="clear" w:color="auto" w:fill="FFFFFF" w:themeFill="background1"/>
            </w:pPr>
            <w:r w:rsidRPr="00D541E8">
              <w:t>Present</w:t>
            </w:r>
          </w:p>
        </w:tc>
        <w:tc>
          <w:tcPr>
            <w:tcW w:w="4065" w:type="pct"/>
            <w:tcBorders>
              <w:top w:val="single" w:sz="4" w:space="0" w:color="auto"/>
              <w:left w:val="single" w:sz="4" w:space="0" w:color="auto"/>
              <w:bottom w:val="single" w:sz="4" w:space="0" w:color="auto"/>
              <w:right w:val="single" w:sz="4" w:space="0" w:color="auto"/>
            </w:tcBorders>
            <w:hideMark/>
          </w:tcPr>
          <w:p w14:paraId="201CA24D" w14:textId="77777777" w:rsidR="002209EE" w:rsidRPr="00D541E8" w:rsidRDefault="002209EE" w:rsidP="002C71AA">
            <w:pPr>
              <w:shd w:val="clear" w:color="auto" w:fill="FFFFFF" w:themeFill="background1"/>
            </w:pPr>
            <w:r w:rsidRPr="00D541E8">
              <w:t>Africa Mental Health Research and Training Foundation - Research Ethics and Scientific Publications Officer</w:t>
            </w:r>
          </w:p>
        </w:tc>
      </w:tr>
      <w:tr w:rsidR="002209EE" w:rsidRPr="00D541E8" w14:paraId="2219CA84" w14:textId="77777777" w:rsidTr="002209EE">
        <w:trPr>
          <w:trHeight w:val="660"/>
        </w:trPr>
        <w:tc>
          <w:tcPr>
            <w:tcW w:w="447" w:type="pct"/>
            <w:tcBorders>
              <w:top w:val="single" w:sz="4" w:space="0" w:color="auto"/>
              <w:left w:val="single" w:sz="4" w:space="0" w:color="auto"/>
              <w:bottom w:val="single" w:sz="4" w:space="0" w:color="auto"/>
              <w:right w:val="single" w:sz="4" w:space="0" w:color="auto"/>
            </w:tcBorders>
            <w:hideMark/>
          </w:tcPr>
          <w:p w14:paraId="48DDB119" w14:textId="77777777" w:rsidR="002209EE" w:rsidRPr="00D541E8" w:rsidRDefault="002209EE" w:rsidP="002C71AA">
            <w:pPr>
              <w:shd w:val="clear" w:color="auto" w:fill="FFFFFF" w:themeFill="background1"/>
            </w:pPr>
            <w:r w:rsidRPr="00D541E8">
              <w:t>2012</w:t>
            </w:r>
          </w:p>
        </w:tc>
        <w:tc>
          <w:tcPr>
            <w:tcW w:w="488" w:type="pct"/>
            <w:tcBorders>
              <w:top w:val="single" w:sz="4" w:space="0" w:color="auto"/>
              <w:left w:val="single" w:sz="4" w:space="0" w:color="auto"/>
              <w:bottom w:val="single" w:sz="4" w:space="0" w:color="auto"/>
              <w:right w:val="single" w:sz="4" w:space="0" w:color="auto"/>
            </w:tcBorders>
            <w:hideMark/>
          </w:tcPr>
          <w:p w14:paraId="7BDFE65E" w14:textId="77777777" w:rsidR="002209EE" w:rsidRPr="00D541E8" w:rsidRDefault="002209EE" w:rsidP="002C71AA">
            <w:pPr>
              <w:shd w:val="clear" w:color="auto" w:fill="FFFFFF" w:themeFill="background1"/>
            </w:pPr>
            <w:r w:rsidRPr="00D541E8">
              <w:t>2015</w:t>
            </w:r>
          </w:p>
        </w:tc>
        <w:tc>
          <w:tcPr>
            <w:tcW w:w="4065" w:type="pct"/>
            <w:tcBorders>
              <w:top w:val="single" w:sz="4" w:space="0" w:color="auto"/>
              <w:left w:val="single" w:sz="4" w:space="0" w:color="auto"/>
              <w:bottom w:val="single" w:sz="4" w:space="0" w:color="auto"/>
              <w:right w:val="single" w:sz="4" w:space="0" w:color="auto"/>
            </w:tcBorders>
            <w:hideMark/>
          </w:tcPr>
          <w:p w14:paraId="57959FA1" w14:textId="77777777" w:rsidR="002209EE" w:rsidRPr="00D541E8" w:rsidRDefault="002209EE" w:rsidP="002C71AA">
            <w:pPr>
              <w:shd w:val="clear" w:color="auto" w:fill="FFFFFF" w:themeFill="background1"/>
            </w:pPr>
            <w:r w:rsidRPr="00D541E8">
              <w:t>Africa Mental Health Research and Training Foundation - Research Ethics Officer</w:t>
            </w:r>
          </w:p>
        </w:tc>
      </w:tr>
      <w:tr w:rsidR="002209EE" w:rsidRPr="00D541E8" w14:paraId="1598BD39" w14:textId="77777777" w:rsidTr="002209EE">
        <w:trPr>
          <w:trHeight w:val="458"/>
        </w:trPr>
        <w:tc>
          <w:tcPr>
            <w:tcW w:w="447" w:type="pct"/>
            <w:tcBorders>
              <w:top w:val="single" w:sz="4" w:space="0" w:color="auto"/>
              <w:left w:val="single" w:sz="4" w:space="0" w:color="auto"/>
              <w:bottom w:val="single" w:sz="4" w:space="0" w:color="auto"/>
              <w:right w:val="single" w:sz="4" w:space="0" w:color="auto"/>
            </w:tcBorders>
            <w:hideMark/>
          </w:tcPr>
          <w:p w14:paraId="527AFA6D" w14:textId="77777777" w:rsidR="002209EE" w:rsidRPr="00D541E8" w:rsidRDefault="002209EE" w:rsidP="002C71AA">
            <w:pPr>
              <w:shd w:val="clear" w:color="auto" w:fill="FFFFFF" w:themeFill="background1"/>
            </w:pPr>
            <w:r w:rsidRPr="00D541E8">
              <w:t>2012</w:t>
            </w:r>
          </w:p>
        </w:tc>
        <w:tc>
          <w:tcPr>
            <w:tcW w:w="488" w:type="pct"/>
            <w:tcBorders>
              <w:top w:val="single" w:sz="4" w:space="0" w:color="auto"/>
              <w:left w:val="single" w:sz="4" w:space="0" w:color="auto"/>
              <w:bottom w:val="single" w:sz="4" w:space="0" w:color="auto"/>
              <w:right w:val="single" w:sz="4" w:space="0" w:color="auto"/>
            </w:tcBorders>
            <w:hideMark/>
          </w:tcPr>
          <w:p w14:paraId="52E60495" w14:textId="77777777" w:rsidR="002209EE" w:rsidRPr="00D541E8" w:rsidRDefault="002209EE" w:rsidP="002C71AA">
            <w:pPr>
              <w:shd w:val="clear" w:color="auto" w:fill="FFFFFF" w:themeFill="background1"/>
            </w:pPr>
            <w:r w:rsidRPr="00D541E8">
              <w:t>2012</w:t>
            </w:r>
          </w:p>
        </w:tc>
        <w:tc>
          <w:tcPr>
            <w:tcW w:w="4065" w:type="pct"/>
            <w:tcBorders>
              <w:top w:val="single" w:sz="4" w:space="0" w:color="auto"/>
              <w:left w:val="single" w:sz="4" w:space="0" w:color="auto"/>
              <w:bottom w:val="single" w:sz="4" w:space="0" w:color="auto"/>
              <w:right w:val="single" w:sz="4" w:space="0" w:color="auto"/>
            </w:tcBorders>
            <w:hideMark/>
          </w:tcPr>
          <w:p w14:paraId="5D4AB1ED" w14:textId="77777777" w:rsidR="002209EE" w:rsidRPr="00D541E8" w:rsidRDefault="002209EE" w:rsidP="002C71AA">
            <w:pPr>
              <w:shd w:val="clear" w:color="auto" w:fill="FFFFFF" w:themeFill="background1"/>
            </w:pPr>
            <w:r w:rsidRPr="00D541E8">
              <w:t>Aga Khan University Hospital- Outpatient nurse</w:t>
            </w:r>
          </w:p>
        </w:tc>
      </w:tr>
      <w:tr w:rsidR="002209EE" w:rsidRPr="00D541E8" w14:paraId="560BB2AB" w14:textId="77777777" w:rsidTr="002209EE">
        <w:trPr>
          <w:trHeight w:val="458"/>
        </w:trPr>
        <w:tc>
          <w:tcPr>
            <w:tcW w:w="447" w:type="pct"/>
            <w:tcBorders>
              <w:top w:val="single" w:sz="4" w:space="0" w:color="auto"/>
              <w:left w:val="single" w:sz="4" w:space="0" w:color="auto"/>
              <w:bottom w:val="single" w:sz="4" w:space="0" w:color="auto"/>
              <w:right w:val="single" w:sz="4" w:space="0" w:color="auto"/>
            </w:tcBorders>
            <w:hideMark/>
          </w:tcPr>
          <w:p w14:paraId="1F9FEB4E" w14:textId="77777777" w:rsidR="002209EE" w:rsidRPr="00D541E8" w:rsidRDefault="002209EE" w:rsidP="002C71AA">
            <w:pPr>
              <w:shd w:val="clear" w:color="auto" w:fill="FFFFFF" w:themeFill="background1"/>
            </w:pPr>
            <w:r w:rsidRPr="00D541E8">
              <w:t>2011</w:t>
            </w:r>
          </w:p>
        </w:tc>
        <w:tc>
          <w:tcPr>
            <w:tcW w:w="488" w:type="pct"/>
            <w:tcBorders>
              <w:top w:val="single" w:sz="4" w:space="0" w:color="auto"/>
              <w:left w:val="single" w:sz="4" w:space="0" w:color="auto"/>
              <w:bottom w:val="single" w:sz="4" w:space="0" w:color="auto"/>
              <w:right w:val="single" w:sz="4" w:space="0" w:color="auto"/>
            </w:tcBorders>
            <w:hideMark/>
          </w:tcPr>
          <w:p w14:paraId="5512E0A2" w14:textId="77777777" w:rsidR="002209EE" w:rsidRPr="00D541E8" w:rsidRDefault="002209EE" w:rsidP="002C71AA">
            <w:pPr>
              <w:shd w:val="clear" w:color="auto" w:fill="FFFFFF" w:themeFill="background1"/>
            </w:pPr>
            <w:r w:rsidRPr="00D541E8">
              <w:t>2012</w:t>
            </w:r>
          </w:p>
        </w:tc>
        <w:tc>
          <w:tcPr>
            <w:tcW w:w="4065" w:type="pct"/>
            <w:tcBorders>
              <w:top w:val="single" w:sz="4" w:space="0" w:color="auto"/>
              <w:left w:val="single" w:sz="4" w:space="0" w:color="auto"/>
              <w:bottom w:val="single" w:sz="4" w:space="0" w:color="auto"/>
              <w:right w:val="single" w:sz="4" w:space="0" w:color="auto"/>
            </w:tcBorders>
            <w:hideMark/>
          </w:tcPr>
          <w:p w14:paraId="504083C3" w14:textId="77777777" w:rsidR="002209EE" w:rsidRPr="00D541E8" w:rsidRDefault="002209EE" w:rsidP="002C71AA">
            <w:pPr>
              <w:shd w:val="clear" w:color="auto" w:fill="FFFFFF" w:themeFill="background1"/>
            </w:pPr>
            <w:r w:rsidRPr="00D541E8">
              <w:t xml:space="preserve">Kakamega Provincial Hospital- Nursing officer </w:t>
            </w:r>
          </w:p>
        </w:tc>
      </w:tr>
      <w:tr w:rsidR="002209EE" w:rsidRPr="00D541E8" w14:paraId="0943CC09" w14:textId="77777777" w:rsidTr="002209EE">
        <w:trPr>
          <w:trHeight w:val="458"/>
        </w:trPr>
        <w:tc>
          <w:tcPr>
            <w:tcW w:w="447" w:type="pct"/>
            <w:tcBorders>
              <w:top w:val="single" w:sz="4" w:space="0" w:color="auto"/>
              <w:left w:val="single" w:sz="4" w:space="0" w:color="auto"/>
              <w:bottom w:val="single" w:sz="4" w:space="0" w:color="auto"/>
              <w:right w:val="single" w:sz="4" w:space="0" w:color="auto"/>
            </w:tcBorders>
            <w:hideMark/>
          </w:tcPr>
          <w:p w14:paraId="19D23A5E" w14:textId="77777777" w:rsidR="002209EE" w:rsidRPr="00D541E8" w:rsidRDefault="002209EE" w:rsidP="002C71AA">
            <w:pPr>
              <w:shd w:val="clear" w:color="auto" w:fill="FFFFFF" w:themeFill="background1"/>
            </w:pPr>
            <w:r w:rsidRPr="00D541E8">
              <w:t>2010</w:t>
            </w:r>
          </w:p>
        </w:tc>
        <w:tc>
          <w:tcPr>
            <w:tcW w:w="488" w:type="pct"/>
            <w:tcBorders>
              <w:top w:val="single" w:sz="4" w:space="0" w:color="auto"/>
              <w:left w:val="single" w:sz="4" w:space="0" w:color="auto"/>
              <w:bottom w:val="single" w:sz="4" w:space="0" w:color="auto"/>
              <w:right w:val="single" w:sz="4" w:space="0" w:color="auto"/>
            </w:tcBorders>
            <w:hideMark/>
          </w:tcPr>
          <w:p w14:paraId="3115DF5F" w14:textId="77777777" w:rsidR="002209EE" w:rsidRPr="00D541E8" w:rsidRDefault="002209EE" w:rsidP="002C71AA">
            <w:pPr>
              <w:shd w:val="clear" w:color="auto" w:fill="FFFFFF" w:themeFill="background1"/>
            </w:pPr>
            <w:r w:rsidRPr="00D541E8">
              <w:t>2011</w:t>
            </w:r>
          </w:p>
        </w:tc>
        <w:tc>
          <w:tcPr>
            <w:tcW w:w="4065" w:type="pct"/>
            <w:tcBorders>
              <w:top w:val="single" w:sz="4" w:space="0" w:color="auto"/>
              <w:left w:val="single" w:sz="4" w:space="0" w:color="auto"/>
              <w:bottom w:val="single" w:sz="4" w:space="0" w:color="auto"/>
              <w:right w:val="single" w:sz="4" w:space="0" w:color="auto"/>
            </w:tcBorders>
            <w:hideMark/>
          </w:tcPr>
          <w:p w14:paraId="2F271455" w14:textId="77777777" w:rsidR="002209EE" w:rsidRPr="00D541E8" w:rsidRDefault="002209EE" w:rsidP="002C71AA">
            <w:pPr>
              <w:shd w:val="clear" w:color="auto" w:fill="FFFFFF" w:themeFill="background1"/>
            </w:pPr>
            <w:r w:rsidRPr="00D541E8">
              <w:t>Africa Mental Health Research and Training Foundation- Data entry clerk</w:t>
            </w:r>
          </w:p>
        </w:tc>
      </w:tr>
      <w:tr w:rsidR="002209EE" w:rsidRPr="00D541E8" w14:paraId="5D950298" w14:textId="77777777" w:rsidTr="002209EE">
        <w:trPr>
          <w:trHeight w:val="198"/>
        </w:trPr>
        <w:tc>
          <w:tcPr>
            <w:tcW w:w="447" w:type="pct"/>
            <w:tcBorders>
              <w:top w:val="single" w:sz="4" w:space="0" w:color="auto"/>
              <w:left w:val="single" w:sz="4" w:space="0" w:color="auto"/>
              <w:bottom w:val="single" w:sz="4" w:space="0" w:color="auto"/>
              <w:right w:val="single" w:sz="4" w:space="0" w:color="auto"/>
            </w:tcBorders>
            <w:hideMark/>
          </w:tcPr>
          <w:p w14:paraId="08F72FDE" w14:textId="77777777" w:rsidR="002209EE" w:rsidRPr="00D541E8" w:rsidRDefault="002209EE" w:rsidP="002C71AA">
            <w:pPr>
              <w:shd w:val="clear" w:color="auto" w:fill="FFFFFF" w:themeFill="background1"/>
            </w:pPr>
            <w:r w:rsidRPr="00D541E8">
              <w:t>2009</w:t>
            </w:r>
          </w:p>
        </w:tc>
        <w:tc>
          <w:tcPr>
            <w:tcW w:w="488" w:type="pct"/>
            <w:tcBorders>
              <w:top w:val="single" w:sz="4" w:space="0" w:color="auto"/>
              <w:left w:val="single" w:sz="4" w:space="0" w:color="auto"/>
              <w:bottom w:val="single" w:sz="4" w:space="0" w:color="auto"/>
              <w:right w:val="single" w:sz="4" w:space="0" w:color="auto"/>
            </w:tcBorders>
            <w:hideMark/>
          </w:tcPr>
          <w:p w14:paraId="0DF40CC7" w14:textId="77777777" w:rsidR="002209EE" w:rsidRPr="00D541E8" w:rsidRDefault="002209EE" w:rsidP="002C71AA">
            <w:pPr>
              <w:shd w:val="clear" w:color="auto" w:fill="FFFFFF" w:themeFill="background1"/>
            </w:pPr>
            <w:r w:rsidRPr="00D541E8">
              <w:t>2010</w:t>
            </w:r>
          </w:p>
        </w:tc>
        <w:tc>
          <w:tcPr>
            <w:tcW w:w="4065" w:type="pct"/>
            <w:tcBorders>
              <w:top w:val="single" w:sz="4" w:space="0" w:color="auto"/>
              <w:left w:val="single" w:sz="4" w:space="0" w:color="auto"/>
              <w:bottom w:val="single" w:sz="4" w:space="0" w:color="auto"/>
              <w:right w:val="single" w:sz="4" w:space="0" w:color="auto"/>
            </w:tcBorders>
            <w:hideMark/>
          </w:tcPr>
          <w:p w14:paraId="669AD973" w14:textId="77777777" w:rsidR="002209EE" w:rsidRPr="00D541E8" w:rsidRDefault="002209EE" w:rsidP="002C71AA">
            <w:pPr>
              <w:shd w:val="clear" w:color="auto" w:fill="FFFFFF" w:themeFill="background1"/>
            </w:pPr>
            <w:r w:rsidRPr="00D541E8">
              <w:t>Africa Mental Health Research and Training Foundation - Research assistant</w:t>
            </w:r>
          </w:p>
        </w:tc>
      </w:tr>
    </w:tbl>
    <w:p w14:paraId="389157B0" w14:textId="77777777" w:rsidR="002209EE" w:rsidRPr="00D541E8" w:rsidRDefault="002209EE" w:rsidP="002C71AA">
      <w:pPr>
        <w:shd w:val="clear" w:color="auto" w:fill="FFFFFF" w:themeFill="background1"/>
      </w:pPr>
      <w:r w:rsidRPr="00D541E8">
        <w:t>CONTRIBUTION TO SCIENCE</w:t>
      </w:r>
    </w:p>
    <w:p w14:paraId="3ADDC5F1" w14:textId="77777777" w:rsidR="002209EE" w:rsidRPr="00D541E8" w:rsidRDefault="002209EE" w:rsidP="002C71AA">
      <w:pPr>
        <w:shd w:val="clear" w:color="auto" w:fill="FFFFFF" w:themeFill="background1"/>
      </w:pPr>
      <w:r w:rsidRPr="00D541E8">
        <w:t>School mental health: Children in LMICs are in need of affordable delivery of high quality, evidence-based mental health treatment, yet there are too few mental health professionals to meet the growing need. I have been part of a research team promoting the mental wellbeing of children in Kenyan schools and institutions (Orphans and Vulnerable Children) using the life-skills programme. Through this programme, I have co-authored several articles and book-chapters to demonstrate validity of research tools, provide evidence on prevalence and feasibility of the programme.</w:t>
      </w:r>
    </w:p>
    <w:p w14:paraId="68FF8192" w14:textId="11E0858C" w:rsidR="002209EE" w:rsidRPr="00D541E8" w:rsidRDefault="002209EE" w:rsidP="002C71AA">
      <w:pPr>
        <w:shd w:val="clear" w:color="auto" w:fill="FFFFFF" w:themeFill="background1"/>
      </w:pPr>
      <w:r w:rsidRPr="00D541E8">
        <w:t>Traditional health practitioners in mental health care: Considering the lack of adequate mental health specialists in under-resourced settings, integration of traditional and faith healers in mental health is imperative in order to alleviate the risk of substandard care and reduce the mental health treatment gap. I have been the principal investigator on a project involving traditional healers and faith healers (informal sector) in mental health service provision. At the outset of the project, there was lack of respect and mutual trust between the health care workers (formal sector), traditional and faith healers. This informed the initiation of collaboration and dialogue between the two sectors and training of the informal sector on identification and management of depression using evidence based practice (mhGAP-IG).</w:t>
      </w:r>
      <w:r w:rsidR="009C63E8" w:rsidRPr="00D541E8">
        <w:t xml:space="preserve"> </w:t>
      </w:r>
    </w:p>
    <w:p w14:paraId="2D1AA1C5" w14:textId="7F919628" w:rsidR="002209EE" w:rsidRPr="00D541E8" w:rsidRDefault="002209EE" w:rsidP="002C71AA">
      <w:pPr>
        <w:shd w:val="clear" w:color="auto" w:fill="FFFFFF" w:themeFill="background1"/>
      </w:pPr>
      <w:r w:rsidRPr="00D541E8">
        <w:t>Mental health and technology:</w:t>
      </w:r>
      <w:r w:rsidR="009C63E8" w:rsidRPr="00D541E8">
        <w:t xml:space="preserve"> </w:t>
      </w:r>
      <w:r w:rsidRPr="00D541E8">
        <w:t>I have demonstrated the use of technology to advance delivery of mental health interventions in primary care settings with an aim to increase efficiency, accessibility and affordability for: (i) Patients (using mental health Global Action Programme Intervention Guide (mhGAP-IG) on mobile phones; and (ii) for pregnant and postnatal mothers (via automated SMS sessions) using the Thinking Healthy for the Zuri AI system. I was the principal investigator on the former project and a Co-Investigator in the latter project.</w:t>
      </w:r>
    </w:p>
    <w:p w14:paraId="71BCD356" w14:textId="77777777" w:rsidR="002209EE" w:rsidRPr="00D541E8" w:rsidRDefault="002209EE" w:rsidP="002C71AA">
      <w:pPr>
        <w:shd w:val="clear" w:color="auto" w:fill="FFFFFF" w:themeFill="background1"/>
      </w:pPr>
      <w:r w:rsidRPr="00D541E8">
        <w:t>D.</w:t>
      </w:r>
      <w:r w:rsidRPr="00D541E8">
        <w:tab/>
        <w:t xml:space="preserve">Additional Information: Research Support and/or Scholastic Performance </w:t>
      </w:r>
    </w:p>
    <w:p w14:paraId="74048319" w14:textId="77777777" w:rsidR="002209EE" w:rsidRPr="00D541E8" w:rsidRDefault="002209EE" w:rsidP="002C71AA">
      <w:pPr>
        <w:shd w:val="clear" w:color="auto" w:fill="FFFFFF" w:themeFill="background1"/>
      </w:pPr>
      <w:r w:rsidRPr="00D541E8">
        <w:t>ONGOING RESEARCH SUPPORT</w:t>
      </w:r>
    </w:p>
    <w:p w14:paraId="6C2655D5" w14:textId="77777777" w:rsidR="002209EE" w:rsidRPr="00D541E8" w:rsidRDefault="002209EE" w:rsidP="002C71AA">
      <w:pPr>
        <w:shd w:val="clear" w:color="auto" w:fill="FFFFFF" w:themeFill="background1"/>
      </w:pPr>
      <w:r w:rsidRPr="00D541E8">
        <w:t>GCA/ISG/Round8/049</w:t>
      </w:r>
      <w:r w:rsidRPr="00D541E8">
        <w:tab/>
      </w:r>
      <w:r w:rsidRPr="00D541E8">
        <w:tab/>
      </w:r>
      <w:r w:rsidRPr="00D541E8">
        <w:tab/>
        <w:t>Christine (PI)</w:t>
      </w:r>
      <w:r w:rsidRPr="00D541E8">
        <w:tab/>
      </w:r>
      <w:r w:rsidRPr="00D541E8">
        <w:tab/>
        <w:t>01/2021 to 01/2023</w:t>
      </w:r>
    </w:p>
    <w:p w14:paraId="15B7C10C" w14:textId="77777777" w:rsidR="002209EE" w:rsidRPr="00D541E8" w:rsidRDefault="002209EE" w:rsidP="002C71AA">
      <w:pPr>
        <w:shd w:val="clear" w:color="auto" w:fill="FFFFFF" w:themeFill="background1"/>
      </w:pPr>
      <w:r w:rsidRPr="00D541E8">
        <w:t xml:space="preserve">Grand Challenges Africa </w:t>
      </w:r>
      <w:r w:rsidRPr="00D541E8">
        <w:tab/>
      </w:r>
      <w:r w:rsidRPr="00D541E8">
        <w:tab/>
      </w:r>
      <w:r w:rsidRPr="00D541E8">
        <w:tab/>
      </w:r>
      <w:r w:rsidRPr="00D541E8">
        <w:tab/>
      </w:r>
      <w:r w:rsidRPr="00D541E8">
        <w:tab/>
        <w:t>Amount Awarded: USD 100,000</w:t>
      </w:r>
    </w:p>
    <w:p w14:paraId="457595CB" w14:textId="77777777" w:rsidR="002209EE" w:rsidRPr="00D541E8" w:rsidRDefault="002209EE" w:rsidP="002C71AA">
      <w:pPr>
        <w:shd w:val="clear" w:color="auto" w:fill="FFFFFF" w:themeFill="background1"/>
      </w:pPr>
      <w:r w:rsidRPr="00D541E8">
        <w:t>Mobile phone anger management support for perpetrators of Intimate Partner Violence during pregnancy (MAP- IPV)</w:t>
      </w:r>
    </w:p>
    <w:p w14:paraId="4B005B92" w14:textId="77777777" w:rsidR="002209EE" w:rsidRPr="00D541E8" w:rsidRDefault="002209EE" w:rsidP="002C71AA">
      <w:pPr>
        <w:shd w:val="clear" w:color="auto" w:fill="FFFFFF" w:themeFill="background1"/>
      </w:pPr>
      <w:r w:rsidRPr="00D541E8">
        <w:t>Goal: Reduction of Intimate Partner Violence (IPV) among pregnant women through anger management strategies delivered via mobile phones to potential IPV perpetrators (PIP).</w:t>
      </w:r>
    </w:p>
    <w:p w14:paraId="67C5CD2C" w14:textId="77777777" w:rsidR="002209EE" w:rsidRPr="00D541E8" w:rsidRDefault="002209EE" w:rsidP="002C71AA">
      <w:pPr>
        <w:shd w:val="clear" w:color="auto" w:fill="FFFFFF" w:themeFill="background1"/>
      </w:pPr>
      <w:r w:rsidRPr="00D541E8">
        <w:t>COMPLETED RESEARCH SUPPORT</w:t>
      </w:r>
    </w:p>
    <w:p w14:paraId="2A5D08B9" w14:textId="77777777" w:rsidR="002209EE" w:rsidRPr="00D541E8" w:rsidRDefault="002209EE" w:rsidP="002C71AA">
      <w:pPr>
        <w:shd w:val="clear" w:color="auto" w:fill="FFFFFF" w:themeFill="background1"/>
      </w:pPr>
      <w:r w:rsidRPr="00D541E8">
        <w:t>GCA/ISG/Round1/135</w:t>
      </w:r>
      <w:r w:rsidRPr="00D541E8">
        <w:tab/>
      </w:r>
      <w:r w:rsidRPr="00D541E8">
        <w:tab/>
      </w:r>
      <w:r w:rsidRPr="00D541E8">
        <w:tab/>
        <w:t>Christine (PI)</w:t>
      </w:r>
      <w:r w:rsidRPr="00D541E8">
        <w:tab/>
      </w:r>
      <w:r w:rsidRPr="00D541E8">
        <w:tab/>
        <w:t>09/2017 to 09/2019</w:t>
      </w:r>
    </w:p>
    <w:p w14:paraId="4E245EB9" w14:textId="77777777" w:rsidR="002209EE" w:rsidRPr="00D541E8" w:rsidRDefault="002209EE" w:rsidP="002C71AA">
      <w:pPr>
        <w:shd w:val="clear" w:color="auto" w:fill="FFFFFF" w:themeFill="background1"/>
      </w:pPr>
      <w:r w:rsidRPr="00D541E8">
        <w:t xml:space="preserve">Grand Challenges Africa </w:t>
      </w:r>
      <w:r w:rsidRPr="00D541E8">
        <w:tab/>
      </w:r>
      <w:r w:rsidRPr="00D541E8">
        <w:tab/>
      </w:r>
      <w:r w:rsidRPr="00D541E8">
        <w:tab/>
      </w:r>
      <w:r w:rsidRPr="00D541E8">
        <w:tab/>
      </w:r>
      <w:r w:rsidRPr="00D541E8">
        <w:tab/>
        <w:t>Amount Awarded: USD 100,000</w:t>
      </w:r>
    </w:p>
    <w:p w14:paraId="6452BDEA" w14:textId="77777777" w:rsidR="002209EE" w:rsidRPr="00D541E8" w:rsidRDefault="002209EE" w:rsidP="002C71AA">
      <w:pPr>
        <w:shd w:val="clear" w:color="auto" w:fill="FFFFFF" w:themeFill="background1"/>
      </w:pPr>
      <w:r w:rsidRPr="00D541E8">
        <w:t>Engaging Traditional Birth Attendants to reduce maternal depression in rural Kenya (Engage-TBA)</w:t>
      </w:r>
    </w:p>
    <w:p w14:paraId="554CAAA0" w14:textId="77777777" w:rsidR="002209EE" w:rsidRPr="00D541E8" w:rsidRDefault="002209EE" w:rsidP="002C71AA">
      <w:pPr>
        <w:shd w:val="clear" w:color="auto" w:fill="FFFFFF" w:themeFill="background1"/>
      </w:pPr>
      <w:r w:rsidRPr="00D541E8">
        <w:t>Goal: To engage existing Traditional Birth Attendants (TBAs) to reduce maternal depression in rural Kenya.</w:t>
      </w:r>
    </w:p>
    <w:p w14:paraId="793A9630" w14:textId="77777777" w:rsidR="002209EE" w:rsidRPr="00D541E8" w:rsidRDefault="002209EE" w:rsidP="002C71AA">
      <w:pPr>
        <w:shd w:val="clear" w:color="auto" w:fill="FFFFFF" w:themeFill="background1"/>
      </w:pPr>
      <w:r w:rsidRPr="00D541E8">
        <w:t>S5_0415-01</w:t>
      </w:r>
      <w:r w:rsidRPr="00D541E8">
        <w:tab/>
      </w:r>
      <w:r w:rsidRPr="00D541E8">
        <w:tab/>
      </w:r>
      <w:r w:rsidRPr="00D541E8">
        <w:tab/>
      </w:r>
      <w:r w:rsidRPr="00D541E8">
        <w:tab/>
        <w:t>Christine (PI)</w:t>
      </w:r>
      <w:r w:rsidRPr="00D541E8">
        <w:tab/>
      </w:r>
      <w:r w:rsidRPr="00D541E8">
        <w:tab/>
        <w:t>10/2013</w:t>
      </w:r>
    </w:p>
    <w:p w14:paraId="57A09603" w14:textId="77777777" w:rsidR="002209EE" w:rsidRPr="00D541E8" w:rsidRDefault="002209EE" w:rsidP="002C71AA">
      <w:pPr>
        <w:shd w:val="clear" w:color="auto" w:fill="FFFFFF" w:themeFill="background1"/>
      </w:pPr>
      <w:r w:rsidRPr="00D541E8">
        <w:t xml:space="preserve">Grand Challenges Canada </w:t>
      </w:r>
      <w:r w:rsidRPr="00D541E8">
        <w:tab/>
      </w:r>
      <w:r w:rsidRPr="00D541E8">
        <w:tab/>
      </w:r>
      <w:r w:rsidRPr="00D541E8">
        <w:tab/>
      </w:r>
      <w:r w:rsidRPr="00D541E8">
        <w:tab/>
        <w:t>Amount Awarded: CAD 113,000</w:t>
      </w:r>
    </w:p>
    <w:p w14:paraId="46A7E48E" w14:textId="77777777" w:rsidR="002209EE" w:rsidRPr="00D541E8" w:rsidRDefault="002209EE" w:rsidP="002C71AA">
      <w:pPr>
        <w:shd w:val="clear" w:color="auto" w:fill="FFFFFF" w:themeFill="background1"/>
      </w:pPr>
      <w:r w:rsidRPr="00D541E8">
        <w:t>Dialogue to Empower, Supervise, Support and Include the Informal Traditional and Faith Healers to Deliver Evidence Based mhGAP-IG Adapted Psychosocial Interventions to Reduce Treatment Gap in Kenya (Dialogue).</w:t>
      </w:r>
    </w:p>
    <w:p w14:paraId="31F7F1E8" w14:textId="77777777" w:rsidR="002209EE" w:rsidRPr="00D541E8" w:rsidRDefault="002209EE" w:rsidP="002C71AA">
      <w:pPr>
        <w:shd w:val="clear" w:color="auto" w:fill="FFFFFF" w:themeFill="background1"/>
      </w:pPr>
      <w:r w:rsidRPr="00D541E8">
        <w:t>S5_0414-01</w:t>
      </w:r>
      <w:r w:rsidRPr="00D541E8">
        <w:tab/>
      </w:r>
      <w:r w:rsidRPr="00D541E8">
        <w:tab/>
      </w:r>
      <w:r w:rsidRPr="00D541E8">
        <w:tab/>
      </w:r>
      <w:r w:rsidRPr="00D541E8">
        <w:tab/>
        <w:t>Christine (PI)</w:t>
      </w:r>
      <w:r w:rsidRPr="00D541E8">
        <w:tab/>
      </w:r>
      <w:r w:rsidRPr="00D541E8">
        <w:tab/>
        <w:t>10/2013</w:t>
      </w:r>
    </w:p>
    <w:p w14:paraId="10080E5A" w14:textId="77777777" w:rsidR="002209EE" w:rsidRPr="00D541E8" w:rsidRDefault="002209EE" w:rsidP="002C71AA">
      <w:pPr>
        <w:shd w:val="clear" w:color="auto" w:fill="FFFFFF" w:themeFill="background1"/>
      </w:pPr>
      <w:r w:rsidRPr="00D541E8">
        <w:t xml:space="preserve">Grand Challenges Canada </w:t>
      </w:r>
      <w:r w:rsidRPr="00D541E8">
        <w:tab/>
      </w:r>
      <w:r w:rsidRPr="00D541E8">
        <w:tab/>
      </w:r>
      <w:r w:rsidRPr="00D541E8">
        <w:tab/>
      </w:r>
      <w:r w:rsidRPr="00D541E8">
        <w:tab/>
        <w:t>Amount Awarded: CAD 113,000</w:t>
      </w:r>
    </w:p>
    <w:p w14:paraId="201B4799" w14:textId="77777777" w:rsidR="002209EE" w:rsidRPr="00D541E8" w:rsidRDefault="002209EE" w:rsidP="002C71AA">
      <w:pPr>
        <w:shd w:val="clear" w:color="auto" w:fill="FFFFFF" w:themeFill="background1"/>
      </w:pPr>
      <w:r w:rsidRPr="00D541E8">
        <w:t>Using Mobile Phones to Empower the Frontline Health Care Workers to Manage Depression at the Point of Care in Kenya Using the WHO Mental Health Treatment Gap Intervention Guidelines (mhGAP-IG) (mHealth).</w:t>
      </w:r>
    </w:p>
    <w:p w14:paraId="51967533" w14:textId="77777777" w:rsidR="002209EE" w:rsidRPr="00D541E8" w:rsidRDefault="002209EE" w:rsidP="002C71AA">
      <w:pPr>
        <w:shd w:val="clear" w:color="auto" w:fill="FFFFFF" w:themeFill="background1"/>
      </w:pPr>
      <w:r w:rsidRPr="00D541E8">
        <w:t xml:space="preserve">List of other Published Work: All 57 published articles are found here - </w:t>
      </w:r>
      <w:hyperlink r:id="rId155" w:history="1">
        <w:r w:rsidRPr="00D541E8">
          <w:rPr>
            <w:rStyle w:val="Hyperlink"/>
          </w:rPr>
          <w:t>https://scholar.google.com/citations?user=XTezrOQAAAAJ&amp;hl=en</w:t>
        </w:r>
      </w:hyperlink>
    </w:p>
    <w:p w14:paraId="141AFD59" w14:textId="77777777" w:rsidR="002209EE" w:rsidRPr="00D541E8" w:rsidRDefault="002209EE" w:rsidP="002C71AA">
      <w:pPr>
        <w:shd w:val="clear" w:color="auto" w:fill="FFFFFF" w:themeFill="background1"/>
      </w:pPr>
      <w:r w:rsidRPr="00D541E8">
        <w:t>Most cited article (58 times): Musyimi, C. W., Mutiso, V. N., Nandoya, E. S., &amp; Ndetei, D. M. (2016). Forming a joint dialogue among faith healers, traditional healers and formal health workers in mental health in a Kenyan setting: towards common grounds. Journal of Ethnobiology and Ethnomedicine, 12(4). doi:10.1186/s13002-015-0075-6</w:t>
      </w:r>
    </w:p>
    <w:p w14:paraId="5BA332F6" w14:textId="16F00B82" w:rsidR="002209EE" w:rsidRPr="00D541E8" w:rsidRDefault="002209EE" w:rsidP="002C71AA">
      <w:pPr>
        <w:shd w:val="clear" w:color="auto" w:fill="FFFFFF" w:themeFill="background1"/>
      </w:pPr>
    </w:p>
    <w:p w14:paraId="528BF8F9" w14:textId="77777777" w:rsidR="00E83386" w:rsidRPr="00D541E8" w:rsidRDefault="00E83386" w:rsidP="002C71AA">
      <w:pPr>
        <w:shd w:val="clear" w:color="auto" w:fill="FFFFFF" w:themeFill="background1"/>
      </w:pPr>
      <w:r w:rsidRPr="00D541E8">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88"/>
        <w:gridCol w:w="5192"/>
      </w:tblGrid>
      <w:tr w:rsidR="002209EE" w:rsidRPr="00D541E8" w14:paraId="725E71FF" w14:textId="77777777" w:rsidTr="00E83386">
        <w:tc>
          <w:tcPr>
            <w:tcW w:w="4888" w:type="dxa"/>
            <w:hideMark/>
          </w:tcPr>
          <w:p w14:paraId="1EE6E57B" w14:textId="17166E23" w:rsidR="002209EE" w:rsidRPr="00D541E8" w:rsidRDefault="002209EE" w:rsidP="002C71AA">
            <w:pPr>
              <w:shd w:val="clear" w:color="auto" w:fill="FFFFFF" w:themeFill="background1"/>
            </w:pPr>
            <w:r w:rsidRPr="00D541E8">
              <w:t>Natalie E. Johnson, MPH</w:t>
            </w:r>
          </w:p>
        </w:tc>
        <w:tc>
          <w:tcPr>
            <w:tcW w:w="5192" w:type="dxa"/>
          </w:tcPr>
          <w:p w14:paraId="1AFE588F" w14:textId="77777777" w:rsidR="002209EE" w:rsidRPr="00D541E8" w:rsidRDefault="002209EE" w:rsidP="002C71AA">
            <w:pPr>
              <w:shd w:val="clear" w:color="auto" w:fill="FFFFFF" w:themeFill="background1"/>
            </w:pPr>
            <w:r w:rsidRPr="00D541E8">
              <w:t>+31644605415</w:t>
            </w:r>
          </w:p>
          <w:p w14:paraId="2A981442" w14:textId="77777777" w:rsidR="002209EE" w:rsidRPr="00D541E8" w:rsidRDefault="002209EE" w:rsidP="002C71AA">
            <w:pPr>
              <w:shd w:val="clear" w:color="auto" w:fill="FFFFFF" w:themeFill="background1"/>
            </w:pPr>
            <w:hyperlink r:id="rId156" w:history="1">
              <w:r w:rsidRPr="00D541E8">
                <w:rPr>
                  <w:rStyle w:val="Hyperlink"/>
                </w:rPr>
                <w:t>natalieelainejo@gmail.com</w:t>
              </w:r>
            </w:hyperlink>
            <w:r w:rsidRPr="00D541E8">
              <w:t xml:space="preserve"> </w:t>
            </w:r>
          </w:p>
          <w:p w14:paraId="274DE532" w14:textId="77777777" w:rsidR="002209EE" w:rsidRPr="00D541E8" w:rsidRDefault="002209EE" w:rsidP="002C71AA">
            <w:pPr>
              <w:shd w:val="clear" w:color="auto" w:fill="FFFFFF" w:themeFill="background1"/>
            </w:pPr>
          </w:p>
        </w:tc>
      </w:tr>
    </w:tbl>
    <w:p w14:paraId="2C4844BD" w14:textId="0E070F89" w:rsidR="002209EE" w:rsidRPr="00D541E8" w:rsidRDefault="002209EE" w:rsidP="002C71AA">
      <w:pPr>
        <w:shd w:val="clear" w:color="auto" w:fill="FFFFFF" w:themeFill="background1"/>
      </w:pPr>
      <w:r w:rsidRPr="00D541E8">
        <w:rPr>
          <w:noProof/>
        </w:rPr>
        <mc:AlternateContent>
          <mc:Choice Requires="wps">
            <w:drawing>
              <wp:anchor distT="0" distB="0" distL="0" distR="0" simplePos="0" relativeHeight="251658442" behindDoc="0" locked="0" layoutInCell="1" allowOverlap="1" wp14:anchorId="2576F513" wp14:editId="53E1870E">
                <wp:simplePos x="0" y="0"/>
                <wp:positionH relativeFrom="page">
                  <wp:posOffset>-9525</wp:posOffset>
                </wp:positionH>
                <wp:positionV relativeFrom="page">
                  <wp:posOffset>0</wp:posOffset>
                </wp:positionV>
                <wp:extent cx="7781290" cy="91440"/>
                <wp:effectExtent l="0" t="0" r="10160" b="22860"/>
                <wp:wrapSquare wrapText="bothSides"/>
                <wp:docPr id="97354" name="Rectangle 97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81290" cy="91440"/>
                        </a:xfrm>
                        <a:prstGeom prst="rect">
                          <a:avLst/>
                        </a:prstGeom>
                        <a:solidFill>
                          <a:srgbClr val="A68F0D"/>
                        </a:solidFill>
                        <a:ln w="12700" cap="flat" cmpd="sng">
                          <a:solidFill>
                            <a:srgbClr val="A68F0D"/>
                          </a:solidFill>
                          <a:prstDash val="solid"/>
                          <a:miter lim="800000"/>
                          <a:headEnd type="none" w="sm" len="sm"/>
                          <a:tailEnd type="none" w="sm" len="sm"/>
                        </a:ln>
                      </wps:spPr>
                      <wps:txbx>
                        <w:txbxContent>
                          <w:p w14:paraId="70924E64" w14:textId="77777777" w:rsidR="0061330C" w:rsidRDefault="0061330C" w:rsidP="002209EE"/>
                        </w:txbxContent>
                      </wps:txbx>
                      <wps:bodyPr spcFirstLastPara="1" vertOverflow="clip" horzOverflow="clip"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576F513" id="Rectangle 97354" o:spid="_x0000_s1110" style="position:absolute;margin-left:-.75pt;margin-top:0;width:612.7pt;height:7.2pt;z-index:25165844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" fillcolor="#a68f0d" strokecolor="#a68f0d" strokeweight="1pt">
                <v:stroke startarrowwidth="narrow" startarrowlength="short" endarrowwidth="narrow" endarrowlength="short"/>
                <v:path arrowok="t"/>
                <v:textbox inset="2.53958mm,2.53958mm,2.53958mm,2.53958mm">
                  <w:txbxContent>
                    <w:p w14:paraId="70924E64" w14:textId="77777777" w:rsidR="0061330C" w:rsidRDefault="0061330C" w:rsidP="002209EE"/>
                  </w:txbxContent>
                </v:textbox>
                <w10:wrap type="square" anchorx="page" anchory="page"/>
              </v:rect>
            </w:pict>
          </mc:Fallback>
        </mc:AlternateContent>
      </w:r>
      <w:r w:rsidRPr="00D541E8">
        <w:t>Global public health professional with 10 years of experience in health system strengthening through capacity building. Effectively builds relationships with stakeholders to capacitate health programs to community-level action. Strong storyteller who convinces others by sharing evidence and inspiring action. Unique ability to create evidence-based, sustainable solutions using high-quality data collected in low-income areas while building local capacity.</w:t>
      </w:r>
    </w:p>
    <w:p w14:paraId="6B81DF4C" w14:textId="77777777" w:rsidR="002209EE" w:rsidRPr="00D541E8" w:rsidRDefault="002209EE" w:rsidP="002C71AA">
      <w:pPr>
        <w:shd w:val="clear" w:color="auto" w:fill="FFFFFF" w:themeFill="background1"/>
      </w:pPr>
      <w:r w:rsidRPr="00D541E8">
        <w:t>Language proficiency in English (Native), French, Spanish, Mongolian, Dutch and Italian (Intermediate).</w:t>
      </w:r>
    </w:p>
    <w:p w14:paraId="7060623D" w14:textId="77777777" w:rsidR="002209EE" w:rsidRPr="00D541E8" w:rsidRDefault="002209EE" w:rsidP="002C71AA">
      <w:pPr>
        <w:shd w:val="clear" w:color="auto" w:fill="FFFFFF" w:themeFill="background1"/>
      </w:pPr>
      <w:r w:rsidRPr="00D541E8">
        <w:t>Areas of Expertise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3"/>
        <w:gridCol w:w="3367"/>
        <w:gridCol w:w="3370"/>
      </w:tblGrid>
      <w:tr w:rsidR="002209EE" w:rsidRPr="00D541E8" w14:paraId="3A1D2F86" w14:textId="77777777" w:rsidTr="002209EE">
        <w:trPr>
          <w:trHeight w:val="283"/>
        </w:trPr>
        <w:tc>
          <w:tcPr>
            <w:tcW w:w="3476" w:type="dxa"/>
            <w:hideMark/>
          </w:tcPr>
          <w:p w14:paraId="3CA5B346" w14:textId="77777777" w:rsidR="002209EE" w:rsidRPr="00D541E8" w:rsidRDefault="002209EE" w:rsidP="002C71AA">
            <w:pPr>
              <w:shd w:val="clear" w:color="auto" w:fill="FFFFFF" w:themeFill="background1"/>
            </w:pPr>
            <w:r w:rsidRPr="00D541E8">
              <w:t>Research Design</w:t>
            </w:r>
          </w:p>
          <w:p w14:paraId="3BDB5AAC" w14:textId="77777777" w:rsidR="002209EE" w:rsidRPr="00D541E8" w:rsidRDefault="002209EE" w:rsidP="002C71AA">
            <w:pPr>
              <w:shd w:val="clear" w:color="auto" w:fill="FFFFFF" w:themeFill="background1"/>
            </w:pPr>
            <w:r w:rsidRPr="00D541E8">
              <w:t>Community Engagement</w:t>
            </w:r>
          </w:p>
          <w:p w14:paraId="693254F2" w14:textId="77777777" w:rsidR="002209EE" w:rsidRPr="00D541E8" w:rsidRDefault="002209EE" w:rsidP="002C71AA">
            <w:pPr>
              <w:shd w:val="clear" w:color="auto" w:fill="FFFFFF" w:themeFill="background1"/>
            </w:pPr>
            <w:r w:rsidRPr="00D541E8">
              <w:t>Research Ethics</w:t>
            </w:r>
          </w:p>
        </w:tc>
        <w:tc>
          <w:tcPr>
            <w:tcW w:w="3494" w:type="dxa"/>
            <w:hideMark/>
          </w:tcPr>
          <w:p w14:paraId="4AF1A74C" w14:textId="77777777" w:rsidR="002209EE" w:rsidRPr="00D541E8" w:rsidRDefault="002209EE" w:rsidP="002C71AA">
            <w:pPr>
              <w:shd w:val="clear" w:color="auto" w:fill="FFFFFF" w:themeFill="background1"/>
            </w:pPr>
            <w:r w:rsidRPr="00D541E8">
              <w:t xml:space="preserve">Strategic Planning </w:t>
            </w:r>
          </w:p>
          <w:p w14:paraId="33ABF137" w14:textId="77777777" w:rsidR="002209EE" w:rsidRPr="00D541E8" w:rsidRDefault="002209EE" w:rsidP="002C71AA">
            <w:pPr>
              <w:shd w:val="clear" w:color="auto" w:fill="FFFFFF" w:themeFill="background1"/>
            </w:pPr>
            <w:r w:rsidRPr="00D541E8">
              <w:t>Training/Staff Supervision</w:t>
            </w:r>
          </w:p>
          <w:p w14:paraId="6651A651" w14:textId="77777777" w:rsidR="002209EE" w:rsidRPr="00D541E8" w:rsidRDefault="002209EE" w:rsidP="002C71AA">
            <w:pPr>
              <w:shd w:val="clear" w:color="auto" w:fill="FFFFFF" w:themeFill="background1"/>
            </w:pPr>
            <w:r w:rsidRPr="00D541E8">
              <w:t>Data-Driven Decision Making</w:t>
            </w:r>
          </w:p>
        </w:tc>
        <w:tc>
          <w:tcPr>
            <w:tcW w:w="3499" w:type="dxa"/>
            <w:hideMark/>
          </w:tcPr>
          <w:p w14:paraId="65665B5F" w14:textId="77777777" w:rsidR="002209EE" w:rsidRPr="00D541E8" w:rsidRDefault="002209EE" w:rsidP="002C71AA">
            <w:pPr>
              <w:shd w:val="clear" w:color="auto" w:fill="FFFFFF" w:themeFill="background1"/>
            </w:pPr>
            <w:r w:rsidRPr="00D541E8">
              <w:t>Global Health Systems</w:t>
            </w:r>
          </w:p>
          <w:p w14:paraId="22CC4592" w14:textId="77777777" w:rsidR="002209EE" w:rsidRPr="00D541E8" w:rsidRDefault="002209EE" w:rsidP="002C71AA">
            <w:pPr>
              <w:shd w:val="clear" w:color="auto" w:fill="FFFFFF" w:themeFill="background1"/>
            </w:pPr>
            <w:r w:rsidRPr="00D541E8">
              <w:t xml:space="preserve">Data Analysis </w:t>
            </w:r>
          </w:p>
          <w:p w14:paraId="1195C7C3" w14:textId="77777777" w:rsidR="002209EE" w:rsidRPr="00D541E8" w:rsidRDefault="002209EE" w:rsidP="002C71AA">
            <w:pPr>
              <w:shd w:val="clear" w:color="auto" w:fill="FFFFFF" w:themeFill="background1"/>
            </w:pPr>
            <w:r w:rsidRPr="00D541E8">
              <w:t>Program Management</w:t>
            </w:r>
          </w:p>
        </w:tc>
      </w:tr>
    </w:tbl>
    <w:p w14:paraId="0CB4FD8D" w14:textId="77777777" w:rsidR="002209EE" w:rsidRPr="00D541E8" w:rsidRDefault="002209EE" w:rsidP="002C71AA">
      <w:pPr>
        <w:shd w:val="clear" w:color="auto" w:fill="FFFFFF" w:themeFill="background1"/>
      </w:pPr>
      <w:r w:rsidRPr="00D541E8">
        <w:t>Education</w:t>
      </w:r>
    </w:p>
    <w:p w14:paraId="166FC3D8" w14:textId="77777777" w:rsidR="002209EE" w:rsidRPr="00D541E8" w:rsidRDefault="002209EE" w:rsidP="002C71AA">
      <w:pPr>
        <w:shd w:val="clear" w:color="auto" w:fill="FFFFFF" w:themeFill="background1"/>
      </w:pPr>
      <w:r w:rsidRPr="00D541E8">
        <w:t>Master of Public Health, Global Health - Emory University, United States, 2015</w:t>
      </w:r>
    </w:p>
    <w:p w14:paraId="58B90318" w14:textId="77777777" w:rsidR="002209EE" w:rsidRPr="00D541E8" w:rsidRDefault="002209EE" w:rsidP="002C71AA">
      <w:pPr>
        <w:shd w:val="clear" w:color="auto" w:fill="FFFFFF" w:themeFill="background1"/>
      </w:pPr>
      <w:r w:rsidRPr="00D541E8">
        <w:t xml:space="preserve">Teaching Assistant: Monitoring and Evaluation of International Health Programs, Evidence-Based Strategic Planning </w:t>
      </w:r>
    </w:p>
    <w:p w14:paraId="4CB89073" w14:textId="77777777" w:rsidR="002209EE" w:rsidRPr="00D541E8" w:rsidRDefault="002209EE" w:rsidP="002C71AA">
      <w:pPr>
        <w:shd w:val="clear" w:color="auto" w:fill="FFFFFF" w:themeFill="background1"/>
      </w:pPr>
      <w:r w:rsidRPr="00D541E8">
        <w:t>Thesis: Risk Factors for Acute Malnutrition Among Children 6-36 Months Old Receiving Dietary Supplements in Darfur, Sudan</w:t>
      </w:r>
    </w:p>
    <w:p w14:paraId="5F8A78B9" w14:textId="77777777" w:rsidR="002209EE" w:rsidRPr="00D541E8" w:rsidRDefault="002209EE" w:rsidP="002C71AA">
      <w:pPr>
        <w:shd w:val="clear" w:color="auto" w:fill="FFFFFF" w:themeFill="background1"/>
      </w:pPr>
      <w:r w:rsidRPr="00D541E8">
        <w:t>Bachelor of Arts, Psychology - University of Rochester, United States, 2008</w:t>
      </w:r>
    </w:p>
    <w:p w14:paraId="5E462F17" w14:textId="77777777" w:rsidR="002209EE" w:rsidRPr="00D541E8" w:rsidRDefault="002209EE" w:rsidP="002C71AA">
      <w:pPr>
        <w:shd w:val="clear" w:color="auto" w:fill="FFFFFF" w:themeFill="background1"/>
      </w:pPr>
      <w:r w:rsidRPr="00D541E8">
        <w:t>Study Abroad in Peru, Political Science and Religion</w:t>
      </w:r>
    </w:p>
    <w:p w14:paraId="4589760C" w14:textId="77777777" w:rsidR="002209EE" w:rsidRPr="00D541E8" w:rsidRDefault="002209EE" w:rsidP="002C71AA">
      <w:pPr>
        <w:shd w:val="clear" w:color="auto" w:fill="FFFFFF" w:themeFill="background1"/>
      </w:pPr>
      <w:r w:rsidRPr="00D541E8">
        <w:t xml:space="preserve">Thesis: A Cognitive Behavioral Intervention for Self-Handicapping </w:t>
      </w:r>
    </w:p>
    <w:p w14:paraId="45828B64" w14:textId="77777777" w:rsidR="002209EE" w:rsidRPr="00D541E8" w:rsidRDefault="002209EE" w:rsidP="002C71AA">
      <w:pPr>
        <w:shd w:val="clear" w:color="auto" w:fill="FFFFFF" w:themeFill="background1"/>
      </w:pPr>
      <w:r w:rsidRPr="00D541E8">
        <w:t>Work Experience</w:t>
      </w:r>
    </w:p>
    <w:p w14:paraId="3C2A5DC9" w14:textId="77777777" w:rsidR="002209EE" w:rsidRPr="00D541E8" w:rsidRDefault="002209EE" w:rsidP="002C71AA">
      <w:pPr>
        <w:shd w:val="clear" w:color="auto" w:fill="FFFFFF" w:themeFill="background1"/>
      </w:pPr>
      <w:r w:rsidRPr="00D541E8">
        <w:t xml:space="preserve">Shamiri Institute, Kenya </w:t>
      </w:r>
      <w:r w:rsidRPr="00D541E8">
        <w:tab/>
        <w:t>10/2021 – Present</w:t>
      </w:r>
    </w:p>
    <w:p w14:paraId="405CB56C" w14:textId="77777777" w:rsidR="002209EE" w:rsidRPr="00D541E8" w:rsidRDefault="002209EE" w:rsidP="002C71AA">
      <w:pPr>
        <w:shd w:val="clear" w:color="auto" w:fill="FFFFFF" w:themeFill="background1"/>
      </w:pPr>
      <w:r w:rsidRPr="00D541E8">
        <w:t xml:space="preserve">Research Manager </w:t>
      </w:r>
    </w:p>
    <w:p w14:paraId="3FA8BC10" w14:textId="77777777" w:rsidR="002209EE" w:rsidRPr="00D541E8" w:rsidRDefault="002209EE" w:rsidP="002C71AA">
      <w:pPr>
        <w:shd w:val="clear" w:color="auto" w:fill="FFFFFF" w:themeFill="background1"/>
      </w:pPr>
      <w:r w:rsidRPr="00D541E8">
        <w:t xml:space="preserve">Lead research team to conduct clinical trials of a wellness intervention to reduce depression and anxiety in adolescents. </w:t>
      </w:r>
    </w:p>
    <w:p w14:paraId="474384C2" w14:textId="77777777" w:rsidR="002209EE" w:rsidRPr="00D541E8" w:rsidRDefault="002209EE" w:rsidP="002C71AA">
      <w:pPr>
        <w:shd w:val="clear" w:color="auto" w:fill="FFFFFF" w:themeFill="background1"/>
      </w:pPr>
      <w:r w:rsidRPr="00D541E8">
        <w:t>Devise strategy to determine the direction of youth mental health research in Kenya.</w:t>
      </w:r>
    </w:p>
    <w:p w14:paraId="0448E33E" w14:textId="77777777" w:rsidR="002209EE" w:rsidRPr="00D541E8" w:rsidRDefault="002209EE" w:rsidP="002C71AA">
      <w:pPr>
        <w:shd w:val="clear" w:color="auto" w:fill="FFFFFF" w:themeFill="background1"/>
      </w:pPr>
    </w:p>
    <w:p w14:paraId="7B42700D" w14:textId="77777777" w:rsidR="002209EE" w:rsidRPr="00D541E8" w:rsidRDefault="002209EE" w:rsidP="002C71AA">
      <w:pPr>
        <w:shd w:val="clear" w:color="auto" w:fill="FFFFFF" w:themeFill="background1"/>
      </w:pPr>
      <w:r w:rsidRPr="00D541E8">
        <w:t xml:space="preserve">Sanivation, Kenya </w:t>
      </w:r>
      <w:r w:rsidRPr="00D541E8">
        <w:tab/>
        <w:t>5/2021 – 9/2021</w:t>
      </w:r>
    </w:p>
    <w:p w14:paraId="3ED19B35" w14:textId="77777777" w:rsidR="002209EE" w:rsidRPr="00D541E8" w:rsidRDefault="002209EE" w:rsidP="002C71AA">
      <w:pPr>
        <w:shd w:val="clear" w:color="auto" w:fill="FFFFFF" w:themeFill="background1"/>
      </w:pPr>
      <w:r w:rsidRPr="00D541E8">
        <w:t xml:space="preserve">Research Coordinator </w:t>
      </w:r>
    </w:p>
    <w:p w14:paraId="0A3C1D18" w14:textId="77777777" w:rsidR="002209EE" w:rsidRPr="00D541E8" w:rsidRDefault="002209EE" w:rsidP="002C71AA">
      <w:pPr>
        <w:shd w:val="clear" w:color="auto" w:fill="FFFFFF" w:themeFill="background1"/>
      </w:pPr>
      <w:r w:rsidRPr="00D541E8">
        <w:t xml:space="preserve">Leverage results of evaluation of the COVID-19 response to build capacity for government response to emergencies. </w:t>
      </w:r>
    </w:p>
    <w:p w14:paraId="3F34D738" w14:textId="77777777" w:rsidR="002209EE" w:rsidRPr="00D541E8" w:rsidRDefault="002209EE" w:rsidP="002C71AA">
      <w:pPr>
        <w:shd w:val="clear" w:color="auto" w:fill="FFFFFF" w:themeFill="background1"/>
      </w:pPr>
      <w:r w:rsidRPr="00D541E8">
        <w:t>Lead teams in conducting mixed-methods research, targeting the design and launch of sanitation services in informal settlements of three counties.</w:t>
      </w:r>
    </w:p>
    <w:p w14:paraId="69314D58" w14:textId="77777777" w:rsidR="002209EE" w:rsidRPr="00D541E8" w:rsidRDefault="002209EE" w:rsidP="002C71AA">
      <w:pPr>
        <w:shd w:val="clear" w:color="auto" w:fill="FFFFFF" w:themeFill="background1"/>
      </w:pPr>
      <w:r w:rsidRPr="00D541E8">
        <w:t>Foster ongoing strategic partnerships with government officials to integrate planning into policy.</w:t>
      </w:r>
    </w:p>
    <w:p w14:paraId="2371062E" w14:textId="77777777" w:rsidR="002209EE" w:rsidRPr="00D541E8" w:rsidRDefault="002209EE" w:rsidP="002C71AA">
      <w:pPr>
        <w:shd w:val="clear" w:color="auto" w:fill="FFFFFF" w:themeFill="background1"/>
      </w:pPr>
      <w:r w:rsidRPr="00D541E8">
        <w:t>Jonscious, Netherlands</w:t>
      </w:r>
      <w:r w:rsidRPr="00D541E8">
        <w:tab/>
        <w:t xml:space="preserve">6/2020 – 5/2021 </w:t>
      </w:r>
    </w:p>
    <w:p w14:paraId="4206EB0D" w14:textId="77777777" w:rsidR="002209EE" w:rsidRPr="00D541E8" w:rsidRDefault="002209EE" w:rsidP="002C71AA">
      <w:pPr>
        <w:shd w:val="clear" w:color="auto" w:fill="FFFFFF" w:themeFill="background1"/>
      </w:pPr>
      <w:r w:rsidRPr="00D541E8">
        <w:t xml:space="preserve">Founder/Director </w:t>
      </w:r>
    </w:p>
    <w:p w14:paraId="1E74317C" w14:textId="77777777" w:rsidR="002209EE" w:rsidRPr="00D541E8" w:rsidRDefault="002209EE" w:rsidP="002C71AA">
      <w:pPr>
        <w:shd w:val="clear" w:color="auto" w:fill="FFFFFF" w:themeFill="background1"/>
      </w:pPr>
      <w:r w:rsidRPr="00D541E8">
        <w:t xml:space="preserve">Created a company focused on shaping strategies which utilize non-clinical techniques to facilitate self-healing. </w:t>
      </w:r>
    </w:p>
    <w:p w14:paraId="6A9B1AC4" w14:textId="77777777" w:rsidR="002209EE" w:rsidRPr="00D541E8" w:rsidRDefault="002209EE" w:rsidP="002C71AA">
      <w:pPr>
        <w:shd w:val="clear" w:color="auto" w:fill="FFFFFF" w:themeFill="background1"/>
      </w:pPr>
      <w:r w:rsidRPr="00D541E8">
        <w:t>Formed new research strategies through the integration of feedback from users into current practices.</w:t>
      </w:r>
    </w:p>
    <w:p w14:paraId="5B5EBE4C" w14:textId="77777777" w:rsidR="002209EE" w:rsidRPr="00D541E8" w:rsidRDefault="002209EE" w:rsidP="002C71AA">
      <w:pPr>
        <w:shd w:val="clear" w:color="auto" w:fill="FFFFFF" w:themeFill="background1"/>
      </w:pPr>
      <w:r w:rsidRPr="00D541E8">
        <w:t>Identified new issues that impact health stemming from developmental trauma.</w:t>
      </w:r>
    </w:p>
    <w:p w14:paraId="5CB7556E" w14:textId="77777777" w:rsidR="002209EE" w:rsidRPr="00D541E8" w:rsidRDefault="002209EE" w:rsidP="002C71AA">
      <w:pPr>
        <w:shd w:val="clear" w:color="auto" w:fill="FFFFFF" w:themeFill="background1"/>
      </w:pPr>
      <w:r w:rsidRPr="00D541E8">
        <w:t xml:space="preserve">Endocannabinology Foundation, Argentina </w:t>
      </w:r>
      <w:r w:rsidRPr="00D541E8">
        <w:tab/>
        <w:t xml:space="preserve">9/2018 – 6/2020 </w:t>
      </w:r>
    </w:p>
    <w:p w14:paraId="0055456A" w14:textId="77777777" w:rsidR="002209EE" w:rsidRPr="00D541E8" w:rsidRDefault="002209EE" w:rsidP="002C71AA">
      <w:pPr>
        <w:shd w:val="clear" w:color="auto" w:fill="FFFFFF" w:themeFill="background1"/>
      </w:pPr>
      <w:r w:rsidRPr="00D541E8">
        <w:t xml:space="preserve">Director </w:t>
      </w:r>
    </w:p>
    <w:p w14:paraId="6254AEED" w14:textId="77777777" w:rsidR="002209EE" w:rsidRPr="00D541E8" w:rsidRDefault="002209EE" w:rsidP="002C71AA">
      <w:pPr>
        <w:shd w:val="clear" w:color="auto" w:fill="FFFFFF" w:themeFill="background1"/>
      </w:pPr>
      <w:r w:rsidRPr="00D541E8">
        <w:t xml:space="preserve">Orchestrated the design and launch of a facility to define and promote the science of endocannabinology. </w:t>
      </w:r>
    </w:p>
    <w:p w14:paraId="65C79582" w14:textId="77777777" w:rsidR="002209EE" w:rsidRPr="00D541E8" w:rsidRDefault="002209EE" w:rsidP="002C71AA">
      <w:pPr>
        <w:shd w:val="clear" w:color="auto" w:fill="FFFFFF" w:themeFill="background1"/>
      </w:pPr>
      <w:r w:rsidRPr="00D541E8">
        <w:t xml:space="preserve">Contributed findings from qualitative research to create treatment plans for 5 conditions. </w:t>
      </w:r>
    </w:p>
    <w:p w14:paraId="34BF9B88" w14:textId="77777777" w:rsidR="002209EE" w:rsidRPr="00D541E8" w:rsidRDefault="002209EE" w:rsidP="002C71AA">
      <w:pPr>
        <w:shd w:val="clear" w:color="auto" w:fill="FFFFFF" w:themeFill="background1"/>
      </w:pPr>
      <w:r w:rsidRPr="00D541E8">
        <w:t xml:space="preserve">Secured six new partnerships with external organizations of interest to the science of endocannabinology. </w:t>
      </w:r>
    </w:p>
    <w:p w14:paraId="35BE7B30" w14:textId="77777777" w:rsidR="002209EE" w:rsidRPr="00D541E8" w:rsidRDefault="002209EE" w:rsidP="002C71AA">
      <w:pPr>
        <w:shd w:val="clear" w:color="auto" w:fill="FFFFFF" w:themeFill="background1"/>
      </w:pPr>
      <w:r w:rsidRPr="00D541E8">
        <w:t>Achieved key research objectives of three mixed-methods research projects.</w:t>
      </w:r>
    </w:p>
    <w:p w14:paraId="67889E8D" w14:textId="77777777" w:rsidR="002209EE" w:rsidRPr="00D541E8" w:rsidRDefault="002209EE" w:rsidP="002C71AA">
      <w:pPr>
        <w:shd w:val="clear" w:color="auto" w:fill="FFFFFF" w:themeFill="background1"/>
      </w:pPr>
      <w:r w:rsidRPr="00D541E8">
        <w:t xml:space="preserve">Mobile Malaria Lab, Kenya </w:t>
      </w:r>
      <w:r w:rsidRPr="00D541E8">
        <w:tab/>
        <w:t xml:space="preserve">2/2017 – 9/2018 </w:t>
      </w:r>
    </w:p>
    <w:p w14:paraId="7F377750" w14:textId="77777777" w:rsidR="002209EE" w:rsidRPr="00D541E8" w:rsidRDefault="002209EE" w:rsidP="002C71AA">
      <w:pPr>
        <w:shd w:val="clear" w:color="auto" w:fill="FFFFFF" w:themeFill="background1"/>
      </w:pPr>
      <w:r w:rsidRPr="00D541E8">
        <w:t xml:space="preserve">Research Coordinator </w:t>
      </w:r>
    </w:p>
    <w:p w14:paraId="0DE92E14" w14:textId="77777777" w:rsidR="002209EE" w:rsidRPr="00D541E8" w:rsidRDefault="002209EE" w:rsidP="002C71AA">
      <w:pPr>
        <w:shd w:val="clear" w:color="auto" w:fill="FFFFFF" w:themeFill="background1"/>
      </w:pPr>
      <w:r w:rsidRPr="00D541E8">
        <w:t>Directed key research targeting the design of a more efficient malaria testing method which secured €1.5 million in funding to support organizational growth.</w:t>
      </w:r>
    </w:p>
    <w:p w14:paraId="45996C0A" w14:textId="518B0D26" w:rsidR="002209EE" w:rsidRPr="00D541E8" w:rsidRDefault="002209EE" w:rsidP="002C71AA">
      <w:pPr>
        <w:shd w:val="clear" w:color="auto" w:fill="FFFFFF" w:themeFill="background1"/>
      </w:pPr>
      <w:r w:rsidRPr="00D541E8">
        <w:t xml:space="preserve">Center for Disease Control and Prevention, Sierra Leone </w:t>
      </w:r>
      <w:r w:rsidRPr="00D541E8">
        <w:tab/>
        <w:t>5/2015 – 12/2016</w:t>
      </w:r>
      <w:r w:rsidR="009C63E8" w:rsidRPr="00D541E8">
        <w:t xml:space="preserve"> </w:t>
      </w:r>
    </w:p>
    <w:p w14:paraId="29D28D02" w14:textId="77777777" w:rsidR="002209EE" w:rsidRPr="00D541E8" w:rsidRDefault="002209EE" w:rsidP="002C71AA">
      <w:pPr>
        <w:shd w:val="clear" w:color="auto" w:fill="FFFFFF" w:themeFill="background1"/>
      </w:pPr>
      <w:r w:rsidRPr="00D541E8">
        <w:t>Public Health Advisor/Deputy Director</w:t>
      </w:r>
    </w:p>
    <w:p w14:paraId="0D78433F" w14:textId="77777777" w:rsidR="002209EE" w:rsidRPr="00D541E8" w:rsidRDefault="002209EE" w:rsidP="002C71AA">
      <w:pPr>
        <w:shd w:val="clear" w:color="auto" w:fill="FFFFFF" w:themeFill="background1"/>
      </w:pPr>
      <w:r w:rsidRPr="00D541E8">
        <w:t>Established response protocol for engagement in the Ebola Virus Disease (EVD) outbreak response.</w:t>
      </w:r>
    </w:p>
    <w:p w14:paraId="59B8803B" w14:textId="77777777" w:rsidR="002209EE" w:rsidRPr="00D541E8" w:rsidRDefault="002209EE" w:rsidP="002C71AA">
      <w:pPr>
        <w:shd w:val="clear" w:color="auto" w:fill="FFFFFF" w:themeFill="background1"/>
      </w:pPr>
      <w:r w:rsidRPr="00D541E8">
        <w:t xml:space="preserve">Reinforced the regions’ ability to diagnose, track and treat 12 diseases utilizing World Health Organization’s International Health Regulations to guide the training of health care providers. </w:t>
      </w:r>
    </w:p>
    <w:p w14:paraId="161C480E" w14:textId="77777777" w:rsidR="002209EE" w:rsidRPr="00D541E8" w:rsidRDefault="002209EE" w:rsidP="002C71AA">
      <w:pPr>
        <w:shd w:val="clear" w:color="auto" w:fill="FFFFFF" w:themeFill="background1"/>
      </w:pPr>
      <w:r w:rsidRPr="00D541E8">
        <w:t xml:space="preserve">Increased lab diagnostic capacity by securing $2.4 million to establish Child Health &amp; Mortality Prevention Surveillance (CHAMPS). </w:t>
      </w:r>
    </w:p>
    <w:p w14:paraId="5604F4C9" w14:textId="11D7704D" w:rsidR="002209EE" w:rsidRPr="00D541E8" w:rsidRDefault="002209EE" w:rsidP="002C71AA">
      <w:pPr>
        <w:shd w:val="clear" w:color="auto" w:fill="FFFFFF" w:themeFill="background1"/>
      </w:pPr>
      <w:r w:rsidRPr="00D541E8">
        <w:t xml:space="preserve">Helen Keller International, Indonesia </w:t>
      </w:r>
      <w:r w:rsidRPr="00D541E8">
        <w:tab/>
        <w:t>5/2014 – 8/2014</w:t>
      </w:r>
      <w:r w:rsidR="009C63E8" w:rsidRPr="00D541E8">
        <w:t xml:space="preserve"> </w:t>
      </w:r>
      <w:r w:rsidRPr="00D541E8">
        <w:t xml:space="preserve"> </w:t>
      </w:r>
    </w:p>
    <w:p w14:paraId="172FA999" w14:textId="77777777" w:rsidR="002209EE" w:rsidRPr="00D541E8" w:rsidRDefault="002209EE" w:rsidP="002C71AA">
      <w:pPr>
        <w:shd w:val="clear" w:color="auto" w:fill="FFFFFF" w:themeFill="background1"/>
      </w:pPr>
      <w:r w:rsidRPr="00D541E8">
        <w:t xml:space="preserve">Research Coordinator </w:t>
      </w:r>
    </w:p>
    <w:p w14:paraId="1A8A1F9C" w14:textId="77777777" w:rsidR="002209EE" w:rsidRPr="00D541E8" w:rsidRDefault="002209EE" w:rsidP="002C71AA">
      <w:pPr>
        <w:shd w:val="clear" w:color="auto" w:fill="FFFFFF" w:themeFill="background1"/>
      </w:pPr>
      <w:r w:rsidRPr="00D541E8">
        <w:t>Identified pathway for homestead food production to enable education and economic prosperity in West Timor.</w:t>
      </w:r>
    </w:p>
    <w:p w14:paraId="3FEB7305" w14:textId="11D6F6D5" w:rsidR="002209EE" w:rsidRPr="00D541E8" w:rsidRDefault="002209EE" w:rsidP="002C71AA">
      <w:pPr>
        <w:shd w:val="clear" w:color="auto" w:fill="FFFFFF" w:themeFill="background1"/>
      </w:pPr>
      <w:r w:rsidRPr="00D541E8">
        <w:t xml:space="preserve">Emory Vaccine Center, Kenya &amp; Thailand </w:t>
      </w:r>
      <w:r w:rsidRPr="00D541E8">
        <w:tab/>
        <w:t>1/2014 – 5/2014</w:t>
      </w:r>
      <w:r w:rsidR="009C63E8" w:rsidRPr="00D541E8">
        <w:t xml:space="preserve">  </w:t>
      </w:r>
    </w:p>
    <w:p w14:paraId="46A86E5E" w14:textId="77777777" w:rsidR="002209EE" w:rsidRPr="00D541E8" w:rsidRDefault="002209EE" w:rsidP="002C71AA">
      <w:pPr>
        <w:shd w:val="clear" w:color="auto" w:fill="FFFFFF" w:themeFill="background1"/>
      </w:pPr>
      <w:r w:rsidRPr="00D541E8">
        <w:t xml:space="preserve">Research Assistant </w:t>
      </w:r>
    </w:p>
    <w:p w14:paraId="469EE709" w14:textId="77777777" w:rsidR="002209EE" w:rsidRPr="00D541E8" w:rsidRDefault="002209EE" w:rsidP="002C71AA">
      <w:pPr>
        <w:shd w:val="clear" w:color="auto" w:fill="FFFFFF" w:themeFill="background1"/>
      </w:pPr>
      <w:r w:rsidRPr="00D541E8">
        <w:t xml:space="preserve">Originated comprehensive research literacy and human rights training targeted towards community advisory boards of HIV vaccine trials in Kenya and Thailand. </w:t>
      </w:r>
    </w:p>
    <w:p w14:paraId="59122AC5" w14:textId="589296DC" w:rsidR="002209EE" w:rsidRPr="00D541E8" w:rsidRDefault="002209EE" w:rsidP="002C71AA">
      <w:pPr>
        <w:shd w:val="clear" w:color="auto" w:fill="FFFFFF" w:themeFill="background1"/>
      </w:pPr>
      <w:r w:rsidRPr="00D541E8">
        <w:t xml:space="preserve">Urban Health Initiative, Super Giant Community Garden, United States </w:t>
      </w:r>
      <w:r w:rsidRPr="00D541E8">
        <w:tab/>
        <w:t>9/2013 – 5/2014</w:t>
      </w:r>
      <w:r w:rsidR="009C63E8" w:rsidRPr="00D541E8">
        <w:t xml:space="preserve"> </w:t>
      </w:r>
      <w:r w:rsidRPr="00D541E8">
        <w:t xml:space="preserve"> </w:t>
      </w:r>
    </w:p>
    <w:p w14:paraId="28FFB3FD" w14:textId="77777777" w:rsidR="002209EE" w:rsidRPr="00D541E8" w:rsidRDefault="002209EE" w:rsidP="002C71AA">
      <w:pPr>
        <w:shd w:val="clear" w:color="auto" w:fill="FFFFFF" w:themeFill="background1"/>
      </w:pPr>
      <w:r w:rsidRPr="00D541E8">
        <w:t xml:space="preserve">Co-Founder/Research Coordinator </w:t>
      </w:r>
    </w:p>
    <w:p w14:paraId="74A8C461" w14:textId="77777777" w:rsidR="002209EE" w:rsidRPr="00D541E8" w:rsidRDefault="002209EE" w:rsidP="002C71AA">
      <w:pPr>
        <w:shd w:val="clear" w:color="auto" w:fill="FFFFFF" w:themeFill="background1"/>
      </w:pPr>
      <w:r w:rsidRPr="00D541E8">
        <w:t xml:space="preserve">Facilitated partnerships with the national government, i.e., the United States Congress. </w:t>
      </w:r>
    </w:p>
    <w:p w14:paraId="0982A46B" w14:textId="77777777" w:rsidR="002209EE" w:rsidRPr="00D541E8" w:rsidRDefault="002209EE" w:rsidP="002C71AA">
      <w:pPr>
        <w:shd w:val="clear" w:color="auto" w:fill="FFFFFF" w:themeFill="background1"/>
      </w:pPr>
      <w:r w:rsidRPr="00D541E8">
        <w:t xml:space="preserve">Directed research studies that verified those living within a one-mile radius of our garden had increased consumption of fresh vegetables. </w:t>
      </w:r>
    </w:p>
    <w:p w14:paraId="73EA54FD" w14:textId="77777777" w:rsidR="002209EE" w:rsidRPr="00D541E8" w:rsidRDefault="002209EE" w:rsidP="002C71AA">
      <w:pPr>
        <w:shd w:val="clear" w:color="auto" w:fill="FFFFFF" w:themeFill="background1"/>
      </w:pPr>
      <w:r w:rsidRPr="00D541E8">
        <w:t>Secured seed funding of $50,000 for operation of a community garden in a low-income area.</w:t>
      </w:r>
    </w:p>
    <w:p w14:paraId="7FCB6FFB" w14:textId="65C6C48C" w:rsidR="002209EE" w:rsidRPr="00D541E8" w:rsidRDefault="002209EE" w:rsidP="002C71AA">
      <w:pPr>
        <w:shd w:val="clear" w:color="auto" w:fill="FFFFFF" w:themeFill="background1"/>
      </w:pPr>
      <w:r w:rsidRPr="00D541E8">
        <w:t xml:space="preserve">Center for Disease Control and Prevention, United States </w:t>
      </w:r>
      <w:r w:rsidRPr="00D541E8">
        <w:tab/>
        <w:t>8/2013 – 5/2015</w:t>
      </w:r>
      <w:r w:rsidR="009C63E8" w:rsidRPr="00D541E8">
        <w:t xml:space="preserve">  </w:t>
      </w:r>
    </w:p>
    <w:p w14:paraId="3A93FCF9" w14:textId="77777777" w:rsidR="002209EE" w:rsidRPr="00D541E8" w:rsidRDefault="002209EE" w:rsidP="002C71AA">
      <w:pPr>
        <w:shd w:val="clear" w:color="auto" w:fill="FFFFFF" w:themeFill="background1"/>
      </w:pPr>
      <w:r w:rsidRPr="00D541E8">
        <w:t xml:space="preserve">Research Assistant </w:t>
      </w:r>
    </w:p>
    <w:p w14:paraId="5A5CC1FC" w14:textId="77777777" w:rsidR="002209EE" w:rsidRPr="00D541E8" w:rsidRDefault="002209EE" w:rsidP="002C71AA">
      <w:pPr>
        <w:shd w:val="clear" w:color="auto" w:fill="FFFFFF" w:themeFill="background1"/>
      </w:pPr>
      <w:r w:rsidRPr="00D541E8">
        <w:t xml:space="preserve">Amplified the reliability of data taken from emergency deeding programs in 6 African countries by reducing errors through establishment of limits for measurements of child growth. </w:t>
      </w:r>
    </w:p>
    <w:p w14:paraId="338ABF1C" w14:textId="77777777" w:rsidR="002209EE" w:rsidRPr="00D541E8" w:rsidRDefault="002209EE" w:rsidP="002C71AA">
      <w:pPr>
        <w:shd w:val="clear" w:color="auto" w:fill="FFFFFF" w:themeFill="background1"/>
      </w:pPr>
      <w:r w:rsidRPr="00D541E8">
        <w:t>Received $1M in funding for Haitian health system reconstruction by leveraging emergency obstetric data from 86 health facilities.</w:t>
      </w:r>
    </w:p>
    <w:p w14:paraId="6CD2517D" w14:textId="269837DB" w:rsidR="002209EE" w:rsidRPr="00D541E8" w:rsidRDefault="002209EE" w:rsidP="002C71AA">
      <w:pPr>
        <w:shd w:val="clear" w:color="auto" w:fill="FFFFFF" w:themeFill="background1"/>
      </w:pPr>
      <w:r w:rsidRPr="00D541E8">
        <w:t xml:space="preserve">World Health Organization, Switzerland </w:t>
      </w:r>
      <w:r w:rsidRPr="00D541E8">
        <w:tab/>
        <w:t>8/2013 – 12/2013</w:t>
      </w:r>
      <w:r w:rsidR="009C63E8" w:rsidRPr="00D541E8">
        <w:t xml:space="preserve">  </w:t>
      </w:r>
      <w:r w:rsidRPr="00D541E8">
        <w:t xml:space="preserve"> </w:t>
      </w:r>
    </w:p>
    <w:p w14:paraId="5B8D0AB7" w14:textId="77777777" w:rsidR="002209EE" w:rsidRPr="00D541E8" w:rsidRDefault="002209EE" w:rsidP="002C71AA">
      <w:pPr>
        <w:shd w:val="clear" w:color="auto" w:fill="FFFFFF" w:themeFill="background1"/>
      </w:pPr>
      <w:r w:rsidRPr="00D541E8">
        <w:t xml:space="preserve">Reviewer </w:t>
      </w:r>
    </w:p>
    <w:p w14:paraId="4CE0F44F" w14:textId="77777777" w:rsidR="002209EE" w:rsidRPr="00D541E8" w:rsidRDefault="002209EE" w:rsidP="002C71AA">
      <w:pPr>
        <w:shd w:val="clear" w:color="auto" w:fill="FFFFFF" w:themeFill="background1"/>
      </w:pPr>
      <w:r w:rsidRPr="00D541E8">
        <w:t>Assessed current practices within Public Health Emergency Operations Centres (EOCs), identifying gaps in need of improvement while introducing best practices for EOCs.</w:t>
      </w:r>
    </w:p>
    <w:p w14:paraId="6D094EC4" w14:textId="77777777" w:rsidR="002209EE" w:rsidRPr="00D541E8" w:rsidRDefault="002209EE" w:rsidP="002C71AA">
      <w:pPr>
        <w:shd w:val="clear" w:color="auto" w:fill="FFFFFF" w:themeFill="background1"/>
      </w:pPr>
      <w:r w:rsidRPr="00D541E8">
        <w:t xml:space="preserve">Successfully regulated EOC practices by contributing to International Health Regulations for EOCs. </w:t>
      </w:r>
    </w:p>
    <w:p w14:paraId="191FADC4" w14:textId="5389E6C8" w:rsidR="002209EE" w:rsidRPr="00D541E8" w:rsidRDefault="002209EE" w:rsidP="002C71AA">
      <w:pPr>
        <w:shd w:val="clear" w:color="auto" w:fill="FFFFFF" w:themeFill="background1"/>
      </w:pPr>
      <w:r w:rsidRPr="00D541E8">
        <w:t xml:space="preserve">Peace Corps, Mongolia </w:t>
      </w:r>
      <w:r w:rsidRPr="00D541E8">
        <w:tab/>
        <w:t>6/2011 – 6/2013</w:t>
      </w:r>
      <w:r w:rsidR="009C63E8" w:rsidRPr="00D541E8">
        <w:t xml:space="preserve">  </w:t>
      </w:r>
      <w:r w:rsidRPr="00D541E8">
        <w:t xml:space="preserve"> </w:t>
      </w:r>
    </w:p>
    <w:p w14:paraId="6F59F5B7" w14:textId="77777777" w:rsidR="002209EE" w:rsidRPr="00D541E8" w:rsidRDefault="002209EE" w:rsidP="002C71AA">
      <w:pPr>
        <w:shd w:val="clear" w:color="auto" w:fill="FFFFFF" w:themeFill="background1"/>
      </w:pPr>
      <w:r w:rsidRPr="00D541E8">
        <w:t xml:space="preserve">Teacher Trainer </w:t>
      </w:r>
    </w:p>
    <w:p w14:paraId="6934728D" w14:textId="77777777" w:rsidR="002209EE" w:rsidRPr="00D541E8" w:rsidRDefault="002209EE" w:rsidP="002C71AA">
      <w:pPr>
        <w:shd w:val="clear" w:color="auto" w:fill="FFFFFF" w:themeFill="background1"/>
      </w:pPr>
      <w:r w:rsidRPr="00D541E8">
        <w:t xml:space="preserve">Accelerated Mongolian Ministry of Education (MMoE) missions in evaluating and developing school programs to bolster student learning and health knowledge. </w:t>
      </w:r>
    </w:p>
    <w:p w14:paraId="1C1B7BD8" w14:textId="77777777" w:rsidR="002209EE" w:rsidRPr="00D541E8" w:rsidRDefault="002209EE" w:rsidP="002C71AA">
      <w:pPr>
        <w:shd w:val="clear" w:color="auto" w:fill="FFFFFF" w:themeFill="background1"/>
      </w:pPr>
      <w:r w:rsidRPr="00D541E8">
        <w:t xml:space="preserve">Pioneered reproductive health education teacher training in Mongolia and facilitated the training of 87 teachers. </w:t>
      </w:r>
    </w:p>
    <w:p w14:paraId="656AC12B" w14:textId="77777777" w:rsidR="002209EE" w:rsidRPr="00D541E8" w:rsidRDefault="002209EE" w:rsidP="002C71AA">
      <w:pPr>
        <w:shd w:val="clear" w:color="auto" w:fill="FFFFFF" w:themeFill="background1"/>
      </w:pPr>
      <w:r w:rsidRPr="00D541E8">
        <w:t xml:space="preserve">Strengthened capacity of the MMOE to apply for grant and public funding by using data-informed arguments. </w:t>
      </w:r>
    </w:p>
    <w:p w14:paraId="4B817533" w14:textId="77777777" w:rsidR="002209EE" w:rsidRPr="00D541E8" w:rsidRDefault="002209EE" w:rsidP="002C71AA">
      <w:pPr>
        <w:shd w:val="clear" w:color="auto" w:fill="FFFFFF" w:themeFill="background1"/>
      </w:pPr>
      <w:r w:rsidRPr="00D541E8">
        <w:t xml:space="preserve">Overcame pre-existing barriers with external government agencies for the MMoE to form new programs. </w:t>
      </w:r>
    </w:p>
    <w:p w14:paraId="4079F28E" w14:textId="726B49CB" w:rsidR="002209EE" w:rsidRPr="00D541E8" w:rsidRDefault="002209EE" w:rsidP="002C71AA">
      <w:pPr>
        <w:shd w:val="clear" w:color="auto" w:fill="FFFFFF" w:themeFill="background1"/>
      </w:pPr>
      <w:r w:rsidRPr="00D541E8">
        <w:t xml:space="preserve">Medishare, Haiti </w:t>
      </w:r>
      <w:r w:rsidRPr="00D541E8">
        <w:tab/>
        <w:t>1/2010 – 5/2011</w:t>
      </w:r>
      <w:r w:rsidR="009C63E8" w:rsidRPr="00D541E8">
        <w:t xml:space="preserve">   </w:t>
      </w:r>
    </w:p>
    <w:p w14:paraId="215B00F0" w14:textId="77777777" w:rsidR="002209EE" w:rsidRPr="00D541E8" w:rsidRDefault="002209EE" w:rsidP="002C71AA">
      <w:pPr>
        <w:shd w:val="clear" w:color="auto" w:fill="FFFFFF" w:themeFill="background1"/>
      </w:pPr>
      <w:r w:rsidRPr="00D541E8">
        <w:t xml:space="preserve">Medical Supply Coordinator </w:t>
      </w:r>
    </w:p>
    <w:p w14:paraId="3B3FB860" w14:textId="77777777" w:rsidR="002209EE" w:rsidRPr="00D541E8" w:rsidRDefault="002209EE" w:rsidP="002C71AA">
      <w:pPr>
        <w:shd w:val="clear" w:color="auto" w:fill="FFFFFF" w:themeFill="background1"/>
      </w:pPr>
      <w:r w:rsidRPr="00D541E8">
        <w:t>Expanded Haiti’s Maternal and Child Health (MCH) capacity for emergency obstetric care by building a partnership with a US MCH teaching program and the largest teaching hospital in Haiti.</w:t>
      </w:r>
    </w:p>
    <w:p w14:paraId="169115C4" w14:textId="77777777" w:rsidR="002209EE" w:rsidRPr="00D541E8" w:rsidRDefault="002209EE" w:rsidP="002C71AA">
      <w:pPr>
        <w:shd w:val="clear" w:color="auto" w:fill="FFFFFF" w:themeFill="background1"/>
      </w:pPr>
      <w:r w:rsidRPr="00D541E8">
        <w:t xml:space="preserve">Doubled access to life-saving medicines and medical supplies in Haiti during cholera outbreak. </w:t>
      </w:r>
    </w:p>
    <w:p w14:paraId="56FCC057" w14:textId="77777777" w:rsidR="002209EE" w:rsidRPr="00D541E8" w:rsidRDefault="002209EE" w:rsidP="002C71AA">
      <w:pPr>
        <w:shd w:val="clear" w:color="auto" w:fill="FFFFFF" w:themeFill="background1"/>
      </w:pPr>
      <w:r w:rsidRPr="00D541E8">
        <w:t>IT Skills</w:t>
      </w:r>
    </w:p>
    <w:p w14:paraId="396BB607" w14:textId="77777777" w:rsidR="002209EE" w:rsidRPr="00D541E8" w:rsidRDefault="002209EE" w:rsidP="002C71AA">
      <w:pPr>
        <w:shd w:val="clear" w:color="auto" w:fill="FFFFFF" w:themeFill="background1"/>
      </w:pPr>
      <w:r w:rsidRPr="00D541E8">
        <w:t>R; Stata; SAS; SPSS; ArcGIS; QGIS; MAXQDA; SQL; Survey CTO; KOBO Toolbox; Gaia; ODK; SharePoint; PubMed</w:t>
      </w:r>
    </w:p>
    <w:p w14:paraId="7432FE03" w14:textId="77777777" w:rsidR="002209EE" w:rsidRPr="00D541E8" w:rsidRDefault="002209EE" w:rsidP="002C71AA">
      <w:pPr>
        <w:shd w:val="clear" w:color="auto" w:fill="FFFFFF" w:themeFill="background1"/>
      </w:pPr>
      <w:r w:rsidRPr="00D541E8">
        <w:t>Publications and Presentations</w:t>
      </w:r>
    </w:p>
    <w:p w14:paraId="6347A044" w14:textId="77777777" w:rsidR="002209EE" w:rsidRPr="00D541E8" w:rsidRDefault="002209EE" w:rsidP="002C71AA">
      <w:pPr>
        <w:shd w:val="clear" w:color="auto" w:fill="FFFFFF" w:themeFill="background1"/>
      </w:pPr>
      <w:r w:rsidRPr="00D541E8">
        <w:t xml:space="preserve">Kaiser R., Johnson, N., Jalloh, Mohamed F., Dafae, F., Redd, J. T., Hersey, S., Jambai, A. The WHO Global Reference List of 100 Core Health Indicators: The Example of Sierra Leone. Pan African Medical Journal. 2017. </w:t>
      </w:r>
    </w:p>
    <w:p w14:paraId="4DDC2F30" w14:textId="77777777" w:rsidR="002209EE" w:rsidRPr="00D541E8" w:rsidRDefault="002209EE" w:rsidP="002C71AA">
      <w:pPr>
        <w:shd w:val="clear" w:color="auto" w:fill="FFFFFF" w:themeFill="background1"/>
      </w:pPr>
      <w:r w:rsidRPr="00D541E8">
        <w:t>Johnson, N. Income Generation from Homestead Food Production. International Human Rights Committee: National Public Health Association. Presentation: 2014.</w:t>
      </w:r>
    </w:p>
    <w:p w14:paraId="0005200F" w14:textId="1E02AB00" w:rsidR="002209EE" w:rsidRPr="00D541E8" w:rsidRDefault="002209EE" w:rsidP="002C71AA">
      <w:pPr>
        <w:shd w:val="clear" w:color="auto" w:fill="FFFFFF" w:themeFill="background1"/>
      </w:pPr>
      <w:r w:rsidRPr="00D541E8">
        <w:t>Reeves, L., Ryland, P., and Johnson, N. A Systematic Review of Public Health Emergency Operations Centres. Geneva: World Health Organization, 2013.</w:t>
      </w:r>
    </w:p>
    <w:p w14:paraId="6FC14EDB" w14:textId="77777777" w:rsidR="00E83386" w:rsidRPr="00D541E8" w:rsidRDefault="00E83386" w:rsidP="002C71AA">
      <w:pPr>
        <w:shd w:val="clear" w:color="auto" w:fill="FFFFFF" w:themeFill="background1"/>
      </w:pPr>
      <w:r w:rsidRPr="00D541E8">
        <w:br w:type="page"/>
      </w:r>
    </w:p>
    <w:p w14:paraId="5FAB9FE3" w14:textId="265D98F2" w:rsidR="002209EE" w:rsidRPr="00D541E8" w:rsidRDefault="002209EE" w:rsidP="002C71AA">
      <w:pPr>
        <w:shd w:val="clear" w:color="auto" w:fill="FFFFFF" w:themeFill="background1"/>
      </w:pPr>
      <w:r w:rsidRPr="00D541E8">
        <w:t>Brenda Ochuku</w:t>
      </w:r>
    </w:p>
    <w:p w14:paraId="5621A966" w14:textId="77777777" w:rsidR="002209EE" w:rsidRPr="00D541E8" w:rsidRDefault="002209EE" w:rsidP="002C71AA">
      <w:pPr>
        <w:shd w:val="clear" w:color="auto" w:fill="FFFFFF" w:themeFill="background1"/>
      </w:pPr>
      <w:r w:rsidRPr="00D541E8">
        <w:t>Clinical Psychologist</w:t>
      </w:r>
    </w:p>
    <w:p w14:paraId="646C7EE7" w14:textId="77777777" w:rsidR="002209EE" w:rsidRPr="00D541E8" w:rsidRDefault="002209EE" w:rsidP="002C71AA">
      <w:pPr>
        <w:shd w:val="clear" w:color="auto" w:fill="FFFFFF" w:themeFill="background1"/>
      </w:pPr>
      <w:r w:rsidRPr="00D541E8">
        <w:t>An enthusiastic and self motivated licensed clinical psychologist. Excellent communication interpersonal and project management skills developed through academic study as well as professional experience. Capable of using own initiative to prioritize and complete tasks independently. Equally capable of working with others respectfully to achieve shared goals. Maintain the highest level of professionalism and integrity when dealing with confidential information. Seeking a suitable position to apply research and statistical knowledge to advance theory and inform policy.</w:t>
      </w:r>
    </w:p>
    <w:p w14:paraId="314D3D62" w14:textId="77777777" w:rsidR="002209EE" w:rsidRPr="00D541E8" w:rsidRDefault="002209EE" w:rsidP="002C71AA">
      <w:pPr>
        <w:shd w:val="clear" w:color="auto" w:fill="FFFFFF" w:themeFill="background1"/>
      </w:pPr>
      <w:r w:rsidRPr="00D541E8">
        <w:t xml:space="preserve">Contacts: </w:t>
      </w:r>
      <w:hyperlink r:id="rId157" w:history="1">
        <w:r w:rsidRPr="00D541E8">
          <w:rPr>
            <w:rStyle w:val="Hyperlink"/>
          </w:rPr>
          <w:t>bochuku@gmail.com</w:t>
        </w:r>
      </w:hyperlink>
      <w:r w:rsidRPr="00D541E8">
        <w:tab/>
        <w:t>0794301420</w:t>
      </w:r>
      <w:r w:rsidRPr="00D541E8">
        <w:tab/>
        <w:t>74905-00200, Nairobim, Kenya.</w:t>
      </w:r>
      <w:r w:rsidRPr="00D541E8">
        <w:tab/>
      </w:r>
      <w:r w:rsidRPr="00D541E8">
        <w:tab/>
        <w:t>Linkedin.com/in/brendaochuku</w:t>
      </w:r>
    </w:p>
    <w:p w14:paraId="7B38ADCB" w14:textId="77777777" w:rsidR="002209EE" w:rsidRPr="00D541E8" w:rsidRDefault="002209EE" w:rsidP="002C71AA">
      <w:pPr>
        <w:shd w:val="clear" w:color="auto" w:fill="FFFFFF" w:themeFill="background1"/>
      </w:pPr>
      <w:r w:rsidRPr="00D541E8">
        <w:t>KEY SKILLS</w:t>
      </w:r>
    </w:p>
    <w:p w14:paraId="487032BE" w14:textId="77777777" w:rsidR="002209EE" w:rsidRPr="00D541E8" w:rsidRDefault="002209EE" w:rsidP="002C71AA">
      <w:pPr>
        <w:shd w:val="clear" w:color="auto" w:fill="FFFFFF" w:themeFill="background1"/>
      </w:pPr>
      <w:r w:rsidRPr="00D541E8">
        <w:t>Eloquent communicator</w:t>
      </w:r>
      <w:r w:rsidRPr="00D541E8">
        <w:tab/>
      </w:r>
      <w:r w:rsidRPr="00D541E8">
        <w:tab/>
      </w:r>
      <w:r w:rsidRPr="00D541E8">
        <w:tab/>
      </w:r>
      <w:r w:rsidRPr="00D541E8">
        <w:tab/>
      </w:r>
      <w:r w:rsidRPr="00D541E8">
        <w:tab/>
      </w:r>
      <w:r w:rsidRPr="00D541E8">
        <w:tab/>
        <w:t>Empathy</w:t>
      </w:r>
    </w:p>
    <w:p w14:paraId="13576F61" w14:textId="77777777" w:rsidR="002209EE" w:rsidRPr="00D541E8" w:rsidRDefault="002209EE" w:rsidP="002C71AA">
      <w:pPr>
        <w:shd w:val="clear" w:color="auto" w:fill="FFFFFF" w:themeFill="background1"/>
      </w:pPr>
      <w:r w:rsidRPr="00D541E8">
        <w:t>Excellent workload and time management</w:t>
      </w:r>
      <w:r w:rsidRPr="00D541E8">
        <w:tab/>
      </w:r>
      <w:r w:rsidRPr="00D541E8">
        <w:tab/>
      </w:r>
      <w:r w:rsidRPr="00D541E8">
        <w:tab/>
        <w:t>Team work</w:t>
      </w:r>
    </w:p>
    <w:p w14:paraId="1C58933D" w14:textId="77777777" w:rsidR="002209EE" w:rsidRPr="00D541E8" w:rsidRDefault="002209EE" w:rsidP="002C71AA">
      <w:pPr>
        <w:shd w:val="clear" w:color="auto" w:fill="FFFFFF" w:themeFill="background1"/>
      </w:pPr>
      <w:r w:rsidRPr="00D541E8">
        <w:t>Detail oriented</w:t>
      </w:r>
      <w:r w:rsidRPr="00D541E8">
        <w:tab/>
      </w:r>
      <w:r w:rsidRPr="00D541E8">
        <w:tab/>
      </w:r>
      <w:r w:rsidRPr="00D541E8">
        <w:tab/>
      </w:r>
      <w:r w:rsidRPr="00D541E8">
        <w:tab/>
      </w:r>
      <w:r w:rsidRPr="00D541E8">
        <w:tab/>
      </w:r>
      <w:r w:rsidRPr="00D541E8">
        <w:tab/>
      </w:r>
      <w:r w:rsidRPr="00D541E8">
        <w:tab/>
        <w:t>Organization and general office skills</w:t>
      </w:r>
    </w:p>
    <w:p w14:paraId="0D154B14" w14:textId="77777777" w:rsidR="002209EE" w:rsidRPr="00D541E8" w:rsidRDefault="002209EE" w:rsidP="002C71AA">
      <w:pPr>
        <w:shd w:val="clear" w:color="auto" w:fill="FFFFFF" w:themeFill="background1"/>
      </w:pPr>
      <w:r w:rsidRPr="00D541E8">
        <w:t>Computer proficient</w:t>
      </w:r>
      <w:r w:rsidRPr="00D541E8">
        <w:tab/>
      </w:r>
      <w:r w:rsidRPr="00D541E8">
        <w:tab/>
      </w:r>
      <w:r w:rsidRPr="00D541E8">
        <w:tab/>
      </w:r>
      <w:r w:rsidRPr="00D541E8">
        <w:tab/>
      </w:r>
      <w:r w:rsidRPr="00D541E8">
        <w:tab/>
      </w:r>
      <w:r w:rsidRPr="00D541E8">
        <w:tab/>
        <w:t>Professionalism</w:t>
      </w:r>
    </w:p>
    <w:p w14:paraId="04EDEF6C" w14:textId="77777777" w:rsidR="002209EE" w:rsidRPr="00D541E8" w:rsidRDefault="002209EE" w:rsidP="002C71AA">
      <w:pPr>
        <w:shd w:val="clear" w:color="auto" w:fill="FFFFFF" w:themeFill="background1"/>
      </w:pPr>
      <w:r w:rsidRPr="00D541E8">
        <w:t>EDUCATION</w:t>
      </w:r>
    </w:p>
    <w:p w14:paraId="3706BBB5" w14:textId="744C45C6" w:rsidR="002209EE" w:rsidRPr="00D541E8" w:rsidRDefault="002209EE" w:rsidP="002C71AA">
      <w:pPr>
        <w:shd w:val="clear" w:color="auto" w:fill="FFFFFF" w:themeFill="background1"/>
      </w:pPr>
      <w:r w:rsidRPr="00D541E8">
        <w:t>Royal Holloway University of London</w:t>
      </w:r>
      <w:r w:rsidRPr="00D541E8">
        <w:tab/>
      </w:r>
      <w:r w:rsidRPr="00D541E8">
        <w:tab/>
        <w:t>MSc Clinical Psychology</w:t>
      </w:r>
      <w:r w:rsidR="009C63E8" w:rsidRPr="00D541E8">
        <w:t xml:space="preserve">  </w:t>
      </w:r>
      <w:r w:rsidRPr="00D541E8">
        <w:t>September 2018 – December 2019</w:t>
      </w:r>
      <w:r w:rsidRPr="00D541E8">
        <w:br/>
        <w:t>Classification: Pass with Distinction</w:t>
      </w:r>
    </w:p>
    <w:p w14:paraId="185BCE72" w14:textId="77777777" w:rsidR="002209EE" w:rsidRPr="00D541E8" w:rsidRDefault="002209EE" w:rsidP="002C71AA">
      <w:pPr>
        <w:shd w:val="clear" w:color="auto" w:fill="FFFFFF" w:themeFill="background1"/>
      </w:pPr>
      <w:r w:rsidRPr="00D541E8">
        <w:t>Modules included: Statistics for Research, Professional Clinical Practice and Skills, and Clinical Assessment and Treatment Approaches.</w:t>
      </w:r>
    </w:p>
    <w:p w14:paraId="150BAE07" w14:textId="77777777" w:rsidR="002209EE" w:rsidRPr="00D541E8" w:rsidRDefault="002209EE" w:rsidP="002C71AA">
      <w:pPr>
        <w:shd w:val="clear" w:color="auto" w:fill="FFFFFF" w:themeFill="background1"/>
      </w:pPr>
      <w:r w:rsidRPr="00D541E8">
        <w:t>Dissertation: “Mindfulness and well-being: Assessing the effectiveness of a mindfulness intervention in improving students’ well-being using a mixed methods design.”</w:t>
      </w:r>
    </w:p>
    <w:p w14:paraId="7C20085F" w14:textId="00EA89DF" w:rsidR="002209EE" w:rsidRPr="00D541E8" w:rsidRDefault="002209EE" w:rsidP="002C71AA">
      <w:pPr>
        <w:shd w:val="clear" w:color="auto" w:fill="FFFFFF" w:themeFill="background1"/>
      </w:pPr>
      <w:r w:rsidRPr="00D541E8">
        <w:t>Coventry University</w:t>
      </w:r>
      <w:r w:rsidRPr="00D541E8">
        <w:tab/>
      </w:r>
      <w:r w:rsidRPr="00D541E8">
        <w:tab/>
      </w:r>
      <w:r w:rsidRPr="00D541E8">
        <w:tab/>
      </w:r>
      <w:r w:rsidR="009C63E8" w:rsidRPr="00D541E8">
        <w:t xml:space="preserve">      </w:t>
      </w:r>
      <w:r w:rsidRPr="00D541E8">
        <w:t xml:space="preserve"> BSc Psychology </w:t>
      </w:r>
      <w:r w:rsidRPr="00D541E8">
        <w:tab/>
      </w:r>
      <w:r w:rsidRPr="00D541E8">
        <w:tab/>
      </w:r>
      <w:r w:rsidR="009C63E8" w:rsidRPr="00D541E8">
        <w:t xml:space="preserve">       </w:t>
      </w:r>
      <w:r w:rsidRPr="00D541E8">
        <w:t>January 2016 - July 2018</w:t>
      </w:r>
      <w:r w:rsidRPr="00D541E8">
        <w:br/>
        <w:t xml:space="preserve">Classification: 1st </w:t>
      </w:r>
    </w:p>
    <w:p w14:paraId="73EE2FCD" w14:textId="77777777" w:rsidR="002209EE" w:rsidRPr="00D541E8" w:rsidRDefault="002209EE" w:rsidP="002C71AA">
      <w:pPr>
        <w:shd w:val="clear" w:color="auto" w:fill="FFFFFF" w:themeFill="background1"/>
      </w:pPr>
      <w:r w:rsidRPr="00D541E8">
        <w:t>Modules included: Professional Skills for Psychology Graduates, Independent Research, and Solving Psychological Problems.</w:t>
      </w:r>
    </w:p>
    <w:p w14:paraId="13ACBF17" w14:textId="77777777" w:rsidR="002209EE" w:rsidRPr="00D541E8" w:rsidRDefault="002209EE" w:rsidP="002C71AA">
      <w:pPr>
        <w:shd w:val="clear" w:color="auto" w:fill="FFFFFF" w:themeFill="background1"/>
      </w:pPr>
      <w:r w:rsidRPr="00D541E8">
        <w:t xml:space="preserve">Dissertation: “Stress, Coping and Depression: Investigating the relationship between stress appraisals, coping strategies and depressive symptomatology in university students.” </w:t>
      </w:r>
    </w:p>
    <w:p w14:paraId="652B9352" w14:textId="77777777" w:rsidR="002209EE" w:rsidRPr="00D541E8" w:rsidRDefault="002209EE" w:rsidP="002C71AA">
      <w:pPr>
        <w:shd w:val="clear" w:color="auto" w:fill="FFFFFF" w:themeFill="background1"/>
      </w:pPr>
      <w:r w:rsidRPr="00D541E8">
        <w:t>EMPLOYMENT HISTORY</w:t>
      </w:r>
    </w:p>
    <w:p w14:paraId="53BF92F2" w14:textId="246724CB" w:rsidR="002209EE" w:rsidRPr="00D541E8" w:rsidRDefault="002209EE" w:rsidP="002C71AA">
      <w:pPr>
        <w:shd w:val="clear" w:color="auto" w:fill="FFFFFF" w:themeFill="background1"/>
      </w:pPr>
      <w:r w:rsidRPr="00D541E8">
        <w:t>Mathari National Teaching and Referral Hospital</w:t>
      </w:r>
      <w:r w:rsidRPr="00D541E8">
        <w:tab/>
      </w:r>
      <w:r w:rsidR="009C63E8" w:rsidRPr="00D541E8">
        <w:t xml:space="preserve">   </w:t>
      </w:r>
      <w:r w:rsidRPr="00D541E8">
        <w:t xml:space="preserve"> Clinical Psychologist</w:t>
      </w:r>
      <w:r w:rsidRPr="00D541E8">
        <w:tab/>
        <w:t>August 2020- Present</w:t>
      </w:r>
    </w:p>
    <w:p w14:paraId="777525CD" w14:textId="77777777" w:rsidR="002209EE" w:rsidRPr="00D541E8" w:rsidRDefault="002209EE" w:rsidP="002C71AA">
      <w:pPr>
        <w:shd w:val="clear" w:color="auto" w:fill="FFFFFF" w:themeFill="background1"/>
      </w:pPr>
      <w:r w:rsidRPr="00D541E8">
        <w:t>Duties:</w:t>
      </w:r>
    </w:p>
    <w:p w14:paraId="64382C25" w14:textId="77777777" w:rsidR="002209EE" w:rsidRPr="00D541E8" w:rsidRDefault="002209EE" w:rsidP="002C71AA">
      <w:pPr>
        <w:shd w:val="clear" w:color="auto" w:fill="FFFFFF" w:themeFill="background1"/>
      </w:pPr>
      <w:r w:rsidRPr="00D541E8">
        <w:t>Conducting intake assessments, generating diagnoses and creating treatment plans for in and outpatient clients.</w:t>
      </w:r>
    </w:p>
    <w:p w14:paraId="5A027F40" w14:textId="77777777" w:rsidR="002209EE" w:rsidRPr="00D541E8" w:rsidRDefault="002209EE" w:rsidP="002C71AA">
      <w:pPr>
        <w:shd w:val="clear" w:color="auto" w:fill="FFFFFF" w:themeFill="background1"/>
      </w:pPr>
      <w:r w:rsidRPr="00D541E8">
        <w:t>Providing evidence-based psychological interventions in the form of individual, couples, family, and group therapies.</w:t>
      </w:r>
    </w:p>
    <w:p w14:paraId="2CD8A519" w14:textId="77777777" w:rsidR="002209EE" w:rsidRPr="00D541E8" w:rsidRDefault="002209EE" w:rsidP="002C71AA">
      <w:pPr>
        <w:shd w:val="clear" w:color="auto" w:fill="FFFFFF" w:themeFill="background1"/>
      </w:pPr>
      <w:r w:rsidRPr="00D541E8">
        <w:t>Monitoring clients’ progress through the use of psychological assessment tools and psychological reviews.</w:t>
      </w:r>
    </w:p>
    <w:p w14:paraId="0E428AAC" w14:textId="77777777" w:rsidR="002209EE" w:rsidRPr="00D541E8" w:rsidRDefault="002209EE" w:rsidP="002C71AA">
      <w:pPr>
        <w:shd w:val="clear" w:color="auto" w:fill="FFFFFF" w:themeFill="background1"/>
      </w:pPr>
      <w:r w:rsidRPr="00D541E8">
        <w:t>Generating regular progress notes and collaborating with colleagues within a multidisciplinary team to provide holistic service delivery</w:t>
      </w:r>
    </w:p>
    <w:p w14:paraId="29CEB31D" w14:textId="77777777" w:rsidR="002209EE" w:rsidRPr="00D541E8" w:rsidRDefault="002209EE" w:rsidP="002C71AA">
      <w:pPr>
        <w:shd w:val="clear" w:color="auto" w:fill="FFFFFF" w:themeFill="background1"/>
      </w:pPr>
      <w:r w:rsidRPr="00D541E8">
        <w:t>Providing supervision and training to students on attachment or internship.</w:t>
      </w:r>
    </w:p>
    <w:p w14:paraId="79BA3613" w14:textId="77777777" w:rsidR="002209EE" w:rsidRPr="00D541E8" w:rsidRDefault="002209EE" w:rsidP="002C71AA">
      <w:pPr>
        <w:shd w:val="clear" w:color="auto" w:fill="FFFFFF" w:themeFill="background1"/>
      </w:pPr>
      <w:r w:rsidRPr="00D541E8">
        <w:t>Assisting in the re-integration of abandoned patients to their home community once discharged.</w:t>
      </w:r>
    </w:p>
    <w:p w14:paraId="77B96F3C" w14:textId="77777777" w:rsidR="002209EE" w:rsidRPr="00D541E8" w:rsidRDefault="002209EE" w:rsidP="002C71AA">
      <w:pPr>
        <w:shd w:val="clear" w:color="auto" w:fill="FFFFFF" w:themeFill="background1"/>
      </w:pPr>
      <w:r w:rsidRPr="00D541E8">
        <w:t>Oasis Africa</w:t>
      </w:r>
      <w:r w:rsidRPr="00D541E8">
        <w:tab/>
        <w:t>Associate Therapist</w:t>
      </w:r>
      <w:r w:rsidRPr="00D541E8">
        <w:tab/>
      </w:r>
      <w:r w:rsidRPr="00D541E8">
        <w:tab/>
      </w:r>
      <w:r w:rsidRPr="00D541E8">
        <w:tab/>
      </w:r>
      <w:r w:rsidRPr="00D541E8">
        <w:tab/>
        <w:t xml:space="preserve"> March-July 2021</w:t>
      </w:r>
    </w:p>
    <w:p w14:paraId="1FED4636" w14:textId="77777777" w:rsidR="002209EE" w:rsidRPr="00D541E8" w:rsidRDefault="002209EE" w:rsidP="002C71AA">
      <w:pPr>
        <w:shd w:val="clear" w:color="auto" w:fill="FFFFFF" w:themeFill="background1"/>
      </w:pPr>
      <w:r w:rsidRPr="00D541E8">
        <w:t>Duties: . Conducting intake assessments and formulating treatment plans for new clients.</w:t>
      </w:r>
    </w:p>
    <w:p w14:paraId="6CAB515E" w14:textId="77777777" w:rsidR="002209EE" w:rsidRPr="00D541E8" w:rsidRDefault="002209EE" w:rsidP="002C71AA">
      <w:pPr>
        <w:shd w:val="clear" w:color="auto" w:fill="FFFFFF" w:themeFill="background1"/>
      </w:pPr>
      <w:r w:rsidRPr="00D541E8">
        <w:t>Providing psychosocial support to clients using evidence-based interventions.</w:t>
      </w:r>
    </w:p>
    <w:p w14:paraId="035D757E" w14:textId="77777777" w:rsidR="002209EE" w:rsidRPr="00D541E8" w:rsidRDefault="002209EE" w:rsidP="002C71AA">
      <w:pPr>
        <w:shd w:val="clear" w:color="auto" w:fill="FFFFFF" w:themeFill="background1"/>
      </w:pPr>
      <w:r w:rsidRPr="00D541E8">
        <w:t>Observing client confidentiality and adhering to all other ethical guidelines.</w:t>
      </w:r>
    </w:p>
    <w:p w14:paraId="33711D72" w14:textId="77777777" w:rsidR="002209EE" w:rsidRPr="00D541E8" w:rsidRDefault="002209EE" w:rsidP="002C71AA">
      <w:pPr>
        <w:shd w:val="clear" w:color="auto" w:fill="FFFFFF" w:themeFill="background1"/>
      </w:pPr>
      <w:r w:rsidRPr="00D541E8">
        <w:t>Observing appropriate maintenance of clients’ files e.g. client intake form, progress notes etc.</w:t>
      </w:r>
    </w:p>
    <w:p w14:paraId="15835A82" w14:textId="77777777" w:rsidR="002209EE" w:rsidRPr="00D541E8" w:rsidRDefault="002209EE" w:rsidP="002C71AA">
      <w:pPr>
        <w:shd w:val="clear" w:color="auto" w:fill="FFFFFF" w:themeFill="background1"/>
      </w:pPr>
      <w:r w:rsidRPr="00D541E8">
        <w:t>Submitting monthly reports detailing clients’ treatment goals, progress, and treatment plans.</w:t>
      </w:r>
    </w:p>
    <w:p w14:paraId="6B33FAA0" w14:textId="77777777" w:rsidR="002209EE" w:rsidRPr="00D541E8" w:rsidRDefault="002209EE" w:rsidP="002C71AA">
      <w:pPr>
        <w:shd w:val="clear" w:color="auto" w:fill="FFFFFF" w:themeFill="background1"/>
      </w:pPr>
      <w:r w:rsidRPr="00D541E8">
        <w:t>Attending monthly supervision meetings.</w:t>
      </w:r>
    </w:p>
    <w:p w14:paraId="4422BE51" w14:textId="1325DFDD" w:rsidR="002209EE" w:rsidRPr="00D541E8" w:rsidRDefault="002209EE" w:rsidP="002C71AA">
      <w:pPr>
        <w:shd w:val="clear" w:color="auto" w:fill="FFFFFF" w:themeFill="background1"/>
      </w:pPr>
      <w:r w:rsidRPr="00D541E8">
        <w:t>Addiction Recovery Community Hillingdon (ARCH)</w:t>
      </w:r>
      <w:r w:rsidRPr="00D541E8">
        <w:tab/>
      </w:r>
      <w:r w:rsidR="009C63E8" w:rsidRPr="00D541E8">
        <w:t xml:space="preserve">   </w:t>
      </w:r>
      <w:r w:rsidRPr="00D541E8">
        <w:t xml:space="preserve"> Assistant Psychologist</w:t>
      </w:r>
      <w:r w:rsidRPr="00D541E8">
        <w:tab/>
        <w:t xml:space="preserve"> January-August 2019</w:t>
      </w:r>
    </w:p>
    <w:p w14:paraId="03EBFC60" w14:textId="77777777" w:rsidR="002209EE" w:rsidRPr="00D541E8" w:rsidRDefault="002209EE" w:rsidP="002C71AA">
      <w:pPr>
        <w:shd w:val="clear" w:color="auto" w:fill="FFFFFF" w:themeFill="background1"/>
      </w:pPr>
      <w:r w:rsidRPr="00D541E8">
        <w:t xml:space="preserve">Duties: . Conducting behavioural and psychological assessments. </w:t>
      </w:r>
    </w:p>
    <w:p w14:paraId="0F3DA547" w14:textId="77777777" w:rsidR="002209EE" w:rsidRPr="00D541E8" w:rsidRDefault="002209EE" w:rsidP="002C71AA">
      <w:pPr>
        <w:shd w:val="clear" w:color="auto" w:fill="FFFFFF" w:themeFill="background1"/>
      </w:pPr>
      <w:r w:rsidRPr="00D541E8">
        <w:t xml:space="preserve">Conducting research and evaluating interventions at the service. </w:t>
      </w:r>
    </w:p>
    <w:p w14:paraId="4AFA4353" w14:textId="77777777" w:rsidR="002209EE" w:rsidRPr="00D541E8" w:rsidRDefault="002209EE" w:rsidP="002C71AA">
      <w:pPr>
        <w:shd w:val="clear" w:color="auto" w:fill="FFFFFF" w:themeFill="background1"/>
      </w:pPr>
      <w:r w:rsidRPr="00D541E8">
        <w:t>Contributing to multidisciplinary meetings concerning clients’ diagnoses, treatment pathways, risk assessments and care plan concerns.</w:t>
      </w:r>
    </w:p>
    <w:p w14:paraId="7DF59945" w14:textId="77777777" w:rsidR="002209EE" w:rsidRPr="00D541E8" w:rsidRDefault="002209EE" w:rsidP="002C71AA">
      <w:pPr>
        <w:shd w:val="clear" w:color="auto" w:fill="FFFFFF" w:themeFill="background1"/>
      </w:pPr>
      <w:bookmarkStart w:id="136" w:name="_gjdgxs"/>
      <w:bookmarkEnd w:id="136"/>
      <w:r w:rsidRPr="00D541E8">
        <w:t>Co-facilitating brief psychological interventions and workshops for clients to improve the management of their anxiety and depression, as well as substance abuse.</w:t>
      </w:r>
    </w:p>
    <w:p w14:paraId="5205EF44" w14:textId="77777777" w:rsidR="002209EE" w:rsidRPr="00D541E8" w:rsidRDefault="002209EE" w:rsidP="002C71AA">
      <w:pPr>
        <w:shd w:val="clear" w:color="auto" w:fill="FFFFFF" w:themeFill="background1"/>
      </w:pPr>
      <w:r w:rsidRPr="00D541E8">
        <w:t>Conducting administrative duties which included answering calls and responding to emails, booking appointments for clients, as well as liaising with partnering services.</w:t>
      </w:r>
    </w:p>
    <w:p w14:paraId="48B8DFA4" w14:textId="77777777" w:rsidR="002209EE" w:rsidRPr="00D541E8" w:rsidRDefault="002209EE" w:rsidP="002C71AA">
      <w:pPr>
        <w:shd w:val="clear" w:color="auto" w:fill="FFFFFF" w:themeFill="background1"/>
      </w:pPr>
      <w:r w:rsidRPr="00D541E8">
        <w:t xml:space="preserve">Utilizing interpersonal skills training to build rapport with clients in order to increase their engagement and commitment to the treatment pathway. </w:t>
      </w:r>
    </w:p>
    <w:p w14:paraId="77686B8B" w14:textId="77777777" w:rsidR="002209EE" w:rsidRPr="00D541E8" w:rsidRDefault="002209EE" w:rsidP="002C71AA">
      <w:pPr>
        <w:shd w:val="clear" w:color="auto" w:fill="FFFFFF" w:themeFill="background1"/>
      </w:pPr>
      <w:r w:rsidRPr="00D541E8">
        <w:t>Cygnet Hospital Coventry</w:t>
      </w:r>
      <w:r w:rsidRPr="00D541E8">
        <w:tab/>
      </w:r>
      <w:r w:rsidRPr="00D541E8">
        <w:tab/>
        <w:t xml:space="preserve">Health Care Support Worker (Bank) </w:t>
      </w:r>
      <w:r w:rsidRPr="00D541E8">
        <w:tab/>
      </w:r>
      <w:r w:rsidRPr="00D541E8">
        <w:tab/>
        <w:t>April 2018-August 2019</w:t>
      </w:r>
    </w:p>
    <w:p w14:paraId="7BF2B2F2" w14:textId="77777777" w:rsidR="002209EE" w:rsidRPr="00D541E8" w:rsidRDefault="002209EE" w:rsidP="002C71AA">
      <w:pPr>
        <w:shd w:val="clear" w:color="auto" w:fill="FFFFFF" w:themeFill="background1"/>
      </w:pPr>
      <w:r w:rsidRPr="00D541E8">
        <w:t>Duties:</w:t>
      </w:r>
    </w:p>
    <w:p w14:paraId="28C7ED12" w14:textId="77777777" w:rsidR="002209EE" w:rsidRPr="00D541E8" w:rsidRDefault="002209EE" w:rsidP="002C71AA">
      <w:pPr>
        <w:shd w:val="clear" w:color="auto" w:fill="FFFFFF" w:themeFill="background1"/>
      </w:pPr>
      <w:r w:rsidRPr="00D541E8">
        <w:t xml:space="preserve">Assisting in the running of occupational therapy and psychotherapy sessions. </w:t>
      </w:r>
    </w:p>
    <w:p w14:paraId="18DE8875" w14:textId="77777777" w:rsidR="002209EE" w:rsidRPr="00D541E8" w:rsidRDefault="002209EE" w:rsidP="002C71AA">
      <w:pPr>
        <w:shd w:val="clear" w:color="auto" w:fill="FFFFFF" w:themeFill="background1"/>
      </w:pPr>
      <w:r w:rsidRPr="00D541E8">
        <w:t>Assisting service users in generating advance statements and risk assessments prior to leave.</w:t>
      </w:r>
    </w:p>
    <w:p w14:paraId="2C25BDD5" w14:textId="77777777" w:rsidR="002209EE" w:rsidRPr="00D541E8" w:rsidRDefault="002209EE" w:rsidP="002C71AA">
      <w:pPr>
        <w:shd w:val="clear" w:color="auto" w:fill="FFFFFF" w:themeFill="background1"/>
      </w:pPr>
      <w:r w:rsidRPr="00D541E8">
        <w:t>Maintaining general and enhanced observations to monitor service users’ mental health conditions and ensure their safety.</w:t>
      </w:r>
    </w:p>
    <w:p w14:paraId="3EF0593D" w14:textId="77777777" w:rsidR="002209EE" w:rsidRPr="00D541E8" w:rsidRDefault="002209EE" w:rsidP="002C71AA">
      <w:pPr>
        <w:shd w:val="clear" w:color="auto" w:fill="FFFFFF" w:themeFill="background1"/>
      </w:pPr>
      <w:r w:rsidRPr="00D541E8">
        <w:t>Taking and recording patient’s vital signs including blood pressure and pulse.</w:t>
      </w:r>
    </w:p>
    <w:p w14:paraId="259C503B" w14:textId="77777777" w:rsidR="002209EE" w:rsidRPr="00D541E8" w:rsidRDefault="002209EE" w:rsidP="002C71AA">
      <w:pPr>
        <w:shd w:val="clear" w:color="auto" w:fill="FFFFFF" w:themeFill="background1"/>
      </w:pPr>
      <w:r w:rsidRPr="00D541E8">
        <w:t>ADDITIONAL INFORMATION</w:t>
      </w:r>
    </w:p>
    <w:p w14:paraId="78BE9D74" w14:textId="77777777" w:rsidR="002209EE" w:rsidRPr="00D541E8" w:rsidRDefault="002209EE" w:rsidP="002C71AA">
      <w:pPr>
        <w:shd w:val="clear" w:color="auto" w:fill="FFFFFF" w:themeFill="background1"/>
      </w:pPr>
      <w:r w:rsidRPr="00D541E8">
        <w:t>Training/courses taken include: WHO Mental Health Gap Action Programme (MhGAP), Psychological First Aid, Tele counselling, Mental Health and Psychosocial Support (MHPSS) tools and guidelines.</w:t>
      </w:r>
    </w:p>
    <w:p w14:paraId="43AB69EB" w14:textId="77777777" w:rsidR="002209EE" w:rsidRPr="00D541E8" w:rsidRDefault="002209EE" w:rsidP="002C71AA">
      <w:pPr>
        <w:shd w:val="clear" w:color="auto" w:fill="FFFFFF" w:themeFill="background1"/>
      </w:pPr>
      <w:r w:rsidRPr="00D541E8">
        <w:t>Royal Holloway University of London award for best MSc Clinical Psychology dissertation 2019.</w:t>
      </w:r>
    </w:p>
    <w:p w14:paraId="220B431A" w14:textId="77777777" w:rsidR="002209EE" w:rsidRPr="00D541E8" w:rsidRDefault="002209EE" w:rsidP="002C71AA">
      <w:pPr>
        <w:shd w:val="clear" w:color="auto" w:fill="FFFFFF" w:themeFill="background1"/>
      </w:pPr>
      <w:r w:rsidRPr="00D541E8">
        <w:t xml:space="preserve">British Psychological Society Award for Undergraduate Psychology 2018. </w:t>
      </w:r>
    </w:p>
    <w:p w14:paraId="1750C05D" w14:textId="1DF0F830" w:rsidR="00433980" w:rsidRPr="00D541E8" w:rsidRDefault="002209EE" w:rsidP="002C71AA">
      <w:pPr>
        <w:shd w:val="clear" w:color="auto" w:fill="FFFFFF" w:themeFill="background1"/>
      </w:pPr>
      <w:r w:rsidRPr="00D541E8">
        <w:t>Fluent in English and Swahili, Intermediate French (DELF A1 Certificate).</w:t>
      </w:r>
      <w:r w:rsidR="00433980" w:rsidRPr="00D541E8">
        <w:br w:type="page"/>
      </w:r>
    </w:p>
    <w:p w14:paraId="6881132F" w14:textId="436F13A0" w:rsidR="002209EE" w:rsidRPr="00D541E8" w:rsidRDefault="002209EE" w:rsidP="002C71AA">
      <w:pPr>
        <w:shd w:val="clear" w:color="auto" w:fill="FFFFFF" w:themeFill="background1"/>
      </w:pPr>
      <w:r w:rsidRPr="00D541E8">
        <w:t>ROSINE MUMANYA – CV</w:t>
      </w:r>
    </w:p>
    <w:p w14:paraId="3AC9EC35" w14:textId="77777777" w:rsidR="002209EE" w:rsidRPr="00D541E8" w:rsidRDefault="002209EE" w:rsidP="002C71AA">
      <w:pPr>
        <w:shd w:val="clear" w:color="auto" w:fill="FFFFFF" w:themeFill="background1"/>
      </w:pPr>
      <w:r w:rsidRPr="00D541E8">
        <w:t>Personal Details</w:t>
      </w:r>
    </w:p>
    <w:p w14:paraId="6F7789F0" w14:textId="77777777" w:rsidR="002209EE" w:rsidRPr="00D541E8" w:rsidRDefault="002209EE" w:rsidP="002C71AA">
      <w:pPr>
        <w:shd w:val="clear" w:color="auto" w:fill="FFFFFF" w:themeFill="background1"/>
      </w:pPr>
      <w:r w:rsidRPr="00D541E8">
        <w:t xml:space="preserve">Name: Rosine Mumanya Contacts: (+254) 713 803 827 Email: </w:t>
      </w:r>
      <w:hyperlink r:id="rId158" w:history="1">
        <w:r w:rsidRPr="00D541E8">
          <w:rPr>
            <w:rStyle w:val="Hyperlink"/>
          </w:rPr>
          <w:t>mumanyarosine@gmail.com</w:t>
        </w:r>
      </w:hyperlink>
    </w:p>
    <w:p w14:paraId="57F3B07A" w14:textId="77777777" w:rsidR="002209EE" w:rsidRPr="00D541E8" w:rsidRDefault="002209EE" w:rsidP="002C71AA">
      <w:pPr>
        <w:shd w:val="clear" w:color="auto" w:fill="FFFFFF" w:themeFill="background1"/>
      </w:pPr>
      <w:r w:rsidRPr="00D541E8">
        <w:t>Languages (Written and Spoken): Fluent French, English and Swahili</w:t>
      </w:r>
    </w:p>
    <w:p w14:paraId="3AC60E90" w14:textId="77777777" w:rsidR="002209EE" w:rsidRPr="00D541E8" w:rsidRDefault="002209EE" w:rsidP="002C71AA">
      <w:pPr>
        <w:shd w:val="clear" w:color="auto" w:fill="FFFFFF" w:themeFill="background1"/>
      </w:pPr>
      <w:r w:rsidRPr="00D541E8">
        <w:t>Member of the African Union FEMWISE-Network since 2019</w:t>
      </w:r>
    </w:p>
    <w:p w14:paraId="5B2986C6" w14:textId="77777777" w:rsidR="002209EE" w:rsidRPr="00D541E8" w:rsidRDefault="002209EE" w:rsidP="002C71AA">
      <w:pPr>
        <w:shd w:val="clear" w:color="auto" w:fill="FFFFFF" w:themeFill="background1"/>
      </w:pPr>
      <w:r w:rsidRPr="00D541E8">
        <w:t>Academic/Professional Achievements</w:t>
      </w:r>
    </w:p>
    <w:p w14:paraId="63243950" w14:textId="294216D9" w:rsidR="002209EE" w:rsidRPr="00D541E8" w:rsidRDefault="002209EE" w:rsidP="002C71AA">
      <w:pPr>
        <w:shd w:val="clear" w:color="auto" w:fill="FFFFFF" w:themeFill="background1"/>
      </w:pPr>
      <w:r w:rsidRPr="00D541E8">
        <w:t>2018 to 2021</w:t>
      </w:r>
      <w:r w:rsidR="009C63E8" w:rsidRPr="00D541E8">
        <w:t xml:space="preserve"> </w:t>
      </w:r>
      <w:r w:rsidRPr="00D541E8">
        <w:t>MA in International Relations - Peace and Conflict Studies</w:t>
      </w:r>
    </w:p>
    <w:p w14:paraId="7FB794AA" w14:textId="77777777" w:rsidR="002209EE" w:rsidRPr="00D541E8" w:rsidRDefault="002209EE" w:rsidP="002C71AA">
      <w:pPr>
        <w:shd w:val="clear" w:color="auto" w:fill="FFFFFF" w:themeFill="background1"/>
      </w:pPr>
      <w:r w:rsidRPr="00D541E8">
        <w:tab/>
      </w:r>
      <w:r w:rsidRPr="00D541E8">
        <w:tab/>
        <w:t>United States International University Africa, Kenya</w:t>
      </w:r>
    </w:p>
    <w:p w14:paraId="40CF3F75" w14:textId="77777777" w:rsidR="002209EE" w:rsidRPr="00D541E8" w:rsidRDefault="002209EE" w:rsidP="002C71AA">
      <w:pPr>
        <w:shd w:val="clear" w:color="auto" w:fill="FFFFFF" w:themeFill="background1"/>
      </w:pPr>
      <w:r w:rsidRPr="00D541E8">
        <w:t>2014 to 2018</w:t>
      </w:r>
      <w:r w:rsidRPr="00D541E8">
        <w:tab/>
        <w:t>Bachelors of Law, Second Upper</w:t>
      </w:r>
    </w:p>
    <w:p w14:paraId="69C25586" w14:textId="77777777" w:rsidR="002209EE" w:rsidRPr="00D541E8" w:rsidRDefault="002209EE" w:rsidP="002C71AA">
      <w:pPr>
        <w:shd w:val="clear" w:color="auto" w:fill="FFFFFF" w:themeFill="background1"/>
      </w:pPr>
      <w:r w:rsidRPr="00D541E8">
        <w:t xml:space="preserve">Strathmore University, Nairobi, Kenya </w:t>
      </w:r>
    </w:p>
    <w:p w14:paraId="5F57F6B4" w14:textId="77777777" w:rsidR="002209EE" w:rsidRPr="00D541E8" w:rsidRDefault="002209EE" w:rsidP="002C71AA">
      <w:pPr>
        <w:shd w:val="clear" w:color="auto" w:fill="FFFFFF" w:themeFill="background1"/>
      </w:pPr>
      <w:r w:rsidRPr="00D541E8">
        <w:t>2012 to 2014</w:t>
      </w:r>
      <w:r w:rsidRPr="00D541E8">
        <w:tab/>
        <w:t>International Baccalaureate Diploma</w:t>
      </w:r>
    </w:p>
    <w:p w14:paraId="4CA04F5A" w14:textId="77777777" w:rsidR="002209EE" w:rsidRPr="00D541E8" w:rsidRDefault="002209EE" w:rsidP="002C71AA">
      <w:pPr>
        <w:shd w:val="clear" w:color="auto" w:fill="FFFFFF" w:themeFill="background1"/>
      </w:pPr>
      <w:r w:rsidRPr="00D541E8">
        <w:t>Aga Khan Academy, Nairobi, Kenya</w:t>
      </w:r>
    </w:p>
    <w:p w14:paraId="3D11021E" w14:textId="77777777" w:rsidR="002209EE" w:rsidRPr="00D541E8" w:rsidRDefault="002209EE" w:rsidP="002C71AA">
      <w:pPr>
        <w:shd w:val="clear" w:color="auto" w:fill="FFFFFF" w:themeFill="background1"/>
      </w:pPr>
      <w:r w:rsidRPr="00D541E8">
        <w:t>Publications/Thesis:</w:t>
      </w:r>
    </w:p>
    <w:p w14:paraId="508B0B3E" w14:textId="77777777" w:rsidR="002209EE" w:rsidRPr="00D541E8" w:rsidRDefault="002209EE" w:rsidP="002C71AA">
      <w:pPr>
        <w:shd w:val="clear" w:color="auto" w:fill="FFFFFF" w:themeFill="background1"/>
      </w:pPr>
      <w:r w:rsidRPr="00D541E8">
        <w:t>“African Diasporas in Africa: An exploration of the socio-economic influences of the Congolese diaspora in Kenya” School of Humanities and Social Sciences, United States International University, Africa. August, 2020.</w:t>
      </w:r>
    </w:p>
    <w:p w14:paraId="013B3B45" w14:textId="77777777" w:rsidR="002209EE" w:rsidRPr="00D541E8" w:rsidRDefault="002209EE" w:rsidP="002C71AA">
      <w:pPr>
        <w:shd w:val="clear" w:color="auto" w:fill="FFFFFF" w:themeFill="background1"/>
      </w:pPr>
      <w:r w:rsidRPr="00D541E8">
        <w:t>Work Experience</w:t>
      </w:r>
    </w:p>
    <w:p w14:paraId="585D6F33" w14:textId="77777777" w:rsidR="002209EE" w:rsidRPr="00D541E8" w:rsidRDefault="002209EE" w:rsidP="002C71AA">
      <w:pPr>
        <w:shd w:val="clear" w:color="auto" w:fill="FFFFFF" w:themeFill="background1"/>
      </w:pPr>
      <w:r w:rsidRPr="00D541E8">
        <w:t>Research Associate – Shamiri Institute (October, 2021 – Present)</w:t>
      </w:r>
    </w:p>
    <w:p w14:paraId="137FED05" w14:textId="77777777" w:rsidR="002209EE" w:rsidRPr="00D541E8" w:rsidRDefault="002209EE" w:rsidP="002C71AA">
      <w:pPr>
        <w:shd w:val="clear" w:color="auto" w:fill="FFFFFF" w:themeFill="background1"/>
      </w:pPr>
      <w:r w:rsidRPr="00D541E8">
        <w:t>Project Intern - GBV and SGBV Survivors COVID-19 relief project - Centre for Rights Education and Awareness (March 2020-December 2020)</w:t>
      </w:r>
    </w:p>
    <w:p w14:paraId="2DB49091" w14:textId="77777777" w:rsidR="002209EE" w:rsidRPr="00D541E8" w:rsidRDefault="002209EE" w:rsidP="002C71AA">
      <w:pPr>
        <w:shd w:val="clear" w:color="auto" w:fill="FFFFFF" w:themeFill="background1"/>
      </w:pPr>
      <w:r w:rsidRPr="00D541E8">
        <w:t>Duties: Produce daily reports of the verification and registration exercise for donors.; Record relevant data in online database for auditing and record keeping.; Engage and interact with survivors/victims of Gender-Based Violence and Sexual Gender-Based Violence, to qualify them for the relief programme in light of the Covid-19 pandemic.</w:t>
      </w:r>
    </w:p>
    <w:p w14:paraId="031AC38D" w14:textId="77777777" w:rsidR="002209EE" w:rsidRPr="00D541E8" w:rsidRDefault="002209EE" w:rsidP="002C71AA">
      <w:pPr>
        <w:shd w:val="clear" w:color="auto" w:fill="FFFFFF" w:themeFill="background1"/>
      </w:pPr>
      <w:r w:rsidRPr="00D541E8">
        <w:t>Legal Claims Intern – Jubilee Insurance Holdings Limited (January 2020 – March 2020)</w:t>
      </w:r>
    </w:p>
    <w:p w14:paraId="34CCA688" w14:textId="4BDD1084" w:rsidR="002209EE" w:rsidRPr="00D541E8" w:rsidRDefault="002209EE" w:rsidP="002C71AA">
      <w:pPr>
        <w:shd w:val="clear" w:color="auto" w:fill="FFFFFF" w:themeFill="background1"/>
      </w:pPr>
      <w:r w:rsidRPr="00D541E8">
        <w:t>Duties: Predict liability estimations as per company’s policies; Provide legal opinion on matters relating to some cases; Draft letters, correspondence</w:t>
      </w:r>
      <w:r w:rsidR="009C63E8" w:rsidRPr="00D541E8">
        <w:t xml:space="preserve"> </w:t>
      </w:r>
      <w:r w:rsidRPr="00D541E8">
        <w:t>and instructions to appointed advocates; Review files and keep them up to date on necessary actions to be taken; Update and record recovery files; Receive, record and respond to summons; Arrange and legal claims files</w:t>
      </w:r>
    </w:p>
    <w:p w14:paraId="2A1D6CA0" w14:textId="77777777" w:rsidR="002209EE" w:rsidRPr="00D541E8" w:rsidRDefault="002209EE" w:rsidP="002C71AA">
      <w:pPr>
        <w:shd w:val="clear" w:color="auto" w:fill="FFFFFF" w:themeFill="background1"/>
      </w:pPr>
      <w:r w:rsidRPr="00D541E8">
        <w:t>Project Intern - Legal Aid for Vulnerable Women and Girls (LINDA HAKI)– Centre for Rights Education and Awareness (September 2019 – December 2019)</w:t>
      </w:r>
    </w:p>
    <w:p w14:paraId="45DD0FF7" w14:textId="77777777" w:rsidR="002209EE" w:rsidRPr="00D541E8" w:rsidRDefault="002209EE" w:rsidP="002C71AA">
      <w:pPr>
        <w:shd w:val="clear" w:color="auto" w:fill="FFFFFF" w:themeFill="background1"/>
      </w:pPr>
      <w:r w:rsidRPr="00D541E8">
        <w:t>Duties: Conduct mediation sessions; Assist in organising and implementation of projects, workshops and activities; Technical and administrative support on field activities ; Produce report on gender-based violence workshops and activities to project officer for monitoring and evaluation; Conducting legal aid clinics and providing legal advice to victims, survivors and clients.; Drafting pleadings, agreements and demand letters; Attending court and filing documents in court registries.</w:t>
      </w:r>
    </w:p>
    <w:p w14:paraId="4CBA4867" w14:textId="77777777" w:rsidR="002209EE" w:rsidRPr="00D541E8" w:rsidRDefault="002209EE" w:rsidP="002C71AA">
      <w:pPr>
        <w:shd w:val="clear" w:color="auto" w:fill="FFFFFF" w:themeFill="background1"/>
      </w:pPr>
      <w:r w:rsidRPr="00D541E8">
        <w:t>Intern - Centre for Intellectual Property and Information Technology (May 2017 – June 2017)</w:t>
      </w:r>
    </w:p>
    <w:p w14:paraId="217870CF" w14:textId="77777777" w:rsidR="002209EE" w:rsidRPr="00D541E8" w:rsidRDefault="002209EE" w:rsidP="002C71AA">
      <w:pPr>
        <w:shd w:val="clear" w:color="auto" w:fill="FFFFFF" w:themeFill="background1"/>
      </w:pPr>
      <w:r w:rsidRPr="00D541E8">
        <w:t>Duties: Research on various assigned topics; Produce report on findings to Director; Operate the Online Database on Copyrights and Trademarks; Writing blog posts</w:t>
      </w:r>
    </w:p>
    <w:p w14:paraId="248C836D" w14:textId="77777777" w:rsidR="002209EE" w:rsidRPr="00D541E8" w:rsidRDefault="002209EE" w:rsidP="002C71AA">
      <w:pPr>
        <w:shd w:val="clear" w:color="auto" w:fill="FFFFFF" w:themeFill="background1"/>
      </w:pPr>
      <w:r w:rsidRPr="00D541E8">
        <w:t>Volunteer Experience</w:t>
      </w:r>
    </w:p>
    <w:p w14:paraId="3D9AB85A" w14:textId="77777777" w:rsidR="002209EE" w:rsidRPr="00D541E8" w:rsidRDefault="002209EE" w:rsidP="002C71AA">
      <w:pPr>
        <w:shd w:val="clear" w:color="auto" w:fill="FFFFFF" w:themeFill="background1"/>
      </w:pPr>
      <w:r w:rsidRPr="00D541E8">
        <w:t>Texas Cancer Centre - as a volunteer in all the departments of the cancer centre as part of community service.</w:t>
      </w:r>
    </w:p>
    <w:p w14:paraId="739F20AB" w14:textId="77777777" w:rsidR="002209EE" w:rsidRDefault="002209EE" w:rsidP="002C71AA">
      <w:pPr>
        <w:shd w:val="clear" w:color="auto" w:fill="FFFFFF" w:themeFill="background1"/>
      </w:pPr>
      <w:r w:rsidRPr="00D541E8">
        <w:t>Aga Khan Hospital and MP Shah Hospital - where I volunteered to be placed in all the departments in the hospitals.</w:t>
      </w:r>
    </w:p>
    <w:p w14:paraId="7DB1EDC5" w14:textId="77777777" w:rsidR="002209EE" w:rsidRPr="00B5057A" w:rsidRDefault="002209EE" w:rsidP="002C71AA">
      <w:pPr>
        <w:shd w:val="clear" w:color="auto" w:fill="FFFFFF" w:themeFill="background1"/>
      </w:pPr>
    </w:p>
    <w:sectPr w:rsidR="002209EE" w:rsidRPr="00B5057A" w:rsidSect="00827041">
      <w:headerReference w:type="default" r:id="rId159"/>
      <w:footerReference w:type="default" r:id="rId160"/>
      <w:pgSz w:w="12240" w:h="15840"/>
      <w:pgMar w:top="1440" w:right="1080" w:bottom="144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8" w:author="Brenda Ochuku" w:date="2023-01-20T10:57:00Z" w:initials="BO">
    <w:p w14:paraId="4CBFC317" w14:textId="3D19EF19" w:rsidR="22B65F1B" w:rsidRDefault="22B65F1B">
      <w:pPr>
        <w:pStyle w:val="CommentText"/>
      </w:pPr>
      <w:r>
        <w:t>Adding separate consent for the qualitative interviews, that we'll be recording their voices</w:t>
      </w:r>
      <w:r>
        <w:rPr>
          <w:rStyle w:val="CommentReference"/>
        </w:rPr>
        <w:annotationRef/>
      </w:r>
    </w:p>
  </w:comment>
  <w:comment w:id="89" w:author="Brenda Ochuku" w:date="2023-01-20T10:58:00Z" w:initials="BO">
    <w:p w14:paraId="19990214" w14:textId="7C4F5A5D" w:rsidR="22B65F1B" w:rsidRDefault="22B65F1B">
      <w:pPr>
        <w:pStyle w:val="CommentText"/>
      </w:pPr>
      <w:r>
        <w:t xml:space="preserve">Added incentive </w:t>
      </w:r>
      <w:r>
        <w:rPr>
          <w:rStyle w:val="CommentReference"/>
        </w:rPr>
        <w:annotationRef/>
      </w:r>
    </w:p>
  </w:comment>
  <w:comment w:id="90" w:author="Brenda Ochuku" w:date="2023-01-20T10:58:00Z" w:initials="BO">
    <w:p w14:paraId="2BDDE66E" w14:textId="3C5DB2B5" w:rsidR="22B65F1B" w:rsidRDefault="22B65F1B">
      <w:pPr>
        <w:pStyle w:val="CommentText"/>
      </w:pPr>
      <w:r>
        <w:t>Checklist for those who are willing to participate in interviews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BFC317" w15:done="1"/>
  <w15:commentEx w15:paraId="19990214" w15:paraIdParent="4CBFC317" w15:done="1"/>
  <w15:commentEx w15:paraId="2BDDE66E" w15:paraIdParent="4CBFC31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DBE695" w16cex:dateUtc="2023-01-20T07:57:00Z"/>
  <w16cex:commentExtensible w16cex:durableId="6E1E2892" w16cex:dateUtc="2023-01-20T07:58:00Z"/>
  <w16cex:commentExtensible w16cex:durableId="4D1957A4" w16cex:dateUtc="2023-01-20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BFC317" w16cid:durableId="7DDBE695"/>
  <w16cid:commentId w16cid:paraId="19990214" w16cid:durableId="6E1E2892"/>
  <w16cid:commentId w16cid:paraId="2BDDE66E" w16cid:durableId="4D1957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28D2D" w14:textId="77777777" w:rsidR="00A932CB" w:rsidRDefault="00A932CB" w:rsidP="00FC313A">
      <w:pPr>
        <w:spacing w:after="0" w:line="240" w:lineRule="auto"/>
      </w:pPr>
      <w:r>
        <w:separator/>
      </w:r>
    </w:p>
  </w:endnote>
  <w:endnote w:type="continuationSeparator" w:id="0">
    <w:p w14:paraId="075F7E06" w14:textId="77777777" w:rsidR="00A932CB" w:rsidRDefault="00A932CB" w:rsidP="00FC313A">
      <w:pPr>
        <w:spacing w:after="0" w:line="240" w:lineRule="auto"/>
      </w:pPr>
      <w:r>
        <w:continuationSeparator/>
      </w:r>
    </w:p>
  </w:endnote>
  <w:endnote w:type="continuationNotice" w:id="1">
    <w:p w14:paraId="4081998E" w14:textId="77777777" w:rsidR="00A932CB" w:rsidRDefault="00A932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OpenSymbol">
    <w:altName w:val="Cambria"/>
    <w:charset w:val="00"/>
    <w:family w:val="auto"/>
    <w:pitch w:val="variable"/>
    <w:sig w:usb0="800000AF" w:usb1="1001ECEA" w:usb2="00000000" w:usb3="00000000" w:csb0="00000001" w:csb1="00000000"/>
  </w:font>
  <w:font w:name="PingFang SC">
    <w:charset w:val="86"/>
    <w:family w:val="swiss"/>
    <w:pitch w:val="variable"/>
    <w:sig w:usb0="A00002FF" w:usb1="7ACFFDFB" w:usb2="00000017" w:usb3="00000000" w:csb0="00040001" w:csb1="00000000"/>
  </w:font>
  <w:font w:name="Arial Unicode MS">
    <w:panose1 w:val="020B0604020202020204"/>
    <w:charset w:val="00"/>
    <w:family w:val="roman"/>
    <w:pitch w:val="variable"/>
    <w:sig w:usb0="00000003" w:usb1="00000000" w:usb2="00000000" w:usb3="00000000" w:csb0="00000001" w:csb1="00000000"/>
  </w:font>
  <w:font w:name="Palladio Uralic">
    <w:altName w:val="Times New Roman"/>
    <w:charset w:val="00"/>
    <w:family w:val="auto"/>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Franklin Gothic Book">
    <w:charset w:val="00"/>
    <w:family w:val="swiss"/>
    <w:pitch w:val="variable"/>
    <w:sig w:usb0="00000287" w:usb1="00000000" w:usb2="00000000" w:usb3="00000000" w:csb0="0000009F" w:csb1="00000000"/>
  </w:font>
  <w:font w:name="FranklinGothicURW-Boo">
    <w:altName w:val="Calibri"/>
    <w:panose1 w:val="00000000000000000000"/>
    <w:charset w:val="4D"/>
    <w:family w:val="auto"/>
    <w:notTrueType/>
    <w:pitch w:val="variable"/>
    <w:sig w:usb0="00000007" w:usb1="00000000" w:usb2="00000000" w:usb3="00000000" w:csb0="00000093" w:csb1="00000000"/>
  </w:font>
  <w:font w:name="Century">
    <w:panose1 w:val="020406030507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062957"/>
      <w:docPartObj>
        <w:docPartGallery w:val="Page Numbers (Bottom of Page)"/>
        <w:docPartUnique/>
      </w:docPartObj>
    </w:sdtPr>
    <w:sdtEndPr>
      <w:rPr>
        <w:noProof/>
      </w:rPr>
    </w:sdtEndPr>
    <w:sdtContent>
      <w:p w14:paraId="08C4683B" w14:textId="290ECCA5" w:rsidR="00C12BE2" w:rsidRDefault="00C12BE2">
        <w:pPr>
          <w:pStyle w:val="Footer"/>
          <w:jc w:val="right"/>
        </w:pPr>
        <w:r>
          <w:fldChar w:fldCharType="begin"/>
        </w:r>
        <w:r>
          <w:instrText xml:space="preserve"> PAGE   \* MERGEFORMAT </w:instrText>
        </w:r>
        <w:r>
          <w:fldChar w:fldCharType="separate"/>
        </w:r>
        <w:r w:rsidR="008C0110">
          <w:rPr>
            <w:noProof/>
          </w:rPr>
          <w:t>16</w:t>
        </w:r>
        <w:r>
          <w:rPr>
            <w:noProof/>
          </w:rPr>
          <w:fldChar w:fldCharType="end"/>
        </w:r>
      </w:p>
    </w:sdtContent>
  </w:sdt>
  <w:p w14:paraId="6478878A" w14:textId="77777777" w:rsidR="00C12BE2" w:rsidRDefault="00C12B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80808"/>
      <w:docPartObj>
        <w:docPartGallery w:val="Page Numbers (Bottom of Page)"/>
        <w:docPartUnique/>
      </w:docPartObj>
    </w:sdtPr>
    <w:sdtEndPr>
      <w:rPr>
        <w:noProof/>
      </w:rPr>
    </w:sdtEndPr>
    <w:sdtContent>
      <w:p w14:paraId="03CB3655" w14:textId="3C44F2E7" w:rsidR="00804385" w:rsidRDefault="00804385">
        <w:pPr>
          <w:pStyle w:val="Footer"/>
          <w:jc w:val="right"/>
        </w:pPr>
        <w:r>
          <w:fldChar w:fldCharType="begin"/>
        </w:r>
        <w:r>
          <w:instrText xml:space="preserve"> PAGE   \* MERGEFORMAT </w:instrText>
        </w:r>
        <w:r>
          <w:fldChar w:fldCharType="separate"/>
        </w:r>
        <w:r w:rsidR="008C0110">
          <w:rPr>
            <w:noProof/>
          </w:rPr>
          <w:t>129</w:t>
        </w:r>
        <w:r>
          <w:rPr>
            <w:noProof/>
          </w:rPr>
          <w:fldChar w:fldCharType="end"/>
        </w:r>
      </w:p>
    </w:sdtContent>
  </w:sdt>
  <w:p w14:paraId="2F83A5D8" w14:textId="18DD7B2D" w:rsidR="0061330C" w:rsidRDefault="0061330C" w:rsidP="009A7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CAC5F" w14:textId="77777777" w:rsidR="00A932CB" w:rsidRDefault="00A932CB" w:rsidP="00FC313A">
      <w:pPr>
        <w:spacing w:after="0" w:line="240" w:lineRule="auto"/>
      </w:pPr>
      <w:r>
        <w:separator/>
      </w:r>
    </w:p>
  </w:footnote>
  <w:footnote w:type="continuationSeparator" w:id="0">
    <w:p w14:paraId="58B67564" w14:textId="77777777" w:rsidR="00A932CB" w:rsidRDefault="00A932CB" w:rsidP="00FC313A">
      <w:pPr>
        <w:spacing w:after="0" w:line="240" w:lineRule="auto"/>
      </w:pPr>
      <w:r>
        <w:continuationSeparator/>
      </w:r>
    </w:p>
  </w:footnote>
  <w:footnote w:type="continuationNotice" w:id="1">
    <w:p w14:paraId="3F909C06" w14:textId="77777777" w:rsidR="00A932CB" w:rsidRDefault="00A932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7011A183" w14:textId="77777777" w:rsidTr="407A9FE5">
      <w:trPr>
        <w:trHeight w:val="300"/>
      </w:trPr>
      <w:tc>
        <w:tcPr>
          <w:tcW w:w="3360" w:type="dxa"/>
        </w:tcPr>
        <w:p w14:paraId="1EA03994" w14:textId="0CF87FC5" w:rsidR="407A9FE5" w:rsidRDefault="407A9FE5" w:rsidP="407A9FE5">
          <w:pPr>
            <w:pStyle w:val="Header"/>
            <w:ind w:left="-115"/>
          </w:pPr>
        </w:p>
      </w:tc>
      <w:tc>
        <w:tcPr>
          <w:tcW w:w="3360" w:type="dxa"/>
        </w:tcPr>
        <w:p w14:paraId="5588A1CD" w14:textId="362753B9" w:rsidR="407A9FE5" w:rsidRDefault="407A9FE5" w:rsidP="407A9FE5">
          <w:pPr>
            <w:pStyle w:val="Header"/>
            <w:jc w:val="center"/>
          </w:pPr>
        </w:p>
      </w:tc>
      <w:tc>
        <w:tcPr>
          <w:tcW w:w="3360" w:type="dxa"/>
        </w:tcPr>
        <w:p w14:paraId="7B602FAE" w14:textId="74A7272B" w:rsidR="407A9FE5" w:rsidRDefault="407A9FE5" w:rsidP="407A9FE5">
          <w:pPr>
            <w:pStyle w:val="Header"/>
            <w:ind w:right="-115"/>
            <w:jc w:val="right"/>
          </w:pPr>
        </w:p>
      </w:tc>
    </w:tr>
  </w:tbl>
  <w:p w14:paraId="12C67C8F" w14:textId="5A0111D3" w:rsidR="407A9FE5" w:rsidRDefault="407A9FE5" w:rsidP="407A9F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37F26F86" w14:textId="77777777" w:rsidTr="407A9FE5">
      <w:trPr>
        <w:trHeight w:val="300"/>
      </w:trPr>
      <w:tc>
        <w:tcPr>
          <w:tcW w:w="3360" w:type="dxa"/>
        </w:tcPr>
        <w:p w14:paraId="71C333D1" w14:textId="45413907" w:rsidR="407A9FE5" w:rsidRDefault="407A9FE5" w:rsidP="407A9FE5">
          <w:pPr>
            <w:pStyle w:val="Header"/>
            <w:ind w:left="-115"/>
          </w:pPr>
        </w:p>
      </w:tc>
      <w:tc>
        <w:tcPr>
          <w:tcW w:w="3360" w:type="dxa"/>
        </w:tcPr>
        <w:p w14:paraId="4D0D5652" w14:textId="7D465622" w:rsidR="407A9FE5" w:rsidRDefault="407A9FE5" w:rsidP="407A9FE5">
          <w:pPr>
            <w:pStyle w:val="Header"/>
            <w:jc w:val="center"/>
          </w:pPr>
        </w:p>
      </w:tc>
      <w:tc>
        <w:tcPr>
          <w:tcW w:w="3360" w:type="dxa"/>
        </w:tcPr>
        <w:p w14:paraId="40A6AB39" w14:textId="47E3AE4E" w:rsidR="407A9FE5" w:rsidRDefault="407A9FE5" w:rsidP="407A9FE5">
          <w:pPr>
            <w:pStyle w:val="Header"/>
            <w:ind w:right="-115"/>
            <w:jc w:val="right"/>
          </w:pPr>
        </w:p>
      </w:tc>
    </w:tr>
  </w:tbl>
  <w:p w14:paraId="27CC92CB" w14:textId="66C42709" w:rsidR="407A9FE5" w:rsidRDefault="407A9FE5" w:rsidP="407A9F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07E6EBED" w14:textId="77777777" w:rsidTr="407A9FE5">
      <w:trPr>
        <w:trHeight w:val="300"/>
      </w:trPr>
      <w:tc>
        <w:tcPr>
          <w:tcW w:w="3360" w:type="dxa"/>
        </w:tcPr>
        <w:p w14:paraId="42F21BA5" w14:textId="5D0C4930" w:rsidR="407A9FE5" w:rsidRDefault="407A9FE5" w:rsidP="407A9FE5">
          <w:pPr>
            <w:pStyle w:val="Header"/>
            <w:ind w:left="-115"/>
          </w:pPr>
        </w:p>
      </w:tc>
      <w:tc>
        <w:tcPr>
          <w:tcW w:w="3360" w:type="dxa"/>
        </w:tcPr>
        <w:p w14:paraId="4AB53AB9" w14:textId="6FD160DC" w:rsidR="407A9FE5" w:rsidRDefault="407A9FE5" w:rsidP="407A9FE5">
          <w:pPr>
            <w:pStyle w:val="Header"/>
            <w:jc w:val="center"/>
          </w:pPr>
        </w:p>
      </w:tc>
      <w:tc>
        <w:tcPr>
          <w:tcW w:w="3360" w:type="dxa"/>
        </w:tcPr>
        <w:p w14:paraId="346D8F01" w14:textId="66078813" w:rsidR="407A9FE5" w:rsidRDefault="407A9FE5" w:rsidP="407A9FE5">
          <w:pPr>
            <w:pStyle w:val="Header"/>
            <w:ind w:right="-115"/>
            <w:jc w:val="right"/>
          </w:pPr>
        </w:p>
      </w:tc>
    </w:tr>
  </w:tbl>
  <w:p w14:paraId="7B37FD67" w14:textId="46B2D026" w:rsidR="407A9FE5" w:rsidRDefault="407A9FE5" w:rsidP="407A9F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116E4C6E" w14:textId="77777777" w:rsidTr="407A9FE5">
      <w:trPr>
        <w:trHeight w:val="300"/>
      </w:trPr>
      <w:tc>
        <w:tcPr>
          <w:tcW w:w="3360" w:type="dxa"/>
        </w:tcPr>
        <w:p w14:paraId="7EF8011D" w14:textId="4A1D294B" w:rsidR="407A9FE5" w:rsidRDefault="407A9FE5" w:rsidP="407A9FE5">
          <w:pPr>
            <w:pStyle w:val="Header"/>
            <w:ind w:left="-115"/>
          </w:pPr>
        </w:p>
      </w:tc>
      <w:tc>
        <w:tcPr>
          <w:tcW w:w="3360" w:type="dxa"/>
        </w:tcPr>
        <w:p w14:paraId="0AA15E6B" w14:textId="3FA19E80" w:rsidR="407A9FE5" w:rsidRDefault="407A9FE5" w:rsidP="407A9FE5">
          <w:pPr>
            <w:pStyle w:val="Header"/>
            <w:jc w:val="center"/>
          </w:pPr>
        </w:p>
      </w:tc>
      <w:tc>
        <w:tcPr>
          <w:tcW w:w="3360" w:type="dxa"/>
        </w:tcPr>
        <w:p w14:paraId="5D25DEAE" w14:textId="185FD7E2" w:rsidR="407A9FE5" w:rsidRDefault="407A9FE5" w:rsidP="407A9FE5">
          <w:pPr>
            <w:pStyle w:val="Header"/>
            <w:ind w:right="-115"/>
            <w:jc w:val="right"/>
          </w:pPr>
        </w:p>
      </w:tc>
    </w:tr>
  </w:tbl>
  <w:p w14:paraId="478FBC3C" w14:textId="1102ED2A" w:rsidR="407A9FE5" w:rsidRDefault="407A9FE5" w:rsidP="407A9FE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73E02CAD" w14:textId="77777777" w:rsidTr="407A9FE5">
      <w:trPr>
        <w:trHeight w:val="300"/>
      </w:trPr>
      <w:tc>
        <w:tcPr>
          <w:tcW w:w="3360" w:type="dxa"/>
        </w:tcPr>
        <w:p w14:paraId="4D004616" w14:textId="73E9319A" w:rsidR="407A9FE5" w:rsidRDefault="407A9FE5" w:rsidP="407A9FE5">
          <w:pPr>
            <w:pStyle w:val="Header"/>
            <w:ind w:left="-115"/>
          </w:pPr>
        </w:p>
      </w:tc>
      <w:tc>
        <w:tcPr>
          <w:tcW w:w="3360" w:type="dxa"/>
        </w:tcPr>
        <w:p w14:paraId="4843C3EA" w14:textId="758F06E5" w:rsidR="407A9FE5" w:rsidRDefault="407A9FE5" w:rsidP="407A9FE5">
          <w:pPr>
            <w:pStyle w:val="Header"/>
            <w:jc w:val="center"/>
          </w:pPr>
        </w:p>
      </w:tc>
      <w:tc>
        <w:tcPr>
          <w:tcW w:w="3360" w:type="dxa"/>
        </w:tcPr>
        <w:p w14:paraId="513A6B43" w14:textId="3B153DE0" w:rsidR="407A9FE5" w:rsidRDefault="407A9FE5" w:rsidP="407A9FE5">
          <w:pPr>
            <w:pStyle w:val="Header"/>
            <w:ind w:right="-115"/>
            <w:jc w:val="right"/>
          </w:pPr>
        </w:p>
      </w:tc>
    </w:tr>
  </w:tbl>
  <w:p w14:paraId="584A0A48" w14:textId="09F1462E" w:rsidR="407A9FE5" w:rsidRDefault="407A9FE5" w:rsidP="407A9FE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5527DCBF" w14:textId="77777777" w:rsidTr="407A9FE5">
      <w:trPr>
        <w:trHeight w:val="300"/>
      </w:trPr>
      <w:tc>
        <w:tcPr>
          <w:tcW w:w="3360" w:type="dxa"/>
        </w:tcPr>
        <w:p w14:paraId="5A678919" w14:textId="00DA6620" w:rsidR="407A9FE5" w:rsidRDefault="407A9FE5" w:rsidP="407A9FE5">
          <w:pPr>
            <w:pStyle w:val="Header"/>
            <w:ind w:left="-115"/>
          </w:pPr>
        </w:p>
      </w:tc>
      <w:tc>
        <w:tcPr>
          <w:tcW w:w="3360" w:type="dxa"/>
        </w:tcPr>
        <w:p w14:paraId="2F43B222" w14:textId="2B2EB876" w:rsidR="407A9FE5" w:rsidRDefault="407A9FE5" w:rsidP="407A9FE5">
          <w:pPr>
            <w:pStyle w:val="Header"/>
            <w:jc w:val="center"/>
          </w:pPr>
        </w:p>
      </w:tc>
      <w:tc>
        <w:tcPr>
          <w:tcW w:w="3360" w:type="dxa"/>
        </w:tcPr>
        <w:p w14:paraId="376B871F" w14:textId="32ED642D" w:rsidR="407A9FE5" w:rsidRDefault="407A9FE5" w:rsidP="407A9FE5">
          <w:pPr>
            <w:pStyle w:val="Header"/>
            <w:ind w:right="-115"/>
            <w:jc w:val="right"/>
          </w:pPr>
        </w:p>
      </w:tc>
    </w:tr>
  </w:tbl>
  <w:p w14:paraId="5FE44DC8" w14:textId="44405F26" w:rsidR="407A9FE5" w:rsidRDefault="407A9FE5" w:rsidP="407A9FE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403C85FE" w14:textId="77777777" w:rsidTr="407A9FE5">
      <w:trPr>
        <w:trHeight w:val="300"/>
      </w:trPr>
      <w:tc>
        <w:tcPr>
          <w:tcW w:w="3360" w:type="dxa"/>
        </w:tcPr>
        <w:p w14:paraId="36939B18" w14:textId="6C40BF36" w:rsidR="407A9FE5" w:rsidRDefault="407A9FE5" w:rsidP="407A9FE5">
          <w:pPr>
            <w:pStyle w:val="Header"/>
            <w:ind w:left="-115"/>
          </w:pPr>
        </w:p>
      </w:tc>
      <w:tc>
        <w:tcPr>
          <w:tcW w:w="3360" w:type="dxa"/>
        </w:tcPr>
        <w:p w14:paraId="2B2E53A5" w14:textId="447E7CF4" w:rsidR="407A9FE5" w:rsidRDefault="407A9FE5" w:rsidP="407A9FE5">
          <w:pPr>
            <w:pStyle w:val="Header"/>
            <w:jc w:val="center"/>
          </w:pPr>
        </w:p>
      </w:tc>
      <w:tc>
        <w:tcPr>
          <w:tcW w:w="3360" w:type="dxa"/>
        </w:tcPr>
        <w:p w14:paraId="041C780B" w14:textId="74D02E6A" w:rsidR="407A9FE5" w:rsidRDefault="407A9FE5" w:rsidP="407A9FE5">
          <w:pPr>
            <w:pStyle w:val="Header"/>
            <w:ind w:right="-115"/>
            <w:jc w:val="right"/>
          </w:pPr>
        </w:p>
      </w:tc>
    </w:tr>
  </w:tbl>
  <w:p w14:paraId="7F253972" w14:textId="09BB9D8F" w:rsidR="407A9FE5" w:rsidRDefault="407A9FE5" w:rsidP="407A9FE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57A314A1" w14:textId="77777777" w:rsidTr="407A9FE5">
      <w:trPr>
        <w:trHeight w:val="300"/>
      </w:trPr>
      <w:tc>
        <w:tcPr>
          <w:tcW w:w="3360" w:type="dxa"/>
        </w:tcPr>
        <w:p w14:paraId="2B95EFE5" w14:textId="2B3F90AE" w:rsidR="407A9FE5" w:rsidRDefault="407A9FE5" w:rsidP="407A9FE5">
          <w:pPr>
            <w:pStyle w:val="Header"/>
            <w:ind w:left="-115"/>
          </w:pPr>
        </w:p>
      </w:tc>
      <w:tc>
        <w:tcPr>
          <w:tcW w:w="3360" w:type="dxa"/>
        </w:tcPr>
        <w:p w14:paraId="6C8E5A67" w14:textId="4029ABB1" w:rsidR="407A9FE5" w:rsidRDefault="407A9FE5" w:rsidP="407A9FE5">
          <w:pPr>
            <w:pStyle w:val="Header"/>
            <w:jc w:val="center"/>
          </w:pPr>
        </w:p>
      </w:tc>
      <w:tc>
        <w:tcPr>
          <w:tcW w:w="3360" w:type="dxa"/>
        </w:tcPr>
        <w:p w14:paraId="287296DF" w14:textId="2E188F03" w:rsidR="407A9FE5" w:rsidRDefault="407A9FE5" w:rsidP="407A9FE5">
          <w:pPr>
            <w:pStyle w:val="Header"/>
            <w:ind w:right="-115"/>
            <w:jc w:val="right"/>
          </w:pPr>
        </w:p>
      </w:tc>
    </w:tr>
  </w:tbl>
  <w:p w14:paraId="01A1EC7F" w14:textId="11C22602" w:rsidR="407A9FE5" w:rsidRDefault="407A9FE5" w:rsidP="407A9FE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53B6417C" w14:textId="77777777" w:rsidTr="407A9FE5">
      <w:trPr>
        <w:trHeight w:val="300"/>
      </w:trPr>
      <w:tc>
        <w:tcPr>
          <w:tcW w:w="3360" w:type="dxa"/>
        </w:tcPr>
        <w:p w14:paraId="5ECCB3E2" w14:textId="5AEC1BAF" w:rsidR="407A9FE5" w:rsidRDefault="407A9FE5" w:rsidP="407A9FE5">
          <w:pPr>
            <w:pStyle w:val="Header"/>
            <w:ind w:left="-115"/>
          </w:pPr>
        </w:p>
      </w:tc>
      <w:tc>
        <w:tcPr>
          <w:tcW w:w="3360" w:type="dxa"/>
        </w:tcPr>
        <w:p w14:paraId="471CD0D2" w14:textId="11FFEA45" w:rsidR="407A9FE5" w:rsidRDefault="407A9FE5" w:rsidP="407A9FE5">
          <w:pPr>
            <w:pStyle w:val="Header"/>
            <w:jc w:val="center"/>
          </w:pPr>
        </w:p>
      </w:tc>
      <w:tc>
        <w:tcPr>
          <w:tcW w:w="3360" w:type="dxa"/>
        </w:tcPr>
        <w:p w14:paraId="7216E62B" w14:textId="6DBCB0D2" w:rsidR="407A9FE5" w:rsidRDefault="407A9FE5" w:rsidP="407A9FE5">
          <w:pPr>
            <w:pStyle w:val="Header"/>
            <w:ind w:right="-115"/>
            <w:jc w:val="right"/>
          </w:pPr>
        </w:p>
      </w:tc>
    </w:tr>
  </w:tbl>
  <w:p w14:paraId="266AA457" w14:textId="4B0B631C" w:rsidR="407A9FE5" w:rsidRDefault="407A9FE5" w:rsidP="407A9FE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49FC3BB5" w14:textId="77777777" w:rsidTr="407A9FE5">
      <w:trPr>
        <w:trHeight w:val="300"/>
      </w:trPr>
      <w:tc>
        <w:tcPr>
          <w:tcW w:w="3360" w:type="dxa"/>
        </w:tcPr>
        <w:p w14:paraId="6E2327FF" w14:textId="0169814E" w:rsidR="407A9FE5" w:rsidRDefault="407A9FE5" w:rsidP="407A9FE5">
          <w:pPr>
            <w:pStyle w:val="Header"/>
            <w:ind w:left="-115"/>
          </w:pPr>
        </w:p>
      </w:tc>
      <w:tc>
        <w:tcPr>
          <w:tcW w:w="3360" w:type="dxa"/>
        </w:tcPr>
        <w:p w14:paraId="61993FEE" w14:textId="5317EF4A" w:rsidR="407A9FE5" w:rsidRDefault="407A9FE5" w:rsidP="407A9FE5">
          <w:pPr>
            <w:pStyle w:val="Header"/>
            <w:jc w:val="center"/>
          </w:pPr>
        </w:p>
      </w:tc>
      <w:tc>
        <w:tcPr>
          <w:tcW w:w="3360" w:type="dxa"/>
        </w:tcPr>
        <w:p w14:paraId="79E0869B" w14:textId="3EDA4A41" w:rsidR="407A9FE5" w:rsidRDefault="407A9FE5" w:rsidP="407A9FE5">
          <w:pPr>
            <w:pStyle w:val="Header"/>
            <w:ind w:right="-115"/>
            <w:jc w:val="right"/>
          </w:pPr>
        </w:p>
      </w:tc>
    </w:tr>
  </w:tbl>
  <w:p w14:paraId="79520F20" w14:textId="56871EF1" w:rsidR="407A9FE5" w:rsidRDefault="407A9FE5" w:rsidP="407A9FE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060D0A97" w14:textId="77777777" w:rsidTr="407A9FE5">
      <w:trPr>
        <w:trHeight w:val="300"/>
      </w:trPr>
      <w:tc>
        <w:tcPr>
          <w:tcW w:w="3360" w:type="dxa"/>
        </w:tcPr>
        <w:p w14:paraId="666868F7" w14:textId="352393AB" w:rsidR="407A9FE5" w:rsidRDefault="407A9FE5" w:rsidP="407A9FE5">
          <w:pPr>
            <w:pStyle w:val="Header"/>
            <w:ind w:left="-115"/>
          </w:pPr>
        </w:p>
      </w:tc>
      <w:tc>
        <w:tcPr>
          <w:tcW w:w="3360" w:type="dxa"/>
        </w:tcPr>
        <w:p w14:paraId="5C0547A4" w14:textId="133C94F0" w:rsidR="407A9FE5" w:rsidRDefault="407A9FE5" w:rsidP="407A9FE5">
          <w:pPr>
            <w:pStyle w:val="Header"/>
            <w:jc w:val="center"/>
          </w:pPr>
        </w:p>
      </w:tc>
      <w:tc>
        <w:tcPr>
          <w:tcW w:w="3360" w:type="dxa"/>
        </w:tcPr>
        <w:p w14:paraId="1C1F2104" w14:textId="3EA8665F" w:rsidR="407A9FE5" w:rsidRDefault="407A9FE5" w:rsidP="407A9FE5">
          <w:pPr>
            <w:pStyle w:val="Header"/>
            <w:ind w:right="-115"/>
            <w:jc w:val="right"/>
          </w:pPr>
        </w:p>
      </w:tc>
    </w:tr>
  </w:tbl>
  <w:p w14:paraId="2F26B34E" w14:textId="1B8B5308" w:rsidR="407A9FE5" w:rsidRDefault="407A9FE5" w:rsidP="407A9FE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639203EC" w14:textId="77777777" w:rsidTr="407A9FE5">
      <w:trPr>
        <w:trHeight w:val="300"/>
      </w:trPr>
      <w:tc>
        <w:tcPr>
          <w:tcW w:w="3360" w:type="dxa"/>
        </w:tcPr>
        <w:p w14:paraId="6ABA480E" w14:textId="2DEB7A4A" w:rsidR="407A9FE5" w:rsidRDefault="407A9FE5" w:rsidP="407A9FE5">
          <w:pPr>
            <w:pStyle w:val="Header"/>
            <w:ind w:left="-115"/>
          </w:pPr>
        </w:p>
      </w:tc>
      <w:tc>
        <w:tcPr>
          <w:tcW w:w="3360" w:type="dxa"/>
        </w:tcPr>
        <w:p w14:paraId="16E4493F" w14:textId="2AD44B31" w:rsidR="407A9FE5" w:rsidRDefault="407A9FE5" w:rsidP="407A9FE5">
          <w:pPr>
            <w:pStyle w:val="Header"/>
            <w:jc w:val="center"/>
          </w:pPr>
        </w:p>
      </w:tc>
      <w:tc>
        <w:tcPr>
          <w:tcW w:w="3360" w:type="dxa"/>
        </w:tcPr>
        <w:p w14:paraId="08BD8C85" w14:textId="6A9C1104" w:rsidR="407A9FE5" w:rsidRDefault="407A9FE5" w:rsidP="407A9FE5">
          <w:pPr>
            <w:pStyle w:val="Header"/>
            <w:ind w:right="-115"/>
            <w:jc w:val="right"/>
          </w:pPr>
        </w:p>
      </w:tc>
    </w:tr>
  </w:tbl>
  <w:p w14:paraId="2E494A55" w14:textId="6990FF65" w:rsidR="407A9FE5" w:rsidRDefault="407A9FE5" w:rsidP="407A9FE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2BF287FD" w14:textId="77777777" w:rsidTr="407A9FE5">
      <w:trPr>
        <w:trHeight w:val="300"/>
      </w:trPr>
      <w:tc>
        <w:tcPr>
          <w:tcW w:w="3360" w:type="dxa"/>
        </w:tcPr>
        <w:p w14:paraId="5634A882" w14:textId="6124503A" w:rsidR="407A9FE5" w:rsidRDefault="407A9FE5" w:rsidP="407A9FE5">
          <w:pPr>
            <w:pStyle w:val="Header"/>
            <w:ind w:left="-115"/>
          </w:pPr>
        </w:p>
      </w:tc>
      <w:tc>
        <w:tcPr>
          <w:tcW w:w="3360" w:type="dxa"/>
        </w:tcPr>
        <w:p w14:paraId="76A8A23B" w14:textId="057DFAF4" w:rsidR="407A9FE5" w:rsidRDefault="407A9FE5" w:rsidP="407A9FE5">
          <w:pPr>
            <w:pStyle w:val="Header"/>
            <w:jc w:val="center"/>
          </w:pPr>
        </w:p>
      </w:tc>
      <w:tc>
        <w:tcPr>
          <w:tcW w:w="3360" w:type="dxa"/>
        </w:tcPr>
        <w:p w14:paraId="25E61420" w14:textId="5AF883A0" w:rsidR="407A9FE5" w:rsidRDefault="407A9FE5" w:rsidP="407A9FE5">
          <w:pPr>
            <w:pStyle w:val="Header"/>
            <w:ind w:right="-115"/>
            <w:jc w:val="right"/>
          </w:pPr>
        </w:p>
      </w:tc>
    </w:tr>
  </w:tbl>
  <w:p w14:paraId="67A7BA72" w14:textId="6F74E319" w:rsidR="407A9FE5" w:rsidRDefault="407A9FE5" w:rsidP="407A9FE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725E2705" w14:textId="77777777" w:rsidTr="407A9FE5">
      <w:trPr>
        <w:trHeight w:val="300"/>
      </w:trPr>
      <w:tc>
        <w:tcPr>
          <w:tcW w:w="3360" w:type="dxa"/>
        </w:tcPr>
        <w:p w14:paraId="17F1B7F5" w14:textId="5E41A678" w:rsidR="407A9FE5" w:rsidRDefault="407A9FE5" w:rsidP="407A9FE5">
          <w:pPr>
            <w:pStyle w:val="Header"/>
            <w:ind w:left="-115"/>
          </w:pPr>
        </w:p>
      </w:tc>
      <w:tc>
        <w:tcPr>
          <w:tcW w:w="3360" w:type="dxa"/>
        </w:tcPr>
        <w:p w14:paraId="37B7F8B9" w14:textId="06F7070A" w:rsidR="407A9FE5" w:rsidRDefault="407A9FE5" w:rsidP="407A9FE5">
          <w:pPr>
            <w:pStyle w:val="Header"/>
            <w:jc w:val="center"/>
          </w:pPr>
        </w:p>
      </w:tc>
      <w:tc>
        <w:tcPr>
          <w:tcW w:w="3360" w:type="dxa"/>
        </w:tcPr>
        <w:p w14:paraId="30890253" w14:textId="51D25DFC" w:rsidR="407A9FE5" w:rsidRDefault="407A9FE5" w:rsidP="407A9FE5">
          <w:pPr>
            <w:pStyle w:val="Header"/>
            <w:ind w:right="-115"/>
            <w:jc w:val="right"/>
          </w:pPr>
        </w:p>
      </w:tc>
    </w:tr>
  </w:tbl>
  <w:p w14:paraId="7DCA5411" w14:textId="663FE57F" w:rsidR="407A9FE5" w:rsidRDefault="407A9FE5" w:rsidP="407A9FE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1A264856" w14:textId="77777777" w:rsidTr="407A9FE5">
      <w:trPr>
        <w:trHeight w:val="300"/>
      </w:trPr>
      <w:tc>
        <w:tcPr>
          <w:tcW w:w="3360" w:type="dxa"/>
        </w:tcPr>
        <w:p w14:paraId="7858B76A" w14:textId="28331395" w:rsidR="407A9FE5" w:rsidRDefault="407A9FE5" w:rsidP="407A9FE5">
          <w:pPr>
            <w:pStyle w:val="Header"/>
            <w:ind w:left="-115"/>
          </w:pPr>
        </w:p>
      </w:tc>
      <w:tc>
        <w:tcPr>
          <w:tcW w:w="3360" w:type="dxa"/>
        </w:tcPr>
        <w:p w14:paraId="083D4282" w14:textId="3CC178A9" w:rsidR="407A9FE5" w:rsidRDefault="407A9FE5" w:rsidP="407A9FE5">
          <w:pPr>
            <w:pStyle w:val="Header"/>
            <w:jc w:val="center"/>
          </w:pPr>
        </w:p>
      </w:tc>
      <w:tc>
        <w:tcPr>
          <w:tcW w:w="3360" w:type="dxa"/>
        </w:tcPr>
        <w:p w14:paraId="368B7321" w14:textId="62EA5D9D" w:rsidR="407A9FE5" w:rsidRDefault="407A9FE5" w:rsidP="407A9FE5">
          <w:pPr>
            <w:pStyle w:val="Header"/>
            <w:ind w:right="-115"/>
            <w:jc w:val="right"/>
          </w:pPr>
        </w:p>
      </w:tc>
    </w:tr>
  </w:tbl>
  <w:p w14:paraId="6CDFA592" w14:textId="73A25EB0" w:rsidR="407A9FE5" w:rsidRDefault="407A9FE5" w:rsidP="407A9FE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42EE0D17" w14:textId="77777777" w:rsidTr="407A9FE5">
      <w:trPr>
        <w:trHeight w:val="300"/>
      </w:trPr>
      <w:tc>
        <w:tcPr>
          <w:tcW w:w="3360" w:type="dxa"/>
        </w:tcPr>
        <w:p w14:paraId="370BC7A0" w14:textId="31FA9488" w:rsidR="407A9FE5" w:rsidRDefault="407A9FE5" w:rsidP="407A9FE5">
          <w:pPr>
            <w:pStyle w:val="Header"/>
            <w:ind w:left="-115"/>
          </w:pPr>
        </w:p>
      </w:tc>
      <w:tc>
        <w:tcPr>
          <w:tcW w:w="3360" w:type="dxa"/>
        </w:tcPr>
        <w:p w14:paraId="5586D0A5" w14:textId="6F842C19" w:rsidR="407A9FE5" w:rsidRDefault="407A9FE5" w:rsidP="407A9FE5">
          <w:pPr>
            <w:pStyle w:val="Header"/>
            <w:jc w:val="center"/>
          </w:pPr>
        </w:p>
      </w:tc>
      <w:tc>
        <w:tcPr>
          <w:tcW w:w="3360" w:type="dxa"/>
        </w:tcPr>
        <w:p w14:paraId="4295E028" w14:textId="0B6081EF" w:rsidR="407A9FE5" w:rsidRDefault="407A9FE5" w:rsidP="407A9FE5">
          <w:pPr>
            <w:pStyle w:val="Header"/>
            <w:ind w:right="-115"/>
            <w:jc w:val="right"/>
          </w:pPr>
        </w:p>
      </w:tc>
    </w:tr>
  </w:tbl>
  <w:p w14:paraId="087F6A96" w14:textId="190BBCB1" w:rsidR="407A9FE5" w:rsidRDefault="407A9FE5" w:rsidP="407A9FE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5C815659" w14:textId="77777777" w:rsidTr="407A9FE5">
      <w:trPr>
        <w:trHeight w:val="300"/>
      </w:trPr>
      <w:tc>
        <w:tcPr>
          <w:tcW w:w="3360" w:type="dxa"/>
        </w:tcPr>
        <w:p w14:paraId="22F5232F" w14:textId="6946622E" w:rsidR="407A9FE5" w:rsidRDefault="407A9FE5" w:rsidP="407A9FE5">
          <w:pPr>
            <w:pStyle w:val="Header"/>
            <w:ind w:left="-115"/>
          </w:pPr>
        </w:p>
      </w:tc>
      <w:tc>
        <w:tcPr>
          <w:tcW w:w="3360" w:type="dxa"/>
        </w:tcPr>
        <w:p w14:paraId="12577208" w14:textId="50BF1274" w:rsidR="407A9FE5" w:rsidRDefault="407A9FE5" w:rsidP="407A9FE5">
          <w:pPr>
            <w:pStyle w:val="Header"/>
            <w:jc w:val="center"/>
          </w:pPr>
        </w:p>
      </w:tc>
      <w:tc>
        <w:tcPr>
          <w:tcW w:w="3360" w:type="dxa"/>
        </w:tcPr>
        <w:p w14:paraId="31CD322D" w14:textId="146A41A5" w:rsidR="407A9FE5" w:rsidRDefault="407A9FE5" w:rsidP="407A9FE5">
          <w:pPr>
            <w:pStyle w:val="Header"/>
            <w:ind w:right="-115"/>
            <w:jc w:val="right"/>
          </w:pPr>
        </w:p>
      </w:tc>
    </w:tr>
  </w:tbl>
  <w:p w14:paraId="42B7481B" w14:textId="4A25D5A6" w:rsidR="407A9FE5" w:rsidRDefault="407A9FE5" w:rsidP="407A9FE5">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31E6D10A" w14:textId="77777777" w:rsidTr="407A9FE5">
      <w:trPr>
        <w:trHeight w:val="300"/>
      </w:trPr>
      <w:tc>
        <w:tcPr>
          <w:tcW w:w="3360" w:type="dxa"/>
        </w:tcPr>
        <w:p w14:paraId="7A022869" w14:textId="01CBFA95" w:rsidR="407A9FE5" w:rsidRDefault="407A9FE5" w:rsidP="407A9FE5">
          <w:pPr>
            <w:pStyle w:val="Header"/>
            <w:ind w:left="-115"/>
          </w:pPr>
        </w:p>
      </w:tc>
      <w:tc>
        <w:tcPr>
          <w:tcW w:w="3360" w:type="dxa"/>
        </w:tcPr>
        <w:p w14:paraId="609660D2" w14:textId="26F0189D" w:rsidR="407A9FE5" w:rsidRDefault="407A9FE5" w:rsidP="407A9FE5">
          <w:pPr>
            <w:pStyle w:val="Header"/>
            <w:jc w:val="center"/>
          </w:pPr>
        </w:p>
      </w:tc>
      <w:tc>
        <w:tcPr>
          <w:tcW w:w="3360" w:type="dxa"/>
        </w:tcPr>
        <w:p w14:paraId="37B80E4D" w14:textId="16C3642D" w:rsidR="407A9FE5" w:rsidRDefault="407A9FE5" w:rsidP="407A9FE5">
          <w:pPr>
            <w:pStyle w:val="Header"/>
            <w:ind w:right="-115"/>
            <w:jc w:val="right"/>
          </w:pPr>
        </w:p>
      </w:tc>
    </w:tr>
  </w:tbl>
  <w:p w14:paraId="0886902E" w14:textId="63F1C1C7" w:rsidR="407A9FE5" w:rsidRDefault="407A9FE5" w:rsidP="407A9FE5">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05E2C0E9" w14:textId="77777777" w:rsidTr="407A9FE5">
      <w:trPr>
        <w:trHeight w:val="300"/>
      </w:trPr>
      <w:tc>
        <w:tcPr>
          <w:tcW w:w="3360" w:type="dxa"/>
        </w:tcPr>
        <w:p w14:paraId="09F5BE3D" w14:textId="43E994A0" w:rsidR="407A9FE5" w:rsidRDefault="407A9FE5" w:rsidP="407A9FE5">
          <w:pPr>
            <w:pStyle w:val="Header"/>
            <w:ind w:left="-115"/>
          </w:pPr>
        </w:p>
      </w:tc>
      <w:tc>
        <w:tcPr>
          <w:tcW w:w="3360" w:type="dxa"/>
        </w:tcPr>
        <w:p w14:paraId="149157CC" w14:textId="22D21009" w:rsidR="407A9FE5" w:rsidRDefault="407A9FE5" w:rsidP="407A9FE5">
          <w:pPr>
            <w:pStyle w:val="Header"/>
            <w:jc w:val="center"/>
          </w:pPr>
        </w:p>
      </w:tc>
      <w:tc>
        <w:tcPr>
          <w:tcW w:w="3360" w:type="dxa"/>
        </w:tcPr>
        <w:p w14:paraId="72701CE0" w14:textId="09149D89" w:rsidR="407A9FE5" w:rsidRDefault="407A9FE5" w:rsidP="407A9FE5">
          <w:pPr>
            <w:pStyle w:val="Header"/>
            <w:ind w:right="-115"/>
            <w:jc w:val="right"/>
          </w:pPr>
        </w:p>
      </w:tc>
    </w:tr>
  </w:tbl>
  <w:p w14:paraId="3C17E9ED" w14:textId="7E6C3C02" w:rsidR="407A9FE5" w:rsidRDefault="407A9FE5" w:rsidP="407A9FE5">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1DD70D40" w14:textId="77777777" w:rsidTr="407A9FE5">
      <w:trPr>
        <w:trHeight w:val="300"/>
      </w:trPr>
      <w:tc>
        <w:tcPr>
          <w:tcW w:w="3360" w:type="dxa"/>
        </w:tcPr>
        <w:p w14:paraId="510C4B61" w14:textId="5C14E621" w:rsidR="407A9FE5" w:rsidRDefault="407A9FE5" w:rsidP="407A9FE5">
          <w:pPr>
            <w:pStyle w:val="Header"/>
            <w:ind w:left="-115"/>
          </w:pPr>
        </w:p>
      </w:tc>
      <w:tc>
        <w:tcPr>
          <w:tcW w:w="3360" w:type="dxa"/>
        </w:tcPr>
        <w:p w14:paraId="4BA5DC3C" w14:textId="04299E8D" w:rsidR="407A9FE5" w:rsidRDefault="407A9FE5" w:rsidP="407A9FE5">
          <w:pPr>
            <w:pStyle w:val="Header"/>
            <w:jc w:val="center"/>
          </w:pPr>
        </w:p>
      </w:tc>
      <w:tc>
        <w:tcPr>
          <w:tcW w:w="3360" w:type="dxa"/>
        </w:tcPr>
        <w:p w14:paraId="1091CEA6" w14:textId="025686AA" w:rsidR="407A9FE5" w:rsidRDefault="407A9FE5" w:rsidP="407A9FE5">
          <w:pPr>
            <w:pStyle w:val="Header"/>
            <w:ind w:right="-115"/>
            <w:jc w:val="right"/>
          </w:pPr>
        </w:p>
      </w:tc>
    </w:tr>
  </w:tbl>
  <w:p w14:paraId="07CBA90B" w14:textId="66838CC4" w:rsidR="407A9FE5" w:rsidRDefault="407A9FE5" w:rsidP="407A9FE5">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0D41065D" w14:textId="77777777" w:rsidTr="407A9FE5">
      <w:trPr>
        <w:trHeight w:val="300"/>
      </w:trPr>
      <w:tc>
        <w:tcPr>
          <w:tcW w:w="3360" w:type="dxa"/>
        </w:tcPr>
        <w:p w14:paraId="281024C2" w14:textId="794B26B8" w:rsidR="407A9FE5" w:rsidRDefault="407A9FE5" w:rsidP="407A9FE5">
          <w:pPr>
            <w:pStyle w:val="Header"/>
            <w:ind w:left="-115"/>
          </w:pPr>
        </w:p>
      </w:tc>
      <w:tc>
        <w:tcPr>
          <w:tcW w:w="3360" w:type="dxa"/>
        </w:tcPr>
        <w:p w14:paraId="537E6D4F" w14:textId="14D16994" w:rsidR="407A9FE5" w:rsidRDefault="407A9FE5" w:rsidP="407A9FE5">
          <w:pPr>
            <w:pStyle w:val="Header"/>
            <w:jc w:val="center"/>
          </w:pPr>
        </w:p>
      </w:tc>
      <w:tc>
        <w:tcPr>
          <w:tcW w:w="3360" w:type="dxa"/>
        </w:tcPr>
        <w:p w14:paraId="664E0E14" w14:textId="5B29488B" w:rsidR="407A9FE5" w:rsidRDefault="407A9FE5" w:rsidP="407A9FE5">
          <w:pPr>
            <w:pStyle w:val="Header"/>
            <w:ind w:right="-115"/>
            <w:jc w:val="right"/>
          </w:pPr>
        </w:p>
      </w:tc>
    </w:tr>
  </w:tbl>
  <w:p w14:paraId="3BF82762" w14:textId="02594CD1" w:rsidR="407A9FE5" w:rsidRDefault="407A9FE5" w:rsidP="407A9FE5">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73EDCBF2" w14:textId="77777777" w:rsidTr="407A9FE5">
      <w:trPr>
        <w:trHeight w:val="300"/>
      </w:trPr>
      <w:tc>
        <w:tcPr>
          <w:tcW w:w="3505" w:type="dxa"/>
        </w:tcPr>
        <w:p w14:paraId="065527FB" w14:textId="2B0514BE" w:rsidR="407A9FE5" w:rsidRDefault="407A9FE5" w:rsidP="407A9FE5">
          <w:pPr>
            <w:pStyle w:val="Header"/>
            <w:ind w:left="-115"/>
          </w:pPr>
        </w:p>
      </w:tc>
      <w:tc>
        <w:tcPr>
          <w:tcW w:w="3505" w:type="dxa"/>
        </w:tcPr>
        <w:p w14:paraId="205384E1" w14:textId="25CBC7FD" w:rsidR="407A9FE5" w:rsidRDefault="407A9FE5" w:rsidP="407A9FE5">
          <w:pPr>
            <w:pStyle w:val="Header"/>
            <w:jc w:val="center"/>
          </w:pPr>
        </w:p>
      </w:tc>
      <w:tc>
        <w:tcPr>
          <w:tcW w:w="3505" w:type="dxa"/>
        </w:tcPr>
        <w:p w14:paraId="55F80B65" w14:textId="013C7B95" w:rsidR="407A9FE5" w:rsidRDefault="407A9FE5" w:rsidP="407A9FE5">
          <w:pPr>
            <w:pStyle w:val="Header"/>
            <w:ind w:right="-115"/>
            <w:jc w:val="right"/>
          </w:pPr>
        </w:p>
      </w:tc>
    </w:tr>
  </w:tbl>
  <w:p w14:paraId="1613036F" w14:textId="0264FC69" w:rsidR="407A9FE5" w:rsidRDefault="407A9FE5" w:rsidP="407A9FE5">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1DE1D1B6" w14:textId="77777777" w:rsidTr="407A9FE5">
      <w:trPr>
        <w:trHeight w:val="300"/>
      </w:trPr>
      <w:tc>
        <w:tcPr>
          <w:tcW w:w="3505" w:type="dxa"/>
        </w:tcPr>
        <w:p w14:paraId="30B7A8D1" w14:textId="2082911C" w:rsidR="407A9FE5" w:rsidRDefault="407A9FE5" w:rsidP="407A9FE5">
          <w:pPr>
            <w:pStyle w:val="Header"/>
            <w:ind w:left="-115"/>
          </w:pPr>
        </w:p>
      </w:tc>
      <w:tc>
        <w:tcPr>
          <w:tcW w:w="3505" w:type="dxa"/>
        </w:tcPr>
        <w:p w14:paraId="4B0C670B" w14:textId="2500B500" w:rsidR="407A9FE5" w:rsidRDefault="407A9FE5" w:rsidP="407A9FE5">
          <w:pPr>
            <w:pStyle w:val="Header"/>
            <w:jc w:val="center"/>
          </w:pPr>
        </w:p>
      </w:tc>
      <w:tc>
        <w:tcPr>
          <w:tcW w:w="3505" w:type="dxa"/>
        </w:tcPr>
        <w:p w14:paraId="2563A9A1" w14:textId="5AEB1D5F" w:rsidR="407A9FE5" w:rsidRDefault="407A9FE5" w:rsidP="407A9FE5">
          <w:pPr>
            <w:pStyle w:val="Header"/>
            <w:ind w:right="-115"/>
            <w:jc w:val="right"/>
          </w:pPr>
        </w:p>
      </w:tc>
    </w:tr>
  </w:tbl>
  <w:p w14:paraId="2DB7A9AF" w14:textId="41BDE298" w:rsidR="407A9FE5" w:rsidRDefault="407A9FE5" w:rsidP="407A9FE5">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0955BCAD" w14:textId="77777777" w:rsidTr="407A9FE5">
      <w:trPr>
        <w:trHeight w:val="300"/>
      </w:trPr>
      <w:tc>
        <w:tcPr>
          <w:tcW w:w="3505" w:type="dxa"/>
        </w:tcPr>
        <w:p w14:paraId="5D098795" w14:textId="17172087" w:rsidR="407A9FE5" w:rsidRDefault="407A9FE5" w:rsidP="407A9FE5">
          <w:pPr>
            <w:pStyle w:val="Header"/>
            <w:ind w:left="-115"/>
          </w:pPr>
        </w:p>
      </w:tc>
      <w:tc>
        <w:tcPr>
          <w:tcW w:w="3505" w:type="dxa"/>
        </w:tcPr>
        <w:p w14:paraId="153BC642" w14:textId="71440E8D" w:rsidR="407A9FE5" w:rsidRDefault="407A9FE5" w:rsidP="407A9FE5">
          <w:pPr>
            <w:pStyle w:val="Header"/>
            <w:jc w:val="center"/>
          </w:pPr>
        </w:p>
      </w:tc>
      <w:tc>
        <w:tcPr>
          <w:tcW w:w="3505" w:type="dxa"/>
        </w:tcPr>
        <w:p w14:paraId="5E7D267B" w14:textId="6BEE4F4F" w:rsidR="407A9FE5" w:rsidRDefault="407A9FE5" w:rsidP="407A9FE5">
          <w:pPr>
            <w:pStyle w:val="Header"/>
            <w:ind w:right="-115"/>
            <w:jc w:val="right"/>
          </w:pPr>
        </w:p>
      </w:tc>
    </w:tr>
  </w:tbl>
  <w:p w14:paraId="3A6F5E0F" w14:textId="242E7691" w:rsidR="407A9FE5" w:rsidRDefault="407A9FE5" w:rsidP="407A9FE5">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58678D22" w14:textId="77777777" w:rsidTr="407A9FE5">
      <w:trPr>
        <w:trHeight w:val="300"/>
      </w:trPr>
      <w:tc>
        <w:tcPr>
          <w:tcW w:w="3505" w:type="dxa"/>
        </w:tcPr>
        <w:p w14:paraId="4CBEB0F3" w14:textId="3B47525F" w:rsidR="407A9FE5" w:rsidRDefault="407A9FE5" w:rsidP="407A9FE5">
          <w:pPr>
            <w:pStyle w:val="Header"/>
            <w:ind w:left="-115"/>
          </w:pPr>
        </w:p>
      </w:tc>
      <w:tc>
        <w:tcPr>
          <w:tcW w:w="3505" w:type="dxa"/>
        </w:tcPr>
        <w:p w14:paraId="085C6454" w14:textId="476FDCAC" w:rsidR="407A9FE5" w:rsidRDefault="407A9FE5" w:rsidP="407A9FE5">
          <w:pPr>
            <w:pStyle w:val="Header"/>
            <w:jc w:val="center"/>
          </w:pPr>
        </w:p>
      </w:tc>
      <w:tc>
        <w:tcPr>
          <w:tcW w:w="3505" w:type="dxa"/>
        </w:tcPr>
        <w:p w14:paraId="4CB82D00" w14:textId="778AA361" w:rsidR="407A9FE5" w:rsidRDefault="407A9FE5" w:rsidP="407A9FE5">
          <w:pPr>
            <w:pStyle w:val="Header"/>
            <w:ind w:right="-115"/>
            <w:jc w:val="right"/>
          </w:pPr>
        </w:p>
      </w:tc>
    </w:tr>
  </w:tbl>
  <w:p w14:paraId="3FF92808" w14:textId="2A4021BD" w:rsidR="407A9FE5" w:rsidRDefault="407A9FE5" w:rsidP="407A9FE5">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0888E7AD" w14:textId="77777777" w:rsidTr="407A9FE5">
      <w:trPr>
        <w:trHeight w:val="300"/>
      </w:trPr>
      <w:tc>
        <w:tcPr>
          <w:tcW w:w="3505" w:type="dxa"/>
        </w:tcPr>
        <w:p w14:paraId="5AB1C94D" w14:textId="0F89BDBC" w:rsidR="407A9FE5" w:rsidRDefault="407A9FE5" w:rsidP="407A9FE5">
          <w:pPr>
            <w:pStyle w:val="Header"/>
            <w:ind w:left="-115"/>
          </w:pPr>
        </w:p>
      </w:tc>
      <w:tc>
        <w:tcPr>
          <w:tcW w:w="3505" w:type="dxa"/>
        </w:tcPr>
        <w:p w14:paraId="55D73BC2" w14:textId="5023517E" w:rsidR="407A9FE5" w:rsidRDefault="407A9FE5" w:rsidP="407A9FE5">
          <w:pPr>
            <w:pStyle w:val="Header"/>
            <w:jc w:val="center"/>
          </w:pPr>
        </w:p>
      </w:tc>
      <w:tc>
        <w:tcPr>
          <w:tcW w:w="3505" w:type="dxa"/>
        </w:tcPr>
        <w:p w14:paraId="110D3D60" w14:textId="328C389A" w:rsidR="407A9FE5" w:rsidRDefault="407A9FE5" w:rsidP="407A9FE5">
          <w:pPr>
            <w:pStyle w:val="Header"/>
            <w:ind w:right="-115"/>
            <w:jc w:val="right"/>
          </w:pPr>
        </w:p>
      </w:tc>
    </w:tr>
  </w:tbl>
  <w:p w14:paraId="68F92DDB" w14:textId="54AE8617" w:rsidR="407A9FE5" w:rsidRDefault="407A9FE5" w:rsidP="407A9FE5">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3DAA2598" w14:textId="77777777" w:rsidTr="407A9FE5">
      <w:trPr>
        <w:trHeight w:val="300"/>
      </w:trPr>
      <w:tc>
        <w:tcPr>
          <w:tcW w:w="3505" w:type="dxa"/>
        </w:tcPr>
        <w:p w14:paraId="7B2168C8" w14:textId="6928585F" w:rsidR="407A9FE5" w:rsidRDefault="407A9FE5" w:rsidP="407A9FE5">
          <w:pPr>
            <w:pStyle w:val="Header"/>
            <w:ind w:left="-115"/>
          </w:pPr>
        </w:p>
      </w:tc>
      <w:tc>
        <w:tcPr>
          <w:tcW w:w="3505" w:type="dxa"/>
        </w:tcPr>
        <w:p w14:paraId="14B7839F" w14:textId="528DC0E8" w:rsidR="407A9FE5" w:rsidRDefault="407A9FE5" w:rsidP="407A9FE5">
          <w:pPr>
            <w:pStyle w:val="Header"/>
            <w:jc w:val="center"/>
          </w:pPr>
        </w:p>
      </w:tc>
      <w:tc>
        <w:tcPr>
          <w:tcW w:w="3505" w:type="dxa"/>
        </w:tcPr>
        <w:p w14:paraId="439D01DB" w14:textId="4077BC25" w:rsidR="407A9FE5" w:rsidRDefault="407A9FE5" w:rsidP="407A9FE5">
          <w:pPr>
            <w:pStyle w:val="Header"/>
            <w:ind w:right="-115"/>
            <w:jc w:val="right"/>
          </w:pPr>
        </w:p>
      </w:tc>
    </w:tr>
  </w:tbl>
  <w:p w14:paraId="74604570" w14:textId="1C5B02C9" w:rsidR="407A9FE5" w:rsidRDefault="407A9FE5" w:rsidP="407A9FE5">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755F4DBD" w14:textId="77777777" w:rsidTr="407A9FE5">
      <w:trPr>
        <w:trHeight w:val="300"/>
      </w:trPr>
      <w:tc>
        <w:tcPr>
          <w:tcW w:w="3505" w:type="dxa"/>
        </w:tcPr>
        <w:p w14:paraId="60A82844" w14:textId="5CD9B292" w:rsidR="407A9FE5" w:rsidRDefault="407A9FE5" w:rsidP="407A9FE5">
          <w:pPr>
            <w:pStyle w:val="Header"/>
            <w:ind w:left="-115"/>
          </w:pPr>
        </w:p>
      </w:tc>
      <w:tc>
        <w:tcPr>
          <w:tcW w:w="3505" w:type="dxa"/>
        </w:tcPr>
        <w:p w14:paraId="162CA7AC" w14:textId="01E4D512" w:rsidR="407A9FE5" w:rsidRDefault="407A9FE5" w:rsidP="407A9FE5">
          <w:pPr>
            <w:pStyle w:val="Header"/>
            <w:jc w:val="center"/>
          </w:pPr>
        </w:p>
      </w:tc>
      <w:tc>
        <w:tcPr>
          <w:tcW w:w="3505" w:type="dxa"/>
        </w:tcPr>
        <w:p w14:paraId="6BB6D773" w14:textId="49DD68E4" w:rsidR="407A9FE5" w:rsidRDefault="407A9FE5" w:rsidP="407A9FE5">
          <w:pPr>
            <w:pStyle w:val="Header"/>
            <w:ind w:right="-115"/>
            <w:jc w:val="right"/>
          </w:pPr>
        </w:p>
      </w:tc>
    </w:tr>
  </w:tbl>
  <w:p w14:paraId="6C02BD85" w14:textId="165E4A3A" w:rsidR="407A9FE5" w:rsidRDefault="407A9FE5" w:rsidP="407A9FE5">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7355E2E5" w14:textId="77777777" w:rsidTr="407A9FE5">
      <w:trPr>
        <w:trHeight w:val="300"/>
      </w:trPr>
      <w:tc>
        <w:tcPr>
          <w:tcW w:w="3505" w:type="dxa"/>
        </w:tcPr>
        <w:p w14:paraId="3941F4BB" w14:textId="6C56D74C" w:rsidR="407A9FE5" w:rsidRDefault="407A9FE5" w:rsidP="407A9FE5">
          <w:pPr>
            <w:pStyle w:val="Header"/>
            <w:ind w:left="-115"/>
          </w:pPr>
        </w:p>
      </w:tc>
      <w:tc>
        <w:tcPr>
          <w:tcW w:w="3505" w:type="dxa"/>
        </w:tcPr>
        <w:p w14:paraId="735D6231" w14:textId="4D836673" w:rsidR="407A9FE5" w:rsidRDefault="407A9FE5" w:rsidP="407A9FE5">
          <w:pPr>
            <w:pStyle w:val="Header"/>
            <w:jc w:val="center"/>
          </w:pPr>
        </w:p>
      </w:tc>
      <w:tc>
        <w:tcPr>
          <w:tcW w:w="3505" w:type="dxa"/>
        </w:tcPr>
        <w:p w14:paraId="28661912" w14:textId="602CC04A" w:rsidR="407A9FE5" w:rsidRDefault="407A9FE5" w:rsidP="407A9FE5">
          <w:pPr>
            <w:pStyle w:val="Header"/>
            <w:ind w:right="-115"/>
            <w:jc w:val="right"/>
          </w:pPr>
        </w:p>
      </w:tc>
    </w:tr>
  </w:tbl>
  <w:p w14:paraId="39F3CD1C" w14:textId="53A0EB7B" w:rsidR="407A9FE5" w:rsidRDefault="407A9FE5" w:rsidP="407A9FE5">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79EB39EE" w14:textId="77777777" w:rsidTr="407A9FE5">
      <w:trPr>
        <w:trHeight w:val="300"/>
      </w:trPr>
      <w:tc>
        <w:tcPr>
          <w:tcW w:w="3505" w:type="dxa"/>
        </w:tcPr>
        <w:p w14:paraId="3186472A" w14:textId="2B55F4C7" w:rsidR="407A9FE5" w:rsidRDefault="407A9FE5" w:rsidP="407A9FE5">
          <w:pPr>
            <w:pStyle w:val="Header"/>
            <w:ind w:left="-115"/>
          </w:pPr>
        </w:p>
      </w:tc>
      <w:tc>
        <w:tcPr>
          <w:tcW w:w="3505" w:type="dxa"/>
        </w:tcPr>
        <w:p w14:paraId="48B868F4" w14:textId="1B6D7295" w:rsidR="407A9FE5" w:rsidRDefault="407A9FE5" w:rsidP="407A9FE5">
          <w:pPr>
            <w:pStyle w:val="Header"/>
            <w:jc w:val="center"/>
          </w:pPr>
        </w:p>
      </w:tc>
      <w:tc>
        <w:tcPr>
          <w:tcW w:w="3505" w:type="dxa"/>
        </w:tcPr>
        <w:p w14:paraId="6D61442A" w14:textId="75527DF5" w:rsidR="407A9FE5" w:rsidRDefault="407A9FE5" w:rsidP="407A9FE5">
          <w:pPr>
            <w:pStyle w:val="Header"/>
            <w:ind w:right="-115"/>
            <w:jc w:val="right"/>
          </w:pPr>
        </w:p>
      </w:tc>
    </w:tr>
  </w:tbl>
  <w:p w14:paraId="0BBB7AE4" w14:textId="28A52B59" w:rsidR="407A9FE5" w:rsidRDefault="407A9FE5" w:rsidP="407A9FE5">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41C76CA0" w14:textId="77777777" w:rsidTr="407A9FE5">
      <w:trPr>
        <w:trHeight w:val="300"/>
      </w:trPr>
      <w:tc>
        <w:tcPr>
          <w:tcW w:w="3505" w:type="dxa"/>
        </w:tcPr>
        <w:p w14:paraId="6A474425" w14:textId="460CF9DB" w:rsidR="407A9FE5" w:rsidRDefault="407A9FE5" w:rsidP="407A9FE5">
          <w:pPr>
            <w:pStyle w:val="Header"/>
            <w:ind w:left="-115"/>
          </w:pPr>
        </w:p>
      </w:tc>
      <w:tc>
        <w:tcPr>
          <w:tcW w:w="3505" w:type="dxa"/>
        </w:tcPr>
        <w:p w14:paraId="18D5F4C2" w14:textId="4FF9D5D2" w:rsidR="407A9FE5" w:rsidRDefault="407A9FE5" w:rsidP="407A9FE5">
          <w:pPr>
            <w:pStyle w:val="Header"/>
            <w:jc w:val="center"/>
          </w:pPr>
        </w:p>
      </w:tc>
      <w:tc>
        <w:tcPr>
          <w:tcW w:w="3505" w:type="dxa"/>
        </w:tcPr>
        <w:p w14:paraId="2A96C5A1" w14:textId="08178930" w:rsidR="407A9FE5" w:rsidRDefault="407A9FE5" w:rsidP="407A9FE5">
          <w:pPr>
            <w:pStyle w:val="Header"/>
            <w:ind w:right="-115"/>
            <w:jc w:val="right"/>
          </w:pPr>
        </w:p>
      </w:tc>
    </w:tr>
  </w:tbl>
  <w:p w14:paraId="19A9C49E" w14:textId="5D704E35" w:rsidR="407A9FE5" w:rsidRDefault="407A9FE5" w:rsidP="407A9FE5">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35C207CC" w14:textId="77777777" w:rsidTr="407A9FE5">
      <w:trPr>
        <w:trHeight w:val="300"/>
      </w:trPr>
      <w:tc>
        <w:tcPr>
          <w:tcW w:w="3505" w:type="dxa"/>
        </w:tcPr>
        <w:p w14:paraId="0E118C6E" w14:textId="4DA922ED" w:rsidR="407A9FE5" w:rsidRDefault="407A9FE5" w:rsidP="407A9FE5">
          <w:pPr>
            <w:pStyle w:val="Header"/>
            <w:ind w:left="-115"/>
          </w:pPr>
        </w:p>
      </w:tc>
      <w:tc>
        <w:tcPr>
          <w:tcW w:w="3505" w:type="dxa"/>
        </w:tcPr>
        <w:p w14:paraId="1E88B355" w14:textId="404E8F26" w:rsidR="407A9FE5" w:rsidRDefault="407A9FE5" w:rsidP="407A9FE5">
          <w:pPr>
            <w:pStyle w:val="Header"/>
            <w:jc w:val="center"/>
          </w:pPr>
        </w:p>
      </w:tc>
      <w:tc>
        <w:tcPr>
          <w:tcW w:w="3505" w:type="dxa"/>
        </w:tcPr>
        <w:p w14:paraId="1EA201E9" w14:textId="6E02DFB5" w:rsidR="407A9FE5" w:rsidRDefault="407A9FE5" w:rsidP="407A9FE5">
          <w:pPr>
            <w:pStyle w:val="Header"/>
            <w:ind w:right="-115"/>
            <w:jc w:val="right"/>
          </w:pPr>
        </w:p>
      </w:tc>
    </w:tr>
  </w:tbl>
  <w:p w14:paraId="49BB367E" w14:textId="07C21FAF" w:rsidR="407A9FE5" w:rsidRDefault="407A9FE5" w:rsidP="407A9FE5">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0DE1DAFE" w14:textId="77777777" w:rsidTr="407A9FE5">
      <w:trPr>
        <w:trHeight w:val="300"/>
      </w:trPr>
      <w:tc>
        <w:tcPr>
          <w:tcW w:w="3505" w:type="dxa"/>
        </w:tcPr>
        <w:p w14:paraId="3A764586" w14:textId="65DE5CA4" w:rsidR="407A9FE5" w:rsidRDefault="407A9FE5" w:rsidP="407A9FE5">
          <w:pPr>
            <w:pStyle w:val="Header"/>
            <w:ind w:left="-115"/>
          </w:pPr>
        </w:p>
      </w:tc>
      <w:tc>
        <w:tcPr>
          <w:tcW w:w="3505" w:type="dxa"/>
        </w:tcPr>
        <w:p w14:paraId="2F5BEC03" w14:textId="23589390" w:rsidR="407A9FE5" w:rsidRDefault="407A9FE5" w:rsidP="407A9FE5">
          <w:pPr>
            <w:pStyle w:val="Header"/>
            <w:jc w:val="center"/>
          </w:pPr>
        </w:p>
      </w:tc>
      <w:tc>
        <w:tcPr>
          <w:tcW w:w="3505" w:type="dxa"/>
        </w:tcPr>
        <w:p w14:paraId="189D28F3" w14:textId="3378D3D3" w:rsidR="407A9FE5" w:rsidRDefault="407A9FE5" w:rsidP="407A9FE5">
          <w:pPr>
            <w:pStyle w:val="Header"/>
            <w:ind w:right="-115"/>
            <w:jc w:val="right"/>
          </w:pPr>
        </w:p>
      </w:tc>
    </w:tr>
  </w:tbl>
  <w:p w14:paraId="68BA4676" w14:textId="4CC4BC8A" w:rsidR="407A9FE5" w:rsidRDefault="407A9FE5" w:rsidP="407A9FE5">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05"/>
      <w:gridCol w:w="3505"/>
      <w:gridCol w:w="3505"/>
    </w:tblGrid>
    <w:tr w:rsidR="407A9FE5" w14:paraId="4CF84D7C" w14:textId="77777777" w:rsidTr="407A9FE5">
      <w:trPr>
        <w:trHeight w:val="300"/>
      </w:trPr>
      <w:tc>
        <w:tcPr>
          <w:tcW w:w="3505" w:type="dxa"/>
        </w:tcPr>
        <w:p w14:paraId="7BC45812" w14:textId="53021AC8" w:rsidR="407A9FE5" w:rsidRDefault="407A9FE5" w:rsidP="407A9FE5">
          <w:pPr>
            <w:pStyle w:val="Header"/>
            <w:ind w:left="-115"/>
          </w:pPr>
        </w:p>
      </w:tc>
      <w:tc>
        <w:tcPr>
          <w:tcW w:w="3505" w:type="dxa"/>
        </w:tcPr>
        <w:p w14:paraId="30F31F0A" w14:textId="6D0B1676" w:rsidR="407A9FE5" w:rsidRDefault="407A9FE5" w:rsidP="407A9FE5">
          <w:pPr>
            <w:pStyle w:val="Header"/>
            <w:jc w:val="center"/>
          </w:pPr>
        </w:p>
      </w:tc>
      <w:tc>
        <w:tcPr>
          <w:tcW w:w="3505" w:type="dxa"/>
        </w:tcPr>
        <w:p w14:paraId="2BBD64E1" w14:textId="59EE4489" w:rsidR="407A9FE5" w:rsidRDefault="407A9FE5" w:rsidP="407A9FE5">
          <w:pPr>
            <w:pStyle w:val="Header"/>
            <w:ind w:right="-115"/>
            <w:jc w:val="right"/>
          </w:pPr>
        </w:p>
      </w:tc>
    </w:tr>
  </w:tbl>
  <w:p w14:paraId="670EE472" w14:textId="6F69971F" w:rsidR="407A9FE5" w:rsidRDefault="407A9FE5" w:rsidP="407A9FE5">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64608806" w14:textId="77777777" w:rsidTr="407A9FE5">
      <w:trPr>
        <w:trHeight w:val="300"/>
      </w:trPr>
      <w:tc>
        <w:tcPr>
          <w:tcW w:w="3360" w:type="dxa"/>
        </w:tcPr>
        <w:p w14:paraId="506ABB7C" w14:textId="28AACC39" w:rsidR="407A9FE5" w:rsidRDefault="407A9FE5" w:rsidP="407A9FE5">
          <w:pPr>
            <w:pStyle w:val="Header"/>
            <w:ind w:left="-115"/>
          </w:pPr>
        </w:p>
      </w:tc>
      <w:tc>
        <w:tcPr>
          <w:tcW w:w="3360" w:type="dxa"/>
        </w:tcPr>
        <w:p w14:paraId="1A36C5F0" w14:textId="5C010C07" w:rsidR="407A9FE5" w:rsidRDefault="407A9FE5" w:rsidP="407A9FE5">
          <w:pPr>
            <w:pStyle w:val="Header"/>
            <w:jc w:val="center"/>
          </w:pPr>
        </w:p>
      </w:tc>
      <w:tc>
        <w:tcPr>
          <w:tcW w:w="3360" w:type="dxa"/>
        </w:tcPr>
        <w:p w14:paraId="1F001662" w14:textId="0457D1D2" w:rsidR="407A9FE5" w:rsidRDefault="407A9FE5" w:rsidP="407A9FE5">
          <w:pPr>
            <w:pStyle w:val="Header"/>
            <w:ind w:right="-115"/>
            <w:jc w:val="right"/>
          </w:pPr>
        </w:p>
      </w:tc>
    </w:tr>
  </w:tbl>
  <w:p w14:paraId="5D81187E" w14:textId="00C89178" w:rsidR="407A9FE5" w:rsidRDefault="407A9FE5" w:rsidP="407A9FE5">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07A9FE5" w14:paraId="302B046C" w14:textId="77777777" w:rsidTr="407A9FE5">
      <w:trPr>
        <w:trHeight w:val="300"/>
      </w:trPr>
      <w:tc>
        <w:tcPr>
          <w:tcW w:w="3360" w:type="dxa"/>
        </w:tcPr>
        <w:p w14:paraId="4DE814F6" w14:textId="6DDEEB20" w:rsidR="407A9FE5" w:rsidRDefault="407A9FE5" w:rsidP="407A9FE5">
          <w:pPr>
            <w:pStyle w:val="Header"/>
            <w:ind w:left="-115"/>
          </w:pPr>
        </w:p>
      </w:tc>
      <w:tc>
        <w:tcPr>
          <w:tcW w:w="3360" w:type="dxa"/>
        </w:tcPr>
        <w:p w14:paraId="0527CEB1" w14:textId="4DD9A4F0" w:rsidR="407A9FE5" w:rsidRDefault="407A9FE5" w:rsidP="407A9FE5">
          <w:pPr>
            <w:pStyle w:val="Header"/>
            <w:jc w:val="center"/>
          </w:pPr>
        </w:p>
      </w:tc>
      <w:tc>
        <w:tcPr>
          <w:tcW w:w="3360" w:type="dxa"/>
        </w:tcPr>
        <w:p w14:paraId="613B50CD" w14:textId="2CA13E0E" w:rsidR="407A9FE5" w:rsidRDefault="407A9FE5" w:rsidP="407A9FE5">
          <w:pPr>
            <w:pStyle w:val="Header"/>
            <w:ind w:right="-115"/>
            <w:jc w:val="right"/>
          </w:pPr>
        </w:p>
      </w:tc>
    </w:tr>
  </w:tbl>
  <w:p w14:paraId="5113541F" w14:textId="2C05381F" w:rsidR="407A9FE5" w:rsidRDefault="407A9FE5" w:rsidP="407A9FE5">
    <w:pPr>
      <w:pStyle w:val="Header"/>
    </w:pPr>
  </w:p>
</w:hdr>
</file>

<file path=word/intelligence2.xml><?xml version="1.0" encoding="utf-8"?>
<int2:intelligence xmlns:int2="http://schemas.microsoft.com/office/intelligence/2020/intelligence" xmlns:oel="http://schemas.microsoft.com/office/2019/extlst">
  <int2:observations>
    <int2:textHash int2:hashCode="UtQ+MDsZMzpKjk" int2:id="feSVNgwY">
      <int2:state int2:value="Rejected" int2:type="LegacyProofing"/>
    </int2:textHash>
    <int2:textHash int2:hashCode="HEvHyXaQZj2t4R" int2:id="ucBFkPiY">
      <int2:state int2:value="Rejected" int2:type="LegacyProofing"/>
    </int2:textHash>
    <int2:bookmark int2:bookmarkName="_Int_oqjATrF6" int2:invalidationBookmarkName="" int2:hashCode="UNr5HsIF+zujR0" int2:id="F24ub1Gh">
      <int2:state int2:value="Rejected" int2:type="LegacyProofing"/>
    </int2:bookmark>
    <int2:bookmark int2:bookmarkName="_Int_mOwN5zJN" int2:invalidationBookmarkName="" int2:hashCode="gUSP4nMke1M7nw" int2:id="R1YYU2TK">
      <int2:state int2:value="Rejected" int2:type="LegacyProofing"/>
    </int2:bookmark>
    <int2:bookmark int2:bookmarkName="_Int_6A6Q7zqp" int2:invalidationBookmarkName="" int2:hashCode="xtybyfd7SGoTs/" int2:id="k0b5qKMG">
      <int2:state int2:value="Rejected" int2:type="LegacyProofing"/>
    </int2:bookmark>
    <int2:bookmark int2:bookmarkName="_Int_9jUVYxPu" int2:invalidationBookmarkName="" int2:hashCode="WzQtwixHDFy4VY" int2:id="ofIyzs7l">
      <int2:state int2:value="Rejected" int2:type="LegacyProofing"/>
    </int2:bookmark>
    <int2:bookmark int2:bookmarkName="_Int_5Gd7B80r" int2:invalidationBookmarkName="" int2:hashCode="UA+HLrGYPGG6WC" int2:id="wGcZTuJv">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C9"/>
    <w:multiLevelType w:val="multilevel"/>
    <w:tmpl w:val="9B42A8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F5F95"/>
    <w:multiLevelType w:val="multilevel"/>
    <w:tmpl w:val="334A01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9284D"/>
    <w:multiLevelType w:val="multilevel"/>
    <w:tmpl w:val="8B3629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41242"/>
    <w:multiLevelType w:val="multilevel"/>
    <w:tmpl w:val="3AFC3A8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B4DD7"/>
    <w:multiLevelType w:val="multilevel"/>
    <w:tmpl w:val="D3CCC5F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358DF"/>
    <w:multiLevelType w:val="multilevel"/>
    <w:tmpl w:val="65A28A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7059C"/>
    <w:multiLevelType w:val="multilevel"/>
    <w:tmpl w:val="E83281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124B0"/>
    <w:multiLevelType w:val="hybridMultilevel"/>
    <w:tmpl w:val="FFFFFFFF"/>
    <w:lvl w:ilvl="0" w:tplc="880A6868">
      <w:start w:val="1"/>
      <w:numFmt w:val="decimal"/>
      <w:lvlText w:val="%1."/>
      <w:lvlJc w:val="left"/>
      <w:pPr>
        <w:ind w:left="720" w:hanging="360"/>
      </w:pPr>
    </w:lvl>
    <w:lvl w:ilvl="1" w:tplc="F60CAA96">
      <w:start w:val="1"/>
      <w:numFmt w:val="lowerLetter"/>
      <w:lvlText w:val="%2."/>
      <w:lvlJc w:val="left"/>
      <w:pPr>
        <w:ind w:left="1440" w:hanging="360"/>
      </w:pPr>
    </w:lvl>
    <w:lvl w:ilvl="2" w:tplc="EA9602C2">
      <w:start w:val="1"/>
      <w:numFmt w:val="lowerRoman"/>
      <w:lvlText w:val="%3."/>
      <w:lvlJc w:val="right"/>
      <w:pPr>
        <w:ind w:left="2160" w:hanging="180"/>
      </w:pPr>
    </w:lvl>
    <w:lvl w:ilvl="3" w:tplc="3BEA03A4">
      <w:start w:val="1"/>
      <w:numFmt w:val="decimal"/>
      <w:lvlText w:val="%4."/>
      <w:lvlJc w:val="left"/>
      <w:pPr>
        <w:ind w:left="2880" w:hanging="360"/>
      </w:pPr>
    </w:lvl>
    <w:lvl w:ilvl="4" w:tplc="1D382E72">
      <w:start w:val="1"/>
      <w:numFmt w:val="lowerLetter"/>
      <w:lvlText w:val="%5."/>
      <w:lvlJc w:val="left"/>
      <w:pPr>
        <w:ind w:left="3600" w:hanging="360"/>
      </w:pPr>
    </w:lvl>
    <w:lvl w:ilvl="5" w:tplc="3676BC54">
      <w:start w:val="1"/>
      <w:numFmt w:val="lowerRoman"/>
      <w:lvlText w:val="%6."/>
      <w:lvlJc w:val="right"/>
      <w:pPr>
        <w:ind w:left="4320" w:hanging="180"/>
      </w:pPr>
    </w:lvl>
    <w:lvl w:ilvl="6" w:tplc="73E230B6">
      <w:start w:val="1"/>
      <w:numFmt w:val="decimal"/>
      <w:lvlText w:val="%7."/>
      <w:lvlJc w:val="left"/>
      <w:pPr>
        <w:ind w:left="5040" w:hanging="360"/>
      </w:pPr>
    </w:lvl>
    <w:lvl w:ilvl="7" w:tplc="298A09A6">
      <w:start w:val="1"/>
      <w:numFmt w:val="lowerLetter"/>
      <w:lvlText w:val="%8."/>
      <w:lvlJc w:val="left"/>
      <w:pPr>
        <w:ind w:left="5760" w:hanging="360"/>
      </w:pPr>
    </w:lvl>
    <w:lvl w:ilvl="8" w:tplc="87A2E10E">
      <w:start w:val="1"/>
      <w:numFmt w:val="lowerRoman"/>
      <w:lvlText w:val="%9."/>
      <w:lvlJc w:val="right"/>
      <w:pPr>
        <w:ind w:left="6480" w:hanging="180"/>
      </w:pPr>
    </w:lvl>
  </w:abstractNum>
  <w:abstractNum w:abstractNumId="8" w15:restartNumberingAfterBreak="0">
    <w:nsid w:val="1F5D6F2C"/>
    <w:multiLevelType w:val="multilevel"/>
    <w:tmpl w:val="83F832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C397A"/>
    <w:multiLevelType w:val="multilevel"/>
    <w:tmpl w:val="9FC0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325DD7"/>
    <w:multiLevelType w:val="multilevel"/>
    <w:tmpl w:val="9C062C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6411C"/>
    <w:multiLevelType w:val="multilevel"/>
    <w:tmpl w:val="019AB2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02F6F"/>
    <w:multiLevelType w:val="multilevel"/>
    <w:tmpl w:val="DB98E1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F59449"/>
    <w:multiLevelType w:val="hybridMultilevel"/>
    <w:tmpl w:val="54A0EE16"/>
    <w:lvl w:ilvl="0" w:tplc="5DF0544C">
      <w:start w:val="1"/>
      <w:numFmt w:val="decimal"/>
      <w:lvlText w:val="%1."/>
      <w:lvlJc w:val="left"/>
      <w:pPr>
        <w:ind w:left="720" w:hanging="360"/>
      </w:pPr>
    </w:lvl>
    <w:lvl w:ilvl="1" w:tplc="77BA987E">
      <w:start w:val="1"/>
      <w:numFmt w:val="lowerLetter"/>
      <w:lvlText w:val="%2."/>
      <w:lvlJc w:val="left"/>
      <w:pPr>
        <w:ind w:left="1440" w:hanging="360"/>
      </w:pPr>
    </w:lvl>
    <w:lvl w:ilvl="2" w:tplc="9912C204">
      <w:start w:val="1"/>
      <w:numFmt w:val="lowerRoman"/>
      <w:lvlText w:val="%3."/>
      <w:lvlJc w:val="right"/>
      <w:pPr>
        <w:ind w:left="2160" w:hanging="180"/>
      </w:pPr>
    </w:lvl>
    <w:lvl w:ilvl="3" w:tplc="8ABA834A">
      <w:start w:val="1"/>
      <w:numFmt w:val="decimal"/>
      <w:lvlText w:val="%4."/>
      <w:lvlJc w:val="left"/>
      <w:pPr>
        <w:ind w:left="2880" w:hanging="360"/>
      </w:pPr>
    </w:lvl>
    <w:lvl w:ilvl="4" w:tplc="334C40EE">
      <w:start w:val="1"/>
      <w:numFmt w:val="lowerLetter"/>
      <w:lvlText w:val="%5."/>
      <w:lvlJc w:val="left"/>
      <w:pPr>
        <w:ind w:left="3600" w:hanging="360"/>
      </w:pPr>
    </w:lvl>
    <w:lvl w:ilvl="5" w:tplc="56EC0292">
      <w:start w:val="1"/>
      <w:numFmt w:val="lowerRoman"/>
      <w:lvlText w:val="%6."/>
      <w:lvlJc w:val="right"/>
      <w:pPr>
        <w:ind w:left="4320" w:hanging="180"/>
      </w:pPr>
    </w:lvl>
    <w:lvl w:ilvl="6" w:tplc="176CD546">
      <w:start w:val="1"/>
      <w:numFmt w:val="decimal"/>
      <w:lvlText w:val="%7."/>
      <w:lvlJc w:val="left"/>
      <w:pPr>
        <w:ind w:left="5040" w:hanging="360"/>
      </w:pPr>
    </w:lvl>
    <w:lvl w:ilvl="7" w:tplc="97F04474">
      <w:start w:val="1"/>
      <w:numFmt w:val="lowerLetter"/>
      <w:lvlText w:val="%8."/>
      <w:lvlJc w:val="left"/>
      <w:pPr>
        <w:ind w:left="5760" w:hanging="360"/>
      </w:pPr>
    </w:lvl>
    <w:lvl w:ilvl="8" w:tplc="825EB69A">
      <w:start w:val="1"/>
      <w:numFmt w:val="lowerRoman"/>
      <w:lvlText w:val="%9."/>
      <w:lvlJc w:val="right"/>
      <w:pPr>
        <w:ind w:left="6480" w:hanging="180"/>
      </w:pPr>
    </w:lvl>
  </w:abstractNum>
  <w:abstractNum w:abstractNumId="14" w15:restartNumberingAfterBreak="0">
    <w:nsid w:val="27454196"/>
    <w:multiLevelType w:val="multilevel"/>
    <w:tmpl w:val="D0E437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F6E31"/>
    <w:multiLevelType w:val="multilevel"/>
    <w:tmpl w:val="20108B4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2109E"/>
    <w:multiLevelType w:val="multilevel"/>
    <w:tmpl w:val="797ADD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AA13E4"/>
    <w:multiLevelType w:val="multilevel"/>
    <w:tmpl w:val="9F2E32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DC7E39"/>
    <w:multiLevelType w:val="multilevel"/>
    <w:tmpl w:val="6D6088F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3A0068"/>
    <w:multiLevelType w:val="multilevel"/>
    <w:tmpl w:val="9BEC12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A47841"/>
    <w:multiLevelType w:val="multilevel"/>
    <w:tmpl w:val="3A88FD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451706"/>
    <w:multiLevelType w:val="multilevel"/>
    <w:tmpl w:val="CA2A3AC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876701"/>
    <w:multiLevelType w:val="hybridMultilevel"/>
    <w:tmpl w:val="FFFFFFFF"/>
    <w:lvl w:ilvl="0" w:tplc="F99A35CC">
      <w:start w:val="1"/>
      <w:numFmt w:val="decimal"/>
      <w:lvlText w:val="%1."/>
      <w:lvlJc w:val="left"/>
      <w:pPr>
        <w:ind w:left="720" w:hanging="360"/>
      </w:pPr>
    </w:lvl>
    <w:lvl w:ilvl="1" w:tplc="2AC405A8">
      <w:start w:val="1"/>
      <w:numFmt w:val="lowerLetter"/>
      <w:lvlText w:val="%2."/>
      <w:lvlJc w:val="left"/>
      <w:pPr>
        <w:ind w:left="1440" w:hanging="360"/>
      </w:pPr>
    </w:lvl>
    <w:lvl w:ilvl="2" w:tplc="545E2AF6">
      <w:start w:val="1"/>
      <w:numFmt w:val="lowerRoman"/>
      <w:lvlText w:val="%3."/>
      <w:lvlJc w:val="right"/>
      <w:pPr>
        <w:ind w:left="2160" w:hanging="180"/>
      </w:pPr>
    </w:lvl>
    <w:lvl w:ilvl="3" w:tplc="97DEA67C">
      <w:start w:val="1"/>
      <w:numFmt w:val="decimal"/>
      <w:lvlText w:val="%4."/>
      <w:lvlJc w:val="left"/>
      <w:pPr>
        <w:ind w:left="2880" w:hanging="360"/>
      </w:pPr>
    </w:lvl>
    <w:lvl w:ilvl="4" w:tplc="4DE26C66">
      <w:start w:val="1"/>
      <w:numFmt w:val="lowerLetter"/>
      <w:lvlText w:val="%5."/>
      <w:lvlJc w:val="left"/>
      <w:pPr>
        <w:ind w:left="3600" w:hanging="360"/>
      </w:pPr>
    </w:lvl>
    <w:lvl w:ilvl="5" w:tplc="FE803822">
      <w:start w:val="1"/>
      <w:numFmt w:val="lowerRoman"/>
      <w:lvlText w:val="%6."/>
      <w:lvlJc w:val="right"/>
      <w:pPr>
        <w:ind w:left="4320" w:hanging="180"/>
      </w:pPr>
    </w:lvl>
    <w:lvl w:ilvl="6" w:tplc="F132B836">
      <w:start w:val="1"/>
      <w:numFmt w:val="decimal"/>
      <w:lvlText w:val="%7."/>
      <w:lvlJc w:val="left"/>
      <w:pPr>
        <w:ind w:left="5040" w:hanging="360"/>
      </w:pPr>
    </w:lvl>
    <w:lvl w:ilvl="7" w:tplc="9FAE7CBE">
      <w:start w:val="1"/>
      <w:numFmt w:val="lowerLetter"/>
      <w:lvlText w:val="%8."/>
      <w:lvlJc w:val="left"/>
      <w:pPr>
        <w:ind w:left="5760" w:hanging="360"/>
      </w:pPr>
    </w:lvl>
    <w:lvl w:ilvl="8" w:tplc="E6E8F7F2">
      <w:start w:val="1"/>
      <w:numFmt w:val="lowerRoman"/>
      <w:lvlText w:val="%9."/>
      <w:lvlJc w:val="right"/>
      <w:pPr>
        <w:ind w:left="6480" w:hanging="180"/>
      </w:pPr>
    </w:lvl>
  </w:abstractNum>
  <w:abstractNum w:abstractNumId="23" w15:restartNumberingAfterBreak="0">
    <w:nsid w:val="41CDABBE"/>
    <w:multiLevelType w:val="hybridMultilevel"/>
    <w:tmpl w:val="FFFFFFFF"/>
    <w:lvl w:ilvl="0" w:tplc="8E48D25C">
      <w:start w:val="1"/>
      <w:numFmt w:val="decimal"/>
      <w:lvlText w:val="%1."/>
      <w:lvlJc w:val="left"/>
      <w:pPr>
        <w:ind w:left="720" w:hanging="360"/>
      </w:pPr>
      <w:rPr>
        <w:rFonts w:ascii="Calibri" w:hAnsi="Calibri" w:hint="default"/>
      </w:rPr>
    </w:lvl>
    <w:lvl w:ilvl="1" w:tplc="CEBC87BC">
      <w:start w:val="1"/>
      <w:numFmt w:val="lowerLetter"/>
      <w:lvlText w:val="%2."/>
      <w:lvlJc w:val="left"/>
      <w:pPr>
        <w:ind w:left="1440" w:hanging="360"/>
      </w:pPr>
    </w:lvl>
    <w:lvl w:ilvl="2" w:tplc="BAA4D9B2">
      <w:start w:val="1"/>
      <w:numFmt w:val="lowerRoman"/>
      <w:lvlText w:val="%3."/>
      <w:lvlJc w:val="right"/>
      <w:pPr>
        <w:ind w:left="2160" w:hanging="180"/>
      </w:pPr>
    </w:lvl>
    <w:lvl w:ilvl="3" w:tplc="3D0C4340">
      <w:start w:val="1"/>
      <w:numFmt w:val="decimal"/>
      <w:lvlText w:val="%4."/>
      <w:lvlJc w:val="left"/>
      <w:pPr>
        <w:ind w:left="2880" w:hanging="360"/>
      </w:pPr>
    </w:lvl>
    <w:lvl w:ilvl="4" w:tplc="822EBC18">
      <w:start w:val="1"/>
      <w:numFmt w:val="lowerLetter"/>
      <w:lvlText w:val="%5."/>
      <w:lvlJc w:val="left"/>
      <w:pPr>
        <w:ind w:left="3600" w:hanging="360"/>
      </w:pPr>
    </w:lvl>
    <w:lvl w:ilvl="5" w:tplc="77B27356">
      <w:start w:val="1"/>
      <w:numFmt w:val="lowerRoman"/>
      <w:lvlText w:val="%6."/>
      <w:lvlJc w:val="right"/>
      <w:pPr>
        <w:ind w:left="4320" w:hanging="180"/>
      </w:pPr>
    </w:lvl>
    <w:lvl w:ilvl="6" w:tplc="27BC9B38">
      <w:start w:val="1"/>
      <w:numFmt w:val="decimal"/>
      <w:lvlText w:val="%7."/>
      <w:lvlJc w:val="left"/>
      <w:pPr>
        <w:ind w:left="5040" w:hanging="360"/>
      </w:pPr>
    </w:lvl>
    <w:lvl w:ilvl="7" w:tplc="256AC176">
      <w:start w:val="1"/>
      <w:numFmt w:val="lowerLetter"/>
      <w:lvlText w:val="%8."/>
      <w:lvlJc w:val="left"/>
      <w:pPr>
        <w:ind w:left="5760" w:hanging="360"/>
      </w:pPr>
    </w:lvl>
    <w:lvl w:ilvl="8" w:tplc="4E048656">
      <w:start w:val="1"/>
      <w:numFmt w:val="lowerRoman"/>
      <w:lvlText w:val="%9."/>
      <w:lvlJc w:val="right"/>
      <w:pPr>
        <w:ind w:left="6480" w:hanging="180"/>
      </w:pPr>
    </w:lvl>
  </w:abstractNum>
  <w:abstractNum w:abstractNumId="24" w15:restartNumberingAfterBreak="0">
    <w:nsid w:val="430E44BB"/>
    <w:multiLevelType w:val="multilevel"/>
    <w:tmpl w:val="E7C8AB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DB3C6C"/>
    <w:multiLevelType w:val="multilevel"/>
    <w:tmpl w:val="9B14CA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166134"/>
    <w:multiLevelType w:val="multilevel"/>
    <w:tmpl w:val="9CB65F4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851D33"/>
    <w:multiLevelType w:val="multilevel"/>
    <w:tmpl w:val="C8E235F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5E218D"/>
    <w:multiLevelType w:val="hybridMultilevel"/>
    <w:tmpl w:val="FFFFFFFF"/>
    <w:lvl w:ilvl="0" w:tplc="5538B870">
      <w:start w:val="1"/>
      <w:numFmt w:val="decimal"/>
      <w:lvlText w:val="%1."/>
      <w:lvlJc w:val="left"/>
      <w:pPr>
        <w:ind w:left="720" w:hanging="360"/>
      </w:pPr>
    </w:lvl>
    <w:lvl w:ilvl="1" w:tplc="5A6C4202">
      <w:start w:val="1"/>
      <w:numFmt w:val="lowerLetter"/>
      <w:lvlText w:val="%2."/>
      <w:lvlJc w:val="left"/>
      <w:pPr>
        <w:ind w:left="1440" w:hanging="360"/>
      </w:pPr>
    </w:lvl>
    <w:lvl w:ilvl="2" w:tplc="B50AE6E0">
      <w:start w:val="1"/>
      <w:numFmt w:val="lowerRoman"/>
      <w:lvlText w:val="%3."/>
      <w:lvlJc w:val="right"/>
      <w:pPr>
        <w:ind w:left="2160" w:hanging="180"/>
      </w:pPr>
    </w:lvl>
    <w:lvl w:ilvl="3" w:tplc="D64473BC">
      <w:start w:val="1"/>
      <w:numFmt w:val="decimal"/>
      <w:lvlText w:val="%4."/>
      <w:lvlJc w:val="left"/>
      <w:pPr>
        <w:ind w:left="2880" w:hanging="360"/>
      </w:pPr>
    </w:lvl>
    <w:lvl w:ilvl="4" w:tplc="5D864A3C">
      <w:start w:val="1"/>
      <w:numFmt w:val="lowerLetter"/>
      <w:lvlText w:val="%5."/>
      <w:lvlJc w:val="left"/>
      <w:pPr>
        <w:ind w:left="3600" w:hanging="360"/>
      </w:pPr>
    </w:lvl>
    <w:lvl w:ilvl="5" w:tplc="663A2E34">
      <w:start w:val="1"/>
      <w:numFmt w:val="lowerRoman"/>
      <w:lvlText w:val="%6."/>
      <w:lvlJc w:val="right"/>
      <w:pPr>
        <w:ind w:left="4320" w:hanging="180"/>
      </w:pPr>
    </w:lvl>
    <w:lvl w:ilvl="6" w:tplc="FBBA9EDE">
      <w:start w:val="1"/>
      <w:numFmt w:val="decimal"/>
      <w:lvlText w:val="%7."/>
      <w:lvlJc w:val="left"/>
      <w:pPr>
        <w:ind w:left="5040" w:hanging="360"/>
      </w:pPr>
    </w:lvl>
    <w:lvl w:ilvl="7" w:tplc="42B8E30E">
      <w:start w:val="1"/>
      <w:numFmt w:val="lowerLetter"/>
      <w:lvlText w:val="%8."/>
      <w:lvlJc w:val="left"/>
      <w:pPr>
        <w:ind w:left="5760" w:hanging="360"/>
      </w:pPr>
    </w:lvl>
    <w:lvl w:ilvl="8" w:tplc="324CE762">
      <w:start w:val="1"/>
      <w:numFmt w:val="lowerRoman"/>
      <w:lvlText w:val="%9."/>
      <w:lvlJc w:val="right"/>
      <w:pPr>
        <w:ind w:left="6480" w:hanging="180"/>
      </w:pPr>
    </w:lvl>
  </w:abstractNum>
  <w:abstractNum w:abstractNumId="29" w15:restartNumberingAfterBreak="0">
    <w:nsid w:val="4FB33DE8"/>
    <w:multiLevelType w:val="multilevel"/>
    <w:tmpl w:val="462C974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1F22B1"/>
    <w:multiLevelType w:val="hybridMultilevel"/>
    <w:tmpl w:val="FFFFFFFF"/>
    <w:lvl w:ilvl="0" w:tplc="08A2AD7A">
      <w:start w:val="1"/>
      <w:numFmt w:val="decimal"/>
      <w:lvlText w:val="%1."/>
      <w:lvlJc w:val="left"/>
      <w:pPr>
        <w:ind w:left="720" w:hanging="360"/>
      </w:pPr>
    </w:lvl>
    <w:lvl w:ilvl="1" w:tplc="C79ADBFC">
      <w:start w:val="1"/>
      <w:numFmt w:val="lowerLetter"/>
      <w:lvlText w:val="%2."/>
      <w:lvlJc w:val="left"/>
      <w:pPr>
        <w:ind w:left="1440" w:hanging="360"/>
      </w:pPr>
    </w:lvl>
    <w:lvl w:ilvl="2" w:tplc="EE500C00">
      <w:start w:val="1"/>
      <w:numFmt w:val="lowerRoman"/>
      <w:lvlText w:val="%3."/>
      <w:lvlJc w:val="right"/>
      <w:pPr>
        <w:ind w:left="2160" w:hanging="180"/>
      </w:pPr>
    </w:lvl>
    <w:lvl w:ilvl="3" w:tplc="C30AFB9E">
      <w:start w:val="1"/>
      <w:numFmt w:val="decimal"/>
      <w:lvlText w:val="%4."/>
      <w:lvlJc w:val="left"/>
      <w:pPr>
        <w:ind w:left="2880" w:hanging="360"/>
      </w:pPr>
    </w:lvl>
    <w:lvl w:ilvl="4" w:tplc="8454F09C">
      <w:start w:val="1"/>
      <w:numFmt w:val="lowerLetter"/>
      <w:lvlText w:val="%5."/>
      <w:lvlJc w:val="left"/>
      <w:pPr>
        <w:ind w:left="3600" w:hanging="360"/>
      </w:pPr>
    </w:lvl>
    <w:lvl w:ilvl="5" w:tplc="3C48ED42">
      <w:start w:val="1"/>
      <w:numFmt w:val="lowerRoman"/>
      <w:lvlText w:val="%6."/>
      <w:lvlJc w:val="right"/>
      <w:pPr>
        <w:ind w:left="4320" w:hanging="180"/>
      </w:pPr>
    </w:lvl>
    <w:lvl w:ilvl="6" w:tplc="839ED650">
      <w:start w:val="1"/>
      <w:numFmt w:val="decimal"/>
      <w:lvlText w:val="%7."/>
      <w:lvlJc w:val="left"/>
      <w:pPr>
        <w:ind w:left="5040" w:hanging="360"/>
      </w:pPr>
    </w:lvl>
    <w:lvl w:ilvl="7" w:tplc="353CA96A">
      <w:start w:val="1"/>
      <w:numFmt w:val="lowerLetter"/>
      <w:lvlText w:val="%8."/>
      <w:lvlJc w:val="left"/>
      <w:pPr>
        <w:ind w:left="5760" w:hanging="360"/>
      </w:pPr>
    </w:lvl>
    <w:lvl w:ilvl="8" w:tplc="C73E0A38">
      <w:start w:val="1"/>
      <w:numFmt w:val="lowerRoman"/>
      <w:lvlText w:val="%9."/>
      <w:lvlJc w:val="right"/>
      <w:pPr>
        <w:ind w:left="6480" w:hanging="180"/>
      </w:pPr>
    </w:lvl>
  </w:abstractNum>
  <w:abstractNum w:abstractNumId="31" w15:restartNumberingAfterBreak="0">
    <w:nsid w:val="536C2969"/>
    <w:multiLevelType w:val="multilevel"/>
    <w:tmpl w:val="BDEED24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F16DA4"/>
    <w:multiLevelType w:val="multilevel"/>
    <w:tmpl w:val="0FE2C66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536C29"/>
    <w:multiLevelType w:val="multilevel"/>
    <w:tmpl w:val="4B7AD47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776BCA"/>
    <w:multiLevelType w:val="hybridMultilevel"/>
    <w:tmpl w:val="FFFFFFFF"/>
    <w:lvl w:ilvl="0" w:tplc="8D9AF29C">
      <w:start w:val="1"/>
      <w:numFmt w:val="decimal"/>
      <w:lvlText w:val="%1."/>
      <w:lvlJc w:val="left"/>
      <w:pPr>
        <w:ind w:left="720" w:hanging="360"/>
      </w:pPr>
    </w:lvl>
    <w:lvl w:ilvl="1" w:tplc="CDBE6E90">
      <w:start w:val="1"/>
      <w:numFmt w:val="lowerLetter"/>
      <w:lvlText w:val="%2."/>
      <w:lvlJc w:val="left"/>
      <w:pPr>
        <w:ind w:left="1440" w:hanging="360"/>
      </w:pPr>
    </w:lvl>
    <w:lvl w:ilvl="2" w:tplc="2B9EB2A2">
      <w:start w:val="1"/>
      <w:numFmt w:val="lowerRoman"/>
      <w:lvlText w:val="%3."/>
      <w:lvlJc w:val="right"/>
      <w:pPr>
        <w:ind w:left="2160" w:hanging="180"/>
      </w:pPr>
    </w:lvl>
    <w:lvl w:ilvl="3" w:tplc="774C0A48">
      <w:start w:val="1"/>
      <w:numFmt w:val="decimal"/>
      <w:lvlText w:val="%4."/>
      <w:lvlJc w:val="left"/>
      <w:pPr>
        <w:ind w:left="2880" w:hanging="360"/>
      </w:pPr>
    </w:lvl>
    <w:lvl w:ilvl="4" w:tplc="D3E2FC24">
      <w:start w:val="1"/>
      <w:numFmt w:val="lowerLetter"/>
      <w:lvlText w:val="%5."/>
      <w:lvlJc w:val="left"/>
      <w:pPr>
        <w:ind w:left="3600" w:hanging="360"/>
      </w:pPr>
    </w:lvl>
    <w:lvl w:ilvl="5" w:tplc="ADCABCF0">
      <w:start w:val="1"/>
      <w:numFmt w:val="lowerRoman"/>
      <w:lvlText w:val="%6."/>
      <w:lvlJc w:val="right"/>
      <w:pPr>
        <w:ind w:left="4320" w:hanging="180"/>
      </w:pPr>
    </w:lvl>
    <w:lvl w:ilvl="6" w:tplc="D8523E4A">
      <w:start w:val="1"/>
      <w:numFmt w:val="decimal"/>
      <w:lvlText w:val="%7."/>
      <w:lvlJc w:val="left"/>
      <w:pPr>
        <w:ind w:left="5040" w:hanging="360"/>
      </w:pPr>
    </w:lvl>
    <w:lvl w:ilvl="7" w:tplc="04A20828">
      <w:start w:val="1"/>
      <w:numFmt w:val="lowerLetter"/>
      <w:lvlText w:val="%8."/>
      <w:lvlJc w:val="left"/>
      <w:pPr>
        <w:ind w:left="5760" w:hanging="360"/>
      </w:pPr>
    </w:lvl>
    <w:lvl w:ilvl="8" w:tplc="4DC63544">
      <w:start w:val="1"/>
      <w:numFmt w:val="lowerRoman"/>
      <w:lvlText w:val="%9."/>
      <w:lvlJc w:val="right"/>
      <w:pPr>
        <w:ind w:left="6480" w:hanging="180"/>
      </w:pPr>
    </w:lvl>
  </w:abstractNum>
  <w:abstractNum w:abstractNumId="35" w15:restartNumberingAfterBreak="0">
    <w:nsid w:val="5C0C6F01"/>
    <w:multiLevelType w:val="multilevel"/>
    <w:tmpl w:val="8AB4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B74076"/>
    <w:multiLevelType w:val="multilevel"/>
    <w:tmpl w:val="63D6A84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289646"/>
    <w:multiLevelType w:val="hybridMultilevel"/>
    <w:tmpl w:val="FFFFFFFF"/>
    <w:lvl w:ilvl="0" w:tplc="6682F25E">
      <w:start w:val="1"/>
      <w:numFmt w:val="decimal"/>
      <w:lvlText w:val="%1."/>
      <w:lvlJc w:val="left"/>
      <w:pPr>
        <w:ind w:left="720" w:hanging="360"/>
      </w:pPr>
    </w:lvl>
    <w:lvl w:ilvl="1" w:tplc="BAEECEAC">
      <w:start w:val="1"/>
      <w:numFmt w:val="lowerLetter"/>
      <w:lvlText w:val="%2."/>
      <w:lvlJc w:val="left"/>
      <w:pPr>
        <w:ind w:left="1440" w:hanging="360"/>
      </w:pPr>
    </w:lvl>
    <w:lvl w:ilvl="2" w:tplc="260CE3AE">
      <w:start w:val="1"/>
      <w:numFmt w:val="lowerRoman"/>
      <w:lvlText w:val="%3."/>
      <w:lvlJc w:val="right"/>
      <w:pPr>
        <w:ind w:left="2160" w:hanging="180"/>
      </w:pPr>
    </w:lvl>
    <w:lvl w:ilvl="3" w:tplc="0CD6D8FE">
      <w:start w:val="1"/>
      <w:numFmt w:val="decimal"/>
      <w:lvlText w:val="%4."/>
      <w:lvlJc w:val="left"/>
      <w:pPr>
        <w:ind w:left="2880" w:hanging="360"/>
      </w:pPr>
    </w:lvl>
    <w:lvl w:ilvl="4" w:tplc="3E58022A">
      <w:start w:val="1"/>
      <w:numFmt w:val="lowerLetter"/>
      <w:lvlText w:val="%5."/>
      <w:lvlJc w:val="left"/>
      <w:pPr>
        <w:ind w:left="3600" w:hanging="360"/>
      </w:pPr>
    </w:lvl>
    <w:lvl w:ilvl="5" w:tplc="5CF8051E">
      <w:start w:val="1"/>
      <w:numFmt w:val="lowerRoman"/>
      <w:lvlText w:val="%6."/>
      <w:lvlJc w:val="right"/>
      <w:pPr>
        <w:ind w:left="4320" w:hanging="180"/>
      </w:pPr>
    </w:lvl>
    <w:lvl w:ilvl="6" w:tplc="BDA636A0">
      <w:start w:val="1"/>
      <w:numFmt w:val="decimal"/>
      <w:lvlText w:val="%7."/>
      <w:lvlJc w:val="left"/>
      <w:pPr>
        <w:ind w:left="5040" w:hanging="360"/>
      </w:pPr>
    </w:lvl>
    <w:lvl w:ilvl="7" w:tplc="E95E3B5A">
      <w:start w:val="1"/>
      <w:numFmt w:val="lowerLetter"/>
      <w:lvlText w:val="%8."/>
      <w:lvlJc w:val="left"/>
      <w:pPr>
        <w:ind w:left="5760" w:hanging="360"/>
      </w:pPr>
    </w:lvl>
    <w:lvl w:ilvl="8" w:tplc="6BAE7F6C">
      <w:start w:val="1"/>
      <w:numFmt w:val="lowerRoman"/>
      <w:lvlText w:val="%9."/>
      <w:lvlJc w:val="right"/>
      <w:pPr>
        <w:ind w:left="6480" w:hanging="180"/>
      </w:pPr>
    </w:lvl>
  </w:abstractNum>
  <w:abstractNum w:abstractNumId="38" w15:restartNumberingAfterBreak="0">
    <w:nsid w:val="6B7655C8"/>
    <w:multiLevelType w:val="multilevel"/>
    <w:tmpl w:val="2DA0C47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0" w15:restartNumberingAfterBreak="0">
    <w:nsid w:val="72D17E5C"/>
    <w:multiLevelType w:val="multilevel"/>
    <w:tmpl w:val="BA0A89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D22EEB"/>
    <w:multiLevelType w:val="multilevel"/>
    <w:tmpl w:val="66F085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3390FA"/>
    <w:multiLevelType w:val="hybridMultilevel"/>
    <w:tmpl w:val="FFFFFFFF"/>
    <w:lvl w:ilvl="0" w:tplc="1E4E0FC0">
      <w:start w:val="1"/>
      <w:numFmt w:val="decimal"/>
      <w:lvlText w:val="%1."/>
      <w:lvlJc w:val="left"/>
      <w:pPr>
        <w:ind w:left="720" w:hanging="360"/>
      </w:pPr>
    </w:lvl>
    <w:lvl w:ilvl="1" w:tplc="AF0621DC">
      <w:start w:val="1"/>
      <w:numFmt w:val="lowerLetter"/>
      <w:lvlText w:val="%2."/>
      <w:lvlJc w:val="left"/>
      <w:pPr>
        <w:ind w:left="1440" w:hanging="360"/>
      </w:pPr>
    </w:lvl>
    <w:lvl w:ilvl="2" w:tplc="6B10C5B4">
      <w:start w:val="1"/>
      <w:numFmt w:val="lowerRoman"/>
      <w:lvlText w:val="%3."/>
      <w:lvlJc w:val="right"/>
      <w:pPr>
        <w:ind w:left="2160" w:hanging="180"/>
      </w:pPr>
    </w:lvl>
    <w:lvl w:ilvl="3" w:tplc="FF8899C0">
      <w:start w:val="1"/>
      <w:numFmt w:val="decimal"/>
      <w:lvlText w:val="%4."/>
      <w:lvlJc w:val="left"/>
      <w:pPr>
        <w:ind w:left="2880" w:hanging="360"/>
      </w:pPr>
    </w:lvl>
    <w:lvl w:ilvl="4" w:tplc="E0907424">
      <w:start w:val="1"/>
      <w:numFmt w:val="lowerLetter"/>
      <w:lvlText w:val="%5."/>
      <w:lvlJc w:val="left"/>
      <w:pPr>
        <w:ind w:left="3600" w:hanging="360"/>
      </w:pPr>
    </w:lvl>
    <w:lvl w:ilvl="5" w:tplc="023C2852">
      <w:start w:val="1"/>
      <w:numFmt w:val="lowerRoman"/>
      <w:lvlText w:val="%6."/>
      <w:lvlJc w:val="right"/>
      <w:pPr>
        <w:ind w:left="4320" w:hanging="180"/>
      </w:pPr>
    </w:lvl>
    <w:lvl w:ilvl="6" w:tplc="5ACEE40E">
      <w:start w:val="1"/>
      <w:numFmt w:val="decimal"/>
      <w:lvlText w:val="%7."/>
      <w:lvlJc w:val="left"/>
      <w:pPr>
        <w:ind w:left="5040" w:hanging="360"/>
      </w:pPr>
    </w:lvl>
    <w:lvl w:ilvl="7" w:tplc="AA8A1714">
      <w:start w:val="1"/>
      <w:numFmt w:val="lowerLetter"/>
      <w:lvlText w:val="%8."/>
      <w:lvlJc w:val="left"/>
      <w:pPr>
        <w:ind w:left="5760" w:hanging="360"/>
      </w:pPr>
    </w:lvl>
    <w:lvl w:ilvl="8" w:tplc="CB5052DC">
      <w:start w:val="1"/>
      <w:numFmt w:val="lowerRoman"/>
      <w:lvlText w:val="%9."/>
      <w:lvlJc w:val="right"/>
      <w:pPr>
        <w:ind w:left="6480" w:hanging="180"/>
      </w:pPr>
    </w:lvl>
  </w:abstractNum>
  <w:abstractNum w:abstractNumId="43" w15:restartNumberingAfterBreak="0">
    <w:nsid w:val="753A0F6E"/>
    <w:multiLevelType w:val="multilevel"/>
    <w:tmpl w:val="2B0261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1F36AE"/>
    <w:multiLevelType w:val="multilevel"/>
    <w:tmpl w:val="040CA0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204336">
    <w:abstractNumId w:val="13"/>
  </w:num>
  <w:num w:numId="2" w16cid:durableId="1656255895">
    <w:abstractNumId w:val="39"/>
  </w:num>
  <w:num w:numId="3" w16cid:durableId="1404568555">
    <w:abstractNumId w:val="9"/>
  </w:num>
  <w:num w:numId="4" w16cid:durableId="5794227">
    <w:abstractNumId w:val="44"/>
  </w:num>
  <w:num w:numId="5" w16cid:durableId="1264142319">
    <w:abstractNumId w:val="5"/>
  </w:num>
  <w:num w:numId="6" w16cid:durableId="1417365367">
    <w:abstractNumId w:val="25"/>
  </w:num>
  <w:num w:numId="7" w16cid:durableId="1362630697">
    <w:abstractNumId w:val="8"/>
  </w:num>
  <w:num w:numId="8" w16cid:durableId="559287429">
    <w:abstractNumId w:val="11"/>
  </w:num>
  <w:num w:numId="9" w16cid:durableId="2065135050">
    <w:abstractNumId w:val="20"/>
  </w:num>
  <w:num w:numId="10" w16cid:durableId="707412970">
    <w:abstractNumId w:val="41"/>
  </w:num>
  <w:num w:numId="11" w16cid:durableId="575361753">
    <w:abstractNumId w:val="18"/>
  </w:num>
  <w:num w:numId="12" w16cid:durableId="249848999">
    <w:abstractNumId w:val="19"/>
  </w:num>
  <w:num w:numId="13" w16cid:durableId="962344353">
    <w:abstractNumId w:val="31"/>
  </w:num>
  <w:num w:numId="14" w16cid:durableId="833954928">
    <w:abstractNumId w:val="16"/>
  </w:num>
  <w:num w:numId="15" w16cid:durableId="458185790">
    <w:abstractNumId w:val="38"/>
  </w:num>
  <w:num w:numId="16" w16cid:durableId="81879945">
    <w:abstractNumId w:val="3"/>
  </w:num>
  <w:num w:numId="17" w16cid:durableId="1541354349">
    <w:abstractNumId w:val="32"/>
  </w:num>
  <w:num w:numId="18" w16cid:durableId="353460301">
    <w:abstractNumId w:val="35"/>
  </w:num>
  <w:num w:numId="19" w16cid:durableId="846209361">
    <w:abstractNumId w:val="43"/>
  </w:num>
  <w:num w:numId="20" w16cid:durableId="1760708778">
    <w:abstractNumId w:val="0"/>
  </w:num>
  <w:num w:numId="21" w16cid:durableId="1751345305">
    <w:abstractNumId w:val="6"/>
  </w:num>
  <w:num w:numId="22" w16cid:durableId="262810472">
    <w:abstractNumId w:val="24"/>
  </w:num>
  <w:num w:numId="23" w16cid:durableId="1645544145">
    <w:abstractNumId w:val="10"/>
  </w:num>
  <w:num w:numId="24" w16cid:durableId="1189290901">
    <w:abstractNumId w:val="2"/>
  </w:num>
  <w:num w:numId="25" w16cid:durableId="1019744543">
    <w:abstractNumId w:val="17"/>
  </w:num>
  <w:num w:numId="26" w16cid:durableId="188884555">
    <w:abstractNumId w:val="14"/>
  </w:num>
  <w:num w:numId="27" w16cid:durableId="1331762146">
    <w:abstractNumId w:val="1"/>
  </w:num>
  <w:num w:numId="28" w16cid:durableId="169680298">
    <w:abstractNumId w:val="40"/>
  </w:num>
  <w:num w:numId="29" w16cid:durableId="1052072374">
    <w:abstractNumId w:val="21"/>
  </w:num>
  <w:num w:numId="30" w16cid:durableId="1655064282">
    <w:abstractNumId w:val="29"/>
  </w:num>
  <w:num w:numId="31" w16cid:durableId="1666349537">
    <w:abstractNumId w:val="33"/>
  </w:num>
  <w:num w:numId="32" w16cid:durableId="210000756">
    <w:abstractNumId w:val="26"/>
  </w:num>
  <w:num w:numId="33" w16cid:durableId="1119304326">
    <w:abstractNumId w:val="12"/>
  </w:num>
  <w:num w:numId="34" w16cid:durableId="1734114179">
    <w:abstractNumId w:val="27"/>
  </w:num>
  <w:num w:numId="35" w16cid:durableId="458691607">
    <w:abstractNumId w:val="15"/>
  </w:num>
  <w:num w:numId="36" w16cid:durableId="1944798315">
    <w:abstractNumId w:val="36"/>
  </w:num>
  <w:num w:numId="37" w16cid:durableId="57900079">
    <w:abstractNumId w:val="4"/>
  </w:num>
  <w:num w:numId="38" w16cid:durableId="1408920551">
    <w:abstractNumId w:val="42"/>
  </w:num>
  <w:num w:numId="39" w16cid:durableId="1994144010">
    <w:abstractNumId w:val="37"/>
  </w:num>
  <w:num w:numId="40" w16cid:durableId="1265112499">
    <w:abstractNumId w:val="30"/>
  </w:num>
  <w:num w:numId="41" w16cid:durableId="564268559">
    <w:abstractNumId w:val="34"/>
  </w:num>
  <w:num w:numId="42" w16cid:durableId="2139639164">
    <w:abstractNumId w:val="22"/>
  </w:num>
  <w:num w:numId="43" w16cid:durableId="1494370444">
    <w:abstractNumId w:val="23"/>
  </w:num>
  <w:num w:numId="44" w16cid:durableId="1132020828">
    <w:abstractNumId w:val="28"/>
  </w:num>
  <w:num w:numId="45" w16cid:durableId="476650372">
    <w:abstractNumId w:val="7"/>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nda Ochuku">
    <w15:presenceInfo w15:providerId="AD" w15:userId="S::ochuku@shamiri.institute::549b5ca6-79f6-4cc1-81bb-94564349ef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S0NLU0MDI0MbAwsDRU0lEKTi0uzszPAykwqgUA9v02NSwAAAA="/>
  </w:docVars>
  <w:rsids>
    <w:rsidRoot w:val="00CA5FAA"/>
    <w:rsid w:val="00001689"/>
    <w:rsid w:val="0000180D"/>
    <w:rsid w:val="0000255F"/>
    <w:rsid w:val="00002DEC"/>
    <w:rsid w:val="00004982"/>
    <w:rsid w:val="00004D2A"/>
    <w:rsid w:val="00004F21"/>
    <w:rsid w:val="0000539D"/>
    <w:rsid w:val="000058F6"/>
    <w:rsid w:val="00006611"/>
    <w:rsid w:val="00006F22"/>
    <w:rsid w:val="000070E1"/>
    <w:rsid w:val="000103BB"/>
    <w:rsid w:val="00010D77"/>
    <w:rsid w:val="000111A0"/>
    <w:rsid w:val="0001143E"/>
    <w:rsid w:val="000122C3"/>
    <w:rsid w:val="0001480D"/>
    <w:rsid w:val="0001626B"/>
    <w:rsid w:val="00020079"/>
    <w:rsid w:val="00020CDE"/>
    <w:rsid w:val="00021575"/>
    <w:rsid w:val="00021C73"/>
    <w:rsid w:val="00022530"/>
    <w:rsid w:val="00022E19"/>
    <w:rsid w:val="000233B4"/>
    <w:rsid w:val="00023CB1"/>
    <w:rsid w:val="0002483A"/>
    <w:rsid w:val="00024E03"/>
    <w:rsid w:val="00025EF3"/>
    <w:rsid w:val="00027430"/>
    <w:rsid w:val="00027492"/>
    <w:rsid w:val="00027F71"/>
    <w:rsid w:val="00031440"/>
    <w:rsid w:val="000317E9"/>
    <w:rsid w:val="00032B7C"/>
    <w:rsid w:val="0003304D"/>
    <w:rsid w:val="000343D0"/>
    <w:rsid w:val="00034BB8"/>
    <w:rsid w:val="00035476"/>
    <w:rsid w:val="00035686"/>
    <w:rsid w:val="00035C8E"/>
    <w:rsid w:val="000370E1"/>
    <w:rsid w:val="00037C24"/>
    <w:rsid w:val="00040747"/>
    <w:rsid w:val="000418F7"/>
    <w:rsid w:val="00041DE5"/>
    <w:rsid w:val="00042C9A"/>
    <w:rsid w:val="0004487D"/>
    <w:rsid w:val="00044911"/>
    <w:rsid w:val="000454A2"/>
    <w:rsid w:val="00047812"/>
    <w:rsid w:val="00047F72"/>
    <w:rsid w:val="000503B1"/>
    <w:rsid w:val="00051FBF"/>
    <w:rsid w:val="000524AA"/>
    <w:rsid w:val="0005406D"/>
    <w:rsid w:val="0005415F"/>
    <w:rsid w:val="00054B8D"/>
    <w:rsid w:val="00054B94"/>
    <w:rsid w:val="00055107"/>
    <w:rsid w:val="00055180"/>
    <w:rsid w:val="00055A79"/>
    <w:rsid w:val="00056679"/>
    <w:rsid w:val="00057E7F"/>
    <w:rsid w:val="000615A8"/>
    <w:rsid w:val="0006299F"/>
    <w:rsid w:val="000629CE"/>
    <w:rsid w:val="00062E11"/>
    <w:rsid w:val="00064230"/>
    <w:rsid w:val="00064994"/>
    <w:rsid w:val="00064DF1"/>
    <w:rsid w:val="00066F49"/>
    <w:rsid w:val="000701C0"/>
    <w:rsid w:val="00072614"/>
    <w:rsid w:val="00073021"/>
    <w:rsid w:val="00075B63"/>
    <w:rsid w:val="00075C55"/>
    <w:rsid w:val="00076D9B"/>
    <w:rsid w:val="00077A8A"/>
    <w:rsid w:val="00077E0A"/>
    <w:rsid w:val="000847ED"/>
    <w:rsid w:val="00085EF5"/>
    <w:rsid w:val="0009082A"/>
    <w:rsid w:val="000910D5"/>
    <w:rsid w:val="000934CB"/>
    <w:rsid w:val="00093BFD"/>
    <w:rsid w:val="00093FFF"/>
    <w:rsid w:val="0009464B"/>
    <w:rsid w:val="00094D84"/>
    <w:rsid w:val="00095ED1"/>
    <w:rsid w:val="0009675C"/>
    <w:rsid w:val="00097453"/>
    <w:rsid w:val="000A1A03"/>
    <w:rsid w:val="000A2848"/>
    <w:rsid w:val="000A5F1E"/>
    <w:rsid w:val="000A70FC"/>
    <w:rsid w:val="000A7973"/>
    <w:rsid w:val="000AEA88"/>
    <w:rsid w:val="000B1070"/>
    <w:rsid w:val="000B10E5"/>
    <w:rsid w:val="000B1825"/>
    <w:rsid w:val="000B1836"/>
    <w:rsid w:val="000B2559"/>
    <w:rsid w:val="000B3255"/>
    <w:rsid w:val="000C03F8"/>
    <w:rsid w:val="000C1393"/>
    <w:rsid w:val="000C2749"/>
    <w:rsid w:val="000C2B70"/>
    <w:rsid w:val="000C56CC"/>
    <w:rsid w:val="000C5D55"/>
    <w:rsid w:val="000C6115"/>
    <w:rsid w:val="000C6658"/>
    <w:rsid w:val="000C69CC"/>
    <w:rsid w:val="000C6FE9"/>
    <w:rsid w:val="000C715D"/>
    <w:rsid w:val="000C7B20"/>
    <w:rsid w:val="000D1D5F"/>
    <w:rsid w:val="000D2A37"/>
    <w:rsid w:val="000D466E"/>
    <w:rsid w:val="000D480D"/>
    <w:rsid w:val="000D4BB2"/>
    <w:rsid w:val="000D5C5B"/>
    <w:rsid w:val="000E1103"/>
    <w:rsid w:val="000E12F2"/>
    <w:rsid w:val="000E1A09"/>
    <w:rsid w:val="000E1A17"/>
    <w:rsid w:val="000E4202"/>
    <w:rsid w:val="000E4600"/>
    <w:rsid w:val="000E7064"/>
    <w:rsid w:val="000E79FD"/>
    <w:rsid w:val="000F11A8"/>
    <w:rsid w:val="000F19E6"/>
    <w:rsid w:val="000F33B0"/>
    <w:rsid w:val="000F4484"/>
    <w:rsid w:val="000F5B26"/>
    <w:rsid w:val="000F6285"/>
    <w:rsid w:val="00100E64"/>
    <w:rsid w:val="001017D0"/>
    <w:rsid w:val="00101D01"/>
    <w:rsid w:val="00102549"/>
    <w:rsid w:val="00102B52"/>
    <w:rsid w:val="0010314C"/>
    <w:rsid w:val="00103182"/>
    <w:rsid w:val="00104644"/>
    <w:rsid w:val="00104C75"/>
    <w:rsid w:val="00106B82"/>
    <w:rsid w:val="00106E93"/>
    <w:rsid w:val="00107BD4"/>
    <w:rsid w:val="00110CB8"/>
    <w:rsid w:val="00111B4C"/>
    <w:rsid w:val="00112254"/>
    <w:rsid w:val="0011464D"/>
    <w:rsid w:val="00115085"/>
    <w:rsid w:val="00115E0D"/>
    <w:rsid w:val="00116024"/>
    <w:rsid w:val="00116050"/>
    <w:rsid w:val="0012023C"/>
    <w:rsid w:val="0012162D"/>
    <w:rsid w:val="0012211E"/>
    <w:rsid w:val="0012311A"/>
    <w:rsid w:val="00123519"/>
    <w:rsid w:val="00124A1E"/>
    <w:rsid w:val="00124F7A"/>
    <w:rsid w:val="001250FB"/>
    <w:rsid w:val="00125DF6"/>
    <w:rsid w:val="00126B1C"/>
    <w:rsid w:val="00130343"/>
    <w:rsid w:val="00132593"/>
    <w:rsid w:val="0013415A"/>
    <w:rsid w:val="00136BEC"/>
    <w:rsid w:val="001370B6"/>
    <w:rsid w:val="0013710E"/>
    <w:rsid w:val="00137B68"/>
    <w:rsid w:val="00140AD1"/>
    <w:rsid w:val="00142145"/>
    <w:rsid w:val="00142CC2"/>
    <w:rsid w:val="00142F5F"/>
    <w:rsid w:val="0014403E"/>
    <w:rsid w:val="00145757"/>
    <w:rsid w:val="00146F04"/>
    <w:rsid w:val="001476F9"/>
    <w:rsid w:val="0014FA69"/>
    <w:rsid w:val="001502D3"/>
    <w:rsid w:val="00150439"/>
    <w:rsid w:val="0015050E"/>
    <w:rsid w:val="001506DF"/>
    <w:rsid w:val="001509CB"/>
    <w:rsid w:val="00151AD9"/>
    <w:rsid w:val="00153F00"/>
    <w:rsid w:val="0015472C"/>
    <w:rsid w:val="001547C1"/>
    <w:rsid w:val="00160A2F"/>
    <w:rsid w:val="00160ECA"/>
    <w:rsid w:val="0016117E"/>
    <w:rsid w:val="001611AC"/>
    <w:rsid w:val="00161D3E"/>
    <w:rsid w:val="00161F8F"/>
    <w:rsid w:val="001621BC"/>
    <w:rsid w:val="001626E2"/>
    <w:rsid w:val="0016314D"/>
    <w:rsid w:val="001637BC"/>
    <w:rsid w:val="00165129"/>
    <w:rsid w:val="00166D26"/>
    <w:rsid w:val="001721FC"/>
    <w:rsid w:val="001738BB"/>
    <w:rsid w:val="001739BC"/>
    <w:rsid w:val="00175184"/>
    <w:rsid w:val="00175ABB"/>
    <w:rsid w:val="00176204"/>
    <w:rsid w:val="001816FA"/>
    <w:rsid w:val="001834DA"/>
    <w:rsid w:val="00183DAD"/>
    <w:rsid w:val="00184C8A"/>
    <w:rsid w:val="00185FB6"/>
    <w:rsid w:val="00186DB3"/>
    <w:rsid w:val="00187895"/>
    <w:rsid w:val="00187914"/>
    <w:rsid w:val="00187B0C"/>
    <w:rsid w:val="0019140E"/>
    <w:rsid w:val="0019247A"/>
    <w:rsid w:val="00193876"/>
    <w:rsid w:val="0019453A"/>
    <w:rsid w:val="00194846"/>
    <w:rsid w:val="001A03AE"/>
    <w:rsid w:val="001A1FFF"/>
    <w:rsid w:val="001A2C11"/>
    <w:rsid w:val="001A4E11"/>
    <w:rsid w:val="001A5098"/>
    <w:rsid w:val="001A57CA"/>
    <w:rsid w:val="001A6643"/>
    <w:rsid w:val="001A6AB1"/>
    <w:rsid w:val="001A7C65"/>
    <w:rsid w:val="001A7DFE"/>
    <w:rsid w:val="001B2015"/>
    <w:rsid w:val="001B23A8"/>
    <w:rsid w:val="001B360E"/>
    <w:rsid w:val="001B3BD7"/>
    <w:rsid w:val="001B5473"/>
    <w:rsid w:val="001B663C"/>
    <w:rsid w:val="001B750C"/>
    <w:rsid w:val="001C011D"/>
    <w:rsid w:val="001C16E6"/>
    <w:rsid w:val="001C29E4"/>
    <w:rsid w:val="001C36BD"/>
    <w:rsid w:val="001C3D7E"/>
    <w:rsid w:val="001C6A46"/>
    <w:rsid w:val="001C7431"/>
    <w:rsid w:val="001D064D"/>
    <w:rsid w:val="001D1391"/>
    <w:rsid w:val="001D1478"/>
    <w:rsid w:val="001D557C"/>
    <w:rsid w:val="001E04D1"/>
    <w:rsid w:val="001E1D87"/>
    <w:rsid w:val="001E1EE6"/>
    <w:rsid w:val="001E39EA"/>
    <w:rsid w:val="001E3FA8"/>
    <w:rsid w:val="001E4EB4"/>
    <w:rsid w:val="001E4EDE"/>
    <w:rsid w:val="001E59C7"/>
    <w:rsid w:val="001E5D29"/>
    <w:rsid w:val="001E7612"/>
    <w:rsid w:val="001E7F3A"/>
    <w:rsid w:val="001F1682"/>
    <w:rsid w:val="001F1A13"/>
    <w:rsid w:val="001F22BF"/>
    <w:rsid w:val="001F3256"/>
    <w:rsid w:val="001F452E"/>
    <w:rsid w:val="001F494F"/>
    <w:rsid w:val="001F4EDA"/>
    <w:rsid w:val="001F5F90"/>
    <w:rsid w:val="001F600B"/>
    <w:rsid w:val="001F683A"/>
    <w:rsid w:val="001F6E0F"/>
    <w:rsid w:val="001F7429"/>
    <w:rsid w:val="001F78B3"/>
    <w:rsid w:val="0020180C"/>
    <w:rsid w:val="0020180D"/>
    <w:rsid w:val="00202167"/>
    <w:rsid w:val="00202262"/>
    <w:rsid w:val="00202C92"/>
    <w:rsid w:val="0020398A"/>
    <w:rsid w:val="00203EE0"/>
    <w:rsid w:val="002052BB"/>
    <w:rsid w:val="002059F7"/>
    <w:rsid w:val="00210EB8"/>
    <w:rsid w:val="00213158"/>
    <w:rsid w:val="002131A5"/>
    <w:rsid w:val="002133FB"/>
    <w:rsid w:val="00214E78"/>
    <w:rsid w:val="00214FA3"/>
    <w:rsid w:val="00215773"/>
    <w:rsid w:val="0021678B"/>
    <w:rsid w:val="00220932"/>
    <w:rsid w:val="002209EE"/>
    <w:rsid w:val="00220DCA"/>
    <w:rsid w:val="002213BF"/>
    <w:rsid w:val="00223CCC"/>
    <w:rsid w:val="002244AA"/>
    <w:rsid w:val="00226297"/>
    <w:rsid w:val="00226C2B"/>
    <w:rsid w:val="00230128"/>
    <w:rsid w:val="00230661"/>
    <w:rsid w:val="00231AE3"/>
    <w:rsid w:val="00231C40"/>
    <w:rsid w:val="00231E12"/>
    <w:rsid w:val="0023205B"/>
    <w:rsid w:val="002320D4"/>
    <w:rsid w:val="002332C7"/>
    <w:rsid w:val="00233F77"/>
    <w:rsid w:val="00234D61"/>
    <w:rsid w:val="002355CD"/>
    <w:rsid w:val="00236651"/>
    <w:rsid w:val="00236C6A"/>
    <w:rsid w:val="0023736A"/>
    <w:rsid w:val="002375C7"/>
    <w:rsid w:val="00241806"/>
    <w:rsid w:val="00242D72"/>
    <w:rsid w:val="00242F0F"/>
    <w:rsid w:val="00245E95"/>
    <w:rsid w:val="0024600A"/>
    <w:rsid w:val="0024699A"/>
    <w:rsid w:val="00246BC1"/>
    <w:rsid w:val="002517F9"/>
    <w:rsid w:val="00251F67"/>
    <w:rsid w:val="0025353C"/>
    <w:rsid w:val="00254930"/>
    <w:rsid w:val="002577F2"/>
    <w:rsid w:val="002622A2"/>
    <w:rsid w:val="00262A83"/>
    <w:rsid w:val="00262C01"/>
    <w:rsid w:val="002649BA"/>
    <w:rsid w:val="00264BDE"/>
    <w:rsid w:val="00266ADA"/>
    <w:rsid w:val="002711A0"/>
    <w:rsid w:val="00271FB9"/>
    <w:rsid w:val="00272B3B"/>
    <w:rsid w:val="00272F70"/>
    <w:rsid w:val="00273BB9"/>
    <w:rsid w:val="00274B7F"/>
    <w:rsid w:val="0027563E"/>
    <w:rsid w:val="0027632A"/>
    <w:rsid w:val="002775A9"/>
    <w:rsid w:val="0027786B"/>
    <w:rsid w:val="00277D83"/>
    <w:rsid w:val="00281A5C"/>
    <w:rsid w:val="00281DC1"/>
    <w:rsid w:val="0028246F"/>
    <w:rsid w:val="0028298F"/>
    <w:rsid w:val="00282B27"/>
    <w:rsid w:val="00282D44"/>
    <w:rsid w:val="00284374"/>
    <w:rsid w:val="00284C42"/>
    <w:rsid w:val="00286298"/>
    <w:rsid w:val="002867E0"/>
    <w:rsid w:val="00290511"/>
    <w:rsid w:val="00290779"/>
    <w:rsid w:val="00290BD2"/>
    <w:rsid w:val="00291427"/>
    <w:rsid w:val="0029144C"/>
    <w:rsid w:val="002927C1"/>
    <w:rsid w:val="00293362"/>
    <w:rsid w:val="002937F6"/>
    <w:rsid w:val="00293B48"/>
    <w:rsid w:val="0029593A"/>
    <w:rsid w:val="00296E23"/>
    <w:rsid w:val="00297109"/>
    <w:rsid w:val="002973A3"/>
    <w:rsid w:val="002A22D3"/>
    <w:rsid w:val="002A2AB9"/>
    <w:rsid w:val="002A37B3"/>
    <w:rsid w:val="002A67FF"/>
    <w:rsid w:val="002A6B81"/>
    <w:rsid w:val="002A77CF"/>
    <w:rsid w:val="002B03B3"/>
    <w:rsid w:val="002B0ECD"/>
    <w:rsid w:val="002B111F"/>
    <w:rsid w:val="002B1152"/>
    <w:rsid w:val="002B2B1A"/>
    <w:rsid w:val="002B3904"/>
    <w:rsid w:val="002B54F7"/>
    <w:rsid w:val="002B564C"/>
    <w:rsid w:val="002B5BFE"/>
    <w:rsid w:val="002B6C91"/>
    <w:rsid w:val="002B6E0A"/>
    <w:rsid w:val="002B7685"/>
    <w:rsid w:val="002C040F"/>
    <w:rsid w:val="002C0721"/>
    <w:rsid w:val="002C24FA"/>
    <w:rsid w:val="002C3784"/>
    <w:rsid w:val="002C6F9E"/>
    <w:rsid w:val="002C71AA"/>
    <w:rsid w:val="002C74AD"/>
    <w:rsid w:val="002D0130"/>
    <w:rsid w:val="002D1D0F"/>
    <w:rsid w:val="002D3487"/>
    <w:rsid w:val="002D3BFB"/>
    <w:rsid w:val="002D592F"/>
    <w:rsid w:val="002D5FC8"/>
    <w:rsid w:val="002D6909"/>
    <w:rsid w:val="002D7167"/>
    <w:rsid w:val="002D7756"/>
    <w:rsid w:val="002D7C2D"/>
    <w:rsid w:val="002E0656"/>
    <w:rsid w:val="002E15EF"/>
    <w:rsid w:val="002E1D41"/>
    <w:rsid w:val="002E3159"/>
    <w:rsid w:val="002E332D"/>
    <w:rsid w:val="002E35A1"/>
    <w:rsid w:val="002E3C22"/>
    <w:rsid w:val="002E3FB6"/>
    <w:rsid w:val="002E47CB"/>
    <w:rsid w:val="002E5152"/>
    <w:rsid w:val="002E5830"/>
    <w:rsid w:val="002E5DDB"/>
    <w:rsid w:val="002E6183"/>
    <w:rsid w:val="002E669A"/>
    <w:rsid w:val="002E77AA"/>
    <w:rsid w:val="002F0E77"/>
    <w:rsid w:val="002F140F"/>
    <w:rsid w:val="002F19B7"/>
    <w:rsid w:val="002F4E84"/>
    <w:rsid w:val="002F6CA6"/>
    <w:rsid w:val="003001CB"/>
    <w:rsid w:val="003029E2"/>
    <w:rsid w:val="00303728"/>
    <w:rsid w:val="00303B98"/>
    <w:rsid w:val="00304DBD"/>
    <w:rsid w:val="0030627F"/>
    <w:rsid w:val="00306DA9"/>
    <w:rsid w:val="003071E7"/>
    <w:rsid w:val="003073AD"/>
    <w:rsid w:val="00307578"/>
    <w:rsid w:val="00307A36"/>
    <w:rsid w:val="003103A6"/>
    <w:rsid w:val="00311E9F"/>
    <w:rsid w:val="003131C0"/>
    <w:rsid w:val="00314977"/>
    <w:rsid w:val="00314E06"/>
    <w:rsid w:val="00315F35"/>
    <w:rsid w:val="00316CA8"/>
    <w:rsid w:val="0031721B"/>
    <w:rsid w:val="0032119E"/>
    <w:rsid w:val="003239BA"/>
    <w:rsid w:val="00323CF7"/>
    <w:rsid w:val="00325297"/>
    <w:rsid w:val="00325DE9"/>
    <w:rsid w:val="00326B9E"/>
    <w:rsid w:val="003305BB"/>
    <w:rsid w:val="00330FEB"/>
    <w:rsid w:val="003310FC"/>
    <w:rsid w:val="00331E52"/>
    <w:rsid w:val="00331F2A"/>
    <w:rsid w:val="003332FB"/>
    <w:rsid w:val="0033399B"/>
    <w:rsid w:val="003347B1"/>
    <w:rsid w:val="00335F12"/>
    <w:rsid w:val="003366BD"/>
    <w:rsid w:val="00337995"/>
    <w:rsid w:val="003412C3"/>
    <w:rsid w:val="003426C8"/>
    <w:rsid w:val="003427D4"/>
    <w:rsid w:val="00344953"/>
    <w:rsid w:val="0034496B"/>
    <w:rsid w:val="003457C5"/>
    <w:rsid w:val="00345F03"/>
    <w:rsid w:val="003473AC"/>
    <w:rsid w:val="00347BA1"/>
    <w:rsid w:val="00350CD3"/>
    <w:rsid w:val="00350EB0"/>
    <w:rsid w:val="00351B71"/>
    <w:rsid w:val="00351E44"/>
    <w:rsid w:val="00351F96"/>
    <w:rsid w:val="00351FEE"/>
    <w:rsid w:val="0035218B"/>
    <w:rsid w:val="003530E1"/>
    <w:rsid w:val="00353C54"/>
    <w:rsid w:val="00353DD0"/>
    <w:rsid w:val="00354D0E"/>
    <w:rsid w:val="0035610F"/>
    <w:rsid w:val="00356847"/>
    <w:rsid w:val="0035793F"/>
    <w:rsid w:val="00357A60"/>
    <w:rsid w:val="00357BA2"/>
    <w:rsid w:val="00357D93"/>
    <w:rsid w:val="003615DE"/>
    <w:rsid w:val="00362960"/>
    <w:rsid w:val="003633D9"/>
    <w:rsid w:val="003648C2"/>
    <w:rsid w:val="00364B1B"/>
    <w:rsid w:val="003662C4"/>
    <w:rsid w:val="00366654"/>
    <w:rsid w:val="003672A5"/>
    <w:rsid w:val="00367644"/>
    <w:rsid w:val="0036CBC4"/>
    <w:rsid w:val="00371505"/>
    <w:rsid w:val="00371D07"/>
    <w:rsid w:val="00373DC9"/>
    <w:rsid w:val="00375A2B"/>
    <w:rsid w:val="00383BCF"/>
    <w:rsid w:val="00383D6F"/>
    <w:rsid w:val="00384C29"/>
    <w:rsid w:val="0038584C"/>
    <w:rsid w:val="003858DE"/>
    <w:rsid w:val="00391570"/>
    <w:rsid w:val="00393359"/>
    <w:rsid w:val="00395340"/>
    <w:rsid w:val="00395570"/>
    <w:rsid w:val="00395779"/>
    <w:rsid w:val="00395943"/>
    <w:rsid w:val="003965FD"/>
    <w:rsid w:val="003967B5"/>
    <w:rsid w:val="00397091"/>
    <w:rsid w:val="00397B0D"/>
    <w:rsid w:val="003A316A"/>
    <w:rsid w:val="003A3330"/>
    <w:rsid w:val="003A33EA"/>
    <w:rsid w:val="003A47F6"/>
    <w:rsid w:val="003A4D54"/>
    <w:rsid w:val="003A4E6A"/>
    <w:rsid w:val="003A64E1"/>
    <w:rsid w:val="003A68EF"/>
    <w:rsid w:val="003A7425"/>
    <w:rsid w:val="003A7799"/>
    <w:rsid w:val="003B0157"/>
    <w:rsid w:val="003B015C"/>
    <w:rsid w:val="003B0B03"/>
    <w:rsid w:val="003B0B70"/>
    <w:rsid w:val="003B0C99"/>
    <w:rsid w:val="003B1438"/>
    <w:rsid w:val="003B1868"/>
    <w:rsid w:val="003B1A00"/>
    <w:rsid w:val="003B23DC"/>
    <w:rsid w:val="003B44D7"/>
    <w:rsid w:val="003B744C"/>
    <w:rsid w:val="003B7A17"/>
    <w:rsid w:val="003C0116"/>
    <w:rsid w:val="003C0C38"/>
    <w:rsid w:val="003C1241"/>
    <w:rsid w:val="003C2639"/>
    <w:rsid w:val="003C29DA"/>
    <w:rsid w:val="003C32E7"/>
    <w:rsid w:val="003C63B5"/>
    <w:rsid w:val="003C6568"/>
    <w:rsid w:val="003C68B6"/>
    <w:rsid w:val="003C7977"/>
    <w:rsid w:val="003C7B28"/>
    <w:rsid w:val="003D0435"/>
    <w:rsid w:val="003D056C"/>
    <w:rsid w:val="003D079E"/>
    <w:rsid w:val="003D1272"/>
    <w:rsid w:val="003D186E"/>
    <w:rsid w:val="003D4CB5"/>
    <w:rsid w:val="003D62C2"/>
    <w:rsid w:val="003E0453"/>
    <w:rsid w:val="003E07B3"/>
    <w:rsid w:val="003E0BCE"/>
    <w:rsid w:val="003E113C"/>
    <w:rsid w:val="003E16E3"/>
    <w:rsid w:val="003E1791"/>
    <w:rsid w:val="003E1949"/>
    <w:rsid w:val="003E1BEF"/>
    <w:rsid w:val="003E1E40"/>
    <w:rsid w:val="003E2339"/>
    <w:rsid w:val="003E33A9"/>
    <w:rsid w:val="003E431A"/>
    <w:rsid w:val="003E450B"/>
    <w:rsid w:val="003E4945"/>
    <w:rsid w:val="003E4CF5"/>
    <w:rsid w:val="003E5F2A"/>
    <w:rsid w:val="003E6724"/>
    <w:rsid w:val="003F03C2"/>
    <w:rsid w:val="003F0621"/>
    <w:rsid w:val="003F0EC5"/>
    <w:rsid w:val="003F48B8"/>
    <w:rsid w:val="003F578A"/>
    <w:rsid w:val="003F7047"/>
    <w:rsid w:val="003F7E8E"/>
    <w:rsid w:val="0040105B"/>
    <w:rsid w:val="00401417"/>
    <w:rsid w:val="00403EC9"/>
    <w:rsid w:val="004045A7"/>
    <w:rsid w:val="004063E1"/>
    <w:rsid w:val="00407CB5"/>
    <w:rsid w:val="004122E3"/>
    <w:rsid w:val="00413FBA"/>
    <w:rsid w:val="0041540D"/>
    <w:rsid w:val="00415971"/>
    <w:rsid w:val="00415EF5"/>
    <w:rsid w:val="0041696B"/>
    <w:rsid w:val="004177E4"/>
    <w:rsid w:val="0042106F"/>
    <w:rsid w:val="0042119C"/>
    <w:rsid w:val="004211CC"/>
    <w:rsid w:val="004219CF"/>
    <w:rsid w:val="00421F95"/>
    <w:rsid w:val="004224D8"/>
    <w:rsid w:val="0042311E"/>
    <w:rsid w:val="0042335A"/>
    <w:rsid w:val="0042403F"/>
    <w:rsid w:val="00424957"/>
    <w:rsid w:val="00424A45"/>
    <w:rsid w:val="00424FF4"/>
    <w:rsid w:val="004258DD"/>
    <w:rsid w:val="00425A45"/>
    <w:rsid w:val="00427B2E"/>
    <w:rsid w:val="004303B8"/>
    <w:rsid w:val="00430DAE"/>
    <w:rsid w:val="00431A96"/>
    <w:rsid w:val="00431C14"/>
    <w:rsid w:val="00433135"/>
    <w:rsid w:val="00433980"/>
    <w:rsid w:val="00434A1B"/>
    <w:rsid w:val="0043515D"/>
    <w:rsid w:val="00435314"/>
    <w:rsid w:val="00437CEC"/>
    <w:rsid w:val="00440537"/>
    <w:rsid w:val="00440F03"/>
    <w:rsid w:val="00442931"/>
    <w:rsid w:val="00447C1F"/>
    <w:rsid w:val="00447CAE"/>
    <w:rsid w:val="00447D9B"/>
    <w:rsid w:val="00450816"/>
    <w:rsid w:val="00450D4F"/>
    <w:rsid w:val="004510C6"/>
    <w:rsid w:val="00451587"/>
    <w:rsid w:val="00451921"/>
    <w:rsid w:val="00453648"/>
    <w:rsid w:val="00454089"/>
    <w:rsid w:val="00454AD8"/>
    <w:rsid w:val="00456901"/>
    <w:rsid w:val="00457DBD"/>
    <w:rsid w:val="00461286"/>
    <w:rsid w:val="00461EF8"/>
    <w:rsid w:val="00464244"/>
    <w:rsid w:val="0046464D"/>
    <w:rsid w:val="00464A1B"/>
    <w:rsid w:val="004664B8"/>
    <w:rsid w:val="004667B0"/>
    <w:rsid w:val="00466DEE"/>
    <w:rsid w:val="00467B88"/>
    <w:rsid w:val="00467F4E"/>
    <w:rsid w:val="00467F6A"/>
    <w:rsid w:val="004700F5"/>
    <w:rsid w:val="00470579"/>
    <w:rsid w:val="004735B8"/>
    <w:rsid w:val="00473686"/>
    <w:rsid w:val="00473CF9"/>
    <w:rsid w:val="00474384"/>
    <w:rsid w:val="004746CC"/>
    <w:rsid w:val="00477183"/>
    <w:rsid w:val="004774A6"/>
    <w:rsid w:val="0048092C"/>
    <w:rsid w:val="00481513"/>
    <w:rsid w:val="004817A6"/>
    <w:rsid w:val="00484367"/>
    <w:rsid w:val="00484C19"/>
    <w:rsid w:val="0048599E"/>
    <w:rsid w:val="00486377"/>
    <w:rsid w:val="004905C1"/>
    <w:rsid w:val="00490A03"/>
    <w:rsid w:val="00491FCF"/>
    <w:rsid w:val="004935B3"/>
    <w:rsid w:val="00493CCB"/>
    <w:rsid w:val="00493F34"/>
    <w:rsid w:val="00494B1A"/>
    <w:rsid w:val="00495B68"/>
    <w:rsid w:val="00496372"/>
    <w:rsid w:val="004964AE"/>
    <w:rsid w:val="0049789C"/>
    <w:rsid w:val="00497B3D"/>
    <w:rsid w:val="004A0385"/>
    <w:rsid w:val="004A055F"/>
    <w:rsid w:val="004A0C87"/>
    <w:rsid w:val="004A1932"/>
    <w:rsid w:val="004A236B"/>
    <w:rsid w:val="004A2BAD"/>
    <w:rsid w:val="004A310E"/>
    <w:rsid w:val="004A36DF"/>
    <w:rsid w:val="004A4C84"/>
    <w:rsid w:val="004A4D7D"/>
    <w:rsid w:val="004A5CBF"/>
    <w:rsid w:val="004A6490"/>
    <w:rsid w:val="004A7998"/>
    <w:rsid w:val="004B1A15"/>
    <w:rsid w:val="004B1C46"/>
    <w:rsid w:val="004B329E"/>
    <w:rsid w:val="004B377D"/>
    <w:rsid w:val="004B3A31"/>
    <w:rsid w:val="004B435B"/>
    <w:rsid w:val="004B4897"/>
    <w:rsid w:val="004B4EE2"/>
    <w:rsid w:val="004B51E1"/>
    <w:rsid w:val="004B5FC9"/>
    <w:rsid w:val="004B7E5E"/>
    <w:rsid w:val="004C0200"/>
    <w:rsid w:val="004C0A00"/>
    <w:rsid w:val="004C1C1D"/>
    <w:rsid w:val="004C267B"/>
    <w:rsid w:val="004C2F79"/>
    <w:rsid w:val="004C3503"/>
    <w:rsid w:val="004C4E55"/>
    <w:rsid w:val="004C510B"/>
    <w:rsid w:val="004C5794"/>
    <w:rsid w:val="004C6863"/>
    <w:rsid w:val="004C742E"/>
    <w:rsid w:val="004C7457"/>
    <w:rsid w:val="004CEC4A"/>
    <w:rsid w:val="004D11AE"/>
    <w:rsid w:val="004D121D"/>
    <w:rsid w:val="004D173B"/>
    <w:rsid w:val="004D2257"/>
    <w:rsid w:val="004D251D"/>
    <w:rsid w:val="004D2963"/>
    <w:rsid w:val="004D6551"/>
    <w:rsid w:val="004D7DDB"/>
    <w:rsid w:val="004E122A"/>
    <w:rsid w:val="004E141B"/>
    <w:rsid w:val="004E2411"/>
    <w:rsid w:val="004E2D98"/>
    <w:rsid w:val="004E3771"/>
    <w:rsid w:val="004E3B6B"/>
    <w:rsid w:val="004E3FAE"/>
    <w:rsid w:val="004E42D5"/>
    <w:rsid w:val="004E4448"/>
    <w:rsid w:val="004E5260"/>
    <w:rsid w:val="004E638D"/>
    <w:rsid w:val="004E6621"/>
    <w:rsid w:val="004E690A"/>
    <w:rsid w:val="004E7773"/>
    <w:rsid w:val="004E7DCE"/>
    <w:rsid w:val="004F0395"/>
    <w:rsid w:val="004F1266"/>
    <w:rsid w:val="004F1CE2"/>
    <w:rsid w:val="004F54D7"/>
    <w:rsid w:val="004F562A"/>
    <w:rsid w:val="004F65FE"/>
    <w:rsid w:val="00502142"/>
    <w:rsid w:val="0050782C"/>
    <w:rsid w:val="00507A5A"/>
    <w:rsid w:val="00510A9F"/>
    <w:rsid w:val="0051102D"/>
    <w:rsid w:val="005112D8"/>
    <w:rsid w:val="00511A3B"/>
    <w:rsid w:val="00512570"/>
    <w:rsid w:val="00513A1E"/>
    <w:rsid w:val="00514809"/>
    <w:rsid w:val="00514C87"/>
    <w:rsid w:val="00515998"/>
    <w:rsid w:val="00516080"/>
    <w:rsid w:val="005161E6"/>
    <w:rsid w:val="005173F9"/>
    <w:rsid w:val="0051770D"/>
    <w:rsid w:val="00520885"/>
    <w:rsid w:val="0052095C"/>
    <w:rsid w:val="00520B52"/>
    <w:rsid w:val="00520E21"/>
    <w:rsid w:val="00521B8F"/>
    <w:rsid w:val="00521E7D"/>
    <w:rsid w:val="005221BF"/>
    <w:rsid w:val="00522511"/>
    <w:rsid w:val="00524139"/>
    <w:rsid w:val="00524919"/>
    <w:rsid w:val="005262F9"/>
    <w:rsid w:val="005320C5"/>
    <w:rsid w:val="00532473"/>
    <w:rsid w:val="00533B08"/>
    <w:rsid w:val="00533B2A"/>
    <w:rsid w:val="00533CAB"/>
    <w:rsid w:val="00535B9B"/>
    <w:rsid w:val="0053605D"/>
    <w:rsid w:val="005365E0"/>
    <w:rsid w:val="00537E55"/>
    <w:rsid w:val="005395AC"/>
    <w:rsid w:val="00541F4E"/>
    <w:rsid w:val="005422D4"/>
    <w:rsid w:val="005428C0"/>
    <w:rsid w:val="00542B48"/>
    <w:rsid w:val="00544AA5"/>
    <w:rsid w:val="00545009"/>
    <w:rsid w:val="00545049"/>
    <w:rsid w:val="00546678"/>
    <w:rsid w:val="005513A1"/>
    <w:rsid w:val="00553E68"/>
    <w:rsid w:val="00556C0E"/>
    <w:rsid w:val="00557721"/>
    <w:rsid w:val="00557BBC"/>
    <w:rsid w:val="005608E9"/>
    <w:rsid w:val="00560C38"/>
    <w:rsid w:val="00560D65"/>
    <w:rsid w:val="00562973"/>
    <w:rsid w:val="00563139"/>
    <w:rsid w:val="00563909"/>
    <w:rsid w:val="0056472E"/>
    <w:rsid w:val="00566E90"/>
    <w:rsid w:val="00567048"/>
    <w:rsid w:val="00567387"/>
    <w:rsid w:val="00567B21"/>
    <w:rsid w:val="00567D37"/>
    <w:rsid w:val="00570B59"/>
    <w:rsid w:val="00570BC7"/>
    <w:rsid w:val="00571710"/>
    <w:rsid w:val="00571DF9"/>
    <w:rsid w:val="00572872"/>
    <w:rsid w:val="0057359F"/>
    <w:rsid w:val="005740B2"/>
    <w:rsid w:val="0057412B"/>
    <w:rsid w:val="00574B5A"/>
    <w:rsid w:val="00574FB9"/>
    <w:rsid w:val="005767FB"/>
    <w:rsid w:val="00576E4A"/>
    <w:rsid w:val="0057723B"/>
    <w:rsid w:val="005777E3"/>
    <w:rsid w:val="00580310"/>
    <w:rsid w:val="005805CF"/>
    <w:rsid w:val="00580C28"/>
    <w:rsid w:val="00583437"/>
    <w:rsid w:val="00584F48"/>
    <w:rsid w:val="00585A38"/>
    <w:rsid w:val="00585F4D"/>
    <w:rsid w:val="005870FF"/>
    <w:rsid w:val="00587660"/>
    <w:rsid w:val="005878CA"/>
    <w:rsid w:val="00590B2C"/>
    <w:rsid w:val="00590C50"/>
    <w:rsid w:val="00591619"/>
    <w:rsid w:val="00592C80"/>
    <w:rsid w:val="00593A92"/>
    <w:rsid w:val="00595598"/>
    <w:rsid w:val="005955F8"/>
    <w:rsid w:val="00595CD0"/>
    <w:rsid w:val="00595CF4"/>
    <w:rsid w:val="005973F0"/>
    <w:rsid w:val="005A2267"/>
    <w:rsid w:val="005A31E3"/>
    <w:rsid w:val="005A41D2"/>
    <w:rsid w:val="005A496A"/>
    <w:rsid w:val="005A4BDA"/>
    <w:rsid w:val="005A5CE8"/>
    <w:rsid w:val="005A6A01"/>
    <w:rsid w:val="005B042A"/>
    <w:rsid w:val="005B1A98"/>
    <w:rsid w:val="005B28F8"/>
    <w:rsid w:val="005B343D"/>
    <w:rsid w:val="005B50FC"/>
    <w:rsid w:val="005B5216"/>
    <w:rsid w:val="005B5444"/>
    <w:rsid w:val="005B65D3"/>
    <w:rsid w:val="005B69BC"/>
    <w:rsid w:val="005B7195"/>
    <w:rsid w:val="005C0EFC"/>
    <w:rsid w:val="005C470A"/>
    <w:rsid w:val="005C64B2"/>
    <w:rsid w:val="005C6CF3"/>
    <w:rsid w:val="005C70D2"/>
    <w:rsid w:val="005C731E"/>
    <w:rsid w:val="005D3FD1"/>
    <w:rsid w:val="005D4AC2"/>
    <w:rsid w:val="005D5220"/>
    <w:rsid w:val="005D6143"/>
    <w:rsid w:val="005D67B0"/>
    <w:rsid w:val="005D6A45"/>
    <w:rsid w:val="005D6C67"/>
    <w:rsid w:val="005D7B6A"/>
    <w:rsid w:val="005E1C46"/>
    <w:rsid w:val="005E2338"/>
    <w:rsid w:val="005E2AA9"/>
    <w:rsid w:val="005E368C"/>
    <w:rsid w:val="005E382C"/>
    <w:rsid w:val="005E4560"/>
    <w:rsid w:val="005E4E92"/>
    <w:rsid w:val="005E57F9"/>
    <w:rsid w:val="005E5B78"/>
    <w:rsid w:val="005E5F49"/>
    <w:rsid w:val="005E7875"/>
    <w:rsid w:val="005F019C"/>
    <w:rsid w:val="005F0288"/>
    <w:rsid w:val="005F0343"/>
    <w:rsid w:val="005F1151"/>
    <w:rsid w:val="005F1CC9"/>
    <w:rsid w:val="005F2600"/>
    <w:rsid w:val="005F274A"/>
    <w:rsid w:val="005F277F"/>
    <w:rsid w:val="005F4733"/>
    <w:rsid w:val="005F6B23"/>
    <w:rsid w:val="00600E5C"/>
    <w:rsid w:val="00601CE6"/>
    <w:rsid w:val="006024FB"/>
    <w:rsid w:val="006039F0"/>
    <w:rsid w:val="006044F0"/>
    <w:rsid w:val="006057E8"/>
    <w:rsid w:val="00610043"/>
    <w:rsid w:val="006122CC"/>
    <w:rsid w:val="0061330C"/>
    <w:rsid w:val="00614302"/>
    <w:rsid w:val="00616994"/>
    <w:rsid w:val="00616B34"/>
    <w:rsid w:val="0061700E"/>
    <w:rsid w:val="00620EF6"/>
    <w:rsid w:val="00622FD7"/>
    <w:rsid w:val="006233E9"/>
    <w:rsid w:val="00623C04"/>
    <w:rsid w:val="00624244"/>
    <w:rsid w:val="0062446F"/>
    <w:rsid w:val="00624A1B"/>
    <w:rsid w:val="00624E21"/>
    <w:rsid w:val="00624EAC"/>
    <w:rsid w:val="00625495"/>
    <w:rsid w:val="006256C1"/>
    <w:rsid w:val="006256E7"/>
    <w:rsid w:val="00625D17"/>
    <w:rsid w:val="0062655E"/>
    <w:rsid w:val="00630435"/>
    <w:rsid w:val="006319AB"/>
    <w:rsid w:val="006323FC"/>
    <w:rsid w:val="006335AB"/>
    <w:rsid w:val="0063431A"/>
    <w:rsid w:val="00634B0D"/>
    <w:rsid w:val="00634DEB"/>
    <w:rsid w:val="00635082"/>
    <w:rsid w:val="00636014"/>
    <w:rsid w:val="006363AB"/>
    <w:rsid w:val="00637D48"/>
    <w:rsid w:val="00637F41"/>
    <w:rsid w:val="00640038"/>
    <w:rsid w:val="006404E1"/>
    <w:rsid w:val="00641149"/>
    <w:rsid w:val="006420B4"/>
    <w:rsid w:val="006420F8"/>
    <w:rsid w:val="006424AA"/>
    <w:rsid w:val="00642F15"/>
    <w:rsid w:val="00643630"/>
    <w:rsid w:val="006437D3"/>
    <w:rsid w:val="006444D4"/>
    <w:rsid w:val="0064470A"/>
    <w:rsid w:val="00645BF1"/>
    <w:rsid w:val="006461D2"/>
    <w:rsid w:val="00646A01"/>
    <w:rsid w:val="00646C79"/>
    <w:rsid w:val="006472C9"/>
    <w:rsid w:val="00650256"/>
    <w:rsid w:val="0065079E"/>
    <w:rsid w:val="00651B2D"/>
    <w:rsid w:val="00651D1C"/>
    <w:rsid w:val="00652C55"/>
    <w:rsid w:val="006537F3"/>
    <w:rsid w:val="00655ABD"/>
    <w:rsid w:val="00656B57"/>
    <w:rsid w:val="006574CC"/>
    <w:rsid w:val="0066005C"/>
    <w:rsid w:val="006606E7"/>
    <w:rsid w:val="00660F68"/>
    <w:rsid w:val="006620DE"/>
    <w:rsid w:val="00663A41"/>
    <w:rsid w:val="00663C07"/>
    <w:rsid w:val="0066439E"/>
    <w:rsid w:val="00664819"/>
    <w:rsid w:val="00664F03"/>
    <w:rsid w:val="00665F03"/>
    <w:rsid w:val="006664BB"/>
    <w:rsid w:val="006666C6"/>
    <w:rsid w:val="00670413"/>
    <w:rsid w:val="00671E91"/>
    <w:rsid w:val="006722F0"/>
    <w:rsid w:val="0067266A"/>
    <w:rsid w:val="00672D00"/>
    <w:rsid w:val="006738B2"/>
    <w:rsid w:val="00674336"/>
    <w:rsid w:val="006754FE"/>
    <w:rsid w:val="006769CD"/>
    <w:rsid w:val="00677BDF"/>
    <w:rsid w:val="00677BE5"/>
    <w:rsid w:val="00680682"/>
    <w:rsid w:val="00680A55"/>
    <w:rsid w:val="0068233C"/>
    <w:rsid w:val="00684B37"/>
    <w:rsid w:val="00684CF1"/>
    <w:rsid w:val="00685752"/>
    <w:rsid w:val="0068683B"/>
    <w:rsid w:val="0068759E"/>
    <w:rsid w:val="00687C7E"/>
    <w:rsid w:val="00687FC7"/>
    <w:rsid w:val="006907AB"/>
    <w:rsid w:val="00690AED"/>
    <w:rsid w:val="00691202"/>
    <w:rsid w:val="00695AE4"/>
    <w:rsid w:val="006962C1"/>
    <w:rsid w:val="006963B4"/>
    <w:rsid w:val="00697BDB"/>
    <w:rsid w:val="006A02C3"/>
    <w:rsid w:val="006A08B8"/>
    <w:rsid w:val="006A1B17"/>
    <w:rsid w:val="006A1DB3"/>
    <w:rsid w:val="006A2050"/>
    <w:rsid w:val="006A2261"/>
    <w:rsid w:val="006A36CD"/>
    <w:rsid w:val="006A36E3"/>
    <w:rsid w:val="006A44B5"/>
    <w:rsid w:val="006A4941"/>
    <w:rsid w:val="006A4C17"/>
    <w:rsid w:val="006A4D44"/>
    <w:rsid w:val="006A4D78"/>
    <w:rsid w:val="006A549D"/>
    <w:rsid w:val="006A6B31"/>
    <w:rsid w:val="006A7734"/>
    <w:rsid w:val="006B1070"/>
    <w:rsid w:val="006B2687"/>
    <w:rsid w:val="006B2837"/>
    <w:rsid w:val="006B2CA0"/>
    <w:rsid w:val="006B3415"/>
    <w:rsid w:val="006B3EDF"/>
    <w:rsid w:val="006B4340"/>
    <w:rsid w:val="006B593D"/>
    <w:rsid w:val="006B743C"/>
    <w:rsid w:val="006C0964"/>
    <w:rsid w:val="006C0EC9"/>
    <w:rsid w:val="006C3D1D"/>
    <w:rsid w:val="006C3D2A"/>
    <w:rsid w:val="006C3F8C"/>
    <w:rsid w:val="006C6727"/>
    <w:rsid w:val="006C7DC5"/>
    <w:rsid w:val="006D0017"/>
    <w:rsid w:val="006D0037"/>
    <w:rsid w:val="006D00A4"/>
    <w:rsid w:val="006D0527"/>
    <w:rsid w:val="006D05A6"/>
    <w:rsid w:val="006D0951"/>
    <w:rsid w:val="006D14C6"/>
    <w:rsid w:val="006D2043"/>
    <w:rsid w:val="006D2500"/>
    <w:rsid w:val="006D2548"/>
    <w:rsid w:val="006D4892"/>
    <w:rsid w:val="006D4D5F"/>
    <w:rsid w:val="006D5A8E"/>
    <w:rsid w:val="006D614B"/>
    <w:rsid w:val="006D6AC0"/>
    <w:rsid w:val="006D70EC"/>
    <w:rsid w:val="006D7E34"/>
    <w:rsid w:val="006E0C0C"/>
    <w:rsid w:val="006E2527"/>
    <w:rsid w:val="006E28E4"/>
    <w:rsid w:val="006E34C0"/>
    <w:rsid w:val="006E3B1B"/>
    <w:rsid w:val="006E5F85"/>
    <w:rsid w:val="006E692D"/>
    <w:rsid w:val="006E6B15"/>
    <w:rsid w:val="006F0076"/>
    <w:rsid w:val="006F0164"/>
    <w:rsid w:val="006F0DFD"/>
    <w:rsid w:val="006F0F54"/>
    <w:rsid w:val="006F16B9"/>
    <w:rsid w:val="006F1D27"/>
    <w:rsid w:val="006F1FDE"/>
    <w:rsid w:val="006F3493"/>
    <w:rsid w:val="006F3C9D"/>
    <w:rsid w:val="006F51AD"/>
    <w:rsid w:val="006F6EA1"/>
    <w:rsid w:val="006F7345"/>
    <w:rsid w:val="006F7748"/>
    <w:rsid w:val="006F7EDC"/>
    <w:rsid w:val="00700A8D"/>
    <w:rsid w:val="0070127D"/>
    <w:rsid w:val="00702B12"/>
    <w:rsid w:val="0070441F"/>
    <w:rsid w:val="00705437"/>
    <w:rsid w:val="007059C8"/>
    <w:rsid w:val="00707A7E"/>
    <w:rsid w:val="00707CEF"/>
    <w:rsid w:val="007103A4"/>
    <w:rsid w:val="0071126B"/>
    <w:rsid w:val="00711D26"/>
    <w:rsid w:val="00711FAE"/>
    <w:rsid w:val="0071330B"/>
    <w:rsid w:val="007134D6"/>
    <w:rsid w:val="007135EE"/>
    <w:rsid w:val="00714248"/>
    <w:rsid w:val="0071495F"/>
    <w:rsid w:val="00714BEE"/>
    <w:rsid w:val="00715692"/>
    <w:rsid w:val="0071636E"/>
    <w:rsid w:val="00716BB8"/>
    <w:rsid w:val="0071724B"/>
    <w:rsid w:val="007206F6"/>
    <w:rsid w:val="00720B97"/>
    <w:rsid w:val="00721856"/>
    <w:rsid w:val="007234F8"/>
    <w:rsid w:val="00723E28"/>
    <w:rsid w:val="0072485B"/>
    <w:rsid w:val="0072560E"/>
    <w:rsid w:val="0072630F"/>
    <w:rsid w:val="00726E3C"/>
    <w:rsid w:val="00733DAB"/>
    <w:rsid w:val="0073447B"/>
    <w:rsid w:val="00734679"/>
    <w:rsid w:val="0073494D"/>
    <w:rsid w:val="00735F8B"/>
    <w:rsid w:val="0073630D"/>
    <w:rsid w:val="00736BED"/>
    <w:rsid w:val="007373CA"/>
    <w:rsid w:val="00737544"/>
    <w:rsid w:val="007406B3"/>
    <w:rsid w:val="007423E8"/>
    <w:rsid w:val="00743B4A"/>
    <w:rsid w:val="00745FC9"/>
    <w:rsid w:val="007460D1"/>
    <w:rsid w:val="007461D8"/>
    <w:rsid w:val="0074649B"/>
    <w:rsid w:val="00747647"/>
    <w:rsid w:val="00747A79"/>
    <w:rsid w:val="00747C7B"/>
    <w:rsid w:val="007508E2"/>
    <w:rsid w:val="00750943"/>
    <w:rsid w:val="00751DF0"/>
    <w:rsid w:val="00752485"/>
    <w:rsid w:val="00752668"/>
    <w:rsid w:val="007539B5"/>
    <w:rsid w:val="00754E79"/>
    <w:rsid w:val="00755B21"/>
    <w:rsid w:val="007575E7"/>
    <w:rsid w:val="00757B04"/>
    <w:rsid w:val="00757EAC"/>
    <w:rsid w:val="00760032"/>
    <w:rsid w:val="0076068A"/>
    <w:rsid w:val="00760B18"/>
    <w:rsid w:val="00760B86"/>
    <w:rsid w:val="00760FEA"/>
    <w:rsid w:val="00761142"/>
    <w:rsid w:val="007611BC"/>
    <w:rsid w:val="007614BE"/>
    <w:rsid w:val="00761973"/>
    <w:rsid w:val="00762D4E"/>
    <w:rsid w:val="00763F5B"/>
    <w:rsid w:val="00764BAD"/>
    <w:rsid w:val="00764D29"/>
    <w:rsid w:val="00766B08"/>
    <w:rsid w:val="0076762C"/>
    <w:rsid w:val="00771F6D"/>
    <w:rsid w:val="00771FD5"/>
    <w:rsid w:val="0077425A"/>
    <w:rsid w:val="00774FD7"/>
    <w:rsid w:val="0077536E"/>
    <w:rsid w:val="00775604"/>
    <w:rsid w:val="00776B5F"/>
    <w:rsid w:val="00777AB7"/>
    <w:rsid w:val="00777DFD"/>
    <w:rsid w:val="00780519"/>
    <w:rsid w:val="0078119A"/>
    <w:rsid w:val="007811B4"/>
    <w:rsid w:val="00783E85"/>
    <w:rsid w:val="0078407D"/>
    <w:rsid w:val="007840AC"/>
    <w:rsid w:val="007844A0"/>
    <w:rsid w:val="0078529B"/>
    <w:rsid w:val="007852E5"/>
    <w:rsid w:val="0078616B"/>
    <w:rsid w:val="00786755"/>
    <w:rsid w:val="007876BC"/>
    <w:rsid w:val="0078791C"/>
    <w:rsid w:val="0079097C"/>
    <w:rsid w:val="00790AA2"/>
    <w:rsid w:val="00791049"/>
    <w:rsid w:val="007913E7"/>
    <w:rsid w:val="00791A5E"/>
    <w:rsid w:val="00792011"/>
    <w:rsid w:val="007948E3"/>
    <w:rsid w:val="00794E00"/>
    <w:rsid w:val="00794E46"/>
    <w:rsid w:val="0079728B"/>
    <w:rsid w:val="00797A03"/>
    <w:rsid w:val="007A0143"/>
    <w:rsid w:val="007A05A2"/>
    <w:rsid w:val="007A093E"/>
    <w:rsid w:val="007A0F9B"/>
    <w:rsid w:val="007A1047"/>
    <w:rsid w:val="007A1D5C"/>
    <w:rsid w:val="007A39EE"/>
    <w:rsid w:val="007A5B71"/>
    <w:rsid w:val="007A5D3F"/>
    <w:rsid w:val="007A5FD7"/>
    <w:rsid w:val="007A6814"/>
    <w:rsid w:val="007A6C44"/>
    <w:rsid w:val="007A7710"/>
    <w:rsid w:val="007B01A0"/>
    <w:rsid w:val="007B0A64"/>
    <w:rsid w:val="007B6A97"/>
    <w:rsid w:val="007C1D9B"/>
    <w:rsid w:val="007C220C"/>
    <w:rsid w:val="007C56C4"/>
    <w:rsid w:val="007C5D4D"/>
    <w:rsid w:val="007C64B3"/>
    <w:rsid w:val="007C697E"/>
    <w:rsid w:val="007C7A25"/>
    <w:rsid w:val="007D27FF"/>
    <w:rsid w:val="007D2AA0"/>
    <w:rsid w:val="007D31B1"/>
    <w:rsid w:val="007D3257"/>
    <w:rsid w:val="007D3BDE"/>
    <w:rsid w:val="007D4698"/>
    <w:rsid w:val="007D5584"/>
    <w:rsid w:val="007D6598"/>
    <w:rsid w:val="007D65DC"/>
    <w:rsid w:val="007D688A"/>
    <w:rsid w:val="007D695A"/>
    <w:rsid w:val="007D731B"/>
    <w:rsid w:val="007D7401"/>
    <w:rsid w:val="007E08CB"/>
    <w:rsid w:val="007E2211"/>
    <w:rsid w:val="007E22CD"/>
    <w:rsid w:val="007E2996"/>
    <w:rsid w:val="007E3346"/>
    <w:rsid w:val="007E3772"/>
    <w:rsid w:val="007E3DA2"/>
    <w:rsid w:val="007E77AE"/>
    <w:rsid w:val="007F187C"/>
    <w:rsid w:val="007F26D6"/>
    <w:rsid w:val="007F29A4"/>
    <w:rsid w:val="007F2E0F"/>
    <w:rsid w:val="007F37D9"/>
    <w:rsid w:val="007F45C8"/>
    <w:rsid w:val="007F5A4C"/>
    <w:rsid w:val="007F6240"/>
    <w:rsid w:val="007F778A"/>
    <w:rsid w:val="007F7E2A"/>
    <w:rsid w:val="00800039"/>
    <w:rsid w:val="00800AF0"/>
    <w:rsid w:val="00801845"/>
    <w:rsid w:val="00801984"/>
    <w:rsid w:val="00802CF0"/>
    <w:rsid w:val="00802F8A"/>
    <w:rsid w:val="008031D8"/>
    <w:rsid w:val="0080370C"/>
    <w:rsid w:val="00804045"/>
    <w:rsid w:val="00804385"/>
    <w:rsid w:val="00806202"/>
    <w:rsid w:val="00806304"/>
    <w:rsid w:val="00806415"/>
    <w:rsid w:val="0080705B"/>
    <w:rsid w:val="008125D5"/>
    <w:rsid w:val="008129D7"/>
    <w:rsid w:val="00813780"/>
    <w:rsid w:val="00816E8B"/>
    <w:rsid w:val="0081776D"/>
    <w:rsid w:val="0082053C"/>
    <w:rsid w:val="008212C0"/>
    <w:rsid w:val="0082392B"/>
    <w:rsid w:val="00823CDB"/>
    <w:rsid w:val="00825B70"/>
    <w:rsid w:val="008269BC"/>
    <w:rsid w:val="00827041"/>
    <w:rsid w:val="0082706D"/>
    <w:rsid w:val="008271DF"/>
    <w:rsid w:val="0082780F"/>
    <w:rsid w:val="00827D67"/>
    <w:rsid w:val="00832731"/>
    <w:rsid w:val="00832C69"/>
    <w:rsid w:val="00832DE1"/>
    <w:rsid w:val="008335EA"/>
    <w:rsid w:val="0083388E"/>
    <w:rsid w:val="00833D8C"/>
    <w:rsid w:val="00833F09"/>
    <w:rsid w:val="00834080"/>
    <w:rsid w:val="0083557B"/>
    <w:rsid w:val="00835E09"/>
    <w:rsid w:val="0083620F"/>
    <w:rsid w:val="008409CB"/>
    <w:rsid w:val="00840B38"/>
    <w:rsid w:val="00841325"/>
    <w:rsid w:val="0084194F"/>
    <w:rsid w:val="00841E72"/>
    <w:rsid w:val="0084297F"/>
    <w:rsid w:val="008444FA"/>
    <w:rsid w:val="00844CF3"/>
    <w:rsid w:val="00845951"/>
    <w:rsid w:val="00845D12"/>
    <w:rsid w:val="008461A0"/>
    <w:rsid w:val="008479A2"/>
    <w:rsid w:val="008502CB"/>
    <w:rsid w:val="0085084F"/>
    <w:rsid w:val="00851417"/>
    <w:rsid w:val="00852E9F"/>
    <w:rsid w:val="00853516"/>
    <w:rsid w:val="008535B3"/>
    <w:rsid w:val="008540AC"/>
    <w:rsid w:val="00855AFF"/>
    <w:rsid w:val="00855DC4"/>
    <w:rsid w:val="00857F81"/>
    <w:rsid w:val="0086171F"/>
    <w:rsid w:val="00861766"/>
    <w:rsid w:val="008649B8"/>
    <w:rsid w:val="00864DB9"/>
    <w:rsid w:val="008664CE"/>
    <w:rsid w:val="008667CA"/>
    <w:rsid w:val="0086711E"/>
    <w:rsid w:val="00870A39"/>
    <w:rsid w:val="00871AA3"/>
    <w:rsid w:val="0087279C"/>
    <w:rsid w:val="0087474E"/>
    <w:rsid w:val="00875A16"/>
    <w:rsid w:val="0087657F"/>
    <w:rsid w:val="00876BBC"/>
    <w:rsid w:val="00877594"/>
    <w:rsid w:val="00881AEC"/>
    <w:rsid w:val="008829FA"/>
    <w:rsid w:val="00882ABE"/>
    <w:rsid w:val="008845D2"/>
    <w:rsid w:val="008875F9"/>
    <w:rsid w:val="00887860"/>
    <w:rsid w:val="00890CAB"/>
    <w:rsid w:val="008914D4"/>
    <w:rsid w:val="00891DFF"/>
    <w:rsid w:val="00891EB1"/>
    <w:rsid w:val="00893EC3"/>
    <w:rsid w:val="00894185"/>
    <w:rsid w:val="008941CE"/>
    <w:rsid w:val="008955E4"/>
    <w:rsid w:val="00896533"/>
    <w:rsid w:val="00896845"/>
    <w:rsid w:val="00896E4F"/>
    <w:rsid w:val="00897F15"/>
    <w:rsid w:val="00897FD5"/>
    <w:rsid w:val="0089DACD"/>
    <w:rsid w:val="008A1618"/>
    <w:rsid w:val="008A1692"/>
    <w:rsid w:val="008A1843"/>
    <w:rsid w:val="008A21C8"/>
    <w:rsid w:val="008A3074"/>
    <w:rsid w:val="008A40EF"/>
    <w:rsid w:val="008A468A"/>
    <w:rsid w:val="008A5406"/>
    <w:rsid w:val="008A5EE4"/>
    <w:rsid w:val="008A6AA2"/>
    <w:rsid w:val="008A6B18"/>
    <w:rsid w:val="008A7072"/>
    <w:rsid w:val="008A7620"/>
    <w:rsid w:val="008B0954"/>
    <w:rsid w:val="008B137A"/>
    <w:rsid w:val="008B1835"/>
    <w:rsid w:val="008B3C6D"/>
    <w:rsid w:val="008B42D8"/>
    <w:rsid w:val="008C0110"/>
    <w:rsid w:val="008C0B69"/>
    <w:rsid w:val="008C2BD7"/>
    <w:rsid w:val="008C2E99"/>
    <w:rsid w:val="008C2F91"/>
    <w:rsid w:val="008C3357"/>
    <w:rsid w:val="008C4748"/>
    <w:rsid w:val="008C748D"/>
    <w:rsid w:val="008D075E"/>
    <w:rsid w:val="008D0E1D"/>
    <w:rsid w:val="008D2EED"/>
    <w:rsid w:val="008D3001"/>
    <w:rsid w:val="008D41E5"/>
    <w:rsid w:val="008D6208"/>
    <w:rsid w:val="008E0829"/>
    <w:rsid w:val="008E0E06"/>
    <w:rsid w:val="008E24F3"/>
    <w:rsid w:val="008E2B19"/>
    <w:rsid w:val="008E4884"/>
    <w:rsid w:val="008E4FDF"/>
    <w:rsid w:val="008E5778"/>
    <w:rsid w:val="008E5B3F"/>
    <w:rsid w:val="008E5E49"/>
    <w:rsid w:val="008E6B6C"/>
    <w:rsid w:val="008F06E0"/>
    <w:rsid w:val="008F0FA0"/>
    <w:rsid w:val="008F0FAB"/>
    <w:rsid w:val="008F1F9C"/>
    <w:rsid w:val="008F326A"/>
    <w:rsid w:val="008F32BE"/>
    <w:rsid w:val="008F376C"/>
    <w:rsid w:val="008F3C47"/>
    <w:rsid w:val="008F4D55"/>
    <w:rsid w:val="008F4EEE"/>
    <w:rsid w:val="008F5745"/>
    <w:rsid w:val="008F6DC0"/>
    <w:rsid w:val="008F7152"/>
    <w:rsid w:val="008F77CA"/>
    <w:rsid w:val="0090000F"/>
    <w:rsid w:val="009002E3"/>
    <w:rsid w:val="009008D5"/>
    <w:rsid w:val="0090197F"/>
    <w:rsid w:val="00901B03"/>
    <w:rsid w:val="00901B34"/>
    <w:rsid w:val="00901EE8"/>
    <w:rsid w:val="00902512"/>
    <w:rsid w:val="0090349F"/>
    <w:rsid w:val="0090380C"/>
    <w:rsid w:val="00903E3B"/>
    <w:rsid w:val="00905E06"/>
    <w:rsid w:val="00906094"/>
    <w:rsid w:val="009061D8"/>
    <w:rsid w:val="009134E0"/>
    <w:rsid w:val="00914323"/>
    <w:rsid w:val="00914349"/>
    <w:rsid w:val="00915A7D"/>
    <w:rsid w:val="00920C92"/>
    <w:rsid w:val="00922384"/>
    <w:rsid w:val="00922582"/>
    <w:rsid w:val="00922972"/>
    <w:rsid w:val="009234D0"/>
    <w:rsid w:val="00923648"/>
    <w:rsid w:val="00923DF6"/>
    <w:rsid w:val="009254F8"/>
    <w:rsid w:val="0092575D"/>
    <w:rsid w:val="00926D20"/>
    <w:rsid w:val="00927B7C"/>
    <w:rsid w:val="00927D2B"/>
    <w:rsid w:val="00930289"/>
    <w:rsid w:val="009306E0"/>
    <w:rsid w:val="0093119F"/>
    <w:rsid w:val="00932184"/>
    <w:rsid w:val="009321DE"/>
    <w:rsid w:val="00932E40"/>
    <w:rsid w:val="009335F5"/>
    <w:rsid w:val="00933F20"/>
    <w:rsid w:val="00935101"/>
    <w:rsid w:val="00935B71"/>
    <w:rsid w:val="0093671C"/>
    <w:rsid w:val="0093739A"/>
    <w:rsid w:val="00940D90"/>
    <w:rsid w:val="00940E36"/>
    <w:rsid w:val="00943689"/>
    <w:rsid w:val="00943DA3"/>
    <w:rsid w:val="009442E1"/>
    <w:rsid w:val="0094696B"/>
    <w:rsid w:val="00946C78"/>
    <w:rsid w:val="00947FE2"/>
    <w:rsid w:val="00950015"/>
    <w:rsid w:val="00950320"/>
    <w:rsid w:val="00950400"/>
    <w:rsid w:val="0095164E"/>
    <w:rsid w:val="00951B38"/>
    <w:rsid w:val="0095235C"/>
    <w:rsid w:val="00952D4F"/>
    <w:rsid w:val="009535AF"/>
    <w:rsid w:val="0095383C"/>
    <w:rsid w:val="00953E5A"/>
    <w:rsid w:val="00954866"/>
    <w:rsid w:val="00956C9A"/>
    <w:rsid w:val="00961E7C"/>
    <w:rsid w:val="00962D67"/>
    <w:rsid w:val="00962FBC"/>
    <w:rsid w:val="00964708"/>
    <w:rsid w:val="00964CF5"/>
    <w:rsid w:val="0096573E"/>
    <w:rsid w:val="00966E19"/>
    <w:rsid w:val="0096782F"/>
    <w:rsid w:val="00967C51"/>
    <w:rsid w:val="0097024D"/>
    <w:rsid w:val="00971380"/>
    <w:rsid w:val="00972232"/>
    <w:rsid w:val="009725DA"/>
    <w:rsid w:val="00973E0C"/>
    <w:rsid w:val="00974023"/>
    <w:rsid w:val="00974DD6"/>
    <w:rsid w:val="00975842"/>
    <w:rsid w:val="00976504"/>
    <w:rsid w:val="00976642"/>
    <w:rsid w:val="0097674D"/>
    <w:rsid w:val="00976909"/>
    <w:rsid w:val="0098024F"/>
    <w:rsid w:val="00980591"/>
    <w:rsid w:val="00980AA4"/>
    <w:rsid w:val="009813A6"/>
    <w:rsid w:val="0098347C"/>
    <w:rsid w:val="0098643A"/>
    <w:rsid w:val="00987341"/>
    <w:rsid w:val="00990EC7"/>
    <w:rsid w:val="0099108F"/>
    <w:rsid w:val="00991F68"/>
    <w:rsid w:val="009927BF"/>
    <w:rsid w:val="009934D3"/>
    <w:rsid w:val="00993FFA"/>
    <w:rsid w:val="00994375"/>
    <w:rsid w:val="00994CA8"/>
    <w:rsid w:val="00994CAE"/>
    <w:rsid w:val="00994CE3"/>
    <w:rsid w:val="00995A1B"/>
    <w:rsid w:val="00995B90"/>
    <w:rsid w:val="00996B17"/>
    <w:rsid w:val="00997255"/>
    <w:rsid w:val="009A004A"/>
    <w:rsid w:val="009A0DEF"/>
    <w:rsid w:val="009A0F14"/>
    <w:rsid w:val="009A178B"/>
    <w:rsid w:val="009A2F66"/>
    <w:rsid w:val="009A4824"/>
    <w:rsid w:val="009A4990"/>
    <w:rsid w:val="009A60F5"/>
    <w:rsid w:val="009A62F9"/>
    <w:rsid w:val="009A78D2"/>
    <w:rsid w:val="009B0059"/>
    <w:rsid w:val="009B0B86"/>
    <w:rsid w:val="009B3F41"/>
    <w:rsid w:val="009B48AD"/>
    <w:rsid w:val="009B56E1"/>
    <w:rsid w:val="009B5CC7"/>
    <w:rsid w:val="009B70D1"/>
    <w:rsid w:val="009B772C"/>
    <w:rsid w:val="009B7E54"/>
    <w:rsid w:val="009C0BCC"/>
    <w:rsid w:val="009C1FEB"/>
    <w:rsid w:val="009C31A2"/>
    <w:rsid w:val="009C46C6"/>
    <w:rsid w:val="009C4C8F"/>
    <w:rsid w:val="009C4F57"/>
    <w:rsid w:val="009C5D02"/>
    <w:rsid w:val="009C63E8"/>
    <w:rsid w:val="009C73F2"/>
    <w:rsid w:val="009C7694"/>
    <w:rsid w:val="009C79B7"/>
    <w:rsid w:val="009D0A2E"/>
    <w:rsid w:val="009D17ED"/>
    <w:rsid w:val="009D1C38"/>
    <w:rsid w:val="009D3395"/>
    <w:rsid w:val="009D349F"/>
    <w:rsid w:val="009D3758"/>
    <w:rsid w:val="009D37BC"/>
    <w:rsid w:val="009D4024"/>
    <w:rsid w:val="009D5389"/>
    <w:rsid w:val="009D605D"/>
    <w:rsid w:val="009E3078"/>
    <w:rsid w:val="009E3326"/>
    <w:rsid w:val="009E3B08"/>
    <w:rsid w:val="009E4C12"/>
    <w:rsid w:val="009E4FAA"/>
    <w:rsid w:val="009E563B"/>
    <w:rsid w:val="009E5F53"/>
    <w:rsid w:val="009E7830"/>
    <w:rsid w:val="009F3C65"/>
    <w:rsid w:val="009F4BCA"/>
    <w:rsid w:val="009F4CC9"/>
    <w:rsid w:val="009F55BA"/>
    <w:rsid w:val="009F6253"/>
    <w:rsid w:val="009F6ECB"/>
    <w:rsid w:val="009F7F28"/>
    <w:rsid w:val="00A001FB"/>
    <w:rsid w:val="00A0074A"/>
    <w:rsid w:val="00A0331D"/>
    <w:rsid w:val="00A04A70"/>
    <w:rsid w:val="00A06C97"/>
    <w:rsid w:val="00A06E1E"/>
    <w:rsid w:val="00A07F4B"/>
    <w:rsid w:val="00A1018B"/>
    <w:rsid w:val="00A104EC"/>
    <w:rsid w:val="00A10C39"/>
    <w:rsid w:val="00A10F4E"/>
    <w:rsid w:val="00A11E79"/>
    <w:rsid w:val="00A12FAC"/>
    <w:rsid w:val="00A1578E"/>
    <w:rsid w:val="00A15E35"/>
    <w:rsid w:val="00A1600E"/>
    <w:rsid w:val="00A1608B"/>
    <w:rsid w:val="00A1677C"/>
    <w:rsid w:val="00A170DF"/>
    <w:rsid w:val="00A174FC"/>
    <w:rsid w:val="00A208EA"/>
    <w:rsid w:val="00A21007"/>
    <w:rsid w:val="00A237AC"/>
    <w:rsid w:val="00A240B4"/>
    <w:rsid w:val="00A24CA4"/>
    <w:rsid w:val="00A25354"/>
    <w:rsid w:val="00A2550B"/>
    <w:rsid w:val="00A261FC"/>
    <w:rsid w:val="00A26CBD"/>
    <w:rsid w:val="00A26DBC"/>
    <w:rsid w:val="00A30EC2"/>
    <w:rsid w:val="00A311DB"/>
    <w:rsid w:val="00A31508"/>
    <w:rsid w:val="00A327B5"/>
    <w:rsid w:val="00A33DC7"/>
    <w:rsid w:val="00A34B61"/>
    <w:rsid w:val="00A34CB9"/>
    <w:rsid w:val="00A359E3"/>
    <w:rsid w:val="00A374FE"/>
    <w:rsid w:val="00A4028F"/>
    <w:rsid w:val="00A417DC"/>
    <w:rsid w:val="00A42039"/>
    <w:rsid w:val="00A42235"/>
    <w:rsid w:val="00A42651"/>
    <w:rsid w:val="00A42D73"/>
    <w:rsid w:val="00A43D6F"/>
    <w:rsid w:val="00A44240"/>
    <w:rsid w:val="00A45248"/>
    <w:rsid w:val="00A45707"/>
    <w:rsid w:val="00A470F4"/>
    <w:rsid w:val="00A472E6"/>
    <w:rsid w:val="00A50026"/>
    <w:rsid w:val="00A5059B"/>
    <w:rsid w:val="00A50992"/>
    <w:rsid w:val="00A509CE"/>
    <w:rsid w:val="00A50A2F"/>
    <w:rsid w:val="00A50D09"/>
    <w:rsid w:val="00A518FA"/>
    <w:rsid w:val="00A52ADB"/>
    <w:rsid w:val="00A53704"/>
    <w:rsid w:val="00A53830"/>
    <w:rsid w:val="00A53A11"/>
    <w:rsid w:val="00A55888"/>
    <w:rsid w:val="00A55FC0"/>
    <w:rsid w:val="00A574F5"/>
    <w:rsid w:val="00A5769F"/>
    <w:rsid w:val="00A57E03"/>
    <w:rsid w:val="00A60242"/>
    <w:rsid w:val="00A60D5D"/>
    <w:rsid w:val="00A60DC4"/>
    <w:rsid w:val="00A61F9E"/>
    <w:rsid w:val="00A620CF"/>
    <w:rsid w:val="00A6348B"/>
    <w:rsid w:val="00A64227"/>
    <w:rsid w:val="00A66F12"/>
    <w:rsid w:val="00A7097C"/>
    <w:rsid w:val="00A71131"/>
    <w:rsid w:val="00A713C0"/>
    <w:rsid w:val="00A71DB7"/>
    <w:rsid w:val="00A729DA"/>
    <w:rsid w:val="00A7494A"/>
    <w:rsid w:val="00A74E20"/>
    <w:rsid w:val="00A75623"/>
    <w:rsid w:val="00A75C1D"/>
    <w:rsid w:val="00A7657B"/>
    <w:rsid w:val="00A779F5"/>
    <w:rsid w:val="00A77B4C"/>
    <w:rsid w:val="00A77F60"/>
    <w:rsid w:val="00A81C01"/>
    <w:rsid w:val="00A8327E"/>
    <w:rsid w:val="00A84B89"/>
    <w:rsid w:val="00A85E0F"/>
    <w:rsid w:val="00A86CD5"/>
    <w:rsid w:val="00A90754"/>
    <w:rsid w:val="00A932CB"/>
    <w:rsid w:val="00A94545"/>
    <w:rsid w:val="00AA004E"/>
    <w:rsid w:val="00AA04F0"/>
    <w:rsid w:val="00AA1922"/>
    <w:rsid w:val="00AA3F1D"/>
    <w:rsid w:val="00AA556A"/>
    <w:rsid w:val="00AA5E55"/>
    <w:rsid w:val="00AA63E8"/>
    <w:rsid w:val="00AA6AB1"/>
    <w:rsid w:val="00AB07DF"/>
    <w:rsid w:val="00AB09D7"/>
    <w:rsid w:val="00AB09DC"/>
    <w:rsid w:val="00AB203A"/>
    <w:rsid w:val="00AB3C8D"/>
    <w:rsid w:val="00AB3D54"/>
    <w:rsid w:val="00AB5430"/>
    <w:rsid w:val="00AB605C"/>
    <w:rsid w:val="00AB6400"/>
    <w:rsid w:val="00AB6B50"/>
    <w:rsid w:val="00AB740F"/>
    <w:rsid w:val="00AC1C39"/>
    <w:rsid w:val="00AC33F2"/>
    <w:rsid w:val="00AC3B9D"/>
    <w:rsid w:val="00AC63E7"/>
    <w:rsid w:val="00AC6547"/>
    <w:rsid w:val="00AC6AB7"/>
    <w:rsid w:val="00AC6EFC"/>
    <w:rsid w:val="00AC705C"/>
    <w:rsid w:val="00AC7E60"/>
    <w:rsid w:val="00AD650D"/>
    <w:rsid w:val="00AD6CF0"/>
    <w:rsid w:val="00AD76D3"/>
    <w:rsid w:val="00AE16A0"/>
    <w:rsid w:val="00AE1958"/>
    <w:rsid w:val="00AE2531"/>
    <w:rsid w:val="00AE2825"/>
    <w:rsid w:val="00AE31A2"/>
    <w:rsid w:val="00AE32D3"/>
    <w:rsid w:val="00AE37D9"/>
    <w:rsid w:val="00AE70CC"/>
    <w:rsid w:val="00AF2C3A"/>
    <w:rsid w:val="00B00791"/>
    <w:rsid w:val="00B02144"/>
    <w:rsid w:val="00B0297D"/>
    <w:rsid w:val="00B06062"/>
    <w:rsid w:val="00B06231"/>
    <w:rsid w:val="00B06598"/>
    <w:rsid w:val="00B06BF8"/>
    <w:rsid w:val="00B07931"/>
    <w:rsid w:val="00B108D9"/>
    <w:rsid w:val="00B10D7C"/>
    <w:rsid w:val="00B11660"/>
    <w:rsid w:val="00B1168A"/>
    <w:rsid w:val="00B1177D"/>
    <w:rsid w:val="00B11FAC"/>
    <w:rsid w:val="00B12534"/>
    <w:rsid w:val="00B136DB"/>
    <w:rsid w:val="00B1387C"/>
    <w:rsid w:val="00B13ED2"/>
    <w:rsid w:val="00B14056"/>
    <w:rsid w:val="00B149B5"/>
    <w:rsid w:val="00B14ADF"/>
    <w:rsid w:val="00B1556B"/>
    <w:rsid w:val="00B16D6C"/>
    <w:rsid w:val="00B1796D"/>
    <w:rsid w:val="00B17B77"/>
    <w:rsid w:val="00B17BB8"/>
    <w:rsid w:val="00B17D22"/>
    <w:rsid w:val="00B236FF"/>
    <w:rsid w:val="00B2441C"/>
    <w:rsid w:val="00B24CFC"/>
    <w:rsid w:val="00B2542E"/>
    <w:rsid w:val="00B25613"/>
    <w:rsid w:val="00B25747"/>
    <w:rsid w:val="00B257FB"/>
    <w:rsid w:val="00B25F6C"/>
    <w:rsid w:val="00B267E0"/>
    <w:rsid w:val="00B26FAA"/>
    <w:rsid w:val="00B27072"/>
    <w:rsid w:val="00B2784D"/>
    <w:rsid w:val="00B27F58"/>
    <w:rsid w:val="00B31AEB"/>
    <w:rsid w:val="00B32A7A"/>
    <w:rsid w:val="00B32BA3"/>
    <w:rsid w:val="00B32FA3"/>
    <w:rsid w:val="00B34E51"/>
    <w:rsid w:val="00B36347"/>
    <w:rsid w:val="00B408C8"/>
    <w:rsid w:val="00B40DBC"/>
    <w:rsid w:val="00B41ECB"/>
    <w:rsid w:val="00B42214"/>
    <w:rsid w:val="00B42F7B"/>
    <w:rsid w:val="00B43CD9"/>
    <w:rsid w:val="00B443CB"/>
    <w:rsid w:val="00B44994"/>
    <w:rsid w:val="00B450BB"/>
    <w:rsid w:val="00B45573"/>
    <w:rsid w:val="00B459E4"/>
    <w:rsid w:val="00B46FC7"/>
    <w:rsid w:val="00B503B7"/>
    <w:rsid w:val="00B5057A"/>
    <w:rsid w:val="00B51E5B"/>
    <w:rsid w:val="00B52975"/>
    <w:rsid w:val="00B5339C"/>
    <w:rsid w:val="00B53561"/>
    <w:rsid w:val="00B551B9"/>
    <w:rsid w:val="00B554B8"/>
    <w:rsid w:val="00B56034"/>
    <w:rsid w:val="00B56BA5"/>
    <w:rsid w:val="00B56E36"/>
    <w:rsid w:val="00B56F3B"/>
    <w:rsid w:val="00B57455"/>
    <w:rsid w:val="00B57661"/>
    <w:rsid w:val="00B578CE"/>
    <w:rsid w:val="00B57B31"/>
    <w:rsid w:val="00B601AA"/>
    <w:rsid w:val="00B6084E"/>
    <w:rsid w:val="00B60AAD"/>
    <w:rsid w:val="00B60CB5"/>
    <w:rsid w:val="00B6278A"/>
    <w:rsid w:val="00B62C4C"/>
    <w:rsid w:val="00B63AF0"/>
    <w:rsid w:val="00B642BF"/>
    <w:rsid w:val="00B64E5D"/>
    <w:rsid w:val="00B6556C"/>
    <w:rsid w:val="00B65881"/>
    <w:rsid w:val="00B66001"/>
    <w:rsid w:val="00B6695C"/>
    <w:rsid w:val="00B66E8D"/>
    <w:rsid w:val="00B6759F"/>
    <w:rsid w:val="00B70604"/>
    <w:rsid w:val="00B70A1A"/>
    <w:rsid w:val="00B70C79"/>
    <w:rsid w:val="00B71A32"/>
    <w:rsid w:val="00B71EA6"/>
    <w:rsid w:val="00B71ED8"/>
    <w:rsid w:val="00B72000"/>
    <w:rsid w:val="00B72E8D"/>
    <w:rsid w:val="00B72EDA"/>
    <w:rsid w:val="00B733D2"/>
    <w:rsid w:val="00B73A12"/>
    <w:rsid w:val="00B75CDF"/>
    <w:rsid w:val="00B75D37"/>
    <w:rsid w:val="00B7727D"/>
    <w:rsid w:val="00B82A2A"/>
    <w:rsid w:val="00B82C41"/>
    <w:rsid w:val="00B82CD9"/>
    <w:rsid w:val="00B833C8"/>
    <w:rsid w:val="00B83BA3"/>
    <w:rsid w:val="00B86034"/>
    <w:rsid w:val="00B92377"/>
    <w:rsid w:val="00B93F81"/>
    <w:rsid w:val="00B95320"/>
    <w:rsid w:val="00B953DE"/>
    <w:rsid w:val="00B96D57"/>
    <w:rsid w:val="00B97549"/>
    <w:rsid w:val="00BA0D60"/>
    <w:rsid w:val="00BA119E"/>
    <w:rsid w:val="00BA179E"/>
    <w:rsid w:val="00BA18AD"/>
    <w:rsid w:val="00BA1AD8"/>
    <w:rsid w:val="00BA1D45"/>
    <w:rsid w:val="00BA2F8C"/>
    <w:rsid w:val="00BA4215"/>
    <w:rsid w:val="00BA6285"/>
    <w:rsid w:val="00BA6E34"/>
    <w:rsid w:val="00BA6EBA"/>
    <w:rsid w:val="00BA7FCE"/>
    <w:rsid w:val="00BB047E"/>
    <w:rsid w:val="00BB1715"/>
    <w:rsid w:val="00BB1837"/>
    <w:rsid w:val="00BB3E25"/>
    <w:rsid w:val="00BB6462"/>
    <w:rsid w:val="00BB6CD7"/>
    <w:rsid w:val="00BB6EB1"/>
    <w:rsid w:val="00BC0445"/>
    <w:rsid w:val="00BC1141"/>
    <w:rsid w:val="00BC1ADD"/>
    <w:rsid w:val="00BC1FCC"/>
    <w:rsid w:val="00BC3D9B"/>
    <w:rsid w:val="00BC42E7"/>
    <w:rsid w:val="00BC4CF3"/>
    <w:rsid w:val="00BC66B9"/>
    <w:rsid w:val="00BC6AF0"/>
    <w:rsid w:val="00BC6F05"/>
    <w:rsid w:val="00BC7C1F"/>
    <w:rsid w:val="00BD22DD"/>
    <w:rsid w:val="00BD3AFC"/>
    <w:rsid w:val="00BD44B2"/>
    <w:rsid w:val="00BD6828"/>
    <w:rsid w:val="00BD7347"/>
    <w:rsid w:val="00BE04B7"/>
    <w:rsid w:val="00BE0F6B"/>
    <w:rsid w:val="00BE1251"/>
    <w:rsid w:val="00BE1581"/>
    <w:rsid w:val="00BE1AAF"/>
    <w:rsid w:val="00BE27F1"/>
    <w:rsid w:val="00BE28EE"/>
    <w:rsid w:val="00BE2EFB"/>
    <w:rsid w:val="00BE3151"/>
    <w:rsid w:val="00BE35A5"/>
    <w:rsid w:val="00BE3A72"/>
    <w:rsid w:val="00BE4FA0"/>
    <w:rsid w:val="00BE6419"/>
    <w:rsid w:val="00BE7E27"/>
    <w:rsid w:val="00BF1302"/>
    <w:rsid w:val="00BF1902"/>
    <w:rsid w:val="00BF218A"/>
    <w:rsid w:val="00BF2D43"/>
    <w:rsid w:val="00BF5566"/>
    <w:rsid w:val="00BF6560"/>
    <w:rsid w:val="00BF7BB4"/>
    <w:rsid w:val="00C0065C"/>
    <w:rsid w:val="00C00ACC"/>
    <w:rsid w:val="00C01911"/>
    <w:rsid w:val="00C0242F"/>
    <w:rsid w:val="00C026DB"/>
    <w:rsid w:val="00C0288F"/>
    <w:rsid w:val="00C041D2"/>
    <w:rsid w:val="00C04829"/>
    <w:rsid w:val="00C054D9"/>
    <w:rsid w:val="00C064AB"/>
    <w:rsid w:val="00C1136F"/>
    <w:rsid w:val="00C11D74"/>
    <w:rsid w:val="00C120CD"/>
    <w:rsid w:val="00C12BE2"/>
    <w:rsid w:val="00C14083"/>
    <w:rsid w:val="00C1440B"/>
    <w:rsid w:val="00C14D0F"/>
    <w:rsid w:val="00C15433"/>
    <w:rsid w:val="00C165D9"/>
    <w:rsid w:val="00C16A50"/>
    <w:rsid w:val="00C17343"/>
    <w:rsid w:val="00C203F3"/>
    <w:rsid w:val="00C20649"/>
    <w:rsid w:val="00C20A23"/>
    <w:rsid w:val="00C20D74"/>
    <w:rsid w:val="00C21176"/>
    <w:rsid w:val="00C218A5"/>
    <w:rsid w:val="00C21A05"/>
    <w:rsid w:val="00C234E6"/>
    <w:rsid w:val="00C24B0A"/>
    <w:rsid w:val="00C24D5E"/>
    <w:rsid w:val="00C2588C"/>
    <w:rsid w:val="00C25C88"/>
    <w:rsid w:val="00C279A0"/>
    <w:rsid w:val="00C279F4"/>
    <w:rsid w:val="00C27E58"/>
    <w:rsid w:val="00C27E9D"/>
    <w:rsid w:val="00C27EB4"/>
    <w:rsid w:val="00C337A9"/>
    <w:rsid w:val="00C33CDD"/>
    <w:rsid w:val="00C33DE2"/>
    <w:rsid w:val="00C33F73"/>
    <w:rsid w:val="00C3614B"/>
    <w:rsid w:val="00C377AB"/>
    <w:rsid w:val="00C40978"/>
    <w:rsid w:val="00C43274"/>
    <w:rsid w:val="00C433BF"/>
    <w:rsid w:val="00C435D4"/>
    <w:rsid w:val="00C441A5"/>
    <w:rsid w:val="00C44B0D"/>
    <w:rsid w:val="00C44E91"/>
    <w:rsid w:val="00C455B5"/>
    <w:rsid w:val="00C457BA"/>
    <w:rsid w:val="00C457D4"/>
    <w:rsid w:val="00C47AE3"/>
    <w:rsid w:val="00C50C05"/>
    <w:rsid w:val="00C5196F"/>
    <w:rsid w:val="00C51CB4"/>
    <w:rsid w:val="00C51E91"/>
    <w:rsid w:val="00C52563"/>
    <w:rsid w:val="00C529ED"/>
    <w:rsid w:val="00C52B0E"/>
    <w:rsid w:val="00C541FA"/>
    <w:rsid w:val="00C54F30"/>
    <w:rsid w:val="00C55373"/>
    <w:rsid w:val="00C564A7"/>
    <w:rsid w:val="00C61E73"/>
    <w:rsid w:val="00C61F36"/>
    <w:rsid w:val="00C63B24"/>
    <w:rsid w:val="00C64793"/>
    <w:rsid w:val="00C70A94"/>
    <w:rsid w:val="00C71274"/>
    <w:rsid w:val="00C725D4"/>
    <w:rsid w:val="00C72674"/>
    <w:rsid w:val="00C72752"/>
    <w:rsid w:val="00C74572"/>
    <w:rsid w:val="00C76C6A"/>
    <w:rsid w:val="00C80467"/>
    <w:rsid w:val="00C80651"/>
    <w:rsid w:val="00C81863"/>
    <w:rsid w:val="00C82261"/>
    <w:rsid w:val="00C826B3"/>
    <w:rsid w:val="00C82B4A"/>
    <w:rsid w:val="00C82D5D"/>
    <w:rsid w:val="00C8413F"/>
    <w:rsid w:val="00C843AC"/>
    <w:rsid w:val="00C858B1"/>
    <w:rsid w:val="00C86907"/>
    <w:rsid w:val="00C877D1"/>
    <w:rsid w:val="00C90608"/>
    <w:rsid w:val="00C90F76"/>
    <w:rsid w:val="00C9352F"/>
    <w:rsid w:val="00C94DAC"/>
    <w:rsid w:val="00C9571E"/>
    <w:rsid w:val="00C9596C"/>
    <w:rsid w:val="00C971FB"/>
    <w:rsid w:val="00C97B80"/>
    <w:rsid w:val="00CA001F"/>
    <w:rsid w:val="00CA05B6"/>
    <w:rsid w:val="00CA0B5A"/>
    <w:rsid w:val="00CA1629"/>
    <w:rsid w:val="00CA18AD"/>
    <w:rsid w:val="00CA1F79"/>
    <w:rsid w:val="00CA2AA7"/>
    <w:rsid w:val="00CA2B18"/>
    <w:rsid w:val="00CA5118"/>
    <w:rsid w:val="00CA5F31"/>
    <w:rsid w:val="00CA5FAA"/>
    <w:rsid w:val="00CA6379"/>
    <w:rsid w:val="00CA639A"/>
    <w:rsid w:val="00CA7F67"/>
    <w:rsid w:val="00CB0BA9"/>
    <w:rsid w:val="00CB0F56"/>
    <w:rsid w:val="00CB29CC"/>
    <w:rsid w:val="00CB2AB4"/>
    <w:rsid w:val="00CB4004"/>
    <w:rsid w:val="00CB4462"/>
    <w:rsid w:val="00CB45D1"/>
    <w:rsid w:val="00CB5323"/>
    <w:rsid w:val="00CB75A0"/>
    <w:rsid w:val="00CB7D8A"/>
    <w:rsid w:val="00CB7F3D"/>
    <w:rsid w:val="00CC091E"/>
    <w:rsid w:val="00CC0920"/>
    <w:rsid w:val="00CC0B5F"/>
    <w:rsid w:val="00CC0BE7"/>
    <w:rsid w:val="00CC1C48"/>
    <w:rsid w:val="00CC2270"/>
    <w:rsid w:val="00CC30F1"/>
    <w:rsid w:val="00CC3147"/>
    <w:rsid w:val="00CC49F6"/>
    <w:rsid w:val="00CC4F46"/>
    <w:rsid w:val="00CC50CE"/>
    <w:rsid w:val="00CC5454"/>
    <w:rsid w:val="00CC5734"/>
    <w:rsid w:val="00CC6725"/>
    <w:rsid w:val="00CD046D"/>
    <w:rsid w:val="00CD0804"/>
    <w:rsid w:val="00CD2006"/>
    <w:rsid w:val="00CD251B"/>
    <w:rsid w:val="00CD317D"/>
    <w:rsid w:val="00CD3BA4"/>
    <w:rsid w:val="00CD48A3"/>
    <w:rsid w:val="00CD5116"/>
    <w:rsid w:val="00CD5E20"/>
    <w:rsid w:val="00CD742F"/>
    <w:rsid w:val="00CE06F6"/>
    <w:rsid w:val="00CE0E2C"/>
    <w:rsid w:val="00CE1B4B"/>
    <w:rsid w:val="00CE1B55"/>
    <w:rsid w:val="00CE225D"/>
    <w:rsid w:val="00CE3423"/>
    <w:rsid w:val="00CE3653"/>
    <w:rsid w:val="00CE377C"/>
    <w:rsid w:val="00CE46CC"/>
    <w:rsid w:val="00CE4BC4"/>
    <w:rsid w:val="00CE4E44"/>
    <w:rsid w:val="00CE5216"/>
    <w:rsid w:val="00CE5646"/>
    <w:rsid w:val="00CE673D"/>
    <w:rsid w:val="00CE79DF"/>
    <w:rsid w:val="00CF0650"/>
    <w:rsid w:val="00CF3568"/>
    <w:rsid w:val="00CF43EB"/>
    <w:rsid w:val="00CF61D6"/>
    <w:rsid w:val="00CF6CF6"/>
    <w:rsid w:val="00CF7222"/>
    <w:rsid w:val="00D01F4D"/>
    <w:rsid w:val="00D02091"/>
    <w:rsid w:val="00D0221B"/>
    <w:rsid w:val="00D02902"/>
    <w:rsid w:val="00D02F02"/>
    <w:rsid w:val="00D03890"/>
    <w:rsid w:val="00D03B58"/>
    <w:rsid w:val="00D03CEF"/>
    <w:rsid w:val="00D04F24"/>
    <w:rsid w:val="00D0605D"/>
    <w:rsid w:val="00D0721D"/>
    <w:rsid w:val="00D10842"/>
    <w:rsid w:val="00D10938"/>
    <w:rsid w:val="00D11D9C"/>
    <w:rsid w:val="00D1513C"/>
    <w:rsid w:val="00D16B4C"/>
    <w:rsid w:val="00D175D9"/>
    <w:rsid w:val="00D179F8"/>
    <w:rsid w:val="00D204FD"/>
    <w:rsid w:val="00D20E8F"/>
    <w:rsid w:val="00D21466"/>
    <w:rsid w:val="00D216BF"/>
    <w:rsid w:val="00D24061"/>
    <w:rsid w:val="00D24FE2"/>
    <w:rsid w:val="00D26778"/>
    <w:rsid w:val="00D300BB"/>
    <w:rsid w:val="00D32630"/>
    <w:rsid w:val="00D32A3B"/>
    <w:rsid w:val="00D337AD"/>
    <w:rsid w:val="00D33FD5"/>
    <w:rsid w:val="00D349AC"/>
    <w:rsid w:val="00D34A33"/>
    <w:rsid w:val="00D36CA6"/>
    <w:rsid w:val="00D4010D"/>
    <w:rsid w:val="00D41AE4"/>
    <w:rsid w:val="00D41C52"/>
    <w:rsid w:val="00D4352A"/>
    <w:rsid w:val="00D44184"/>
    <w:rsid w:val="00D4764E"/>
    <w:rsid w:val="00D477FC"/>
    <w:rsid w:val="00D5027D"/>
    <w:rsid w:val="00D508D4"/>
    <w:rsid w:val="00D50A69"/>
    <w:rsid w:val="00D50BC0"/>
    <w:rsid w:val="00D5169D"/>
    <w:rsid w:val="00D52A72"/>
    <w:rsid w:val="00D530C3"/>
    <w:rsid w:val="00D541E8"/>
    <w:rsid w:val="00D55D0A"/>
    <w:rsid w:val="00D56351"/>
    <w:rsid w:val="00D60395"/>
    <w:rsid w:val="00D6062C"/>
    <w:rsid w:val="00D6099F"/>
    <w:rsid w:val="00D62781"/>
    <w:rsid w:val="00D64516"/>
    <w:rsid w:val="00D6493E"/>
    <w:rsid w:val="00D64A1A"/>
    <w:rsid w:val="00D65220"/>
    <w:rsid w:val="00D65657"/>
    <w:rsid w:val="00D6641F"/>
    <w:rsid w:val="00D6675E"/>
    <w:rsid w:val="00D6691C"/>
    <w:rsid w:val="00D6711B"/>
    <w:rsid w:val="00D715C0"/>
    <w:rsid w:val="00D71A15"/>
    <w:rsid w:val="00D724DA"/>
    <w:rsid w:val="00D72720"/>
    <w:rsid w:val="00D739D1"/>
    <w:rsid w:val="00D741F7"/>
    <w:rsid w:val="00D7462C"/>
    <w:rsid w:val="00D771B5"/>
    <w:rsid w:val="00D77AD0"/>
    <w:rsid w:val="00D77C7B"/>
    <w:rsid w:val="00D8005C"/>
    <w:rsid w:val="00D81C03"/>
    <w:rsid w:val="00D8239C"/>
    <w:rsid w:val="00D82945"/>
    <w:rsid w:val="00D82AD1"/>
    <w:rsid w:val="00D82D18"/>
    <w:rsid w:val="00D83777"/>
    <w:rsid w:val="00D844AF"/>
    <w:rsid w:val="00D851CB"/>
    <w:rsid w:val="00D85A0A"/>
    <w:rsid w:val="00D85D40"/>
    <w:rsid w:val="00D8622B"/>
    <w:rsid w:val="00D86287"/>
    <w:rsid w:val="00D87474"/>
    <w:rsid w:val="00D876AC"/>
    <w:rsid w:val="00D9007C"/>
    <w:rsid w:val="00D90DD1"/>
    <w:rsid w:val="00D92B48"/>
    <w:rsid w:val="00D932AD"/>
    <w:rsid w:val="00D9399D"/>
    <w:rsid w:val="00D95136"/>
    <w:rsid w:val="00D95178"/>
    <w:rsid w:val="00D95221"/>
    <w:rsid w:val="00D96D19"/>
    <w:rsid w:val="00D97931"/>
    <w:rsid w:val="00D97ABC"/>
    <w:rsid w:val="00D97CCE"/>
    <w:rsid w:val="00DA00A4"/>
    <w:rsid w:val="00DA0986"/>
    <w:rsid w:val="00DA2CBF"/>
    <w:rsid w:val="00DA2DEB"/>
    <w:rsid w:val="00DA2F20"/>
    <w:rsid w:val="00DA67DC"/>
    <w:rsid w:val="00DA7281"/>
    <w:rsid w:val="00DA7A2C"/>
    <w:rsid w:val="00DB0661"/>
    <w:rsid w:val="00DB1433"/>
    <w:rsid w:val="00DB226D"/>
    <w:rsid w:val="00DB2DEC"/>
    <w:rsid w:val="00DB3FEB"/>
    <w:rsid w:val="00DB58CB"/>
    <w:rsid w:val="00DC0007"/>
    <w:rsid w:val="00DC2998"/>
    <w:rsid w:val="00DC7FDC"/>
    <w:rsid w:val="00DD0802"/>
    <w:rsid w:val="00DD1C45"/>
    <w:rsid w:val="00DD1CB1"/>
    <w:rsid w:val="00DD1D90"/>
    <w:rsid w:val="00DD2614"/>
    <w:rsid w:val="00DD3D9E"/>
    <w:rsid w:val="00DD4D98"/>
    <w:rsid w:val="00DD4DB5"/>
    <w:rsid w:val="00DD55C7"/>
    <w:rsid w:val="00DD5DB1"/>
    <w:rsid w:val="00DD6028"/>
    <w:rsid w:val="00DD72D8"/>
    <w:rsid w:val="00DE1126"/>
    <w:rsid w:val="00DE170E"/>
    <w:rsid w:val="00DE2017"/>
    <w:rsid w:val="00DE2044"/>
    <w:rsid w:val="00DE2421"/>
    <w:rsid w:val="00DE29E5"/>
    <w:rsid w:val="00DE2AF0"/>
    <w:rsid w:val="00DE334D"/>
    <w:rsid w:val="00DE3778"/>
    <w:rsid w:val="00DE3FAD"/>
    <w:rsid w:val="00DE44A1"/>
    <w:rsid w:val="00DE4E4F"/>
    <w:rsid w:val="00DE62C2"/>
    <w:rsid w:val="00DE6826"/>
    <w:rsid w:val="00DE6F71"/>
    <w:rsid w:val="00DE72DA"/>
    <w:rsid w:val="00DE7B3A"/>
    <w:rsid w:val="00DF0D40"/>
    <w:rsid w:val="00DF13C4"/>
    <w:rsid w:val="00DF5F40"/>
    <w:rsid w:val="00DF64DE"/>
    <w:rsid w:val="00DF73A7"/>
    <w:rsid w:val="00DFF07E"/>
    <w:rsid w:val="00E00DC9"/>
    <w:rsid w:val="00E01A67"/>
    <w:rsid w:val="00E01BA7"/>
    <w:rsid w:val="00E0229F"/>
    <w:rsid w:val="00E0465A"/>
    <w:rsid w:val="00E0485E"/>
    <w:rsid w:val="00E04EE5"/>
    <w:rsid w:val="00E05380"/>
    <w:rsid w:val="00E05673"/>
    <w:rsid w:val="00E11BEB"/>
    <w:rsid w:val="00E12A1F"/>
    <w:rsid w:val="00E12B2E"/>
    <w:rsid w:val="00E14114"/>
    <w:rsid w:val="00E143B7"/>
    <w:rsid w:val="00E15EF0"/>
    <w:rsid w:val="00E16993"/>
    <w:rsid w:val="00E20EA9"/>
    <w:rsid w:val="00E213FA"/>
    <w:rsid w:val="00E21ACB"/>
    <w:rsid w:val="00E21BB7"/>
    <w:rsid w:val="00E21D64"/>
    <w:rsid w:val="00E22A0E"/>
    <w:rsid w:val="00E26450"/>
    <w:rsid w:val="00E270E5"/>
    <w:rsid w:val="00E2789F"/>
    <w:rsid w:val="00E27AA2"/>
    <w:rsid w:val="00E297D8"/>
    <w:rsid w:val="00E30476"/>
    <w:rsid w:val="00E32618"/>
    <w:rsid w:val="00E32C9C"/>
    <w:rsid w:val="00E3327F"/>
    <w:rsid w:val="00E34548"/>
    <w:rsid w:val="00E34612"/>
    <w:rsid w:val="00E354DF"/>
    <w:rsid w:val="00E35D57"/>
    <w:rsid w:val="00E3615E"/>
    <w:rsid w:val="00E368AA"/>
    <w:rsid w:val="00E36E0F"/>
    <w:rsid w:val="00E36E3D"/>
    <w:rsid w:val="00E373D5"/>
    <w:rsid w:val="00E40EA8"/>
    <w:rsid w:val="00E41C5A"/>
    <w:rsid w:val="00E42033"/>
    <w:rsid w:val="00E423B2"/>
    <w:rsid w:val="00E423F0"/>
    <w:rsid w:val="00E4246E"/>
    <w:rsid w:val="00E44BD4"/>
    <w:rsid w:val="00E44DD0"/>
    <w:rsid w:val="00E463E5"/>
    <w:rsid w:val="00E47A2F"/>
    <w:rsid w:val="00E51D34"/>
    <w:rsid w:val="00E5324A"/>
    <w:rsid w:val="00E53A59"/>
    <w:rsid w:val="00E53EF3"/>
    <w:rsid w:val="00E5657A"/>
    <w:rsid w:val="00E566B1"/>
    <w:rsid w:val="00E56EB4"/>
    <w:rsid w:val="00E5793D"/>
    <w:rsid w:val="00E61FA4"/>
    <w:rsid w:val="00E624B9"/>
    <w:rsid w:val="00E64B87"/>
    <w:rsid w:val="00E6538C"/>
    <w:rsid w:val="00E65B08"/>
    <w:rsid w:val="00E65C93"/>
    <w:rsid w:val="00E66F60"/>
    <w:rsid w:val="00E67241"/>
    <w:rsid w:val="00E71335"/>
    <w:rsid w:val="00E71995"/>
    <w:rsid w:val="00E71A80"/>
    <w:rsid w:val="00E72BA7"/>
    <w:rsid w:val="00E732DB"/>
    <w:rsid w:val="00E756F3"/>
    <w:rsid w:val="00E759F4"/>
    <w:rsid w:val="00E77899"/>
    <w:rsid w:val="00E80349"/>
    <w:rsid w:val="00E805B8"/>
    <w:rsid w:val="00E8067C"/>
    <w:rsid w:val="00E80D9B"/>
    <w:rsid w:val="00E813FB"/>
    <w:rsid w:val="00E83386"/>
    <w:rsid w:val="00E836B7"/>
    <w:rsid w:val="00E838A7"/>
    <w:rsid w:val="00E8435A"/>
    <w:rsid w:val="00E85100"/>
    <w:rsid w:val="00E867B4"/>
    <w:rsid w:val="00E87234"/>
    <w:rsid w:val="00E91A0B"/>
    <w:rsid w:val="00E91F80"/>
    <w:rsid w:val="00E92BEC"/>
    <w:rsid w:val="00E92D62"/>
    <w:rsid w:val="00E932A6"/>
    <w:rsid w:val="00E93B1C"/>
    <w:rsid w:val="00E9477A"/>
    <w:rsid w:val="00E94CF5"/>
    <w:rsid w:val="00E963A5"/>
    <w:rsid w:val="00E97CE8"/>
    <w:rsid w:val="00EA00C5"/>
    <w:rsid w:val="00EA01ED"/>
    <w:rsid w:val="00EA05A3"/>
    <w:rsid w:val="00EA0A52"/>
    <w:rsid w:val="00EA1A82"/>
    <w:rsid w:val="00EA1BB1"/>
    <w:rsid w:val="00EA1D40"/>
    <w:rsid w:val="00EA2345"/>
    <w:rsid w:val="00EA34B1"/>
    <w:rsid w:val="00EA4598"/>
    <w:rsid w:val="00EA4E9C"/>
    <w:rsid w:val="00EA4EC5"/>
    <w:rsid w:val="00EA61ED"/>
    <w:rsid w:val="00EA73A6"/>
    <w:rsid w:val="00EA757B"/>
    <w:rsid w:val="00EB03C7"/>
    <w:rsid w:val="00EB040D"/>
    <w:rsid w:val="00EB05E1"/>
    <w:rsid w:val="00EB0A2A"/>
    <w:rsid w:val="00EB0FA3"/>
    <w:rsid w:val="00EB322C"/>
    <w:rsid w:val="00EB4FA1"/>
    <w:rsid w:val="00EB506C"/>
    <w:rsid w:val="00EB5319"/>
    <w:rsid w:val="00EB57C0"/>
    <w:rsid w:val="00EB5B81"/>
    <w:rsid w:val="00EB67DF"/>
    <w:rsid w:val="00EB7046"/>
    <w:rsid w:val="00EC426B"/>
    <w:rsid w:val="00EC6ADE"/>
    <w:rsid w:val="00EC6D7C"/>
    <w:rsid w:val="00ED16B4"/>
    <w:rsid w:val="00ED16D3"/>
    <w:rsid w:val="00ED2DF0"/>
    <w:rsid w:val="00ED3F96"/>
    <w:rsid w:val="00ED4334"/>
    <w:rsid w:val="00ED4F90"/>
    <w:rsid w:val="00ED7357"/>
    <w:rsid w:val="00EE032E"/>
    <w:rsid w:val="00EE5294"/>
    <w:rsid w:val="00EE7434"/>
    <w:rsid w:val="00EE77EF"/>
    <w:rsid w:val="00EE7A7E"/>
    <w:rsid w:val="00EF0FB0"/>
    <w:rsid w:val="00EF246D"/>
    <w:rsid w:val="00EF32B0"/>
    <w:rsid w:val="00EF5823"/>
    <w:rsid w:val="00EF5BAF"/>
    <w:rsid w:val="00EF6716"/>
    <w:rsid w:val="00EF6A7B"/>
    <w:rsid w:val="00EF6EB5"/>
    <w:rsid w:val="00F000D9"/>
    <w:rsid w:val="00F005FB"/>
    <w:rsid w:val="00F01684"/>
    <w:rsid w:val="00F016D6"/>
    <w:rsid w:val="00F03FD2"/>
    <w:rsid w:val="00F0465E"/>
    <w:rsid w:val="00F047FA"/>
    <w:rsid w:val="00F04D51"/>
    <w:rsid w:val="00F05952"/>
    <w:rsid w:val="00F05F6D"/>
    <w:rsid w:val="00F0739C"/>
    <w:rsid w:val="00F10136"/>
    <w:rsid w:val="00F10199"/>
    <w:rsid w:val="00F1022D"/>
    <w:rsid w:val="00F115C4"/>
    <w:rsid w:val="00F11622"/>
    <w:rsid w:val="00F11F61"/>
    <w:rsid w:val="00F135A2"/>
    <w:rsid w:val="00F14253"/>
    <w:rsid w:val="00F14BC4"/>
    <w:rsid w:val="00F14F3C"/>
    <w:rsid w:val="00F1688E"/>
    <w:rsid w:val="00F20064"/>
    <w:rsid w:val="00F20470"/>
    <w:rsid w:val="00F21A50"/>
    <w:rsid w:val="00F23DEF"/>
    <w:rsid w:val="00F279ED"/>
    <w:rsid w:val="00F31F6C"/>
    <w:rsid w:val="00F32F3F"/>
    <w:rsid w:val="00F34231"/>
    <w:rsid w:val="00F34567"/>
    <w:rsid w:val="00F34681"/>
    <w:rsid w:val="00F36055"/>
    <w:rsid w:val="00F36902"/>
    <w:rsid w:val="00F41424"/>
    <w:rsid w:val="00F4158B"/>
    <w:rsid w:val="00F427A5"/>
    <w:rsid w:val="00F42E95"/>
    <w:rsid w:val="00F44FCF"/>
    <w:rsid w:val="00F44FD6"/>
    <w:rsid w:val="00F46539"/>
    <w:rsid w:val="00F46E92"/>
    <w:rsid w:val="00F51293"/>
    <w:rsid w:val="00F52D00"/>
    <w:rsid w:val="00F53476"/>
    <w:rsid w:val="00F548AE"/>
    <w:rsid w:val="00F549AE"/>
    <w:rsid w:val="00F565E2"/>
    <w:rsid w:val="00F56FD9"/>
    <w:rsid w:val="00F579C2"/>
    <w:rsid w:val="00F600AD"/>
    <w:rsid w:val="00F601D6"/>
    <w:rsid w:val="00F61AF3"/>
    <w:rsid w:val="00F620D7"/>
    <w:rsid w:val="00F640C1"/>
    <w:rsid w:val="00F64199"/>
    <w:rsid w:val="00F64846"/>
    <w:rsid w:val="00F66465"/>
    <w:rsid w:val="00F66995"/>
    <w:rsid w:val="00F67C24"/>
    <w:rsid w:val="00F710EB"/>
    <w:rsid w:val="00F7178D"/>
    <w:rsid w:val="00F73E7D"/>
    <w:rsid w:val="00F75F80"/>
    <w:rsid w:val="00F76473"/>
    <w:rsid w:val="00F7789C"/>
    <w:rsid w:val="00F8787A"/>
    <w:rsid w:val="00F9003B"/>
    <w:rsid w:val="00F90FF9"/>
    <w:rsid w:val="00F934E9"/>
    <w:rsid w:val="00F94A54"/>
    <w:rsid w:val="00F94CC6"/>
    <w:rsid w:val="00F94E78"/>
    <w:rsid w:val="00F95A5C"/>
    <w:rsid w:val="00F96096"/>
    <w:rsid w:val="00FA2C51"/>
    <w:rsid w:val="00FA425A"/>
    <w:rsid w:val="00FA4316"/>
    <w:rsid w:val="00FA4D7F"/>
    <w:rsid w:val="00FA65B7"/>
    <w:rsid w:val="00FB3D3A"/>
    <w:rsid w:val="00FB47F0"/>
    <w:rsid w:val="00FB5EAF"/>
    <w:rsid w:val="00FB6A75"/>
    <w:rsid w:val="00FB6AAC"/>
    <w:rsid w:val="00FC04DD"/>
    <w:rsid w:val="00FC0FAA"/>
    <w:rsid w:val="00FC11CB"/>
    <w:rsid w:val="00FC29CD"/>
    <w:rsid w:val="00FC2C66"/>
    <w:rsid w:val="00FC313A"/>
    <w:rsid w:val="00FC5376"/>
    <w:rsid w:val="00FC5A3C"/>
    <w:rsid w:val="00FC745C"/>
    <w:rsid w:val="00FD1656"/>
    <w:rsid w:val="00FD1E6E"/>
    <w:rsid w:val="00FD1F99"/>
    <w:rsid w:val="00FD39EA"/>
    <w:rsid w:val="00FD49A7"/>
    <w:rsid w:val="00FD563E"/>
    <w:rsid w:val="00FD5ACF"/>
    <w:rsid w:val="00FD6042"/>
    <w:rsid w:val="00FD6455"/>
    <w:rsid w:val="00FD6D61"/>
    <w:rsid w:val="00FD7119"/>
    <w:rsid w:val="00FD7CF8"/>
    <w:rsid w:val="00FE0266"/>
    <w:rsid w:val="00FE26A6"/>
    <w:rsid w:val="00FE3AF2"/>
    <w:rsid w:val="00FE44E2"/>
    <w:rsid w:val="00FE538F"/>
    <w:rsid w:val="00FE64CF"/>
    <w:rsid w:val="00FE73B7"/>
    <w:rsid w:val="00FE7BF2"/>
    <w:rsid w:val="00FF1445"/>
    <w:rsid w:val="00FF19AE"/>
    <w:rsid w:val="00FF3CF9"/>
    <w:rsid w:val="00FF4DDD"/>
    <w:rsid w:val="00FF5096"/>
    <w:rsid w:val="00FF546A"/>
    <w:rsid w:val="00FF5B05"/>
    <w:rsid w:val="00FF5B4F"/>
    <w:rsid w:val="00FF62CF"/>
    <w:rsid w:val="00FF75AE"/>
    <w:rsid w:val="010EE526"/>
    <w:rsid w:val="01171D3E"/>
    <w:rsid w:val="011A6ED7"/>
    <w:rsid w:val="011D1E9A"/>
    <w:rsid w:val="0126CE0E"/>
    <w:rsid w:val="012CEEFF"/>
    <w:rsid w:val="013C685F"/>
    <w:rsid w:val="0146A1FC"/>
    <w:rsid w:val="0147E443"/>
    <w:rsid w:val="0153394E"/>
    <w:rsid w:val="01635513"/>
    <w:rsid w:val="016712C5"/>
    <w:rsid w:val="01777231"/>
    <w:rsid w:val="0181013A"/>
    <w:rsid w:val="01845284"/>
    <w:rsid w:val="01904AFE"/>
    <w:rsid w:val="0198ECA1"/>
    <w:rsid w:val="01A4EF87"/>
    <w:rsid w:val="01C564E6"/>
    <w:rsid w:val="01CEC5DB"/>
    <w:rsid w:val="01E782CE"/>
    <w:rsid w:val="01EEB8DF"/>
    <w:rsid w:val="01F8A67F"/>
    <w:rsid w:val="02027A89"/>
    <w:rsid w:val="0227BCF3"/>
    <w:rsid w:val="022D2409"/>
    <w:rsid w:val="02373AD8"/>
    <w:rsid w:val="023D836B"/>
    <w:rsid w:val="02505CE9"/>
    <w:rsid w:val="025A8DF0"/>
    <w:rsid w:val="025BB7FF"/>
    <w:rsid w:val="02689297"/>
    <w:rsid w:val="0274D56D"/>
    <w:rsid w:val="028A1EFD"/>
    <w:rsid w:val="02A3F3E9"/>
    <w:rsid w:val="02AD4D8C"/>
    <w:rsid w:val="02AF61CA"/>
    <w:rsid w:val="02B9288A"/>
    <w:rsid w:val="02DED0DD"/>
    <w:rsid w:val="02E1B189"/>
    <w:rsid w:val="02E25785"/>
    <w:rsid w:val="02F51657"/>
    <w:rsid w:val="02FB169C"/>
    <w:rsid w:val="03087B73"/>
    <w:rsid w:val="031362B9"/>
    <w:rsid w:val="031CD19B"/>
    <w:rsid w:val="0337C574"/>
    <w:rsid w:val="03383004"/>
    <w:rsid w:val="03535AFF"/>
    <w:rsid w:val="03560A11"/>
    <w:rsid w:val="036AA068"/>
    <w:rsid w:val="036FB188"/>
    <w:rsid w:val="037D608A"/>
    <w:rsid w:val="03999908"/>
    <w:rsid w:val="039BCF35"/>
    <w:rsid w:val="03A2D480"/>
    <w:rsid w:val="03AA99A0"/>
    <w:rsid w:val="03BAB90E"/>
    <w:rsid w:val="03D0B151"/>
    <w:rsid w:val="03E8C5F6"/>
    <w:rsid w:val="03F00837"/>
    <w:rsid w:val="03F45E55"/>
    <w:rsid w:val="03F7D8FE"/>
    <w:rsid w:val="040F3CAA"/>
    <w:rsid w:val="041D858D"/>
    <w:rsid w:val="04312A38"/>
    <w:rsid w:val="0432D3FE"/>
    <w:rsid w:val="044F7A33"/>
    <w:rsid w:val="04580C4C"/>
    <w:rsid w:val="045B3E12"/>
    <w:rsid w:val="045C07E2"/>
    <w:rsid w:val="04614CE7"/>
    <w:rsid w:val="0462BF89"/>
    <w:rsid w:val="0471C22A"/>
    <w:rsid w:val="047B7EB9"/>
    <w:rsid w:val="048938AE"/>
    <w:rsid w:val="0494343D"/>
    <w:rsid w:val="04AC45D4"/>
    <w:rsid w:val="04B18D3C"/>
    <w:rsid w:val="04E0CB3A"/>
    <w:rsid w:val="051CF9A6"/>
    <w:rsid w:val="05348CD3"/>
    <w:rsid w:val="0546401F"/>
    <w:rsid w:val="05653A9E"/>
    <w:rsid w:val="057956B9"/>
    <w:rsid w:val="057F8A5C"/>
    <w:rsid w:val="05908651"/>
    <w:rsid w:val="05B90A96"/>
    <w:rsid w:val="05BAF44B"/>
    <w:rsid w:val="05CE0614"/>
    <w:rsid w:val="05D469BD"/>
    <w:rsid w:val="05ECEC41"/>
    <w:rsid w:val="05F43448"/>
    <w:rsid w:val="05F77E02"/>
    <w:rsid w:val="05FA03CB"/>
    <w:rsid w:val="060929A5"/>
    <w:rsid w:val="060E2126"/>
    <w:rsid w:val="060F5AD8"/>
    <w:rsid w:val="062DFEC8"/>
    <w:rsid w:val="0631C1ED"/>
    <w:rsid w:val="063759B1"/>
    <w:rsid w:val="06504BA3"/>
    <w:rsid w:val="0656F780"/>
    <w:rsid w:val="06686510"/>
    <w:rsid w:val="06689E3D"/>
    <w:rsid w:val="0674DD51"/>
    <w:rsid w:val="067A0BE5"/>
    <w:rsid w:val="0688D72D"/>
    <w:rsid w:val="068E8620"/>
    <w:rsid w:val="06B9AFCD"/>
    <w:rsid w:val="06C6BC8E"/>
    <w:rsid w:val="06CA1A51"/>
    <w:rsid w:val="06CA1C0A"/>
    <w:rsid w:val="06D0A2D8"/>
    <w:rsid w:val="06E15C62"/>
    <w:rsid w:val="0717EC51"/>
    <w:rsid w:val="075AFEA2"/>
    <w:rsid w:val="075FF1D4"/>
    <w:rsid w:val="07686A28"/>
    <w:rsid w:val="076FB390"/>
    <w:rsid w:val="07750BE0"/>
    <w:rsid w:val="077B4B09"/>
    <w:rsid w:val="07B07361"/>
    <w:rsid w:val="07B9AEEF"/>
    <w:rsid w:val="07C8F8CC"/>
    <w:rsid w:val="07ED47D4"/>
    <w:rsid w:val="07EE0CEE"/>
    <w:rsid w:val="07FA13D7"/>
    <w:rsid w:val="07FB5E9D"/>
    <w:rsid w:val="082C3597"/>
    <w:rsid w:val="08306D43"/>
    <w:rsid w:val="0833B3E3"/>
    <w:rsid w:val="083B9AC7"/>
    <w:rsid w:val="084C98E8"/>
    <w:rsid w:val="084E9B1D"/>
    <w:rsid w:val="085B3862"/>
    <w:rsid w:val="085C6F95"/>
    <w:rsid w:val="0872C1F9"/>
    <w:rsid w:val="087A3F23"/>
    <w:rsid w:val="08876C10"/>
    <w:rsid w:val="089E3551"/>
    <w:rsid w:val="08A86F8A"/>
    <w:rsid w:val="08AA7936"/>
    <w:rsid w:val="08B2EE54"/>
    <w:rsid w:val="08BB2A7B"/>
    <w:rsid w:val="08C5975D"/>
    <w:rsid w:val="08CF6595"/>
    <w:rsid w:val="08F126B0"/>
    <w:rsid w:val="09046661"/>
    <w:rsid w:val="0917644D"/>
    <w:rsid w:val="0917E4B8"/>
    <w:rsid w:val="091E850B"/>
    <w:rsid w:val="09365524"/>
    <w:rsid w:val="0936EC89"/>
    <w:rsid w:val="094C7681"/>
    <w:rsid w:val="095418E3"/>
    <w:rsid w:val="0957CB4F"/>
    <w:rsid w:val="0968B779"/>
    <w:rsid w:val="096C1E40"/>
    <w:rsid w:val="09759251"/>
    <w:rsid w:val="097BF8D7"/>
    <w:rsid w:val="09B5F199"/>
    <w:rsid w:val="09B69B60"/>
    <w:rsid w:val="09D079C1"/>
    <w:rsid w:val="09D1F746"/>
    <w:rsid w:val="09D8B4BA"/>
    <w:rsid w:val="09E2F33B"/>
    <w:rsid w:val="09EA86A5"/>
    <w:rsid w:val="09FAC769"/>
    <w:rsid w:val="0A04FCE2"/>
    <w:rsid w:val="0A205E4C"/>
    <w:rsid w:val="0A215E65"/>
    <w:rsid w:val="0A26CA78"/>
    <w:rsid w:val="0A403E39"/>
    <w:rsid w:val="0A4311E8"/>
    <w:rsid w:val="0A4576D4"/>
    <w:rsid w:val="0A6460C1"/>
    <w:rsid w:val="0A6B650D"/>
    <w:rsid w:val="0A7DB181"/>
    <w:rsid w:val="0A992DBF"/>
    <w:rsid w:val="0AA2DC7E"/>
    <w:rsid w:val="0ABB0B27"/>
    <w:rsid w:val="0AC606B6"/>
    <w:rsid w:val="0AE1217A"/>
    <w:rsid w:val="0AE7746C"/>
    <w:rsid w:val="0AED4587"/>
    <w:rsid w:val="0AFEB3CD"/>
    <w:rsid w:val="0B040746"/>
    <w:rsid w:val="0B145BB5"/>
    <w:rsid w:val="0B22B180"/>
    <w:rsid w:val="0B2AE3B5"/>
    <w:rsid w:val="0B3C5F2E"/>
    <w:rsid w:val="0B571ECF"/>
    <w:rsid w:val="0B673BBB"/>
    <w:rsid w:val="0B684672"/>
    <w:rsid w:val="0B77EE63"/>
    <w:rsid w:val="0B78860B"/>
    <w:rsid w:val="0B7A5879"/>
    <w:rsid w:val="0B8A11CF"/>
    <w:rsid w:val="0B8AEC13"/>
    <w:rsid w:val="0B8ED74B"/>
    <w:rsid w:val="0B970683"/>
    <w:rsid w:val="0B9C7367"/>
    <w:rsid w:val="0BA5E4CB"/>
    <w:rsid w:val="0BA922AA"/>
    <w:rsid w:val="0BCB7025"/>
    <w:rsid w:val="0BD349CB"/>
    <w:rsid w:val="0BDBFD72"/>
    <w:rsid w:val="0BE4B446"/>
    <w:rsid w:val="0BF0C519"/>
    <w:rsid w:val="0C036AD3"/>
    <w:rsid w:val="0C06214A"/>
    <w:rsid w:val="0C13CB28"/>
    <w:rsid w:val="0C1C07AD"/>
    <w:rsid w:val="0C1EC952"/>
    <w:rsid w:val="0C21F672"/>
    <w:rsid w:val="0C25A272"/>
    <w:rsid w:val="0C382CF7"/>
    <w:rsid w:val="0C38EC6E"/>
    <w:rsid w:val="0C586B05"/>
    <w:rsid w:val="0C6C6D03"/>
    <w:rsid w:val="0C73F7B5"/>
    <w:rsid w:val="0C774B94"/>
    <w:rsid w:val="0C7CE6E6"/>
    <w:rsid w:val="0C89A600"/>
    <w:rsid w:val="0C93A074"/>
    <w:rsid w:val="0C99F46B"/>
    <w:rsid w:val="0CB0F550"/>
    <w:rsid w:val="0CC4637E"/>
    <w:rsid w:val="0CC506BB"/>
    <w:rsid w:val="0CC65E0C"/>
    <w:rsid w:val="0CCDED2A"/>
    <w:rsid w:val="0CD7ACF0"/>
    <w:rsid w:val="0D01CC27"/>
    <w:rsid w:val="0D14AAC5"/>
    <w:rsid w:val="0D1905FE"/>
    <w:rsid w:val="0D1F6953"/>
    <w:rsid w:val="0D50FB8F"/>
    <w:rsid w:val="0D5D3A18"/>
    <w:rsid w:val="0D5FAC5D"/>
    <w:rsid w:val="0D672AFA"/>
    <w:rsid w:val="0D78F57F"/>
    <w:rsid w:val="0D7C0A96"/>
    <w:rsid w:val="0DA0E9ED"/>
    <w:rsid w:val="0DA23107"/>
    <w:rsid w:val="0DCE7EE7"/>
    <w:rsid w:val="0DCEFC4D"/>
    <w:rsid w:val="0DD6524C"/>
    <w:rsid w:val="0DD682C2"/>
    <w:rsid w:val="0DEBFA62"/>
    <w:rsid w:val="0DFA4E69"/>
    <w:rsid w:val="0E161825"/>
    <w:rsid w:val="0E3F5418"/>
    <w:rsid w:val="0E46E60E"/>
    <w:rsid w:val="0E5032C2"/>
    <w:rsid w:val="0E52E6B0"/>
    <w:rsid w:val="0E7AB16D"/>
    <w:rsid w:val="0E8B44E8"/>
    <w:rsid w:val="0E8DEE4A"/>
    <w:rsid w:val="0EB6CF9D"/>
    <w:rsid w:val="0ED03ADC"/>
    <w:rsid w:val="0ED49CEA"/>
    <w:rsid w:val="0ED6C6A1"/>
    <w:rsid w:val="0EE50D1B"/>
    <w:rsid w:val="0EFB9D83"/>
    <w:rsid w:val="0F030EB0"/>
    <w:rsid w:val="0F13247E"/>
    <w:rsid w:val="0F1B885B"/>
    <w:rsid w:val="0F20D591"/>
    <w:rsid w:val="0F2F430D"/>
    <w:rsid w:val="0F358ACB"/>
    <w:rsid w:val="0F392806"/>
    <w:rsid w:val="0F653E89"/>
    <w:rsid w:val="0F6BF28F"/>
    <w:rsid w:val="0F8576E1"/>
    <w:rsid w:val="0F8F3AE7"/>
    <w:rsid w:val="0FAB9877"/>
    <w:rsid w:val="0FCC59A4"/>
    <w:rsid w:val="0FD805C5"/>
    <w:rsid w:val="0FD952F6"/>
    <w:rsid w:val="0FD9B489"/>
    <w:rsid w:val="0FDFB668"/>
    <w:rsid w:val="0FEB1413"/>
    <w:rsid w:val="0FF30776"/>
    <w:rsid w:val="1005831B"/>
    <w:rsid w:val="1021043D"/>
    <w:rsid w:val="102BC302"/>
    <w:rsid w:val="10441202"/>
    <w:rsid w:val="104567AA"/>
    <w:rsid w:val="1048C0AE"/>
    <w:rsid w:val="104F4C73"/>
    <w:rsid w:val="108380FF"/>
    <w:rsid w:val="1084448A"/>
    <w:rsid w:val="10976DE4"/>
    <w:rsid w:val="109CCBB4"/>
    <w:rsid w:val="10B0A9A4"/>
    <w:rsid w:val="10DE0CBD"/>
    <w:rsid w:val="10EAB291"/>
    <w:rsid w:val="10EB4F44"/>
    <w:rsid w:val="10F3F677"/>
    <w:rsid w:val="10F81F0F"/>
    <w:rsid w:val="11034BB9"/>
    <w:rsid w:val="110A240E"/>
    <w:rsid w:val="110AD006"/>
    <w:rsid w:val="110B5B85"/>
    <w:rsid w:val="11304C72"/>
    <w:rsid w:val="11369BC9"/>
    <w:rsid w:val="11386054"/>
    <w:rsid w:val="113DD7C1"/>
    <w:rsid w:val="11688504"/>
    <w:rsid w:val="117B219C"/>
    <w:rsid w:val="119C8001"/>
    <w:rsid w:val="11A748EC"/>
    <w:rsid w:val="11B23508"/>
    <w:rsid w:val="11BAEEFC"/>
    <w:rsid w:val="11C3D55D"/>
    <w:rsid w:val="11D71F76"/>
    <w:rsid w:val="11D9D66B"/>
    <w:rsid w:val="11DF5BDF"/>
    <w:rsid w:val="11E1148E"/>
    <w:rsid w:val="120D8626"/>
    <w:rsid w:val="121BEB07"/>
    <w:rsid w:val="122764BF"/>
    <w:rsid w:val="1235A826"/>
    <w:rsid w:val="123FADF7"/>
    <w:rsid w:val="12495CCA"/>
    <w:rsid w:val="1250CF22"/>
    <w:rsid w:val="1258F835"/>
    <w:rsid w:val="1272364F"/>
    <w:rsid w:val="127E1921"/>
    <w:rsid w:val="1284A869"/>
    <w:rsid w:val="12A193A8"/>
    <w:rsid w:val="12AE07DB"/>
    <w:rsid w:val="12F058E9"/>
    <w:rsid w:val="12F79576"/>
    <w:rsid w:val="1322239A"/>
    <w:rsid w:val="132C3EA9"/>
    <w:rsid w:val="1335B9C4"/>
    <w:rsid w:val="133F8983"/>
    <w:rsid w:val="13486395"/>
    <w:rsid w:val="13741ED7"/>
    <w:rsid w:val="137656E5"/>
    <w:rsid w:val="137A0B6D"/>
    <w:rsid w:val="137A3B4D"/>
    <w:rsid w:val="1383642E"/>
    <w:rsid w:val="138923BE"/>
    <w:rsid w:val="138BFC70"/>
    <w:rsid w:val="13C0C802"/>
    <w:rsid w:val="13C61B64"/>
    <w:rsid w:val="13CE22DD"/>
    <w:rsid w:val="13CF0EA6"/>
    <w:rsid w:val="13E1C392"/>
    <w:rsid w:val="13F3B7A2"/>
    <w:rsid w:val="13F41CCF"/>
    <w:rsid w:val="14047374"/>
    <w:rsid w:val="1408FBEE"/>
    <w:rsid w:val="143302CB"/>
    <w:rsid w:val="143BFF2E"/>
    <w:rsid w:val="14516440"/>
    <w:rsid w:val="1456138B"/>
    <w:rsid w:val="145A975F"/>
    <w:rsid w:val="145BDA1C"/>
    <w:rsid w:val="14832BB1"/>
    <w:rsid w:val="14866B0C"/>
    <w:rsid w:val="148F33D2"/>
    <w:rsid w:val="14A599A8"/>
    <w:rsid w:val="14B4AB4E"/>
    <w:rsid w:val="14C6FC2A"/>
    <w:rsid w:val="14DA980E"/>
    <w:rsid w:val="15089A15"/>
    <w:rsid w:val="150D74E3"/>
    <w:rsid w:val="15154DB6"/>
    <w:rsid w:val="1515F2A8"/>
    <w:rsid w:val="1520EEB4"/>
    <w:rsid w:val="152ED987"/>
    <w:rsid w:val="1544300F"/>
    <w:rsid w:val="1548C368"/>
    <w:rsid w:val="154B15B8"/>
    <w:rsid w:val="15626248"/>
    <w:rsid w:val="157AB44E"/>
    <w:rsid w:val="158FD9D6"/>
    <w:rsid w:val="15A4CC4F"/>
    <w:rsid w:val="15B0100B"/>
    <w:rsid w:val="15CC5E47"/>
    <w:rsid w:val="15DBDE9D"/>
    <w:rsid w:val="15ED4CCB"/>
    <w:rsid w:val="15F8B3F1"/>
    <w:rsid w:val="160172D5"/>
    <w:rsid w:val="16298C60"/>
    <w:rsid w:val="16334653"/>
    <w:rsid w:val="164575B7"/>
    <w:rsid w:val="1653254B"/>
    <w:rsid w:val="16723C6A"/>
    <w:rsid w:val="167FF0F7"/>
    <w:rsid w:val="168DC829"/>
    <w:rsid w:val="16953DEF"/>
    <w:rsid w:val="1697FE97"/>
    <w:rsid w:val="169FB037"/>
    <w:rsid w:val="16B5412C"/>
    <w:rsid w:val="16BCBF15"/>
    <w:rsid w:val="16C2099B"/>
    <w:rsid w:val="16C90BB9"/>
    <w:rsid w:val="16CA582C"/>
    <w:rsid w:val="16CB73AB"/>
    <w:rsid w:val="16D39114"/>
    <w:rsid w:val="16DC65C0"/>
    <w:rsid w:val="16E32C6F"/>
    <w:rsid w:val="16E75E1A"/>
    <w:rsid w:val="16F2E187"/>
    <w:rsid w:val="16F38A91"/>
    <w:rsid w:val="16F95697"/>
    <w:rsid w:val="16FC549D"/>
    <w:rsid w:val="170FAA1C"/>
    <w:rsid w:val="1715134F"/>
    <w:rsid w:val="171C08BF"/>
    <w:rsid w:val="171D8AD1"/>
    <w:rsid w:val="1726C269"/>
    <w:rsid w:val="172A2802"/>
    <w:rsid w:val="1737D876"/>
    <w:rsid w:val="1739833C"/>
    <w:rsid w:val="175AF085"/>
    <w:rsid w:val="177B01B9"/>
    <w:rsid w:val="1792F2E1"/>
    <w:rsid w:val="17993F9A"/>
    <w:rsid w:val="17A2D350"/>
    <w:rsid w:val="17A4BC12"/>
    <w:rsid w:val="17BC6CD3"/>
    <w:rsid w:val="17C2DA30"/>
    <w:rsid w:val="17C5B718"/>
    <w:rsid w:val="17E68576"/>
    <w:rsid w:val="1838693E"/>
    <w:rsid w:val="184EC5AF"/>
    <w:rsid w:val="18526122"/>
    <w:rsid w:val="18562367"/>
    <w:rsid w:val="186EB122"/>
    <w:rsid w:val="1870D28F"/>
    <w:rsid w:val="1881F1F9"/>
    <w:rsid w:val="18A6483E"/>
    <w:rsid w:val="18B7A872"/>
    <w:rsid w:val="18C5833F"/>
    <w:rsid w:val="18D62B81"/>
    <w:rsid w:val="18D76039"/>
    <w:rsid w:val="18E4FEF7"/>
    <w:rsid w:val="1903C4D6"/>
    <w:rsid w:val="190A267B"/>
    <w:rsid w:val="192DE498"/>
    <w:rsid w:val="1931ACE3"/>
    <w:rsid w:val="1934C79E"/>
    <w:rsid w:val="193E360E"/>
    <w:rsid w:val="193FA8FB"/>
    <w:rsid w:val="196B778D"/>
    <w:rsid w:val="19782FDD"/>
    <w:rsid w:val="1997FFCB"/>
    <w:rsid w:val="19CE2F63"/>
    <w:rsid w:val="19DA213E"/>
    <w:rsid w:val="19DEC0B3"/>
    <w:rsid w:val="19E24ED0"/>
    <w:rsid w:val="19F7907A"/>
    <w:rsid w:val="19FF7F19"/>
    <w:rsid w:val="1A14A2BF"/>
    <w:rsid w:val="1A3250CB"/>
    <w:rsid w:val="1A5158AD"/>
    <w:rsid w:val="1A551208"/>
    <w:rsid w:val="1A57B3CF"/>
    <w:rsid w:val="1A964F9C"/>
    <w:rsid w:val="1A9ADBA0"/>
    <w:rsid w:val="1AAC1DFA"/>
    <w:rsid w:val="1AC54657"/>
    <w:rsid w:val="1AD63E27"/>
    <w:rsid w:val="1ADC1D22"/>
    <w:rsid w:val="1AE3666D"/>
    <w:rsid w:val="1AE3DA41"/>
    <w:rsid w:val="1AECBECB"/>
    <w:rsid w:val="1AECE936"/>
    <w:rsid w:val="1AFFCD19"/>
    <w:rsid w:val="1B141ACB"/>
    <w:rsid w:val="1B1D2500"/>
    <w:rsid w:val="1B259A4F"/>
    <w:rsid w:val="1B270996"/>
    <w:rsid w:val="1B2BD341"/>
    <w:rsid w:val="1B417CC0"/>
    <w:rsid w:val="1B5E9778"/>
    <w:rsid w:val="1B608B14"/>
    <w:rsid w:val="1B65A269"/>
    <w:rsid w:val="1B770F58"/>
    <w:rsid w:val="1B83B99B"/>
    <w:rsid w:val="1BB3C9CA"/>
    <w:rsid w:val="1BB43ADA"/>
    <w:rsid w:val="1BF21031"/>
    <w:rsid w:val="1BFDA89C"/>
    <w:rsid w:val="1BFFF038"/>
    <w:rsid w:val="1C03C1B5"/>
    <w:rsid w:val="1C0F00FB"/>
    <w:rsid w:val="1C120734"/>
    <w:rsid w:val="1C13C090"/>
    <w:rsid w:val="1C20BF64"/>
    <w:rsid w:val="1C2CD72A"/>
    <w:rsid w:val="1C31BB56"/>
    <w:rsid w:val="1C356E36"/>
    <w:rsid w:val="1C6415AD"/>
    <w:rsid w:val="1C702680"/>
    <w:rsid w:val="1C90E935"/>
    <w:rsid w:val="1C91CA19"/>
    <w:rsid w:val="1C932C8F"/>
    <w:rsid w:val="1CA6E18D"/>
    <w:rsid w:val="1CC6A36E"/>
    <w:rsid w:val="1CCAEBCD"/>
    <w:rsid w:val="1CD58566"/>
    <w:rsid w:val="1CF0738F"/>
    <w:rsid w:val="1D00333D"/>
    <w:rsid w:val="1D064FF0"/>
    <w:rsid w:val="1D1A7261"/>
    <w:rsid w:val="1D1BFD2C"/>
    <w:rsid w:val="1D24B400"/>
    <w:rsid w:val="1D28D56E"/>
    <w:rsid w:val="1D2F6517"/>
    <w:rsid w:val="1D35B3B7"/>
    <w:rsid w:val="1D538D0B"/>
    <w:rsid w:val="1D5BD70F"/>
    <w:rsid w:val="1D69AAEF"/>
    <w:rsid w:val="1D6E0BA5"/>
    <w:rsid w:val="1D8FEAD6"/>
    <w:rsid w:val="1DA3D5EC"/>
    <w:rsid w:val="1DA75FB9"/>
    <w:rsid w:val="1DAFDE34"/>
    <w:rsid w:val="1E07522E"/>
    <w:rsid w:val="1E1B468A"/>
    <w:rsid w:val="1E30D507"/>
    <w:rsid w:val="1E33419F"/>
    <w:rsid w:val="1E3C6E5F"/>
    <w:rsid w:val="1E5056EB"/>
    <w:rsid w:val="1E51F9F9"/>
    <w:rsid w:val="1E6CCA27"/>
    <w:rsid w:val="1E6E88A7"/>
    <w:rsid w:val="1E772D42"/>
    <w:rsid w:val="1E7D7E6C"/>
    <w:rsid w:val="1E92D65B"/>
    <w:rsid w:val="1EBC9C26"/>
    <w:rsid w:val="1EBE143C"/>
    <w:rsid w:val="1ECE6634"/>
    <w:rsid w:val="1EDA0459"/>
    <w:rsid w:val="1EE8DE2B"/>
    <w:rsid w:val="1F01F272"/>
    <w:rsid w:val="1F05D2EB"/>
    <w:rsid w:val="1F1089CA"/>
    <w:rsid w:val="1F1461C1"/>
    <w:rsid w:val="1F36F534"/>
    <w:rsid w:val="1F3937EE"/>
    <w:rsid w:val="1F3CC302"/>
    <w:rsid w:val="1F4BAE95"/>
    <w:rsid w:val="1F51C7D8"/>
    <w:rsid w:val="1F6C1A37"/>
    <w:rsid w:val="1FADD180"/>
    <w:rsid w:val="1FB13336"/>
    <w:rsid w:val="1FC93CE6"/>
    <w:rsid w:val="1FD7D0C8"/>
    <w:rsid w:val="1FD86D5A"/>
    <w:rsid w:val="1FDDEAD7"/>
    <w:rsid w:val="1FFA331E"/>
    <w:rsid w:val="1FFEEA29"/>
    <w:rsid w:val="201DB848"/>
    <w:rsid w:val="20227889"/>
    <w:rsid w:val="20286ECC"/>
    <w:rsid w:val="205F9392"/>
    <w:rsid w:val="205FC582"/>
    <w:rsid w:val="20601E00"/>
    <w:rsid w:val="20662D7A"/>
    <w:rsid w:val="208C996F"/>
    <w:rsid w:val="2096EC6D"/>
    <w:rsid w:val="209C3D17"/>
    <w:rsid w:val="20A91B1D"/>
    <w:rsid w:val="20B1F277"/>
    <w:rsid w:val="20B33D6C"/>
    <w:rsid w:val="20B9DC96"/>
    <w:rsid w:val="20CFAAF4"/>
    <w:rsid w:val="20D3C49B"/>
    <w:rsid w:val="20E2520B"/>
    <w:rsid w:val="20EC5E73"/>
    <w:rsid w:val="20F097A3"/>
    <w:rsid w:val="20FB7986"/>
    <w:rsid w:val="2120AF47"/>
    <w:rsid w:val="21303243"/>
    <w:rsid w:val="21429B84"/>
    <w:rsid w:val="214FB30E"/>
    <w:rsid w:val="21515F51"/>
    <w:rsid w:val="21650DA9"/>
    <w:rsid w:val="216E4B10"/>
    <w:rsid w:val="2174F5DB"/>
    <w:rsid w:val="21904C1E"/>
    <w:rsid w:val="21910589"/>
    <w:rsid w:val="219C63B7"/>
    <w:rsid w:val="21C2D385"/>
    <w:rsid w:val="21D6EA79"/>
    <w:rsid w:val="21E5A08E"/>
    <w:rsid w:val="21F3ECB0"/>
    <w:rsid w:val="21F82B84"/>
    <w:rsid w:val="22126B22"/>
    <w:rsid w:val="221F541D"/>
    <w:rsid w:val="2228DA07"/>
    <w:rsid w:val="2235942E"/>
    <w:rsid w:val="226C1D3E"/>
    <w:rsid w:val="2281D324"/>
    <w:rsid w:val="22AE8DC2"/>
    <w:rsid w:val="22B65F1B"/>
    <w:rsid w:val="22BCA687"/>
    <w:rsid w:val="22C5109F"/>
    <w:rsid w:val="22D1ABF6"/>
    <w:rsid w:val="22EC0E24"/>
    <w:rsid w:val="22FE77A2"/>
    <w:rsid w:val="230FE41F"/>
    <w:rsid w:val="2344BDD2"/>
    <w:rsid w:val="2345FB1D"/>
    <w:rsid w:val="23583FD5"/>
    <w:rsid w:val="2388B110"/>
    <w:rsid w:val="238C3ACF"/>
    <w:rsid w:val="2393D708"/>
    <w:rsid w:val="2397A04E"/>
    <w:rsid w:val="23ABEA55"/>
    <w:rsid w:val="23C4A4A0"/>
    <w:rsid w:val="23C4AA68"/>
    <w:rsid w:val="23FFBC71"/>
    <w:rsid w:val="24025E20"/>
    <w:rsid w:val="2410E405"/>
    <w:rsid w:val="2427A0ED"/>
    <w:rsid w:val="24401AB8"/>
    <w:rsid w:val="2455061D"/>
    <w:rsid w:val="2456E74F"/>
    <w:rsid w:val="245852D4"/>
    <w:rsid w:val="245C1F4A"/>
    <w:rsid w:val="246F34A1"/>
    <w:rsid w:val="248D7A79"/>
    <w:rsid w:val="24A9D416"/>
    <w:rsid w:val="24ABFF25"/>
    <w:rsid w:val="24DF9069"/>
    <w:rsid w:val="24E3A88F"/>
    <w:rsid w:val="24E9DD51"/>
    <w:rsid w:val="24EBCA68"/>
    <w:rsid w:val="24ECCA88"/>
    <w:rsid w:val="24FE1ED3"/>
    <w:rsid w:val="24FEACE0"/>
    <w:rsid w:val="24FEC510"/>
    <w:rsid w:val="25007362"/>
    <w:rsid w:val="25031A42"/>
    <w:rsid w:val="2509ABC3"/>
    <w:rsid w:val="252B5403"/>
    <w:rsid w:val="252C073F"/>
    <w:rsid w:val="254887DC"/>
    <w:rsid w:val="254F461A"/>
    <w:rsid w:val="25596F23"/>
    <w:rsid w:val="2567F075"/>
    <w:rsid w:val="256E6612"/>
    <w:rsid w:val="257D8535"/>
    <w:rsid w:val="258ABA86"/>
    <w:rsid w:val="2591177D"/>
    <w:rsid w:val="25A3CD3B"/>
    <w:rsid w:val="25B020F7"/>
    <w:rsid w:val="25B512A5"/>
    <w:rsid w:val="25D0E36D"/>
    <w:rsid w:val="25EA7A83"/>
    <w:rsid w:val="26055721"/>
    <w:rsid w:val="2636A029"/>
    <w:rsid w:val="26436F56"/>
    <w:rsid w:val="268ED564"/>
    <w:rsid w:val="2691CA1D"/>
    <w:rsid w:val="26977587"/>
    <w:rsid w:val="26ABB0D4"/>
    <w:rsid w:val="26B54A39"/>
    <w:rsid w:val="26B9ED94"/>
    <w:rsid w:val="26BED237"/>
    <w:rsid w:val="26DA0F91"/>
    <w:rsid w:val="26DCF6E2"/>
    <w:rsid w:val="26EF1D0F"/>
    <w:rsid w:val="26F4707B"/>
    <w:rsid w:val="2712F9CD"/>
    <w:rsid w:val="27226A1C"/>
    <w:rsid w:val="27281476"/>
    <w:rsid w:val="272B20F0"/>
    <w:rsid w:val="273F44E1"/>
    <w:rsid w:val="2747CCBC"/>
    <w:rsid w:val="275EAE00"/>
    <w:rsid w:val="276146FC"/>
    <w:rsid w:val="2787EC60"/>
    <w:rsid w:val="279620D6"/>
    <w:rsid w:val="279F4EF0"/>
    <w:rsid w:val="27B5C34D"/>
    <w:rsid w:val="27BFF0B1"/>
    <w:rsid w:val="27C2D802"/>
    <w:rsid w:val="27C38800"/>
    <w:rsid w:val="27CBE313"/>
    <w:rsid w:val="27DD91C9"/>
    <w:rsid w:val="27E1750E"/>
    <w:rsid w:val="27EE7A86"/>
    <w:rsid w:val="27FB0920"/>
    <w:rsid w:val="27FD3E71"/>
    <w:rsid w:val="28094856"/>
    <w:rsid w:val="2827F351"/>
    <w:rsid w:val="283665D2"/>
    <w:rsid w:val="284933BE"/>
    <w:rsid w:val="28554516"/>
    <w:rsid w:val="28598655"/>
    <w:rsid w:val="286B3500"/>
    <w:rsid w:val="28820810"/>
    <w:rsid w:val="2886A685"/>
    <w:rsid w:val="289098A0"/>
    <w:rsid w:val="2896E2C9"/>
    <w:rsid w:val="28AA7BCB"/>
    <w:rsid w:val="28C96F58"/>
    <w:rsid w:val="28FADC1B"/>
    <w:rsid w:val="28FC4100"/>
    <w:rsid w:val="29121CB3"/>
    <w:rsid w:val="2925D9EB"/>
    <w:rsid w:val="2940B5DC"/>
    <w:rsid w:val="2957B3D7"/>
    <w:rsid w:val="296060AD"/>
    <w:rsid w:val="2967F9E9"/>
    <w:rsid w:val="297BFA85"/>
    <w:rsid w:val="29C50BBE"/>
    <w:rsid w:val="29CC21EC"/>
    <w:rsid w:val="29E66569"/>
    <w:rsid w:val="29E79CDB"/>
    <w:rsid w:val="29E89F0A"/>
    <w:rsid w:val="29F45FAC"/>
    <w:rsid w:val="29F69C6B"/>
    <w:rsid w:val="29F9CEDB"/>
    <w:rsid w:val="2A20B8D7"/>
    <w:rsid w:val="2A3886B7"/>
    <w:rsid w:val="2A42F6E7"/>
    <w:rsid w:val="2A5DC984"/>
    <w:rsid w:val="2A634C1E"/>
    <w:rsid w:val="2A637217"/>
    <w:rsid w:val="2A7D7DA6"/>
    <w:rsid w:val="2A8923EF"/>
    <w:rsid w:val="2A9566F9"/>
    <w:rsid w:val="2A97DF16"/>
    <w:rsid w:val="2A98F1BC"/>
    <w:rsid w:val="2A9EDB15"/>
    <w:rsid w:val="2AB54ACC"/>
    <w:rsid w:val="2ADDD19E"/>
    <w:rsid w:val="2AEA6715"/>
    <w:rsid w:val="2B07DEE3"/>
    <w:rsid w:val="2B291898"/>
    <w:rsid w:val="2B5E9A8C"/>
    <w:rsid w:val="2B64053A"/>
    <w:rsid w:val="2B6574E4"/>
    <w:rsid w:val="2B92A754"/>
    <w:rsid w:val="2B9CC13E"/>
    <w:rsid w:val="2BAFD424"/>
    <w:rsid w:val="2BB974C8"/>
    <w:rsid w:val="2BC4C2E9"/>
    <w:rsid w:val="2BD44709"/>
    <w:rsid w:val="2BE59C87"/>
    <w:rsid w:val="2BEAEF4A"/>
    <w:rsid w:val="2BF5DE55"/>
    <w:rsid w:val="2BF9BB07"/>
    <w:rsid w:val="2C00DE44"/>
    <w:rsid w:val="2C18CAAC"/>
    <w:rsid w:val="2C357559"/>
    <w:rsid w:val="2C37A068"/>
    <w:rsid w:val="2C3E2C2D"/>
    <w:rsid w:val="2C4F4B40"/>
    <w:rsid w:val="2C59E0E8"/>
    <w:rsid w:val="2C601499"/>
    <w:rsid w:val="2C69FABF"/>
    <w:rsid w:val="2C6C0A0A"/>
    <w:rsid w:val="2C6E4999"/>
    <w:rsid w:val="2C7030F0"/>
    <w:rsid w:val="2CAC5883"/>
    <w:rsid w:val="2CAD5B38"/>
    <w:rsid w:val="2CBA90CE"/>
    <w:rsid w:val="2CC4D61E"/>
    <w:rsid w:val="2CCA3CDB"/>
    <w:rsid w:val="2CDA78D2"/>
    <w:rsid w:val="2CE5A223"/>
    <w:rsid w:val="2CE8537E"/>
    <w:rsid w:val="2CFC9F71"/>
    <w:rsid w:val="2D02A78B"/>
    <w:rsid w:val="2D1187C2"/>
    <w:rsid w:val="2D240D4D"/>
    <w:rsid w:val="2D2A744D"/>
    <w:rsid w:val="2D4F78DC"/>
    <w:rsid w:val="2D585999"/>
    <w:rsid w:val="2D6F9001"/>
    <w:rsid w:val="2D7C13A3"/>
    <w:rsid w:val="2D8DD556"/>
    <w:rsid w:val="2DCDEF84"/>
    <w:rsid w:val="2DCFA1E2"/>
    <w:rsid w:val="2DD198B2"/>
    <w:rsid w:val="2DE28091"/>
    <w:rsid w:val="2DE47037"/>
    <w:rsid w:val="2DE664FC"/>
    <w:rsid w:val="2DE8438E"/>
    <w:rsid w:val="2DEC5529"/>
    <w:rsid w:val="2DF13A13"/>
    <w:rsid w:val="2DF57BCF"/>
    <w:rsid w:val="2E15D802"/>
    <w:rsid w:val="2E182F71"/>
    <w:rsid w:val="2E2A79CC"/>
    <w:rsid w:val="2E2DB08F"/>
    <w:rsid w:val="2E2DFADF"/>
    <w:rsid w:val="2E472999"/>
    <w:rsid w:val="2E4BFE0E"/>
    <w:rsid w:val="2E4CD1D6"/>
    <w:rsid w:val="2E4E595E"/>
    <w:rsid w:val="2E4F6453"/>
    <w:rsid w:val="2E71E88E"/>
    <w:rsid w:val="2E8F5457"/>
    <w:rsid w:val="2E9870AF"/>
    <w:rsid w:val="2EB294D4"/>
    <w:rsid w:val="2ECAD5EA"/>
    <w:rsid w:val="2ECB9472"/>
    <w:rsid w:val="2ECEED76"/>
    <w:rsid w:val="2EDA23E0"/>
    <w:rsid w:val="2EDC4AD1"/>
    <w:rsid w:val="2EDFD4B3"/>
    <w:rsid w:val="2EEE2FFA"/>
    <w:rsid w:val="2F04E971"/>
    <w:rsid w:val="2F0F2F4F"/>
    <w:rsid w:val="2F270B69"/>
    <w:rsid w:val="2F2E1379"/>
    <w:rsid w:val="2F303E88"/>
    <w:rsid w:val="2F425E90"/>
    <w:rsid w:val="2F452D4C"/>
    <w:rsid w:val="2F643985"/>
    <w:rsid w:val="2F728E1D"/>
    <w:rsid w:val="2F79CD1E"/>
    <w:rsid w:val="2F7B3399"/>
    <w:rsid w:val="2F8921A9"/>
    <w:rsid w:val="2FCC5650"/>
    <w:rsid w:val="2FDC58AB"/>
    <w:rsid w:val="30016081"/>
    <w:rsid w:val="3004B381"/>
    <w:rsid w:val="3005AFA0"/>
    <w:rsid w:val="301E6D11"/>
    <w:rsid w:val="3029C2F7"/>
    <w:rsid w:val="30301F69"/>
    <w:rsid w:val="303C5F8F"/>
    <w:rsid w:val="30431B44"/>
    <w:rsid w:val="305CCC9E"/>
    <w:rsid w:val="3062BF9D"/>
    <w:rsid w:val="30780E03"/>
    <w:rsid w:val="309817BB"/>
    <w:rsid w:val="30B1CEA9"/>
    <w:rsid w:val="30BDDE54"/>
    <w:rsid w:val="30C9B420"/>
    <w:rsid w:val="30F67CB5"/>
    <w:rsid w:val="31059046"/>
    <w:rsid w:val="311158D0"/>
    <w:rsid w:val="3116BDD9"/>
    <w:rsid w:val="3122C6FB"/>
    <w:rsid w:val="312CE4BF"/>
    <w:rsid w:val="312E4267"/>
    <w:rsid w:val="313B4C69"/>
    <w:rsid w:val="314AB63D"/>
    <w:rsid w:val="314F0C5B"/>
    <w:rsid w:val="3167BDEA"/>
    <w:rsid w:val="316CA35A"/>
    <w:rsid w:val="316FF90A"/>
    <w:rsid w:val="31752F83"/>
    <w:rsid w:val="317B8E88"/>
    <w:rsid w:val="3194CBBB"/>
    <w:rsid w:val="31A49D25"/>
    <w:rsid w:val="31B4BD62"/>
    <w:rsid w:val="31B4EFF9"/>
    <w:rsid w:val="31BB7126"/>
    <w:rsid w:val="31D4FC22"/>
    <w:rsid w:val="31E3A9D1"/>
    <w:rsid w:val="32022589"/>
    <w:rsid w:val="320562C2"/>
    <w:rsid w:val="32142510"/>
    <w:rsid w:val="32159695"/>
    <w:rsid w:val="322250E3"/>
    <w:rsid w:val="3228DCA8"/>
    <w:rsid w:val="3231622C"/>
    <w:rsid w:val="3231F60F"/>
    <w:rsid w:val="3245E970"/>
    <w:rsid w:val="32540D79"/>
    <w:rsid w:val="3254D6A0"/>
    <w:rsid w:val="3264A078"/>
    <w:rsid w:val="328355B3"/>
    <w:rsid w:val="329274D0"/>
    <w:rsid w:val="3293B2F7"/>
    <w:rsid w:val="32D5C578"/>
    <w:rsid w:val="32D5E630"/>
    <w:rsid w:val="32DE1CCD"/>
    <w:rsid w:val="32E0C427"/>
    <w:rsid w:val="32E5BCF9"/>
    <w:rsid w:val="32E6C583"/>
    <w:rsid w:val="32EBA820"/>
    <w:rsid w:val="32FE5067"/>
    <w:rsid w:val="33045CB4"/>
    <w:rsid w:val="3341E78E"/>
    <w:rsid w:val="3353A07E"/>
    <w:rsid w:val="33576C82"/>
    <w:rsid w:val="335DEFB0"/>
    <w:rsid w:val="3371E90F"/>
    <w:rsid w:val="338355A5"/>
    <w:rsid w:val="33977DB1"/>
    <w:rsid w:val="339A2AA5"/>
    <w:rsid w:val="33A1627A"/>
    <w:rsid w:val="33CA8592"/>
    <w:rsid w:val="33D42BAF"/>
    <w:rsid w:val="33D65A91"/>
    <w:rsid w:val="33DEF6CE"/>
    <w:rsid w:val="33DFCDA4"/>
    <w:rsid w:val="33EF9689"/>
    <w:rsid w:val="33F94EAD"/>
    <w:rsid w:val="341409BA"/>
    <w:rsid w:val="342AA731"/>
    <w:rsid w:val="342D3ABC"/>
    <w:rsid w:val="34411EB6"/>
    <w:rsid w:val="344558B4"/>
    <w:rsid w:val="3448207F"/>
    <w:rsid w:val="34494B21"/>
    <w:rsid w:val="344B047A"/>
    <w:rsid w:val="345931CF"/>
    <w:rsid w:val="34764A9E"/>
    <w:rsid w:val="34AA6BC2"/>
    <w:rsid w:val="34B0E698"/>
    <w:rsid w:val="34B3DBDD"/>
    <w:rsid w:val="34CD37A3"/>
    <w:rsid w:val="34D5064E"/>
    <w:rsid w:val="34DD4F04"/>
    <w:rsid w:val="34E11C19"/>
    <w:rsid w:val="34EFD761"/>
    <w:rsid w:val="34F696A6"/>
    <w:rsid w:val="34FCEAA0"/>
    <w:rsid w:val="35019E01"/>
    <w:rsid w:val="351D9960"/>
    <w:rsid w:val="3528CE0F"/>
    <w:rsid w:val="3529357D"/>
    <w:rsid w:val="354801EA"/>
    <w:rsid w:val="35566C74"/>
    <w:rsid w:val="357CB800"/>
    <w:rsid w:val="358C7762"/>
    <w:rsid w:val="358DE08E"/>
    <w:rsid w:val="3594AA42"/>
    <w:rsid w:val="35B625C1"/>
    <w:rsid w:val="35C0304D"/>
    <w:rsid w:val="35C6AD5E"/>
    <w:rsid w:val="35CA68B7"/>
    <w:rsid w:val="35D02F28"/>
    <w:rsid w:val="361013B7"/>
    <w:rsid w:val="3616E85F"/>
    <w:rsid w:val="3623290F"/>
    <w:rsid w:val="363964BB"/>
    <w:rsid w:val="3639ACA2"/>
    <w:rsid w:val="364087AE"/>
    <w:rsid w:val="3643EC99"/>
    <w:rsid w:val="365E34D9"/>
    <w:rsid w:val="366CACD2"/>
    <w:rsid w:val="367C0A25"/>
    <w:rsid w:val="36C63597"/>
    <w:rsid w:val="36D1DFFF"/>
    <w:rsid w:val="36D34E10"/>
    <w:rsid w:val="36D9494A"/>
    <w:rsid w:val="36DFF4A3"/>
    <w:rsid w:val="36E4051C"/>
    <w:rsid w:val="370AA792"/>
    <w:rsid w:val="371336C9"/>
    <w:rsid w:val="371C2174"/>
    <w:rsid w:val="371ECE05"/>
    <w:rsid w:val="3755CC84"/>
    <w:rsid w:val="37561E7A"/>
    <w:rsid w:val="37577845"/>
    <w:rsid w:val="375A204C"/>
    <w:rsid w:val="375A3302"/>
    <w:rsid w:val="377580A6"/>
    <w:rsid w:val="3780DED4"/>
    <w:rsid w:val="378B9904"/>
    <w:rsid w:val="3794D9BE"/>
    <w:rsid w:val="37A43A4B"/>
    <w:rsid w:val="37AA8257"/>
    <w:rsid w:val="37BB9A24"/>
    <w:rsid w:val="37BF8491"/>
    <w:rsid w:val="37C558F2"/>
    <w:rsid w:val="37C637BD"/>
    <w:rsid w:val="37F2A0FA"/>
    <w:rsid w:val="3816ABD7"/>
    <w:rsid w:val="382EA775"/>
    <w:rsid w:val="3831B7E2"/>
    <w:rsid w:val="3833A1EC"/>
    <w:rsid w:val="3843B2CE"/>
    <w:rsid w:val="3856ACC9"/>
    <w:rsid w:val="385A4B00"/>
    <w:rsid w:val="385AF8FF"/>
    <w:rsid w:val="385D136F"/>
    <w:rsid w:val="38687950"/>
    <w:rsid w:val="38958464"/>
    <w:rsid w:val="38B24E22"/>
    <w:rsid w:val="38B5BD51"/>
    <w:rsid w:val="38C57A0C"/>
    <w:rsid w:val="38D2B30C"/>
    <w:rsid w:val="38E5CAFD"/>
    <w:rsid w:val="38F3F79B"/>
    <w:rsid w:val="39022612"/>
    <w:rsid w:val="391B6E96"/>
    <w:rsid w:val="3933A444"/>
    <w:rsid w:val="396063DE"/>
    <w:rsid w:val="3966E735"/>
    <w:rsid w:val="396B3834"/>
    <w:rsid w:val="397BA267"/>
    <w:rsid w:val="397CE966"/>
    <w:rsid w:val="3984F139"/>
    <w:rsid w:val="39860589"/>
    <w:rsid w:val="398731A7"/>
    <w:rsid w:val="3994226A"/>
    <w:rsid w:val="39A4E945"/>
    <w:rsid w:val="39B419CA"/>
    <w:rsid w:val="39CA77D6"/>
    <w:rsid w:val="39CBCEB4"/>
    <w:rsid w:val="39DB7A14"/>
    <w:rsid w:val="39EFB88C"/>
    <w:rsid w:val="39FF7636"/>
    <w:rsid w:val="3A062921"/>
    <w:rsid w:val="3A084431"/>
    <w:rsid w:val="3A1928FC"/>
    <w:rsid w:val="3A323F51"/>
    <w:rsid w:val="3A42B0BB"/>
    <w:rsid w:val="3A559B73"/>
    <w:rsid w:val="3A5C6556"/>
    <w:rsid w:val="3A679301"/>
    <w:rsid w:val="3A6BEF14"/>
    <w:rsid w:val="3A8A5EEC"/>
    <w:rsid w:val="3A8BD7E7"/>
    <w:rsid w:val="3A903F90"/>
    <w:rsid w:val="3A907A42"/>
    <w:rsid w:val="3A92A551"/>
    <w:rsid w:val="3AAEFFFA"/>
    <w:rsid w:val="3AC2584E"/>
    <w:rsid w:val="3AD34622"/>
    <w:rsid w:val="3AE10F56"/>
    <w:rsid w:val="3AEEE472"/>
    <w:rsid w:val="3B4BBDF2"/>
    <w:rsid w:val="3B503C9D"/>
    <w:rsid w:val="3B539577"/>
    <w:rsid w:val="3B61BAC9"/>
    <w:rsid w:val="3B746704"/>
    <w:rsid w:val="3B7CABDC"/>
    <w:rsid w:val="3B9DAA79"/>
    <w:rsid w:val="3BAC2CE4"/>
    <w:rsid w:val="3BB8EF5A"/>
    <w:rsid w:val="3BC36081"/>
    <w:rsid w:val="3BD7CC9B"/>
    <w:rsid w:val="3BE11208"/>
    <w:rsid w:val="3BEA9102"/>
    <w:rsid w:val="3BF1EA9C"/>
    <w:rsid w:val="3C087200"/>
    <w:rsid w:val="3C0BD8AD"/>
    <w:rsid w:val="3C350EDD"/>
    <w:rsid w:val="3C37935F"/>
    <w:rsid w:val="3C40204E"/>
    <w:rsid w:val="3C4F9952"/>
    <w:rsid w:val="3C58B18F"/>
    <w:rsid w:val="3C5B9CC7"/>
    <w:rsid w:val="3C5C3C82"/>
    <w:rsid w:val="3C675AC3"/>
    <w:rsid w:val="3C74896A"/>
    <w:rsid w:val="3C74B0D2"/>
    <w:rsid w:val="3C97C05E"/>
    <w:rsid w:val="3C9C84C5"/>
    <w:rsid w:val="3CA5EF60"/>
    <w:rsid w:val="3CAE7223"/>
    <w:rsid w:val="3CAFFAFF"/>
    <w:rsid w:val="3CB2F494"/>
    <w:rsid w:val="3CB5BDC5"/>
    <w:rsid w:val="3CBB6285"/>
    <w:rsid w:val="3CE95C26"/>
    <w:rsid w:val="3CEFE7EB"/>
    <w:rsid w:val="3CF8A329"/>
    <w:rsid w:val="3D021898"/>
    <w:rsid w:val="3D048BA8"/>
    <w:rsid w:val="3D0C1A48"/>
    <w:rsid w:val="3D0C591B"/>
    <w:rsid w:val="3D19E271"/>
    <w:rsid w:val="3D1ADC79"/>
    <w:rsid w:val="3D27A943"/>
    <w:rsid w:val="3D29F25F"/>
    <w:rsid w:val="3D2D7440"/>
    <w:rsid w:val="3D3D95AE"/>
    <w:rsid w:val="3D43FB9A"/>
    <w:rsid w:val="3D4C05D4"/>
    <w:rsid w:val="3D58BAC3"/>
    <w:rsid w:val="3D59A55C"/>
    <w:rsid w:val="3D7118D1"/>
    <w:rsid w:val="3D728EA2"/>
    <w:rsid w:val="3D756364"/>
    <w:rsid w:val="3D789213"/>
    <w:rsid w:val="3D853D75"/>
    <w:rsid w:val="3D94A7CF"/>
    <w:rsid w:val="3DA9FA79"/>
    <w:rsid w:val="3DAEDDCE"/>
    <w:rsid w:val="3DB3E1D7"/>
    <w:rsid w:val="3DDEFB29"/>
    <w:rsid w:val="3DE50C9F"/>
    <w:rsid w:val="3E13A665"/>
    <w:rsid w:val="3E2FBDC6"/>
    <w:rsid w:val="3E345FCE"/>
    <w:rsid w:val="3E470F5B"/>
    <w:rsid w:val="3E4C9E06"/>
    <w:rsid w:val="3E5D8645"/>
    <w:rsid w:val="3E62D869"/>
    <w:rsid w:val="3E90D8B3"/>
    <w:rsid w:val="3EA05C09"/>
    <w:rsid w:val="3EB61B80"/>
    <w:rsid w:val="3EB9FFEB"/>
    <w:rsid w:val="3EBEADE4"/>
    <w:rsid w:val="3EBEE04A"/>
    <w:rsid w:val="3EEC5A42"/>
    <w:rsid w:val="3F0A5508"/>
    <w:rsid w:val="3F1A314B"/>
    <w:rsid w:val="3F1C2F76"/>
    <w:rsid w:val="3F34BB90"/>
    <w:rsid w:val="3F83D15D"/>
    <w:rsid w:val="3F8B384B"/>
    <w:rsid w:val="3F8BF13F"/>
    <w:rsid w:val="3F8D4473"/>
    <w:rsid w:val="3F9C1FDF"/>
    <w:rsid w:val="3FA28865"/>
    <w:rsid w:val="3FAF9FEF"/>
    <w:rsid w:val="3FAFCAE0"/>
    <w:rsid w:val="3FB3ED53"/>
    <w:rsid w:val="3FB62BB4"/>
    <w:rsid w:val="3FB7CD5A"/>
    <w:rsid w:val="3FBFC3F1"/>
    <w:rsid w:val="3FC23C87"/>
    <w:rsid w:val="3FCB8E27"/>
    <w:rsid w:val="3FFAAABF"/>
    <w:rsid w:val="400CA45C"/>
    <w:rsid w:val="4017F87A"/>
    <w:rsid w:val="4045924A"/>
    <w:rsid w:val="405DA2A5"/>
    <w:rsid w:val="4060FBA9"/>
    <w:rsid w:val="406340DD"/>
    <w:rsid w:val="407A9FE5"/>
    <w:rsid w:val="408106BF"/>
    <w:rsid w:val="4084F992"/>
    <w:rsid w:val="408FA697"/>
    <w:rsid w:val="40B76394"/>
    <w:rsid w:val="40C12A8A"/>
    <w:rsid w:val="40C2060C"/>
    <w:rsid w:val="40C63126"/>
    <w:rsid w:val="40D692FC"/>
    <w:rsid w:val="40F397F5"/>
    <w:rsid w:val="40FBFF83"/>
    <w:rsid w:val="41035A83"/>
    <w:rsid w:val="411826E9"/>
    <w:rsid w:val="411E2736"/>
    <w:rsid w:val="4128E23F"/>
    <w:rsid w:val="4129F13B"/>
    <w:rsid w:val="413144FA"/>
    <w:rsid w:val="413295F1"/>
    <w:rsid w:val="414D4CC8"/>
    <w:rsid w:val="414E65A8"/>
    <w:rsid w:val="415E6483"/>
    <w:rsid w:val="41732061"/>
    <w:rsid w:val="4176AA00"/>
    <w:rsid w:val="417F660D"/>
    <w:rsid w:val="418F070E"/>
    <w:rsid w:val="41A510E9"/>
    <w:rsid w:val="41A70646"/>
    <w:rsid w:val="41C6AF10"/>
    <w:rsid w:val="41E619E7"/>
    <w:rsid w:val="4217C567"/>
    <w:rsid w:val="421B1E6B"/>
    <w:rsid w:val="421BEFE1"/>
    <w:rsid w:val="421E673E"/>
    <w:rsid w:val="422282DA"/>
    <w:rsid w:val="422798A1"/>
    <w:rsid w:val="4228B14C"/>
    <w:rsid w:val="4236EE25"/>
    <w:rsid w:val="42387B1C"/>
    <w:rsid w:val="42389B5C"/>
    <w:rsid w:val="423AD28D"/>
    <w:rsid w:val="42485E1B"/>
    <w:rsid w:val="4250325F"/>
    <w:rsid w:val="425333F5"/>
    <w:rsid w:val="4256A247"/>
    <w:rsid w:val="426021EF"/>
    <w:rsid w:val="426AE707"/>
    <w:rsid w:val="42715BC9"/>
    <w:rsid w:val="42903190"/>
    <w:rsid w:val="42907539"/>
    <w:rsid w:val="42B68489"/>
    <w:rsid w:val="43025020"/>
    <w:rsid w:val="43029BBF"/>
    <w:rsid w:val="430F142F"/>
    <w:rsid w:val="4311C58A"/>
    <w:rsid w:val="4325CCFD"/>
    <w:rsid w:val="432B7BBE"/>
    <w:rsid w:val="4331AFA2"/>
    <w:rsid w:val="434D7F59"/>
    <w:rsid w:val="435A9AB1"/>
    <w:rsid w:val="43915F04"/>
    <w:rsid w:val="43ADD351"/>
    <w:rsid w:val="43B3CCB9"/>
    <w:rsid w:val="43CE8CAF"/>
    <w:rsid w:val="43E85ACE"/>
    <w:rsid w:val="43E8E577"/>
    <w:rsid w:val="43F3E5CC"/>
    <w:rsid w:val="43FC97DA"/>
    <w:rsid w:val="4421EB8D"/>
    <w:rsid w:val="44284CC0"/>
    <w:rsid w:val="4464C647"/>
    <w:rsid w:val="446BE2C9"/>
    <w:rsid w:val="4492867C"/>
    <w:rsid w:val="44A1BD56"/>
    <w:rsid w:val="44C817ED"/>
    <w:rsid w:val="44DD395D"/>
    <w:rsid w:val="44E53536"/>
    <w:rsid w:val="45008D96"/>
    <w:rsid w:val="4503C4F3"/>
    <w:rsid w:val="451D8A25"/>
    <w:rsid w:val="4529BAC1"/>
    <w:rsid w:val="452CBB82"/>
    <w:rsid w:val="452EFD23"/>
    <w:rsid w:val="453DE0DD"/>
    <w:rsid w:val="4544C235"/>
    <w:rsid w:val="4559B094"/>
    <w:rsid w:val="455C59C3"/>
    <w:rsid w:val="45680880"/>
    <w:rsid w:val="4569AF6F"/>
    <w:rsid w:val="4577ED34"/>
    <w:rsid w:val="45875BA0"/>
    <w:rsid w:val="45878AE3"/>
    <w:rsid w:val="458DD1D9"/>
    <w:rsid w:val="4599DCC0"/>
    <w:rsid w:val="45C6155F"/>
    <w:rsid w:val="45D72C39"/>
    <w:rsid w:val="45F35B68"/>
    <w:rsid w:val="45FBA697"/>
    <w:rsid w:val="46156BE1"/>
    <w:rsid w:val="46189CDF"/>
    <w:rsid w:val="461E58E2"/>
    <w:rsid w:val="463A35FE"/>
    <w:rsid w:val="463F91B4"/>
    <w:rsid w:val="4644DAD9"/>
    <w:rsid w:val="464798E6"/>
    <w:rsid w:val="46522019"/>
    <w:rsid w:val="4658403A"/>
    <w:rsid w:val="465ABD6D"/>
    <w:rsid w:val="46655ACD"/>
    <w:rsid w:val="466BE60F"/>
    <w:rsid w:val="466DB6E2"/>
    <w:rsid w:val="467AA2DF"/>
    <w:rsid w:val="469EE511"/>
    <w:rsid w:val="469FEE10"/>
    <w:rsid w:val="46B7CC5B"/>
    <w:rsid w:val="46CE51FE"/>
    <w:rsid w:val="46F44890"/>
    <w:rsid w:val="4700E267"/>
    <w:rsid w:val="47068981"/>
    <w:rsid w:val="470D4791"/>
    <w:rsid w:val="47101D30"/>
    <w:rsid w:val="4716BAA7"/>
    <w:rsid w:val="471C7C7D"/>
    <w:rsid w:val="47244F2C"/>
    <w:rsid w:val="4728A595"/>
    <w:rsid w:val="473CFA8E"/>
    <w:rsid w:val="4772D202"/>
    <w:rsid w:val="4779483B"/>
    <w:rsid w:val="4779B6F4"/>
    <w:rsid w:val="478F83B1"/>
    <w:rsid w:val="47B36868"/>
    <w:rsid w:val="47B8C921"/>
    <w:rsid w:val="47BEC3F5"/>
    <w:rsid w:val="47C40EC4"/>
    <w:rsid w:val="47CAA591"/>
    <w:rsid w:val="47CFFFC7"/>
    <w:rsid w:val="47D97F8D"/>
    <w:rsid w:val="47E24575"/>
    <w:rsid w:val="4801F997"/>
    <w:rsid w:val="480D57C5"/>
    <w:rsid w:val="4810F54A"/>
    <w:rsid w:val="481C437A"/>
    <w:rsid w:val="481FF45D"/>
    <w:rsid w:val="48265235"/>
    <w:rsid w:val="48524EB4"/>
    <w:rsid w:val="48694C02"/>
    <w:rsid w:val="486E6BF4"/>
    <w:rsid w:val="4879BC90"/>
    <w:rsid w:val="4888DAB9"/>
    <w:rsid w:val="488968B5"/>
    <w:rsid w:val="4898E010"/>
    <w:rsid w:val="489A7636"/>
    <w:rsid w:val="489C9866"/>
    <w:rsid w:val="48B18444"/>
    <w:rsid w:val="48E8983E"/>
    <w:rsid w:val="48FF7314"/>
    <w:rsid w:val="490667E7"/>
    <w:rsid w:val="4906AB20"/>
    <w:rsid w:val="490DBCCA"/>
    <w:rsid w:val="4915C544"/>
    <w:rsid w:val="491614BB"/>
    <w:rsid w:val="4923C60C"/>
    <w:rsid w:val="4932F258"/>
    <w:rsid w:val="49433D1F"/>
    <w:rsid w:val="4946A71C"/>
    <w:rsid w:val="4965B595"/>
    <w:rsid w:val="49694D4A"/>
    <w:rsid w:val="496FF70F"/>
    <w:rsid w:val="497C09C0"/>
    <w:rsid w:val="49818779"/>
    <w:rsid w:val="4985DD97"/>
    <w:rsid w:val="4991F997"/>
    <w:rsid w:val="49931548"/>
    <w:rsid w:val="499C6837"/>
    <w:rsid w:val="49BEC3B3"/>
    <w:rsid w:val="49CE2C4D"/>
    <w:rsid w:val="49D41A93"/>
    <w:rsid w:val="49E08F20"/>
    <w:rsid w:val="49E98B8E"/>
    <w:rsid w:val="49EA346F"/>
    <w:rsid w:val="49EA565D"/>
    <w:rsid w:val="4A05E637"/>
    <w:rsid w:val="4A2344A3"/>
    <w:rsid w:val="4A258C90"/>
    <w:rsid w:val="4A297F27"/>
    <w:rsid w:val="4A2F0CE9"/>
    <w:rsid w:val="4A65659E"/>
    <w:rsid w:val="4A6D9EB4"/>
    <w:rsid w:val="4A774330"/>
    <w:rsid w:val="4A7D36F7"/>
    <w:rsid w:val="4AB11945"/>
    <w:rsid w:val="4ABA1E5D"/>
    <w:rsid w:val="4AC458F5"/>
    <w:rsid w:val="4AF25296"/>
    <w:rsid w:val="4B1900ED"/>
    <w:rsid w:val="4B2A48FB"/>
    <w:rsid w:val="4B2F5655"/>
    <w:rsid w:val="4B5071E2"/>
    <w:rsid w:val="4B5B708E"/>
    <w:rsid w:val="4B638CA2"/>
    <w:rsid w:val="4B6C0855"/>
    <w:rsid w:val="4B6C7D82"/>
    <w:rsid w:val="4BAA3A15"/>
    <w:rsid w:val="4BB45330"/>
    <w:rsid w:val="4BC28601"/>
    <w:rsid w:val="4BCC23DE"/>
    <w:rsid w:val="4BD079FC"/>
    <w:rsid w:val="4BFAFC2E"/>
    <w:rsid w:val="4C015F80"/>
    <w:rsid w:val="4C0678F1"/>
    <w:rsid w:val="4C1DBE9E"/>
    <w:rsid w:val="4C23B66A"/>
    <w:rsid w:val="4C2F3C62"/>
    <w:rsid w:val="4C4D2C66"/>
    <w:rsid w:val="4C56DFE0"/>
    <w:rsid w:val="4C655455"/>
    <w:rsid w:val="4C7C0245"/>
    <w:rsid w:val="4C856CA9"/>
    <w:rsid w:val="4C92868E"/>
    <w:rsid w:val="4C9771C9"/>
    <w:rsid w:val="4C9CF521"/>
    <w:rsid w:val="4CA8F7E4"/>
    <w:rsid w:val="4CB4A267"/>
    <w:rsid w:val="4CBAFD56"/>
    <w:rsid w:val="4CDB991A"/>
    <w:rsid w:val="4CE5494E"/>
    <w:rsid w:val="4CEECBCF"/>
    <w:rsid w:val="4CF16C47"/>
    <w:rsid w:val="4D032305"/>
    <w:rsid w:val="4D0CCA4B"/>
    <w:rsid w:val="4D1A937F"/>
    <w:rsid w:val="4D1B6C70"/>
    <w:rsid w:val="4D2AF272"/>
    <w:rsid w:val="4D3898DD"/>
    <w:rsid w:val="4D3CA400"/>
    <w:rsid w:val="4D415FF1"/>
    <w:rsid w:val="4D4F8B93"/>
    <w:rsid w:val="4D6AE89C"/>
    <w:rsid w:val="4D71D306"/>
    <w:rsid w:val="4D8646A0"/>
    <w:rsid w:val="4D8BA8C3"/>
    <w:rsid w:val="4D8DCF0A"/>
    <w:rsid w:val="4D9535D6"/>
    <w:rsid w:val="4DB2EA99"/>
    <w:rsid w:val="4DB66B50"/>
    <w:rsid w:val="4DCCF7E0"/>
    <w:rsid w:val="4DDE2A88"/>
    <w:rsid w:val="4DFB30EF"/>
    <w:rsid w:val="4E059434"/>
    <w:rsid w:val="4E11E78F"/>
    <w:rsid w:val="4E1EDBF7"/>
    <w:rsid w:val="4E1F6066"/>
    <w:rsid w:val="4E253BC0"/>
    <w:rsid w:val="4E29A85D"/>
    <w:rsid w:val="4E338B19"/>
    <w:rsid w:val="4E49B2F4"/>
    <w:rsid w:val="4E629E29"/>
    <w:rsid w:val="4E687929"/>
    <w:rsid w:val="4E79646C"/>
    <w:rsid w:val="4E87E059"/>
    <w:rsid w:val="4EB2CF48"/>
    <w:rsid w:val="4EBFE4FD"/>
    <w:rsid w:val="4ED39095"/>
    <w:rsid w:val="4ED965BB"/>
    <w:rsid w:val="4EFB493F"/>
    <w:rsid w:val="4F01D8E2"/>
    <w:rsid w:val="4F09AE55"/>
    <w:rsid w:val="4F26C4BA"/>
    <w:rsid w:val="4F403773"/>
    <w:rsid w:val="4F40488B"/>
    <w:rsid w:val="4F63FCD4"/>
    <w:rsid w:val="4F6D4475"/>
    <w:rsid w:val="4F932985"/>
    <w:rsid w:val="4F99B54A"/>
    <w:rsid w:val="4F9E8615"/>
    <w:rsid w:val="4FAEF93C"/>
    <w:rsid w:val="4FB01497"/>
    <w:rsid w:val="4FB9FCC4"/>
    <w:rsid w:val="4FC82199"/>
    <w:rsid w:val="4FCABFAC"/>
    <w:rsid w:val="4FE97FFE"/>
    <w:rsid w:val="4FEA0013"/>
    <w:rsid w:val="4FFEDCA6"/>
    <w:rsid w:val="500519D6"/>
    <w:rsid w:val="5021F803"/>
    <w:rsid w:val="5044F38A"/>
    <w:rsid w:val="50516706"/>
    <w:rsid w:val="50627B28"/>
    <w:rsid w:val="5068A7A9"/>
    <w:rsid w:val="507B04E4"/>
    <w:rsid w:val="50834585"/>
    <w:rsid w:val="508758D8"/>
    <w:rsid w:val="5091FE02"/>
    <w:rsid w:val="509E177C"/>
    <w:rsid w:val="50BD56FA"/>
    <w:rsid w:val="50C1A608"/>
    <w:rsid w:val="50CB781D"/>
    <w:rsid w:val="50D38F08"/>
    <w:rsid w:val="50E8AAB1"/>
    <w:rsid w:val="50ED9A5F"/>
    <w:rsid w:val="50FA8C24"/>
    <w:rsid w:val="5104EA11"/>
    <w:rsid w:val="5114ED08"/>
    <w:rsid w:val="5115DF90"/>
    <w:rsid w:val="515CCA04"/>
    <w:rsid w:val="5167EE09"/>
    <w:rsid w:val="516951DE"/>
    <w:rsid w:val="516ACA3C"/>
    <w:rsid w:val="51878E34"/>
    <w:rsid w:val="518DD1C1"/>
    <w:rsid w:val="518F5BE5"/>
    <w:rsid w:val="51A3ACBE"/>
    <w:rsid w:val="51B7B4B4"/>
    <w:rsid w:val="51B8831D"/>
    <w:rsid w:val="51BFE869"/>
    <w:rsid w:val="51C61150"/>
    <w:rsid w:val="51CEC837"/>
    <w:rsid w:val="51E442F7"/>
    <w:rsid w:val="51F7BD8A"/>
    <w:rsid w:val="52024C75"/>
    <w:rsid w:val="520AA26B"/>
    <w:rsid w:val="520AFA52"/>
    <w:rsid w:val="521D5727"/>
    <w:rsid w:val="52276890"/>
    <w:rsid w:val="5231FF72"/>
    <w:rsid w:val="52350E68"/>
    <w:rsid w:val="525B2E01"/>
    <w:rsid w:val="526ACCD8"/>
    <w:rsid w:val="5277F92A"/>
    <w:rsid w:val="5279399A"/>
    <w:rsid w:val="527D8226"/>
    <w:rsid w:val="528122A4"/>
    <w:rsid w:val="52819DA4"/>
    <w:rsid w:val="5289DCF9"/>
    <w:rsid w:val="529A09FF"/>
    <w:rsid w:val="52BA33F4"/>
    <w:rsid w:val="52BCE54F"/>
    <w:rsid w:val="52C4A424"/>
    <w:rsid w:val="52DF6F7D"/>
    <w:rsid w:val="52EE4944"/>
    <w:rsid w:val="52EEB95A"/>
    <w:rsid w:val="53008FE1"/>
    <w:rsid w:val="53025CA9"/>
    <w:rsid w:val="5305B49B"/>
    <w:rsid w:val="530FE3DA"/>
    <w:rsid w:val="532193BA"/>
    <w:rsid w:val="533256DB"/>
    <w:rsid w:val="533A3F11"/>
    <w:rsid w:val="5347CF4C"/>
    <w:rsid w:val="534C82B7"/>
    <w:rsid w:val="534D8630"/>
    <w:rsid w:val="5397F900"/>
    <w:rsid w:val="539913DA"/>
    <w:rsid w:val="53F733BE"/>
    <w:rsid w:val="542882D6"/>
    <w:rsid w:val="542DFD7F"/>
    <w:rsid w:val="5435033A"/>
    <w:rsid w:val="544B9293"/>
    <w:rsid w:val="54583D29"/>
    <w:rsid w:val="545E39C3"/>
    <w:rsid w:val="54655363"/>
    <w:rsid w:val="54787ADF"/>
    <w:rsid w:val="54816E40"/>
    <w:rsid w:val="54825235"/>
    <w:rsid w:val="548B4D54"/>
    <w:rsid w:val="54A0F939"/>
    <w:rsid w:val="54A39FAA"/>
    <w:rsid w:val="54A5992A"/>
    <w:rsid w:val="54D2871A"/>
    <w:rsid w:val="54E01EE2"/>
    <w:rsid w:val="54EA5AE8"/>
    <w:rsid w:val="54F19EB8"/>
    <w:rsid w:val="5504D059"/>
    <w:rsid w:val="5507C4E3"/>
    <w:rsid w:val="5519CD70"/>
    <w:rsid w:val="55239E12"/>
    <w:rsid w:val="553E2037"/>
    <w:rsid w:val="554F126E"/>
    <w:rsid w:val="554F6AE6"/>
    <w:rsid w:val="55599FD8"/>
    <w:rsid w:val="555E8139"/>
    <w:rsid w:val="555FA7C9"/>
    <w:rsid w:val="556DDB25"/>
    <w:rsid w:val="557AC3E3"/>
    <w:rsid w:val="55893929"/>
    <w:rsid w:val="55910AC7"/>
    <w:rsid w:val="55A3FDF7"/>
    <w:rsid w:val="55B2D214"/>
    <w:rsid w:val="55B6C57E"/>
    <w:rsid w:val="55B7138F"/>
    <w:rsid w:val="55BD6FFA"/>
    <w:rsid w:val="55C9903D"/>
    <w:rsid w:val="55E4B506"/>
    <w:rsid w:val="55E6F508"/>
    <w:rsid w:val="55F16428"/>
    <w:rsid w:val="56010970"/>
    <w:rsid w:val="561332A8"/>
    <w:rsid w:val="5618B47D"/>
    <w:rsid w:val="562033F9"/>
    <w:rsid w:val="5623EC04"/>
    <w:rsid w:val="564B0AE8"/>
    <w:rsid w:val="565326F4"/>
    <w:rsid w:val="56590900"/>
    <w:rsid w:val="565D382D"/>
    <w:rsid w:val="5693598C"/>
    <w:rsid w:val="5699ACF5"/>
    <w:rsid w:val="569F8009"/>
    <w:rsid w:val="56BAC46C"/>
    <w:rsid w:val="56C6BC88"/>
    <w:rsid w:val="56CC97F4"/>
    <w:rsid w:val="56CFEF10"/>
    <w:rsid w:val="56E5D4F9"/>
    <w:rsid w:val="56EC378B"/>
    <w:rsid w:val="56F24A8C"/>
    <w:rsid w:val="56FE93D3"/>
    <w:rsid w:val="56FF9115"/>
    <w:rsid w:val="57264206"/>
    <w:rsid w:val="572AC709"/>
    <w:rsid w:val="573C53DB"/>
    <w:rsid w:val="574651C9"/>
    <w:rsid w:val="574778CF"/>
    <w:rsid w:val="574E7089"/>
    <w:rsid w:val="5767EB7C"/>
    <w:rsid w:val="5768458B"/>
    <w:rsid w:val="577F2EF9"/>
    <w:rsid w:val="57861D33"/>
    <w:rsid w:val="5795C4F9"/>
    <w:rsid w:val="57A06449"/>
    <w:rsid w:val="57BB03F8"/>
    <w:rsid w:val="57DA2470"/>
    <w:rsid w:val="57DB6B2B"/>
    <w:rsid w:val="57F59800"/>
    <w:rsid w:val="57F9C37A"/>
    <w:rsid w:val="58133CD7"/>
    <w:rsid w:val="58176378"/>
    <w:rsid w:val="581F4DAA"/>
    <w:rsid w:val="58254429"/>
    <w:rsid w:val="582C104E"/>
    <w:rsid w:val="582EF5B7"/>
    <w:rsid w:val="584F00A7"/>
    <w:rsid w:val="585E2C8C"/>
    <w:rsid w:val="58653677"/>
    <w:rsid w:val="58679686"/>
    <w:rsid w:val="589985DC"/>
    <w:rsid w:val="58A10A05"/>
    <w:rsid w:val="58A31E54"/>
    <w:rsid w:val="58A3B67A"/>
    <w:rsid w:val="58A822AA"/>
    <w:rsid w:val="58B22D78"/>
    <w:rsid w:val="58C79CA1"/>
    <w:rsid w:val="58CC018B"/>
    <w:rsid w:val="58D03F1B"/>
    <w:rsid w:val="58E9CA3C"/>
    <w:rsid w:val="58F46DD3"/>
    <w:rsid w:val="58FE039F"/>
    <w:rsid w:val="5916F582"/>
    <w:rsid w:val="5919449E"/>
    <w:rsid w:val="592217FC"/>
    <w:rsid w:val="593EE96F"/>
    <w:rsid w:val="5941F951"/>
    <w:rsid w:val="594400F8"/>
    <w:rsid w:val="594B074F"/>
    <w:rsid w:val="596229BE"/>
    <w:rsid w:val="5982367D"/>
    <w:rsid w:val="5982E765"/>
    <w:rsid w:val="5996458A"/>
    <w:rsid w:val="59A3E6A8"/>
    <w:rsid w:val="59C34F67"/>
    <w:rsid w:val="59DE5C4E"/>
    <w:rsid w:val="59E3A9AB"/>
    <w:rsid w:val="59E6DF70"/>
    <w:rsid w:val="5A092369"/>
    <w:rsid w:val="5A153FC7"/>
    <w:rsid w:val="5A18C77F"/>
    <w:rsid w:val="5A2544F3"/>
    <w:rsid w:val="5A3FC5C0"/>
    <w:rsid w:val="5A4C6B94"/>
    <w:rsid w:val="5A632ECD"/>
    <w:rsid w:val="5A64ABDC"/>
    <w:rsid w:val="5A783B08"/>
    <w:rsid w:val="5A7DAB7A"/>
    <w:rsid w:val="5A7E555D"/>
    <w:rsid w:val="5A7EBB53"/>
    <w:rsid w:val="5AA076BC"/>
    <w:rsid w:val="5AB6FC6B"/>
    <w:rsid w:val="5ABDEC77"/>
    <w:rsid w:val="5AC5E7E9"/>
    <w:rsid w:val="5AC61F27"/>
    <w:rsid w:val="5ADA5F8D"/>
    <w:rsid w:val="5AE7BDA5"/>
    <w:rsid w:val="5AE8F50F"/>
    <w:rsid w:val="5AF107EF"/>
    <w:rsid w:val="5AF22B31"/>
    <w:rsid w:val="5AF527A9"/>
    <w:rsid w:val="5AFC7EB3"/>
    <w:rsid w:val="5AFEC36D"/>
    <w:rsid w:val="5B0B64BC"/>
    <w:rsid w:val="5B11982A"/>
    <w:rsid w:val="5B2A9A64"/>
    <w:rsid w:val="5B3F9F15"/>
    <w:rsid w:val="5B4405F3"/>
    <w:rsid w:val="5B491813"/>
    <w:rsid w:val="5B4A4621"/>
    <w:rsid w:val="5B4DD27C"/>
    <w:rsid w:val="5B87FFC9"/>
    <w:rsid w:val="5B8D1201"/>
    <w:rsid w:val="5BA8BD39"/>
    <w:rsid w:val="5BACC623"/>
    <w:rsid w:val="5BBF7284"/>
    <w:rsid w:val="5BC43853"/>
    <w:rsid w:val="5BF80BDB"/>
    <w:rsid w:val="5BFEFF2E"/>
    <w:rsid w:val="5C20970E"/>
    <w:rsid w:val="5C31C9EE"/>
    <w:rsid w:val="5C3F3432"/>
    <w:rsid w:val="5C4D3409"/>
    <w:rsid w:val="5C516585"/>
    <w:rsid w:val="5C5C0C5F"/>
    <w:rsid w:val="5C77D55A"/>
    <w:rsid w:val="5C78168F"/>
    <w:rsid w:val="5C7C9242"/>
    <w:rsid w:val="5C84025A"/>
    <w:rsid w:val="5C87DB72"/>
    <w:rsid w:val="5CCF76CF"/>
    <w:rsid w:val="5CDB6B45"/>
    <w:rsid w:val="5CEF6573"/>
    <w:rsid w:val="5CF14BE0"/>
    <w:rsid w:val="5CF6BCAB"/>
    <w:rsid w:val="5CFDDD1E"/>
    <w:rsid w:val="5D067BC8"/>
    <w:rsid w:val="5D06B4CC"/>
    <w:rsid w:val="5D0C954E"/>
    <w:rsid w:val="5D1079B6"/>
    <w:rsid w:val="5D29CCA5"/>
    <w:rsid w:val="5D2D901B"/>
    <w:rsid w:val="5D4AD57B"/>
    <w:rsid w:val="5D4DB4B7"/>
    <w:rsid w:val="5D57C6BD"/>
    <w:rsid w:val="5D639A60"/>
    <w:rsid w:val="5D8C8A0A"/>
    <w:rsid w:val="5D988147"/>
    <w:rsid w:val="5DA8B040"/>
    <w:rsid w:val="5DAE3A7A"/>
    <w:rsid w:val="5DB46661"/>
    <w:rsid w:val="5DBBF1D6"/>
    <w:rsid w:val="5DCDBFC5"/>
    <w:rsid w:val="5DF2CDB6"/>
    <w:rsid w:val="5E04FD41"/>
    <w:rsid w:val="5E09FAFD"/>
    <w:rsid w:val="5E0C0398"/>
    <w:rsid w:val="5E121E2E"/>
    <w:rsid w:val="5E146E55"/>
    <w:rsid w:val="5E2603A2"/>
    <w:rsid w:val="5E33255D"/>
    <w:rsid w:val="5E36EFF9"/>
    <w:rsid w:val="5E52D97F"/>
    <w:rsid w:val="5E6D3A69"/>
    <w:rsid w:val="5E8C6C96"/>
    <w:rsid w:val="5E961712"/>
    <w:rsid w:val="5E9788C2"/>
    <w:rsid w:val="5EA4E8A6"/>
    <w:rsid w:val="5EAF3C6C"/>
    <w:rsid w:val="5EB94E19"/>
    <w:rsid w:val="5EBAB13B"/>
    <w:rsid w:val="5ECC55D4"/>
    <w:rsid w:val="5ED3917F"/>
    <w:rsid w:val="5EFD40C5"/>
    <w:rsid w:val="5F164E42"/>
    <w:rsid w:val="5F1BD9EA"/>
    <w:rsid w:val="5F2B6321"/>
    <w:rsid w:val="5F455DCF"/>
    <w:rsid w:val="5F4C5DEE"/>
    <w:rsid w:val="5F697641"/>
    <w:rsid w:val="5F82CB09"/>
    <w:rsid w:val="5FA6100F"/>
    <w:rsid w:val="5FAE0E90"/>
    <w:rsid w:val="5FB1CC85"/>
    <w:rsid w:val="5FB94B1D"/>
    <w:rsid w:val="5FEB7243"/>
    <w:rsid w:val="5FFCDBEE"/>
    <w:rsid w:val="5FFFF517"/>
    <w:rsid w:val="6022755D"/>
    <w:rsid w:val="6047C2C8"/>
    <w:rsid w:val="60538ACC"/>
    <w:rsid w:val="605494C8"/>
    <w:rsid w:val="605D515E"/>
    <w:rsid w:val="606BA498"/>
    <w:rsid w:val="60799AE0"/>
    <w:rsid w:val="60A2484D"/>
    <w:rsid w:val="60DE88EE"/>
    <w:rsid w:val="60EA79F1"/>
    <w:rsid w:val="60FA58E7"/>
    <w:rsid w:val="61147B91"/>
    <w:rsid w:val="61176E84"/>
    <w:rsid w:val="612186A4"/>
    <w:rsid w:val="612537B8"/>
    <w:rsid w:val="612DA3D8"/>
    <w:rsid w:val="6144EBDA"/>
    <w:rsid w:val="61557F79"/>
    <w:rsid w:val="6188296D"/>
    <w:rsid w:val="618A2486"/>
    <w:rsid w:val="618CF134"/>
    <w:rsid w:val="618D54F2"/>
    <w:rsid w:val="618E0316"/>
    <w:rsid w:val="6190EAD9"/>
    <w:rsid w:val="6192999D"/>
    <w:rsid w:val="619A90C0"/>
    <w:rsid w:val="619EB40D"/>
    <w:rsid w:val="619EB9AE"/>
    <w:rsid w:val="61AA4F68"/>
    <w:rsid w:val="61B5F187"/>
    <w:rsid w:val="61BA6BBF"/>
    <w:rsid w:val="61CB4A0C"/>
    <w:rsid w:val="61CBCE4E"/>
    <w:rsid w:val="61CE6FF6"/>
    <w:rsid w:val="61DBFC55"/>
    <w:rsid w:val="61DC6754"/>
    <w:rsid w:val="623C9475"/>
    <w:rsid w:val="623EB8E8"/>
    <w:rsid w:val="624A8BB4"/>
    <w:rsid w:val="624B1134"/>
    <w:rsid w:val="624CD1BB"/>
    <w:rsid w:val="624F742F"/>
    <w:rsid w:val="6260CBC5"/>
    <w:rsid w:val="628777F0"/>
    <w:rsid w:val="6296BD05"/>
    <w:rsid w:val="62AAD514"/>
    <w:rsid w:val="62B16DF3"/>
    <w:rsid w:val="62B7771A"/>
    <w:rsid w:val="62BDC417"/>
    <w:rsid w:val="62DD3873"/>
    <w:rsid w:val="6301B5F6"/>
    <w:rsid w:val="63243A05"/>
    <w:rsid w:val="6327F5DD"/>
    <w:rsid w:val="633570E9"/>
    <w:rsid w:val="63363C57"/>
    <w:rsid w:val="634E16C0"/>
    <w:rsid w:val="6370AC41"/>
    <w:rsid w:val="637C1297"/>
    <w:rsid w:val="63AFB8AC"/>
    <w:rsid w:val="63B210D1"/>
    <w:rsid w:val="63C2FAA8"/>
    <w:rsid w:val="63C5C94D"/>
    <w:rsid w:val="63CE4E93"/>
    <w:rsid w:val="63DA275B"/>
    <w:rsid w:val="6401BC18"/>
    <w:rsid w:val="6406C18D"/>
    <w:rsid w:val="640980DF"/>
    <w:rsid w:val="641C18F5"/>
    <w:rsid w:val="64212CAD"/>
    <w:rsid w:val="642BA6B4"/>
    <w:rsid w:val="643234B8"/>
    <w:rsid w:val="643393AA"/>
    <w:rsid w:val="6436FE35"/>
    <w:rsid w:val="643F4ED1"/>
    <w:rsid w:val="6461FED6"/>
    <w:rsid w:val="64720F60"/>
    <w:rsid w:val="64742024"/>
    <w:rsid w:val="6490EA25"/>
    <w:rsid w:val="64A79FDE"/>
    <w:rsid w:val="64BF1A8D"/>
    <w:rsid w:val="64DAFF7F"/>
    <w:rsid w:val="64EDB6E9"/>
    <w:rsid w:val="650B0182"/>
    <w:rsid w:val="651258CB"/>
    <w:rsid w:val="651CC876"/>
    <w:rsid w:val="652FD51A"/>
    <w:rsid w:val="653F3AD1"/>
    <w:rsid w:val="654A274C"/>
    <w:rsid w:val="654C7E99"/>
    <w:rsid w:val="656D3472"/>
    <w:rsid w:val="656F41CE"/>
    <w:rsid w:val="65776389"/>
    <w:rsid w:val="659A001E"/>
    <w:rsid w:val="659DD4E4"/>
    <w:rsid w:val="65A9FEF9"/>
    <w:rsid w:val="65ABAF4F"/>
    <w:rsid w:val="65C5CEB0"/>
    <w:rsid w:val="65D58CFD"/>
    <w:rsid w:val="65DD0C35"/>
    <w:rsid w:val="65E5DE04"/>
    <w:rsid w:val="65F13614"/>
    <w:rsid w:val="6610819F"/>
    <w:rsid w:val="66284EB2"/>
    <w:rsid w:val="66303165"/>
    <w:rsid w:val="666C3FB8"/>
    <w:rsid w:val="66776BF3"/>
    <w:rsid w:val="6683C5A9"/>
    <w:rsid w:val="6689E7AC"/>
    <w:rsid w:val="6690DD33"/>
    <w:rsid w:val="669C31A2"/>
    <w:rsid w:val="669F9560"/>
    <w:rsid w:val="66B6EEEF"/>
    <w:rsid w:val="66C1FD07"/>
    <w:rsid w:val="66CF485D"/>
    <w:rsid w:val="66D0AEEB"/>
    <w:rsid w:val="66D73FEF"/>
    <w:rsid w:val="66DB33AF"/>
    <w:rsid w:val="66EA1AFA"/>
    <w:rsid w:val="66F812DF"/>
    <w:rsid w:val="67044A0E"/>
    <w:rsid w:val="6708515D"/>
    <w:rsid w:val="6715AC65"/>
    <w:rsid w:val="671911B5"/>
    <w:rsid w:val="671BF4E6"/>
    <w:rsid w:val="67361BBD"/>
    <w:rsid w:val="673E5482"/>
    <w:rsid w:val="67440461"/>
    <w:rsid w:val="67490128"/>
    <w:rsid w:val="675CB00C"/>
    <w:rsid w:val="675F20F6"/>
    <w:rsid w:val="676D4B3D"/>
    <w:rsid w:val="6775DC49"/>
    <w:rsid w:val="677A62C7"/>
    <w:rsid w:val="677AE637"/>
    <w:rsid w:val="6788BF53"/>
    <w:rsid w:val="67A28CE5"/>
    <w:rsid w:val="67A47009"/>
    <w:rsid w:val="67A918AA"/>
    <w:rsid w:val="67B477D3"/>
    <w:rsid w:val="67BB92CB"/>
    <w:rsid w:val="67C374B0"/>
    <w:rsid w:val="67F01529"/>
    <w:rsid w:val="67FCBF4C"/>
    <w:rsid w:val="67FFFE30"/>
    <w:rsid w:val="681AE8D7"/>
    <w:rsid w:val="682CD0B2"/>
    <w:rsid w:val="68324A46"/>
    <w:rsid w:val="683532E0"/>
    <w:rsid w:val="6850EF9F"/>
    <w:rsid w:val="68581B16"/>
    <w:rsid w:val="686606C7"/>
    <w:rsid w:val="686C10E2"/>
    <w:rsid w:val="686E94E0"/>
    <w:rsid w:val="687EFAEF"/>
    <w:rsid w:val="68868E68"/>
    <w:rsid w:val="68BC6614"/>
    <w:rsid w:val="68CA6BF4"/>
    <w:rsid w:val="68D1F279"/>
    <w:rsid w:val="68D9C03C"/>
    <w:rsid w:val="68DC136D"/>
    <w:rsid w:val="68E6788A"/>
    <w:rsid w:val="68E75AF0"/>
    <w:rsid w:val="690AC239"/>
    <w:rsid w:val="69182B66"/>
    <w:rsid w:val="691989D7"/>
    <w:rsid w:val="69204771"/>
    <w:rsid w:val="692317E1"/>
    <w:rsid w:val="69282A41"/>
    <w:rsid w:val="692B6B3C"/>
    <w:rsid w:val="69321A9D"/>
    <w:rsid w:val="693989CB"/>
    <w:rsid w:val="6947DE63"/>
    <w:rsid w:val="694DC792"/>
    <w:rsid w:val="6962A87E"/>
    <w:rsid w:val="69660CC1"/>
    <w:rsid w:val="6971F399"/>
    <w:rsid w:val="698596E8"/>
    <w:rsid w:val="6990A336"/>
    <w:rsid w:val="69A95B83"/>
    <w:rsid w:val="69AEF566"/>
    <w:rsid w:val="69D0B0C1"/>
    <w:rsid w:val="69D53D6F"/>
    <w:rsid w:val="69E46758"/>
    <w:rsid w:val="69F211F9"/>
    <w:rsid w:val="6A0316EC"/>
    <w:rsid w:val="6A0B2410"/>
    <w:rsid w:val="6A0F087B"/>
    <w:rsid w:val="6A0F854C"/>
    <w:rsid w:val="6A1A0288"/>
    <w:rsid w:val="6A206805"/>
    <w:rsid w:val="6A244C6D"/>
    <w:rsid w:val="6A265B5C"/>
    <w:rsid w:val="6A5A7896"/>
    <w:rsid w:val="6A5CDBD7"/>
    <w:rsid w:val="6A666F26"/>
    <w:rsid w:val="6A8FCB2B"/>
    <w:rsid w:val="6A99E45A"/>
    <w:rsid w:val="6ABADF27"/>
    <w:rsid w:val="6ABAF965"/>
    <w:rsid w:val="6AD483CF"/>
    <w:rsid w:val="6AE83632"/>
    <w:rsid w:val="6B0B4B51"/>
    <w:rsid w:val="6B1650C0"/>
    <w:rsid w:val="6B197ABE"/>
    <w:rsid w:val="6B203906"/>
    <w:rsid w:val="6B5D2F25"/>
    <w:rsid w:val="6B64AEDD"/>
    <w:rsid w:val="6B695390"/>
    <w:rsid w:val="6B710D4A"/>
    <w:rsid w:val="6B713139"/>
    <w:rsid w:val="6B74F1B5"/>
    <w:rsid w:val="6B8A28CB"/>
    <w:rsid w:val="6BA72468"/>
    <w:rsid w:val="6BBB6209"/>
    <w:rsid w:val="6BC2EA73"/>
    <w:rsid w:val="6BF5E7A6"/>
    <w:rsid w:val="6C01559D"/>
    <w:rsid w:val="6C03E553"/>
    <w:rsid w:val="6C1F5037"/>
    <w:rsid w:val="6C1FFD65"/>
    <w:rsid w:val="6C68850B"/>
    <w:rsid w:val="6C6E079B"/>
    <w:rsid w:val="6C7703D3"/>
    <w:rsid w:val="6C879E81"/>
    <w:rsid w:val="6C9BC995"/>
    <w:rsid w:val="6CB5621E"/>
    <w:rsid w:val="6CD09C12"/>
    <w:rsid w:val="6CDE6DB4"/>
    <w:rsid w:val="6CEE8BD0"/>
    <w:rsid w:val="6CF351A2"/>
    <w:rsid w:val="6D011AD6"/>
    <w:rsid w:val="6D01696B"/>
    <w:rsid w:val="6D05E29E"/>
    <w:rsid w:val="6D0B3145"/>
    <w:rsid w:val="6D10D9BA"/>
    <w:rsid w:val="6D2071C5"/>
    <w:rsid w:val="6D2A1438"/>
    <w:rsid w:val="6D32AE3F"/>
    <w:rsid w:val="6D516FF3"/>
    <w:rsid w:val="6D53294F"/>
    <w:rsid w:val="6D976CC2"/>
    <w:rsid w:val="6D9C5AE7"/>
    <w:rsid w:val="6DAF1455"/>
    <w:rsid w:val="6DD4D20C"/>
    <w:rsid w:val="6DF35970"/>
    <w:rsid w:val="6DFAD84B"/>
    <w:rsid w:val="6E0BCA42"/>
    <w:rsid w:val="6E21A39D"/>
    <w:rsid w:val="6E40BC9F"/>
    <w:rsid w:val="6E641CBF"/>
    <w:rsid w:val="6E68336F"/>
    <w:rsid w:val="6EA05D32"/>
    <w:rsid w:val="6EA7DC58"/>
    <w:rsid w:val="6EAD7464"/>
    <w:rsid w:val="6EB286C4"/>
    <w:rsid w:val="6EB55495"/>
    <w:rsid w:val="6EB672CB"/>
    <w:rsid w:val="6EBA900E"/>
    <w:rsid w:val="6EBD6147"/>
    <w:rsid w:val="6EC29873"/>
    <w:rsid w:val="6ECB97D9"/>
    <w:rsid w:val="6ECE008C"/>
    <w:rsid w:val="6ED4E240"/>
    <w:rsid w:val="6EE08065"/>
    <w:rsid w:val="6EED97EF"/>
    <w:rsid w:val="6EEF950D"/>
    <w:rsid w:val="6EF2EDF2"/>
    <w:rsid w:val="6F040867"/>
    <w:rsid w:val="6F0E113F"/>
    <w:rsid w:val="6F101CC7"/>
    <w:rsid w:val="6F143F62"/>
    <w:rsid w:val="6F157879"/>
    <w:rsid w:val="6F1EBD5B"/>
    <w:rsid w:val="6F3200C8"/>
    <w:rsid w:val="6FC6C307"/>
    <w:rsid w:val="6FCF4C53"/>
    <w:rsid w:val="6FEC4B63"/>
    <w:rsid w:val="6FEC928A"/>
    <w:rsid w:val="6FED4786"/>
    <w:rsid w:val="6FEFA605"/>
    <w:rsid w:val="6FF32D31"/>
    <w:rsid w:val="70000122"/>
    <w:rsid w:val="7011328F"/>
    <w:rsid w:val="701A16E2"/>
    <w:rsid w:val="701C960C"/>
    <w:rsid w:val="70453BAA"/>
    <w:rsid w:val="70534198"/>
    <w:rsid w:val="705B25BA"/>
    <w:rsid w:val="70695FDE"/>
    <w:rsid w:val="70785A98"/>
    <w:rsid w:val="70A2F27C"/>
    <w:rsid w:val="70A7B691"/>
    <w:rsid w:val="70ABED28"/>
    <w:rsid w:val="70C6E467"/>
    <w:rsid w:val="70C78CD1"/>
    <w:rsid w:val="70C79D84"/>
    <w:rsid w:val="70D46BDC"/>
    <w:rsid w:val="70D4F896"/>
    <w:rsid w:val="70DAE227"/>
    <w:rsid w:val="70E50087"/>
    <w:rsid w:val="7118AFD6"/>
    <w:rsid w:val="7132F1C6"/>
    <w:rsid w:val="714E25D0"/>
    <w:rsid w:val="716866FD"/>
    <w:rsid w:val="7185D35F"/>
    <w:rsid w:val="7199248E"/>
    <w:rsid w:val="719962BA"/>
    <w:rsid w:val="71A29229"/>
    <w:rsid w:val="71C37440"/>
    <w:rsid w:val="71CFAB6F"/>
    <w:rsid w:val="71E8D3CC"/>
    <w:rsid w:val="71EBA70D"/>
    <w:rsid w:val="71ED6241"/>
    <w:rsid w:val="71F246E2"/>
    <w:rsid w:val="720DC213"/>
    <w:rsid w:val="720E1699"/>
    <w:rsid w:val="7211FB04"/>
    <w:rsid w:val="7214A25E"/>
    <w:rsid w:val="721886C9"/>
    <w:rsid w:val="7232E310"/>
    <w:rsid w:val="72335966"/>
    <w:rsid w:val="72344B7C"/>
    <w:rsid w:val="72453005"/>
    <w:rsid w:val="724A2AF3"/>
    <w:rsid w:val="72662D4D"/>
    <w:rsid w:val="726BB9AA"/>
    <w:rsid w:val="7271B364"/>
    <w:rsid w:val="728792EE"/>
    <w:rsid w:val="72882C5C"/>
    <w:rsid w:val="728BF42A"/>
    <w:rsid w:val="7292031E"/>
    <w:rsid w:val="72C458D2"/>
    <w:rsid w:val="72C50D17"/>
    <w:rsid w:val="72C74DB2"/>
    <w:rsid w:val="72CBFBDD"/>
    <w:rsid w:val="72D9251C"/>
    <w:rsid w:val="72DD85D2"/>
    <w:rsid w:val="72ED6489"/>
    <w:rsid w:val="72F4407C"/>
    <w:rsid w:val="73012C2C"/>
    <w:rsid w:val="730513AC"/>
    <w:rsid w:val="731A307C"/>
    <w:rsid w:val="731B4220"/>
    <w:rsid w:val="731CE8FB"/>
    <w:rsid w:val="73307FC7"/>
    <w:rsid w:val="734EBD06"/>
    <w:rsid w:val="7366B6F9"/>
    <w:rsid w:val="7367D7F0"/>
    <w:rsid w:val="736C4945"/>
    <w:rsid w:val="7374861F"/>
    <w:rsid w:val="73787796"/>
    <w:rsid w:val="73795DA3"/>
    <w:rsid w:val="737FA752"/>
    <w:rsid w:val="7383C0FC"/>
    <w:rsid w:val="73A0CB7F"/>
    <w:rsid w:val="73A3483D"/>
    <w:rsid w:val="73A3FF5F"/>
    <w:rsid w:val="73A65BAB"/>
    <w:rsid w:val="73BBB03E"/>
    <w:rsid w:val="73CC464B"/>
    <w:rsid w:val="73CF7DBA"/>
    <w:rsid w:val="73D4CAB1"/>
    <w:rsid w:val="73D63140"/>
    <w:rsid w:val="73E609F0"/>
    <w:rsid w:val="73F8ED09"/>
    <w:rsid w:val="73F9CAEA"/>
    <w:rsid w:val="740C9569"/>
    <w:rsid w:val="740EFA06"/>
    <w:rsid w:val="741E2C3F"/>
    <w:rsid w:val="74441D53"/>
    <w:rsid w:val="7444C18A"/>
    <w:rsid w:val="74644D6B"/>
    <w:rsid w:val="74663F94"/>
    <w:rsid w:val="7474C5A9"/>
    <w:rsid w:val="748DE921"/>
    <w:rsid w:val="7497A894"/>
    <w:rsid w:val="749DEA24"/>
    <w:rsid w:val="74A8641D"/>
    <w:rsid w:val="74B3F56A"/>
    <w:rsid w:val="74C7B732"/>
    <w:rsid w:val="74E5D083"/>
    <w:rsid w:val="74FC4E8A"/>
    <w:rsid w:val="750D7949"/>
    <w:rsid w:val="752212BD"/>
    <w:rsid w:val="7541C6DF"/>
    <w:rsid w:val="754527C7"/>
    <w:rsid w:val="7579A549"/>
    <w:rsid w:val="7583FF67"/>
    <w:rsid w:val="75841579"/>
    <w:rsid w:val="75995C51"/>
    <w:rsid w:val="759AC7F6"/>
    <w:rsid w:val="75A97A09"/>
    <w:rsid w:val="75CE463C"/>
    <w:rsid w:val="75D35963"/>
    <w:rsid w:val="75FC3D36"/>
    <w:rsid w:val="75FD91CE"/>
    <w:rsid w:val="76182590"/>
    <w:rsid w:val="762A52BC"/>
    <w:rsid w:val="762E33C4"/>
    <w:rsid w:val="764B9736"/>
    <w:rsid w:val="764C04BF"/>
    <w:rsid w:val="7652E2E2"/>
    <w:rsid w:val="766205EE"/>
    <w:rsid w:val="7662B92A"/>
    <w:rsid w:val="766E7B68"/>
    <w:rsid w:val="7677760C"/>
    <w:rsid w:val="767B5623"/>
    <w:rsid w:val="767FC99D"/>
    <w:rsid w:val="768C5215"/>
    <w:rsid w:val="768F9940"/>
    <w:rsid w:val="76906E51"/>
    <w:rsid w:val="76969FD4"/>
    <w:rsid w:val="76988E14"/>
    <w:rsid w:val="769B320C"/>
    <w:rsid w:val="76A84823"/>
    <w:rsid w:val="76BEE68B"/>
    <w:rsid w:val="76C8439B"/>
    <w:rsid w:val="76CB125B"/>
    <w:rsid w:val="76DFE276"/>
    <w:rsid w:val="76F22E48"/>
    <w:rsid w:val="76F590B0"/>
    <w:rsid w:val="76F97460"/>
    <w:rsid w:val="7701430E"/>
    <w:rsid w:val="77100811"/>
    <w:rsid w:val="77106C15"/>
    <w:rsid w:val="7717C021"/>
    <w:rsid w:val="7719A8AA"/>
    <w:rsid w:val="771A1183"/>
    <w:rsid w:val="77434C5C"/>
    <w:rsid w:val="7745542C"/>
    <w:rsid w:val="77478343"/>
    <w:rsid w:val="775305D7"/>
    <w:rsid w:val="7756E3F9"/>
    <w:rsid w:val="775F6E6F"/>
    <w:rsid w:val="776C22C8"/>
    <w:rsid w:val="777041B4"/>
    <w:rsid w:val="7778BEFA"/>
    <w:rsid w:val="778616E6"/>
    <w:rsid w:val="778D4741"/>
    <w:rsid w:val="77A0F7A5"/>
    <w:rsid w:val="77B20143"/>
    <w:rsid w:val="77C3AC43"/>
    <w:rsid w:val="77E04D91"/>
    <w:rsid w:val="77E5BE0A"/>
    <w:rsid w:val="77F0836A"/>
    <w:rsid w:val="77F61FBA"/>
    <w:rsid w:val="77F9FE0E"/>
    <w:rsid w:val="7800CE46"/>
    <w:rsid w:val="7811EF71"/>
    <w:rsid w:val="78173A97"/>
    <w:rsid w:val="78185424"/>
    <w:rsid w:val="7824DD5D"/>
    <w:rsid w:val="782D0F2B"/>
    <w:rsid w:val="782D1B2A"/>
    <w:rsid w:val="7830535C"/>
    <w:rsid w:val="7841C04B"/>
    <w:rsid w:val="7845EF41"/>
    <w:rsid w:val="784F1381"/>
    <w:rsid w:val="786F9C0F"/>
    <w:rsid w:val="787C75AA"/>
    <w:rsid w:val="78831B1A"/>
    <w:rsid w:val="7885DE62"/>
    <w:rsid w:val="78BE8A97"/>
    <w:rsid w:val="78C4F21E"/>
    <w:rsid w:val="78DD8283"/>
    <w:rsid w:val="790240C1"/>
    <w:rsid w:val="790C7DFD"/>
    <w:rsid w:val="7929EDAA"/>
    <w:rsid w:val="792BD926"/>
    <w:rsid w:val="793F455D"/>
    <w:rsid w:val="794ADC6D"/>
    <w:rsid w:val="79516774"/>
    <w:rsid w:val="79615D94"/>
    <w:rsid w:val="7963161F"/>
    <w:rsid w:val="7968D43F"/>
    <w:rsid w:val="7973749F"/>
    <w:rsid w:val="797BD8F0"/>
    <w:rsid w:val="7984F035"/>
    <w:rsid w:val="79B4CC5D"/>
    <w:rsid w:val="79BF51A2"/>
    <w:rsid w:val="79CCEB34"/>
    <w:rsid w:val="79DD8481"/>
    <w:rsid w:val="7A07158C"/>
    <w:rsid w:val="7A18A44D"/>
    <w:rsid w:val="7A1A8D63"/>
    <w:rsid w:val="7A220517"/>
    <w:rsid w:val="7A228582"/>
    <w:rsid w:val="7A32F2EB"/>
    <w:rsid w:val="7A494FDD"/>
    <w:rsid w:val="7A5DCBD9"/>
    <w:rsid w:val="7A606A79"/>
    <w:rsid w:val="7A649983"/>
    <w:rsid w:val="7A6911FE"/>
    <w:rsid w:val="7A755E44"/>
    <w:rsid w:val="7A8E74F7"/>
    <w:rsid w:val="7A9795BD"/>
    <w:rsid w:val="7AA3F65B"/>
    <w:rsid w:val="7AAD3036"/>
    <w:rsid w:val="7AAFB2AC"/>
    <w:rsid w:val="7ABD697E"/>
    <w:rsid w:val="7ACB1DE9"/>
    <w:rsid w:val="7ACD9BFB"/>
    <w:rsid w:val="7AD87BC1"/>
    <w:rsid w:val="7AF35873"/>
    <w:rsid w:val="7B00F1AB"/>
    <w:rsid w:val="7B0F1706"/>
    <w:rsid w:val="7B22FA8C"/>
    <w:rsid w:val="7B32322A"/>
    <w:rsid w:val="7B335DB4"/>
    <w:rsid w:val="7B382311"/>
    <w:rsid w:val="7B3D778E"/>
    <w:rsid w:val="7B4482C9"/>
    <w:rsid w:val="7B4488C9"/>
    <w:rsid w:val="7B4D59F7"/>
    <w:rsid w:val="7B58B2C4"/>
    <w:rsid w:val="7B781BC4"/>
    <w:rsid w:val="7B9CF82E"/>
    <w:rsid w:val="7BA30E4A"/>
    <w:rsid w:val="7BD6D558"/>
    <w:rsid w:val="7BD876C5"/>
    <w:rsid w:val="7BE85754"/>
    <w:rsid w:val="7BF11D36"/>
    <w:rsid w:val="7BF16BCB"/>
    <w:rsid w:val="7BF6DC6D"/>
    <w:rsid w:val="7C1022D3"/>
    <w:rsid w:val="7C4625CD"/>
    <w:rsid w:val="7C554FD0"/>
    <w:rsid w:val="7C55F0D5"/>
    <w:rsid w:val="7C6ADCC4"/>
    <w:rsid w:val="7C72FC13"/>
    <w:rsid w:val="7C7A0612"/>
    <w:rsid w:val="7C7B1E72"/>
    <w:rsid w:val="7C8D1924"/>
    <w:rsid w:val="7CD38CD4"/>
    <w:rsid w:val="7CF45498"/>
    <w:rsid w:val="7D031B7D"/>
    <w:rsid w:val="7D138D06"/>
    <w:rsid w:val="7D29FB26"/>
    <w:rsid w:val="7D3C7120"/>
    <w:rsid w:val="7D44B968"/>
    <w:rsid w:val="7D58F060"/>
    <w:rsid w:val="7D5E0C7D"/>
    <w:rsid w:val="7D62D8C1"/>
    <w:rsid w:val="7D6F02B1"/>
    <w:rsid w:val="7D7D94EC"/>
    <w:rsid w:val="7D8084BE"/>
    <w:rsid w:val="7D8736CA"/>
    <w:rsid w:val="7D91CA11"/>
    <w:rsid w:val="7D996583"/>
    <w:rsid w:val="7DCA4595"/>
    <w:rsid w:val="7DCF367F"/>
    <w:rsid w:val="7DE08AEE"/>
    <w:rsid w:val="7DE32919"/>
    <w:rsid w:val="7DE87C32"/>
    <w:rsid w:val="7DE8C383"/>
    <w:rsid w:val="7DF5F109"/>
    <w:rsid w:val="7DFD9D06"/>
    <w:rsid w:val="7E0A0F91"/>
    <w:rsid w:val="7E0BA71A"/>
    <w:rsid w:val="7E0F0139"/>
    <w:rsid w:val="7E178F55"/>
    <w:rsid w:val="7E1CA789"/>
    <w:rsid w:val="7E2EF0A6"/>
    <w:rsid w:val="7E4AF72F"/>
    <w:rsid w:val="7E4F0109"/>
    <w:rsid w:val="7E544330"/>
    <w:rsid w:val="7E58A5A7"/>
    <w:rsid w:val="7E65ABB3"/>
    <w:rsid w:val="7E73CA68"/>
    <w:rsid w:val="7E758E82"/>
    <w:rsid w:val="7E7832B9"/>
    <w:rsid w:val="7E8563F5"/>
    <w:rsid w:val="7E932909"/>
    <w:rsid w:val="7E9DB941"/>
    <w:rsid w:val="7EA19C4C"/>
    <w:rsid w:val="7EB27CF5"/>
    <w:rsid w:val="7EBD3E3F"/>
    <w:rsid w:val="7ECBEE2D"/>
    <w:rsid w:val="7ECC64B8"/>
    <w:rsid w:val="7ED59CD9"/>
    <w:rsid w:val="7ED9B84A"/>
    <w:rsid w:val="7EFF250D"/>
    <w:rsid w:val="7F0F83C5"/>
    <w:rsid w:val="7F257BF5"/>
    <w:rsid w:val="7F2C0D0E"/>
    <w:rsid w:val="7F32647B"/>
    <w:rsid w:val="7F32B4AD"/>
    <w:rsid w:val="7F3C6147"/>
    <w:rsid w:val="7F49CB86"/>
    <w:rsid w:val="7F54D2B9"/>
    <w:rsid w:val="7F775E1F"/>
    <w:rsid w:val="7F7FDDB6"/>
    <w:rsid w:val="7F8D00FF"/>
    <w:rsid w:val="7F8EC248"/>
    <w:rsid w:val="7FA65220"/>
    <w:rsid w:val="7FB31290"/>
    <w:rsid w:val="7FB5CB9D"/>
    <w:rsid w:val="7FB6F6D4"/>
    <w:rsid w:val="7FBE32A5"/>
    <w:rsid w:val="7FD97233"/>
    <w:rsid w:val="7FF8F9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916F3"/>
  <w15:chartTrackingRefBased/>
  <w15:docId w15:val="{1C1E6944-E786-4A0E-8DC6-DDC4123D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3A12"/>
    <w:pPr>
      <w:keepNext/>
      <w:keepLines/>
      <w:spacing w:before="240" w:after="240"/>
      <w:outlineLvl w:val="0"/>
    </w:pPr>
    <w:rPr>
      <w:rFonts w:eastAsiaTheme="majorEastAsia" w:cstheme="minorHAnsi"/>
      <w:bCs/>
    </w:rPr>
  </w:style>
  <w:style w:type="paragraph" w:styleId="Heading2">
    <w:name w:val="heading 2"/>
    <w:basedOn w:val="Normal"/>
    <w:next w:val="Normal"/>
    <w:link w:val="Heading2Char"/>
    <w:uiPriority w:val="9"/>
    <w:unhideWhenUsed/>
    <w:qFormat/>
    <w:rsid w:val="00FC313A"/>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FC313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C313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FC313A"/>
    <w:pPr>
      <w:keepNext/>
      <w:keepLines/>
      <w:widowControl w:val="0"/>
      <w:suppressAutoHyphens/>
      <w:spacing w:before="220" w:after="40" w:line="240" w:lineRule="auto"/>
      <w:outlineLvl w:val="4"/>
    </w:pPr>
    <w:rPr>
      <w:rFonts w:ascii="Times New Roman" w:eastAsia="Times New Roman" w:hAnsi="Times New Roman" w:cs="Times New Roman"/>
      <w:b/>
    </w:rPr>
  </w:style>
  <w:style w:type="paragraph" w:styleId="Heading6">
    <w:name w:val="heading 6"/>
    <w:basedOn w:val="Normal"/>
    <w:next w:val="Normal"/>
    <w:link w:val="Heading6Char"/>
    <w:uiPriority w:val="9"/>
    <w:semiHidden/>
    <w:unhideWhenUsed/>
    <w:qFormat/>
    <w:rsid w:val="00FC313A"/>
    <w:pPr>
      <w:keepNext/>
      <w:keepLines/>
      <w:widowControl w:val="0"/>
      <w:suppressAutoHyphens/>
      <w:spacing w:before="200" w:after="40" w:line="240" w:lineRule="auto"/>
      <w:outlineLvl w:val="5"/>
    </w:pPr>
    <w:rPr>
      <w:rFonts w:ascii="Times New Roman" w:eastAsia="Times New Roman" w:hAnsi="Times New Roman" w:cs="Times New Roman"/>
      <w:b/>
      <w:sz w:val="20"/>
      <w:szCs w:val="20"/>
    </w:rPr>
  </w:style>
  <w:style w:type="paragraph" w:styleId="Heading7">
    <w:name w:val="heading 7"/>
    <w:basedOn w:val="Normal"/>
    <w:next w:val="Normal"/>
    <w:link w:val="Heading7Char"/>
    <w:uiPriority w:val="99"/>
    <w:semiHidden/>
    <w:unhideWhenUsed/>
    <w:qFormat/>
    <w:rsid w:val="00FC313A"/>
    <w:pPr>
      <w:keepNext/>
      <w:keepLines/>
      <w:spacing w:before="40" w:after="0"/>
      <w:outlineLvl w:val="6"/>
    </w:pPr>
    <w:rPr>
      <w:rFonts w:asciiTheme="majorHAnsi" w:eastAsiaTheme="majorEastAsia" w:hAnsiTheme="majorHAnsi" w:cstheme="majorBidi"/>
      <w:i/>
      <w:iCs/>
      <w:color w:val="1F4D78" w:themeColor="accent1" w:themeShade="7F"/>
      <w:sz w:val="24"/>
    </w:rPr>
  </w:style>
  <w:style w:type="paragraph" w:styleId="Heading8">
    <w:name w:val="heading 8"/>
    <w:basedOn w:val="Normal"/>
    <w:next w:val="Normal"/>
    <w:link w:val="Heading8Char"/>
    <w:uiPriority w:val="99"/>
    <w:unhideWhenUsed/>
    <w:qFormat/>
    <w:rsid w:val="00FC313A"/>
    <w:pPr>
      <w:keepNext/>
      <w:spacing w:after="0" w:line="240" w:lineRule="atLeast"/>
      <w:ind w:left="2160"/>
      <w:outlineLvl w:val="7"/>
    </w:pPr>
    <w:rPr>
      <w:rFonts w:ascii="Times New Roman" w:eastAsia="Times New Roman" w:hAnsi="Times New Roman" w:cs="Times New Roman"/>
      <w:b/>
      <w:szCs w:val="24"/>
    </w:rPr>
  </w:style>
  <w:style w:type="paragraph" w:styleId="Heading9">
    <w:name w:val="heading 9"/>
    <w:basedOn w:val="Normal"/>
    <w:next w:val="Normal"/>
    <w:link w:val="Heading9Char"/>
    <w:uiPriority w:val="9"/>
    <w:semiHidden/>
    <w:unhideWhenUsed/>
    <w:qFormat/>
    <w:rsid w:val="00FC313A"/>
    <w:pPr>
      <w:keepNext/>
      <w:spacing w:after="0" w:line="240" w:lineRule="auto"/>
      <w:outlineLvl w:val="8"/>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12"/>
    <w:rPr>
      <w:rFonts w:eastAsiaTheme="majorEastAsia" w:cstheme="minorHAnsi"/>
      <w:bCs/>
    </w:rPr>
  </w:style>
  <w:style w:type="character" w:customStyle="1" w:styleId="Heading2Char">
    <w:name w:val="Heading 2 Char"/>
    <w:basedOn w:val="DefaultParagraphFont"/>
    <w:link w:val="Heading2"/>
    <w:uiPriority w:val="9"/>
    <w:rsid w:val="00FC313A"/>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FC313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C313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FC313A"/>
    <w:rPr>
      <w:rFonts w:ascii="Times New Roman" w:eastAsia="Times New Roman" w:hAnsi="Times New Roman" w:cs="Times New Roman"/>
      <w:b/>
    </w:rPr>
  </w:style>
  <w:style w:type="character" w:customStyle="1" w:styleId="Heading6Char">
    <w:name w:val="Heading 6 Char"/>
    <w:basedOn w:val="DefaultParagraphFont"/>
    <w:link w:val="Heading6"/>
    <w:uiPriority w:val="9"/>
    <w:semiHidden/>
    <w:rsid w:val="00FC313A"/>
    <w:rPr>
      <w:rFonts w:ascii="Times New Roman" w:eastAsia="Times New Roman" w:hAnsi="Times New Roman" w:cs="Times New Roman"/>
      <w:b/>
      <w:sz w:val="20"/>
      <w:szCs w:val="20"/>
    </w:rPr>
  </w:style>
  <w:style w:type="character" w:customStyle="1" w:styleId="Heading7Char">
    <w:name w:val="Heading 7 Char"/>
    <w:basedOn w:val="DefaultParagraphFont"/>
    <w:link w:val="Heading7"/>
    <w:uiPriority w:val="99"/>
    <w:semiHidden/>
    <w:rsid w:val="00FC313A"/>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9"/>
    <w:rsid w:val="00FC313A"/>
    <w:rPr>
      <w:rFonts w:ascii="Times New Roman" w:eastAsia="Times New Roman" w:hAnsi="Times New Roman" w:cs="Times New Roman"/>
      <w:b/>
      <w:szCs w:val="24"/>
    </w:rPr>
  </w:style>
  <w:style w:type="character" w:customStyle="1" w:styleId="Heading9Char">
    <w:name w:val="Heading 9 Char"/>
    <w:basedOn w:val="DefaultParagraphFont"/>
    <w:link w:val="Heading9"/>
    <w:uiPriority w:val="9"/>
    <w:semiHidden/>
    <w:rsid w:val="00FC313A"/>
    <w:rPr>
      <w:rFonts w:ascii="Times New Roman" w:eastAsia="Times New Roman" w:hAnsi="Times New Roman" w:cs="Times New Roman"/>
      <w:b/>
      <w:bCs/>
      <w:sz w:val="24"/>
      <w:szCs w:val="24"/>
    </w:rPr>
  </w:style>
  <w:style w:type="paragraph" w:styleId="Revision">
    <w:name w:val="Revision"/>
    <w:hidden/>
    <w:uiPriority w:val="99"/>
    <w:semiHidden/>
    <w:rsid w:val="00FC313A"/>
    <w:pPr>
      <w:spacing w:after="0" w:line="240" w:lineRule="auto"/>
    </w:pPr>
  </w:style>
  <w:style w:type="character" w:styleId="CommentReference">
    <w:name w:val="annotation reference"/>
    <w:basedOn w:val="DefaultParagraphFont"/>
    <w:uiPriority w:val="99"/>
    <w:semiHidden/>
    <w:unhideWhenUsed/>
    <w:qFormat/>
    <w:rsid w:val="00FC313A"/>
    <w:rPr>
      <w:sz w:val="16"/>
      <w:szCs w:val="16"/>
    </w:rPr>
  </w:style>
  <w:style w:type="paragraph" w:styleId="CommentText">
    <w:name w:val="annotation text"/>
    <w:basedOn w:val="Normal"/>
    <w:link w:val="CommentTextChar"/>
    <w:uiPriority w:val="99"/>
    <w:unhideWhenUsed/>
    <w:qFormat/>
    <w:rsid w:val="00FC313A"/>
    <w:pPr>
      <w:spacing w:line="240" w:lineRule="auto"/>
    </w:pPr>
    <w:rPr>
      <w:sz w:val="20"/>
      <w:szCs w:val="20"/>
    </w:rPr>
  </w:style>
  <w:style w:type="character" w:customStyle="1" w:styleId="CommentTextChar">
    <w:name w:val="Comment Text Char"/>
    <w:basedOn w:val="DefaultParagraphFont"/>
    <w:link w:val="CommentText"/>
    <w:uiPriority w:val="99"/>
    <w:qFormat/>
    <w:rsid w:val="00FC313A"/>
    <w:rPr>
      <w:sz w:val="20"/>
      <w:szCs w:val="20"/>
    </w:rPr>
  </w:style>
  <w:style w:type="paragraph" w:styleId="CommentSubject">
    <w:name w:val="annotation subject"/>
    <w:basedOn w:val="CommentText"/>
    <w:next w:val="CommentText"/>
    <w:link w:val="CommentSubjectChar"/>
    <w:uiPriority w:val="99"/>
    <w:semiHidden/>
    <w:unhideWhenUsed/>
    <w:rsid w:val="00FC313A"/>
    <w:rPr>
      <w:b/>
      <w:bCs/>
    </w:rPr>
  </w:style>
  <w:style w:type="character" w:customStyle="1" w:styleId="CommentSubjectChar">
    <w:name w:val="Comment Subject Char"/>
    <w:basedOn w:val="CommentTextChar"/>
    <w:link w:val="CommentSubject"/>
    <w:uiPriority w:val="99"/>
    <w:semiHidden/>
    <w:rsid w:val="00FC313A"/>
    <w:rPr>
      <w:b/>
      <w:bCs/>
      <w:sz w:val="20"/>
      <w:szCs w:val="20"/>
    </w:rPr>
  </w:style>
  <w:style w:type="paragraph" w:styleId="ListParagraph">
    <w:name w:val="List Paragraph"/>
    <w:basedOn w:val="Normal"/>
    <w:uiPriority w:val="34"/>
    <w:qFormat/>
    <w:rsid w:val="00FC313A"/>
    <w:pPr>
      <w:ind w:left="720"/>
      <w:contextualSpacing/>
    </w:pPr>
  </w:style>
  <w:style w:type="paragraph" w:styleId="Bibliography">
    <w:name w:val="Bibliography"/>
    <w:basedOn w:val="Normal"/>
    <w:next w:val="Normal"/>
    <w:uiPriority w:val="37"/>
    <w:unhideWhenUsed/>
    <w:rsid w:val="00FC313A"/>
    <w:pPr>
      <w:tabs>
        <w:tab w:val="left" w:pos="500"/>
      </w:tabs>
      <w:spacing w:after="240" w:line="240" w:lineRule="auto"/>
      <w:ind w:left="504" w:hanging="504"/>
    </w:pPr>
  </w:style>
  <w:style w:type="paragraph" w:styleId="BalloonText">
    <w:name w:val="Balloon Text"/>
    <w:basedOn w:val="Normal"/>
    <w:link w:val="BalloonTextChar"/>
    <w:uiPriority w:val="99"/>
    <w:semiHidden/>
    <w:unhideWhenUsed/>
    <w:qFormat/>
    <w:rsid w:val="00FC31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FC313A"/>
    <w:rPr>
      <w:rFonts w:ascii="Segoe UI" w:hAnsi="Segoe UI" w:cs="Segoe UI"/>
      <w:sz w:val="18"/>
      <w:szCs w:val="18"/>
    </w:rPr>
  </w:style>
  <w:style w:type="paragraph" w:styleId="NormalWeb">
    <w:name w:val="Normal (Web)"/>
    <w:basedOn w:val="Normal"/>
    <w:uiPriority w:val="99"/>
    <w:unhideWhenUsed/>
    <w:rsid w:val="00FC313A"/>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FC313A"/>
    <w:pPr>
      <w:outlineLvl w:val="9"/>
    </w:pPr>
  </w:style>
  <w:style w:type="paragraph" w:styleId="TOC1">
    <w:name w:val="toc 1"/>
    <w:basedOn w:val="Normal"/>
    <w:next w:val="Normal"/>
    <w:autoRedefine/>
    <w:uiPriority w:val="39"/>
    <w:unhideWhenUsed/>
    <w:qFormat/>
    <w:rsid w:val="00FC313A"/>
    <w:pPr>
      <w:spacing w:after="100"/>
    </w:pPr>
  </w:style>
  <w:style w:type="character" w:styleId="Hyperlink">
    <w:name w:val="Hyperlink"/>
    <w:basedOn w:val="DefaultParagraphFont"/>
    <w:uiPriority w:val="99"/>
    <w:unhideWhenUsed/>
    <w:rsid w:val="00FC313A"/>
    <w:rPr>
      <w:color w:val="0563C1" w:themeColor="hyperlink"/>
      <w:u w:val="single"/>
    </w:rPr>
  </w:style>
  <w:style w:type="paragraph" w:styleId="Header">
    <w:name w:val="header"/>
    <w:basedOn w:val="Normal"/>
    <w:link w:val="HeaderChar"/>
    <w:uiPriority w:val="99"/>
    <w:unhideWhenUsed/>
    <w:rsid w:val="00FC313A"/>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FC313A"/>
  </w:style>
  <w:style w:type="paragraph" w:styleId="Footer">
    <w:name w:val="footer"/>
    <w:basedOn w:val="Normal"/>
    <w:link w:val="FooterChar"/>
    <w:uiPriority w:val="99"/>
    <w:unhideWhenUsed/>
    <w:rsid w:val="00FC313A"/>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FC313A"/>
  </w:style>
  <w:style w:type="paragraph" w:styleId="BodyText">
    <w:name w:val="Body Text"/>
    <w:basedOn w:val="Normal"/>
    <w:link w:val="BodyTextChar"/>
    <w:uiPriority w:val="1"/>
    <w:qFormat/>
    <w:rsid w:val="00FC313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C313A"/>
    <w:rPr>
      <w:rFonts w:ascii="Times New Roman" w:eastAsia="Times New Roman" w:hAnsi="Times New Roman" w:cs="Times New Roman"/>
      <w:sz w:val="24"/>
      <w:szCs w:val="24"/>
    </w:rPr>
  </w:style>
  <w:style w:type="table" w:styleId="TableGrid">
    <w:name w:val="Table Grid"/>
    <w:basedOn w:val="TableNormal"/>
    <w:uiPriority w:val="59"/>
    <w:rsid w:val="00FC313A"/>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FC313A"/>
    <w:pPr>
      <w:spacing w:after="0" w:line="240" w:lineRule="auto"/>
    </w:pPr>
    <w:rPr>
      <w:rFonts w:eastAsiaTheme="minorEastAsia"/>
      <w:lang w:val="en-GB" w:eastAsia="en-GB"/>
    </w:rPr>
    <w:tblPr>
      <w:tblCellMar>
        <w:top w:w="0" w:type="dxa"/>
        <w:left w:w="0" w:type="dxa"/>
        <w:bottom w:w="0" w:type="dxa"/>
        <w:right w:w="0" w:type="dxa"/>
      </w:tblCellMar>
    </w:tblPr>
  </w:style>
  <w:style w:type="paragraph" w:styleId="Title">
    <w:name w:val="Title"/>
    <w:basedOn w:val="Normal"/>
    <w:next w:val="Normal"/>
    <w:link w:val="TitleChar"/>
    <w:uiPriority w:val="10"/>
    <w:qFormat/>
    <w:rsid w:val="00FC313A"/>
    <w:pPr>
      <w:keepNext/>
      <w:keepLines/>
      <w:widowControl w:val="0"/>
      <w:suppressAutoHyphens/>
      <w:spacing w:before="480" w:after="120" w:line="240" w:lineRule="auto"/>
    </w:pPr>
    <w:rPr>
      <w:rFonts w:ascii="Times New Roman" w:eastAsia="Times New Roman" w:hAnsi="Times New Roman" w:cs="Times New Roman"/>
      <w:b/>
      <w:sz w:val="72"/>
      <w:szCs w:val="72"/>
    </w:rPr>
  </w:style>
  <w:style w:type="character" w:customStyle="1" w:styleId="TitleChar">
    <w:name w:val="Title Char"/>
    <w:basedOn w:val="DefaultParagraphFont"/>
    <w:link w:val="Title"/>
    <w:uiPriority w:val="10"/>
    <w:rsid w:val="00FC313A"/>
    <w:rPr>
      <w:rFonts w:ascii="Times New Roman" w:eastAsia="Times New Roman" w:hAnsi="Times New Roman" w:cs="Times New Roman"/>
      <w:b/>
      <w:sz w:val="72"/>
      <w:szCs w:val="72"/>
    </w:rPr>
  </w:style>
  <w:style w:type="character" w:customStyle="1" w:styleId="NumberingSymbols">
    <w:name w:val="Numbering Symbols"/>
    <w:qFormat/>
    <w:rsid w:val="00FC313A"/>
  </w:style>
  <w:style w:type="character" w:customStyle="1" w:styleId="Bullets">
    <w:name w:val="Bullets"/>
    <w:qFormat/>
    <w:rsid w:val="00FC313A"/>
    <w:rPr>
      <w:rFonts w:ascii="OpenSymbol" w:eastAsia="OpenSymbol" w:hAnsi="OpenSymbol" w:cs="OpenSymbol"/>
    </w:rPr>
  </w:style>
  <w:style w:type="paragraph" w:customStyle="1" w:styleId="Heading">
    <w:name w:val="Heading"/>
    <w:basedOn w:val="Normal"/>
    <w:next w:val="BodyText"/>
    <w:uiPriority w:val="99"/>
    <w:qFormat/>
    <w:rsid w:val="00FC313A"/>
    <w:pPr>
      <w:keepNext/>
      <w:widowControl w:val="0"/>
      <w:suppressAutoHyphens/>
      <w:spacing w:before="240" w:after="120" w:line="240" w:lineRule="auto"/>
    </w:pPr>
    <w:rPr>
      <w:rFonts w:ascii="Times New Roman" w:eastAsia="PingFang SC" w:hAnsi="Times New Roman" w:cs="Arial Unicode MS"/>
      <w:b/>
      <w:szCs w:val="28"/>
      <w:u w:val="single"/>
    </w:rPr>
  </w:style>
  <w:style w:type="paragraph" w:styleId="List">
    <w:name w:val="List"/>
    <w:basedOn w:val="BodyText"/>
    <w:uiPriority w:val="99"/>
    <w:rsid w:val="00FC313A"/>
    <w:pPr>
      <w:suppressAutoHyphens/>
      <w:autoSpaceDE/>
      <w:autoSpaceDN/>
      <w:spacing w:before="120" w:after="120"/>
    </w:pPr>
    <w:rPr>
      <w:rFonts w:cs="Arial Unicode MS"/>
    </w:rPr>
  </w:style>
  <w:style w:type="paragraph" w:styleId="Caption">
    <w:name w:val="caption"/>
    <w:basedOn w:val="Normal"/>
    <w:uiPriority w:val="99"/>
    <w:qFormat/>
    <w:rsid w:val="00FC313A"/>
    <w:pPr>
      <w:widowControl w:val="0"/>
      <w:suppressLineNumbers/>
      <w:suppressAutoHyphens/>
      <w:spacing w:before="120" w:after="120" w:line="240" w:lineRule="auto"/>
    </w:pPr>
    <w:rPr>
      <w:rFonts w:ascii="Times New Roman" w:eastAsia="Times New Roman" w:hAnsi="Times New Roman" w:cs="Arial Unicode MS"/>
      <w:i/>
      <w:iCs/>
      <w:sz w:val="24"/>
      <w:szCs w:val="24"/>
    </w:rPr>
  </w:style>
  <w:style w:type="paragraph" w:customStyle="1" w:styleId="Index">
    <w:name w:val="Index"/>
    <w:basedOn w:val="Normal"/>
    <w:uiPriority w:val="99"/>
    <w:qFormat/>
    <w:rsid w:val="00FC313A"/>
    <w:pPr>
      <w:widowControl w:val="0"/>
      <w:suppressLineNumbers/>
      <w:suppressAutoHyphens/>
      <w:spacing w:before="120" w:after="120" w:line="240" w:lineRule="auto"/>
    </w:pPr>
    <w:rPr>
      <w:rFonts w:ascii="Times New Roman" w:eastAsia="Times New Roman" w:hAnsi="Times New Roman" w:cs="Arial Unicode MS"/>
    </w:rPr>
  </w:style>
  <w:style w:type="paragraph" w:styleId="TOC2">
    <w:name w:val="toc 2"/>
    <w:basedOn w:val="Normal"/>
    <w:uiPriority w:val="1"/>
    <w:qFormat/>
    <w:rsid w:val="00FC313A"/>
    <w:pPr>
      <w:widowControl w:val="0"/>
      <w:suppressAutoHyphens/>
      <w:spacing w:before="99" w:after="0" w:line="240" w:lineRule="auto"/>
      <w:ind w:left="1100" w:hanging="240"/>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C313A"/>
    <w:pPr>
      <w:widowControl w:val="0"/>
      <w:suppressAutoHyphens/>
      <w:spacing w:before="120" w:after="120" w:line="240" w:lineRule="auto"/>
    </w:pPr>
    <w:rPr>
      <w:rFonts w:ascii="Palladio Uralic" w:eastAsia="Palladio Uralic" w:hAnsi="Palladio Uralic" w:cs="Palladio Uralic"/>
    </w:rPr>
  </w:style>
  <w:style w:type="paragraph" w:customStyle="1" w:styleId="HeaderandFooter">
    <w:name w:val="Header and Footer"/>
    <w:basedOn w:val="Normal"/>
    <w:uiPriority w:val="99"/>
    <w:qFormat/>
    <w:rsid w:val="00FC313A"/>
    <w:pPr>
      <w:widowControl w:val="0"/>
      <w:suppressAutoHyphens/>
      <w:spacing w:before="120" w:after="120" w:line="240" w:lineRule="auto"/>
    </w:pPr>
    <w:rPr>
      <w:rFonts w:ascii="Times New Roman" w:eastAsia="Times New Roman" w:hAnsi="Times New Roman" w:cs="Times New Roman"/>
    </w:rPr>
  </w:style>
  <w:style w:type="paragraph" w:customStyle="1" w:styleId="FrameContents">
    <w:name w:val="Frame Contents"/>
    <w:basedOn w:val="Normal"/>
    <w:uiPriority w:val="99"/>
    <w:qFormat/>
    <w:rsid w:val="00FC313A"/>
    <w:pPr>
      <w:widowControl w:val="0"/>
      <w:suppressAutoHyphens/>
      <w:spacing w:before="120" w:after="120" w:line="240" w:lineRule="auto"/>
    </w:pPr>
    <w:rPr>
      <w:rFonts w:ascii="Times New Roman" w:eastAsia="Times New Roman" w:hAnsi="Times New Roman" w:cs="Times New Roman"/>
    </w:rPr>
  </w:style>
  <w:style w:type="paragraph" w:styleId="Subtitle">
    <w:name w:val="Subtitle"/>
    <w:basedOn w:val="Normal"/>
    <w:next w:val="Normal"/>
    <w:link w:val="SubtitleChar"/>
    <w:uiPriority w:val="11"/>
    <w:qFormat/>
    <w:rsid w:val="00FC313A"/>
    <w:pPr>
      <w:keepNext/>
      <w:keepLines/>
      <w:widowControl w:val="0"/>
      <w:suppressAutoHyphen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FC313A"/>
    <w:rPr>
      <w:rFonts w:ascii="Georgia" w:eastAsia="Georgia" w:hAnsi="Georgia" w:cs="Georgia"/>
      <w:i/>
      <w:color w:val="666666"/>
      <w:sz w:val="48"/>
      <w:szCs w:val="48"/>
    </w:rPr>
  </w:style>
  <w:style w:type="character" w:customStyle="1" w:styleId="ref-journal">
    <w:name w:val="ref-journal"/>
    <w:basedOn w:val="DefaultParagraphFont"/>
    <w:rsid w:val="00FC313A"/>
  </w:style>
  <w:style w:type="character" w:customStyle="1" w:styleId="ref-vol">
    <w:name w:val="ref-vol"/>
    <w:basedOn w:val="DefaultParagraphFont"/>
    <w:rsid w:val="00FC313A"/>
  </w:style>
  <w:style w:type="paragraph" w:customStyle="1" w:styleId="msonormal0">
    <w:name w:val="msonormal"/>
    <w:basedOn w:val="Normal"/>
    <w:uiPriority w:val="99"/>
    <w:rsid w:val="00FC313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FollowedHyperlink">
    <w:name w:val="FollowedHyperlink"/>
    <w:basedOn w:val="DefaultParagraphFont"/>
    <w:semiHidden/>
    <w:unhideWhenUsed/>
    <w:rsid w:val="00FC313A"/>
    <w:rPr>
      <w:color w:val="800080"/>
      <w:u w:val="single"/>
    </w:rPr>
  </w:style>
  <w:style w:type="character" w:styleId="Emphasis">
    <w:name w:val="Emphasis"/>
    <w:basedOn w:val="DefaultParagraphFont"/>
    <w:uiPriority w:val="20"/>
    <w:qFormat/>
    <w:rsid w:val="00FC313A"/>
    <w:rPr>
      <w:i/>
      <w:iCs w:val="0"/>
    </w:rPr>
  </w:style>
  <w:style w:type="paragraph" w:styleId="HTMLPreformatted">
    <w:name w:val="HTML Preformatted"/>
    <w:basedOn w:val="Normal"/>
    <w:link w:val="HTMLPreformattedChar"/>
    <w:semiHidden/>
    <w:unhideWhenUsed/>
    <w:rsid w:val="00FC3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4"/>
      <w:szCs w:val="24"/>
    </w:rPr>
  </w:style>
  <w:style w:type="character" w:customStyle="1" w:styleId="HTMLPreformattedChar">
    <w:name w:val="HTML Preformatted Char"/>
    <w:basedOn w:val="DefaultParagraphFont"/>
    <w:link w:val="HTMLPreformatted"/>
    <w:semiHidden/>
    <w:rsid w:val="00FC313A"/>
    <w:rPr>
      <w:rFonts w:ascii="Courier New" w:eastAsia="Courier New" w:hAnsi="Courier New" w:cs="Courier New"/>
      <w:sz w:val="24"/>
      <w:szCs w:val="24"/>
    </w:rPr>
  </w:style>
  <w:style w:type="paragraph" w:styleId="BodyTextIndent">
    <w:name w:val="Body Text Indent"/>
    <w:basedOn w:val="Normal"/>
    <w:link w:val="BodyTextIndentChar"/>
    <w:uiPriority w:val="99"/>
    <w:semiHidden/>
    <w:unhideWhenUsed/>
    <w:rsid w:val="00FC313A"/>
    <w:pPr>
      <w:spacing w:after="0" w:line="240" w:lineRule="atLeast"/>
      <w:ind w:left="1440" w:hanging="1440"/>
    </w:pPr>
    <w:rPr>
      <w:rFonts w:ascii="Times New Roman" w:eastAsia="Times New Roman" w:hAnsi="Times New Roman" w:cs="Times New Roman"/>
      <w:bCs/>
      <w:sz w:val="24"/>
      <w:szCs w:val="24"/>
    </w:rPr>
  </w:style>
  <w:style w:type="character" w:customStyle="1" w:styleId="BodyTextIndentChar">
    <w:name w:val="Body Text Indent Char"/>
    <w:basedOn w:val="DefaultParagraphFont"/>
    <w:link w:val="BodyTextIndent"/>
    <w:uiPriority w:val="99"/>
    <w:semiHidden/>
    <w:rsid w:val="00FC313A"/>
    <w:rPr>
      <w:rFonts w:ascii="Times New Roman" w:eastAsia="Times New Roman" w:hAnsi="Times New Roman" w:cs="Times New Roman"/>
      <w:bCs/>
      <w:sz w:val="24"/>
      <w:szCs w:val="24"/>
    </w:rPr>
  </w:style>
  <w:style w:type="paragraph" w:styleId="BodyText2">
    <w:name w:val="Body Text 2"/>
    <w:basedOn w:val="Normal"/>
    <w:link w:val="BodyText2Char"/>
    <w:uiPriority w:val="99"/>
    <w:semiHidden/>
    <w:unhideWhenUsed/>
    <w:rsid w:val="00FC313A"/>
    <w:pPr>
      <w:spacing w:after="0" w:line="240" w:lineRule="auto"/>
      <w:jc w:val="center"/>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FC313A"/>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FC313A"/>
    <w:pPr>
      <w:spacing w:after="0" w:line="240" w:lineRule="atLeast"/>
    </w:pPr>
    <w:rPr>
      <w:rFonts w:ascii="Times New Roman" w:eastAsia="Times New Roman" w:hAnsi="Times New Roman" w:cs="Times New Roman"/>
      <w:szCs w:val="24"/>
    </w:rPr>
  </w:style>
  <w:style w:type="character" w:customStyle="1" w:styleId="BodyText3Char">
    <w:name w:val="Body Text 3 Char"/>
    <w:basedOn w:val="DefaultParagraphFont"/>
    <w:link w:val="BodyText3"/>
    <w:uiPriority w:val="99"/>
    <w:semiHidden/>
    <w:rsid w:val="00FC313A"/>
    <w:rPr>
      <w:rFonts w:ascii="Times New Roman" w:eastAsia="Times New Roman" w:hAnsi="Times New Roman" w:cs="Times New Roman"/>
      <w:szCs w:val="24"/>
    </w:rPr>
  </w:style>
  <w:style w:type="paragraph" w:styleId="BodyTextIndent2">
    <w:name w:val="Body Text Indent 2"/>
    <w:basedOn w:val="Normal"/>
    <w:link w:val="BodyTextIndent2Char"/>
    <w:uiPriority w:val="99"/>
    <w:semiHidden/>
    <w:unhideWhenUsed/>
    <w:rsid w:val="00FC313A"/>
    <w:pPr>
      <w:spacing w:after="0" w:line="240" w:lineRule="atLeast"/>
      <w:ind w:left="1440"/>
    </w:pPr>
    <w:rPr>
      <w:rFonts w:ascii="Times New Roman" w:eastAsia="Times New Roman" w:hAnsi="Times New Roman" w:cs="Times New Roman"/>
      <w:bCs/>
      <w:szCs w:val="24"/>
    </w:rPr>
  </w:style>
  <w:style w:type="character" w:customStyle="1" w:styleId="BodyTextIndent2Char">
    <w:name w:val="Body Text Indent 2 Char"/>
    <w:basedOn w:val="DefaultParagraphFont"/>
    <w:link w:val="BodyTextIndent2"/>
    <w:uiPriority w:val="99"/>
    <w:semiHidden/>
    <w:rsid w:val="00FC313A"/>
    <w:rPr>
      <w:rFonts w:ascii="Times New Roman" w:eastAsia="Times New Roman" w:hAnsi="Times New Roman" w:cs="Times New Roman"/>
      <w:bCs/>
      <w:szCs w:val="24"/>
    </w:rPr>
  </w:style>
  <w:style w:type="paragraph" w:styleId="BodyTextIndent3">
    <w:name w:val="Body Text Indent 3"/>
    <w:basedOn w:val="Normal"/>
    <w:link w:val="BodyTextIndent3Char"/>
    <w:uiPriority w:val="99"/>
    <w:semiHidden/>
    <w:unhideWhenUsed/>
    <w:rsid w:val="00FC313A"/>
    <w:pPr>
      <w:spacing w:after="0" w:line="240" w:lineRule="atLeast"/>
      <w:ind w:left="1800"/>
    </w:pPr>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semiHidden/>
    <w:rsid w:val="00FC313A"/>
    <w:rPr>
      <w:rFonts w:ascii="Times New Roman" w:eastAsia="Times New Roman" w:hAnsi="Times New Roman" w:cs="Times New Roman"/>
      <w:szCs w:val="24"/>
    </w:rPr>
  </w:style>
  <w:style w:type="paragraph" w:styleId="NoSpacing">
    <w:name w:val="No Spacing"/>
    <w:uiPriority w:val="1"/>
    <w:qFormat/>
    <w:rsid w:val="00FC313A"/>
    <w:pPr>
      <w:spacing w:after="0" w:line="240" w:lineRule="auto"/>
    </w:pPr>
    <w:rPr>
      <w:rFonts w:ascii="Cambria" w:eastAsia="Cambria" w:hAnsi="Cambria" w:cs="Arial"/>
    </w:rPr>
  </w:style>
  <w:style w:type="paragraph" w:customStyle="1" w:styleId="source1">
    <w:name w:val="source1"/>
    <w:basedOn w:val="Normal"/>
    <w:uiPriority w:val="99"/>
    <w:rsid w:val="00FC313A"/>
    <w:pPr>
      <w:spacing w:before="120" w:after="0" w:line="240" w:lineRule="atLeast"/>
      <w:ind w:left="825"/>
    </w:pPr>
    <w:rPr>
      <w:rFonts w:ascii="Times New Roman" w:eastAsia="Times New Roman" w:hAnsi="Times New Roman" w:cs="Times New Roman"/>
      <w:sz w:val="18"/>
      <w:szCs w:val="18"/>
    </w:rPr>
  </w:style>
  <w:style w:type="paragraph" w:customStyle="1" w:styleId="pmid1">
    <w:name w:val="pmid1"/>
    <w:basedOn w:val="Normal"/>
    <w:uiPriority w:val="99"/>
    <w:rsid w:val="00FC313A"/>
    <w:pPr>
      <w:spacing w:before="100" w:beforeAutospacing="1" w:after="100" w:afterAutospacing="1" w:line="90" w:lineRule="atLeast"/>
      <w:ind w:left="825"/>
    </w:pPr>
    <w:rPr>
      <w:rFonts w:ascii="Times New Roman" w:eastAsia="Times New Roman" w:hAnsi="Times New Roman" w:cs="Times New Roman"/>
      <w:color w:val="696969"/>
      <w:sz w:val="18"/>
      <w:szCs w:val="18"/>
    </w:rPr>
  </w:style>
  <w:style w:type="paragraph" w:customStyle="1" w:styleId="Default">
    <w:name w:val="Default"/>
    <w:uiPriority w:val="99"/>
    <w:rsid w:val="00FC313A"/>
    <w:pPr>
      <w:widowControl w:val="0"/>
      <w:autoSpaceDE w:val="0"/>
      <w:autoSpaceDN w:val="0"/>
      <w:adjustRightInd w:val="0"/>
      <w:spacing w:after="0" w:line="240" w:lineRule="auto"/>
    </w:pPr>
    <w:rPr>
      <w:rFonts w:ascii="Calibri" w:eastAsia="Times New Roman" w:hAnsi="Calibri" w:cs="Calibri"/>
      <w:color w:val="000000"/>
      <w:sz w:val="24"/>
      <w:szCs w:val="24"/>
    </w:rPr>
  </w:style>
  <w:style w:type="paragraph" w:customStyle="1" w:styleId="StyleCentered">
    <w:name w:val="Style Centered"/>
    <w:basedOn w:val="Normal"/>
    <w:uiPriority w:val="99"/>
    <w:rsid w:val="00FC313A"/>
    <w:pPr>
      <w:spacing w:after="0" w:line="480" w:lineRule="auto"/>
      <w:jc w:val="center"/>
    </w:pPr>
    <w:rPr>
      <w:rFonts w:ascii="Palatino Linotype" w:eastAsia="Times New Roman" w:hAnsi="Palatino Linotype" w:cs="Times New Roman"/>
      <w:szCs w:val="20"/>
    </w:rPr>
  </w:style>
  <w:style w:type="paragraph" w:customStyle="1" w:styleId="Author">
    <w:name w:val="Author"/>
    <w:basedOn w:val="Title"/>
    <w:next w:val="BodyText"/>
    <w:uiPriority w:val="99"/>
    <w:qFormat/>
    <w:rsid w:val="00FC313A"/>
    <w:pPr>
      <w:widowControl/>
      <w:suppressAutoHyphens w:val="0"/>
      <w:spacing w:before="0" w:after="240" w:line="480" w:lineRule="auto"/>
      <w:jc w:val="center"/>
    </w:pPr>
    <w:rPr>
      <w:rFonts w:eastAsia="MS Gothic"/>
      <w:b w:val="0"/>
      <w:bCs/>
      <w:sz w:val="24"/>
      <w:szCs w:val="36"/>
    </w:rPr>
  </w:style>
  <w:style w:type="character" w:customStyle="1" w:styleId="subtitle1">
    <w:name w:val="subtitle1"/>
    <w:basedOn w:val="DefaultParagraphFont"/>
    <w:rsid w:val="00FC313A"/>
    <w:rPr>
      <w:rFonts w:ascii="Verdana" w:hAnsi="Verdana" w:hint="default"/>
      <w:b/>
      <w:bCs/>
      <w:color w:val="000077"/>
      <w:spacing w:val="263"/>
      <w:sz w:val="21"/>
      <w:szCs w:val="21"/>
    </w:rPr>
  </w:style>
  <w:style w:type="character" w:customStyle="1" w:styleId="body1">
    <w:name w:val="body1"/>
    <w:basedOn w:val="DefaultParagraphFont"/>
    <w:rsid w:val="00FC313A"/>
    <w:rPr>
      <w:rFonts w:ascii="Verdana" w:hAnsi="Verdana" w:hint="default"/>
      <w:b w:val="0"/>
      <w:bCs w:val="0"/>
      <w:spacing w:val="263"/>
      <w:sz w:val="21"/>
      <w:szCs w:val="21"/>
    </w:rPr>
  </w:style>
  <w:style w:type="character" w:customStyle="1" w:styleId="quoted11">
    <w:name w:val="quoted11"/>
    <w:basedOn w:val="DefaultParagraphFont"/>
    <w:rsid w:val="00FC313A"/>
    <w:rPr>
      <w:color w:val="660066"/>
    </w:rPr>
  </w:style>
  <w:style w:type="character" w:customStyle="1" w:styleId="journalname">
    <w:name w:val="journalname"/>
    <w:basedOn w:val="DefaultParagraphFont"/>
    <w:rsid w:val="00FC313A"/>
  </w:style>
  <w:style w:type="character" w:customStyle="1" w:styleId="doi">
    <w:name w:val="doi"/>
    <w:basedOn w:val="DefaultParagraphFont"/>
    <w:rsid w:val="00FC313A"/>
  </w:style>
  <w:style w:type="character" w:customStyle="1" w:styleId="gi">
    <w:name w:val="gi"/>
    <w:basedOn w:val="DefaultParagraphFont"/>
    <w:rsid w:val="00FC313A"/>
  </w:style>
  <w:style w:type="character" w:customStyle="1" w:styleId="apple-style-span">
    <w:name w:val="apple-style-span"/>
    <w:basedOn w:val="DefaultParagraphFont"/>
    <w:rsid w:val="00FC313A"/>
  </w:style>
  <w:style w:type="character" w:customStyle="1" w:styleId="apple-converted-space">
    <w:name w:val="apple-converted-space"/>
    <w:basedOn w:val="DefaultParagraphFont"/>
    <w:rsid w:val="00FC313A"/>
  </w:style>
  <w:style w:type="character" w:customStyle="1" w:styleId="il">
    <w:name w:val="il"/>
    <w:basedOn w:val="DefaultParagraphFont"/>
    <w:rsid w:val="00FC313A"/>
  </w:style>
  <w:style w:type="character" w:customStyle="1" w:styleId="hp">
    <w:name w:val="hp"/>
    <w:basedOn w:val="DefaultParagraphFont"/>
    <w:rsid w:val="00FC313A"/>
  </w:style>
  <w:style w:type="character" w:customStyle="1" w:styleId="aqj">
    <w:name w:val="aqj"/>
    <w:basedOn w:val="DefaultParagraphFont"/>
    <w:rsid w:val="00FC313A"/>
  </w:style>
  <w:style w:type="character" w:customStyle="1" w:styleId="slug-doi">
    <w:name w:val="slug-doi"/>
    <w:basedOn w:val="DefaultParagraphFont"/>
    <w:rsid w:val="00FC313A"/>
  </w:style>
  <w:style w:type="table" w:customStyle="1" w:styleId="TableGrid1">
    <w:name w:val="Table Grid1"/>
    <w:basedOn w:val="TableNormal"/>
    <w:next w:val="TableGrid"/>
    <w:uiPriority w:val="59"/>
    <w:rsid w:val="00FC313A"/>
    <w:pPr>
      <w:spacing w:after="0" w:line="240" w:lineRule="auto"/>
    </w:pPr>
    <w:rPr>
      <w:rFonts w:ascii="Times New Roman" w:eastAsia="Times New Roman" w:hAnsi="Times New Roman" w:cs="Times New Roman"/>
      <w:sz w:val="24"/>
      <w:szCs w:val="24"/>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FC313A"/>
    <w:rPr>
      <w:b/>
      <w:bCs/>
    </w:rPr>
  </w:style>
  <w:style w:type="paragraph" w:customStyle="1" w:styleId="ContactInfo">
    <w:name w:val="Contact Info"/>
    <w:basedOn w:val="Normal"/>
    <w:uiPriority w:val="99"/>
    <w:qFormat/>
    <w:rsid w:val="00FC313A"/>
    <w:pPr>
      <w:autoSpaceDE w:val="0"/>
      <w:autoSpaceDN w:val="0"/>
      <w:adjustRightInd w:val="0"/>
      <w:spacing w:after="0" w:line="240" w:lineRule="auto"/>
      <w:jc w:val="right"/>
    </w:pPr>
    <w:rPr>
      <w:rFonts w:ascii="Franklin Gothic Book" w:hAnsi="Franklin Gothic Book" w:cs="FranklinGothicURW-Boo"/>
      <w:color w:val="0F5581"/>
      <w:sz w:val="20"/>
      <w:szCs w:val="20"/>
    </w:rPr>
  </w:style>
  <w:style w:type="paragraph" w:customStyle="1" w:styleId="Summary">
    <w:name w:val="Summary"/>
    <w:basedOn w:val="Normal"/>
    <w:uiPriority w:val="99"/>
    <w:qFormat/>
    <w:rsid w:val="00FC313A"/>
    <w:pPr>
      <w:spacing w:after="0" w:line="264" w:lineRule="auto"/>
    </w:pPr>
    <w:rPr>
      <w:rFonts w:ascii="Franklin Gothic Book" w:hAnsi="Franklin Gothic Book" w:cs="FranklinGothicURW-Boo"/>
      <w:color w:val="0F5581"/>
      <w:sz w:val="20"/>
      <w:szCs w:val="20"/>
    </w:rPr>
  </w:style>
  <w:style w:type="paragraph" w:customStyle="1" w:styleId="SectionHeading">
    <w:name w:val="Section Heading"/>
    <w:basedOn w:val="Normal"/>
    <w:uiPriority w:val="99"/>
    <w:qFormat/>
    <w:rsid w:val="00FC313A"/>
    <w:pPr>
      <w:spacing w:before="480" w:after="240" w:line="240" w:lineRule="auto"/>
    </w:pPr>
    <w:rPr>
      <w:rFonts w:ascii="Century" w:hAnsi="Century" w:cs="Arial"/>
      <w:b/>
      <w:bCs/>
      <w:color w:val="0F5581"/>
      <w:sz w:val="28"/>
      <w:szCs w:val="28"/>
    </w:rPr>
  </w:style>
  <w:style w:type="paragraph" w:customStyle="1" w:styleId="AoEBullet">
    <w:name w:val="AoE Bullet"/>
    <w:basedOn w:val="ListParagraph"/>
    <w:uiPriority w:val="99"/>
    <w:qFormat/>
    <w:rsid w:val="00FC313A"/>
    <w:pPr>
      <w:numPr>
        <w:numId w:val="2"/>
      </w:numPr>
      <w:spacing w:after="0" w:line="240" w:lineRule="auto"/>
      <w:ind w:left="255" w:hanging="270"/>
    </w:pPr>
    <w:rPr>
      <w:rFonts w:ascii="Franklin Gothic Book" w:hAnsi="Franklin Gothic Book"/>
      <w:sz w:val="20"/>
      <w:szCs w:val="20"/>
    </w:rPr>
  </w:style>
  <w:style w:type="paragraph" w:customStyle="1" w:styleId="CompanyBlock">
    <w:name w:val="Company Block"/>
    <w:basedOn w:val="Normal"/>
    <w:uiPriority w:val="99"/>
    <w:qFormat/>
    <w:rsid w:val="00FC313A"/>
    <w:pPr>
      <w:tabs>
        <w:tab w:val="right" w:pos="10800"/>
      </w:tabs>
      <w:spacing w:before="360" w:after="0" w:line="240" w:lineRule="auto"/>
    </w:pPr>
    <w:rPr>
      <w:rFonts w:ascii="Franklin Gothic Book" w:hAnsi="Franklin Gothic Book"/>
      <w:b/>
      <w:bCs/>
      <w:color w:val="0F5581"/>
      <w:sz w:val="20"/>
      <w:szCs w:val="20"/>
    </w:rPr>
  </w:style>
  <w:style w:type="paragraph" w:customStyle="1" w:styleId="JobTitleBlock">
    <w:name w:val="Job Title Block"/>
    <w:basedOn w:val="Normal"/>
    <w:uiPriority w:val="99"/>
    <w:qFormat/>
    <w:rsid w:val="00FC313A"/>
    <w:pPr>
      <w:tabs>
        <w:tab w:val="right" w:pos="10800"/>
      </w:tabs>
      <w:spacing w:after="180" w:line="240" w:lineRule="auto"/>
      <w:ind w:left="187"/>
      <w:contextualSpacing/>
    </w:pPr>
    <w:rPr>
      <w:rFonts w:ascii="Franklin Gothic Book" w:hAnsi="Franklin Gothic Book"/>
      <w:b/>
      <w:bCs/>
      <w:color w:val="0F5581"/>
      <w:sz w:val="20"/>
      <w:szCs w:val="20"/>
    </w:rPr>
  </w:style>
  <w:style w:type="paragraph" w:customStyle="1" w:styleId="EduDegree">
    <w:name w:val="Edu Degree"/>
    <w:basedOn w:val="Normal"/>
    <w:uiPriority w:val="99"/>
    <w:qFormat/>
    <w:rsid w:val="00FC313A"/>
    <w:pPr>
      <w:spacing w:after="0" w:line="240" w:lineRule="auto"/>
      <w:ind w:left="-14"/>
    </w:pPr>
    <w:rPr>
      <w:rFonts w:ascii="Franklin Gothic Book" w:hAnsi="Franklin Gothic Book"/>
      <w:b/>
      <w:bCs/>
      <w:color w:val="1F3864" w:themeColor="accent5" w:themeShade="80"/>
      <w:sz w:val="20"/>
      <w:szCs w:val="20"/>
    </w:rPr>
  </w:style>
  <w:style w:type="paragraph" w:customStyle="1" w:styleId="EduInfo">
    <w:name w:val="Edu Info"/>
    <w:basedOn w:val="Normal"/>
    <w:uiPriority w:val="99"/>
    <w:qFormat/>
    <w:rsid w:val="00FC313A"/>
    <w:pPr>
      <w:spacing w:after="120" w:line="240" w:lineRule="auto"/>
      <w:ind w:left="187"/>
      <w:contextualSpacing/>
    </w:pPr>
    <w:rPr>
      <w:rFonts w:ascii="Franklin Gothic Book" w:hAnsi="Franklin Gothic Book"/>
      <w:sz w:val="20"/>
      <w:szCs w:val="20"/>
    </w:rPr>
  </w:style>
  <w:style w:type="character" w:customStyle="1" w:styleId="UnresolvedMention1">
    <w:name w:val="Unresolved Mention1"/>
    <w:basedOn w:val="DefaultParagraphFont"/>
    <w:uiPriority w:val="99"/>
    <w:semiHidden/>
    <w:unhideWhenUsed/>
    <w:rsid w:val="00FC313A"/>
    <w:rPr>
      <w:color w:val="605E5C"/>
      <w:shd w:val="clear" w:color="auto" w:fill="E1DFDD"/>
    </w:rPr>
  </w:style>
  <w:style w:type="character" w:styleId="PageNumber">
    <w:name w:val="page number"/>
    <w:basedOn w:val="DefaultParagraphFont"/>
    <w:uiPriority w:val="99"/>
    <w:semiHidden/>
    <w:unhideWhenUsed/>
    <w:rsid w:val="00FC313A"/>
  </w:style>
  <w:style w:type="paragraph" w:styleId="TOC3">
    <w:name w:val="toc 3"/>
    <w:basedOn w:val="Normal"/>
    <w:next w:val="Normal"/>
    <w:autoRedefine/>
    <w:uiPriority w:val="39"/>
    <w:unhideWhenUsed/>
    <w:rsid w:val="00FC313A"/>
    <w:pPr>
      <w:spacing w:after="100"/>
      <w:ind w:left="440"/>
    </w:pPr>
  </w:style>
  <w:style w:type="paragraph" w:styleId="TOC4">
    <w:name w:val="toc 4"/>
    <w:basedOn w:val="Normal"/>
    <w:next w:val="Normal"/>
    <w:autoRedefine/>
    <w:uiPriority w:val="39"/>
    <w:unhideWhenUsed/>
    <w:rsid w:val="00FC313A"/>
    <w:pPr>
      <w:spacing w:after="100"/>
      <w:ind w:left="660"/>
    </w:pPr>
    <w:rPr>
      <w:rFonts w:eastAsiaTheme="minorEastAsia"/>
    </w:rPr>
  </w:style>
  <w:style w:type="paragraph" w:styleId="TOC5">
    <w:name w:val="toc 5"/>
    <w:basedOn w:val="Normal"/>
    <w:next w:val="Normal"/>
    <w:autoRedefine/>
    <w:uiPriority w:val="39"/>
    <w:unhideWhenUsed/>
    <w:rsid w:val="00FC313A"/>
    <w:pPr>
      <w:spacing w:after="100"/>
      <w:ind w:left="880"/>
    </w:pPr>
    <w:rPr>
      <w:rFonts w:eastAsiaTheme="minorEastAsia"/>
    </w:rPr>
  </w:style>
  <w:style w:type="paragraph" w:styleId="TOC6">
    <w:name w:val="toc 6"/>
    <w:basedOn w:val="Normal"/>
    <w:next w:val="Normal"/>
    <w:autoRedefine/>
    <w:uiPriority w:val="39"/>
    <w:unhideWhenUsed/>
    <w:rsid w:val="00FC313A"/>
    <w:pPr>
      <w:spacing w:after="100"/>
      <w:ind w:left="1100"/>
    </w:pPr>
    <w:rPr>
      <w:rFonts w:eastAsiaTheme="minorEastAsia"/>
    </w:rPr>
  </w:style>
  <w:style w:type="paragraph" w:styleId="TOC7">
    <w:name w:val="toc 7"/>
    <w:basedOn w:val="Normal"/>
    <w:next w:val="Normal"/>
    <w:autoRedefine/>
    <w:uiPriority w:val="39"/>
    <w:unhideWhenUsed/>
    <w:rsid w:val="00FC313A"/>
    <w:pPr>
      <w:spacing w:after="100"/>
      <w:ind w:left="1320"/>
    </w:pPr>
    <w:rPr>
      <w:rFonts w:eastAsiaTheme="minorEastAsia"/>
    </w:rPr>
  </w:style>
  <w:style w:type="paragraph" w:styleId="TOC8">
    <w:name w:val="toc 8"/>
    <w:basedOn w:val="Normal"/>
    <w:next w:val="Normal"/>
    <w:autoRedefine/>
    <w:uiPriority w:val="39"/>
    <w:unhideWhenUsed/>
    <w:rsid w:val="00FC313A"/>
    <w:pPr>
      <w:spacing w:after="100"/>
      <w:ind w:left="1540"/>
    </w:pPr>
    <w:rPr>
      <w:rFonts w:eastAsiaTheme="minorEastAsia"/>
    </w:rPr>
  </w:style>
  <w:style w:type="paragraph" w:styleId="TOC9">
    <w:name w:val="toc 9"/>
    <w:basedOn w:val="Normal"/>
    <w:next w:val="Normal"/>
    <w:autoRedefine/>
    <w:uiPriority w:val="39"/>
    <w:unhideWhenUsed/>
    <w:rsid w:val="00FC313A"/>
    <w:pPr>
      <w:spacing w:after="100"/>
      <w:ind w:left="1760"/>
    </w:pPr>
    <w:rPr>
      <w:rFonts w:eastAsiaTheme="minorEastAsia"/>
    </w:rPr>
  </w:style>
  <w:style w:type="character" w:customStyle="1" w:styleId="HeaderChar1">
    <w:name w:val="Header Char1"/>
    <w:basedOn w:val="DefaultParagraphFont"/>
    <w:uiPriority w:val="99"/>
    <w:semiHidden/>
    <w:rsid w:val="00CA1629"/>
  </w:style>
  <w:style w:type="character" w:customStyle="1" w:styleId="FooterChar1">
    <w:name w:val="Footer Char1"/>
    <w:basedOn w:val="DefaultParagraphFont"/>
    <w:uiPriority w:val="99"/>
    <w:semiHidden/>
    <w:rsid w:val="00CA1629"/>
  </w:style>
  <w:style w:type="character" w:customStyle="1" w:styleId="CommentTextChar1">
    <w:name w:val="Comment Text Char1"/>
    <w:basedOn w:val="DefaultParagraphFont"/>
    <w:uiPriority w:val="99"/>
    <w:semiHidden/>
    <w:rsid w:val="00CA1629"/>
    <w:rPr>
      <w:sz w:val="20"/>
      <w:szCs w:val="20"/>
    </w:rPr>
  </w:style>
  <w:style w:type="character" w:customStyle="1" w:styleId="BalloonTextChar1">
    <w:name w:val="Balloon Text Char1"/>
    <w:basedOn w:val="DefaultParagraphFont"/>
    <w:uiPriority w:val="99"/>
    <w:semiHidden/>
    <w:rsid w:val="00CA1629"/>
    <w:rPr>
      <w:rFonts w:ascii="Segoe UI" w:hAnsi="Segoe UI" w:cs="Segoe UI"/>
      <w:sz w:val="18"/>
      <w:szCs w:val="18"/>
    </w:rPr>
  </w:style>
  <w:style w:type="character" w:customStyle="1" w:styleId="UnresolvedMention2">
    <w:name w:val="Unresolved Mention2"/>
    <w:basedOn w:val="DefaultParagraphFont"/>
    <w:uiPriority w:val="99"/>
    <w:semiHidden/>
    <w:unhideWhenUsed/>
    <w:rsid w:val="00DC7FDC"/>
    <w:rPr>
      <w:color w:val="605E5C"/>
      <w:shd w:val="clear" w:color="auto" w:fill="E1DFDD"/>
    </w:rPr>
  </w:style>
  <w:style w:type="character" w:customStyle="1" w:styleId="apple-tab-span">
    <w:name w:val="apple-tab-span"/>
    <w:basedOn w:val="DefaultParagraphFont"/>
    <w:rsid w:val="006233E9"/>
  </w:style>
  <w:style w:type="paragraph" w:styleId="FootnoteText">
    <w:name w:val="footnote text"/>
    <w:basedOn w:val="Normal"/>
    <w:link w:val="FootnoteTextChar"/>
    <w:uiPriority w:val="99"/>
    <w:semiHidden/>
    <w:unhideWhenUsed/>
    <w:rsid w:val="00B140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4056"/>
    <w:rPr>
      <w:sz w:val="20"/>
      <w:szCs w:val="20"/>
    </w:rPr>
  </w:style>
  <w:style w:type="character" w:styleId="FootnoteReference">
    <w:name w:val="footnote reference"/>
    <w:basedOn w:val="DefaultParagraphFont"/>
    <w:uiPriority w:val="99"/>
    <w:semiHidden/>
    <w:unhideWhenUsed/>
    <w:rsid w:val="00B14056"/>
    <w:rPr>
      <w:vertAlign w:val="superscript"/>
    </w:rPr>
  </w:style>
  <w:style w:type="character" w:customStyle="1" w:styleId="UnresolvedMention3">
    <w:name w:val="Unresolved Mention3"/>
    <w:basedOn w:val="DefaultParagraphFont"/>
    <w:uiPriority w:val="99"/>
    <w:semiHidden/>
    <w:unhideWhenUsed/>
    <w:rsid w:val="0080705B"/>
    <w:rPr>
      <w:color w:val="605E5C"/>
      <w:shd w:val="clear" w:color="auto" w:fill="E1DFDD"/>
    </w:rPr>
  </w:style>
  <w:style w:type="character" w:customStyle="1" w:styleId="Mention1">
    <w:name w:val="Mention1"/>
    <w:basedOn w:val="DefaultParagraphFont"/>
    <w:uiPriority w:val="99"/>
    <w:unhideWhenUsed/>
    <w:rsid w:val="00630435"/>
    <w:rPr>
      <w:color w:val="2B579A"/>
      <w:shd w:val="clear" w:color="auto" w:fill="E1DFDD"/>
    </w:rPr>
  </w:style>
  <w:style w:type="character" w:customStyle="1" w:styleId="normaltextrun">
    <w:name w:val="normaltextrun"/>
    <w:basedOn w:val="DefaultParagraphFont"/>
    <w:rsid w:val="002B111F"/>
  </w:style>
  <w:style w:type="paragraph" w:customStyle="1" w:styleId="paragraph">
    <w:name w:val="paragraph"/>
    <w:basedOn w:val="Normal"/>
    <w:rsid w:val="008765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87657F"/>
  </w:style>
  <w:style w:type="character" w:customStyle="1" w:styleId="tabchar">
    <w:name w:val="tabchar"/>
    <w:basedOn w:val="DefaultParagraphFont"/>
    <w:rsid w:val="009C4C8F"/>
  </w:style>
  <w:style w:type="character" w:customStyle="1" w:styleId="findhit">
    <w:name w:val="findhit"/>
    <w:basedOn w:val="DefaultParagraphFont"/>
    <w:rsid w:val="00437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86077">
      <w:bodyDiv w:val="1"/>
      <w:marLeft w:val="0"/>
      <w:marRight w:val="0"/>
      <w:marTop w:val="0"/>
      <w:marBottom w:val="0"/>
      <w:divBdr>
        <w:top w:val="none" w:sz="0" w:space="0" w:color="auto"/>
        <w:left w:val="none" w:sz="0" w:space="0" w:color="auto"/>
        <w:bottom w:val="none" w:sz="0" w:space="0" w:color="auto"/>
        <w:right w:val="none" w:sz="0" w:space="0" w:color="auto"/>
      </w:divBdr>
    </w:div>
    <w:div w:id="228152420">
      <w:bodyDiv w:val="1"/>
      <w:marLeft w:val="0"/>
      <w:marRight w:val="0"/>
      <w:marTop w:val="0"/>
      <w:marBottom w:val="0"/>
      <w:divBdr>
        <w:top w:val="none" w:sz="0" w:space="0" w:color="auto"/>
        <w:left w:val="none" w:sz="0" w:space="0" w:color="auto"/>
        <w:bottom w:val="none" w:sz="0" w:space="0" w:color="auto"/>
        <w:right w:val="none" w:sz="0" w:space="0" w:color="auto"/>
      </w:divBdr>
    </w:div>
    <w:div w:id="234583569">
      <w:bodyDiv w:val="1"/>
      <w:marLeft w:val="0"/>
      <w:marRight w:val="0"/>
      <w:marTop w:val="0"/>
      <w:marBottom w:val="0"/>
      <w:divBdr>
        <w:top w:val="none" w:sz="0" w:space="0" w:color="auto"/>
        <w:left w:val="none" w:sz="0" w:space="0" w:color="auto"/>
        <w:bottom w:val="none" w:sz="0" w:space="0" w:color="auto"/>
        <w:right w:val="none" w:sz="0" w:space="0" w:color="auto"/>
      </w:divBdr>
    </w:div>
    <w:div w:id="426200345">
      <w:bodyDiv w:val="1"/>
      <w:marLeft w:val="0"/>
      <w:marRight w:val="0"/>
      <w:marTop w:val="0"/>
      <w:marBottom w:val="0"/>
      <w:divBdr>
        <w:top w:val="none" w:sz="0" w:space="0" w:color="auto"/>
        <w:left w:val="none" w:sz="0" w:space="0" w:color="auto"/>
        <w:bottom w:val="none" w:sz="0" w:space="0" w:color="auto"/>
        <w:right w:val="none" w:sz="0" w:space="0" w:color="auto"/>
      </w:divBdr>
    </w:div>
    <w:div w:id="460226431">
      <w:bodyDiv w:val="1"/>
      <w:marLeft w:val="0"/>
      <w:marRight w:val="0"/>
      <w:marTop w:val="0"/>
      <w:marBottom w:val="0"/>
      <w:divBdr>
        <w:top w:val="none" w:sz="0" w:space="0" w:color="auto"/>
        <w:left w:val="none" w:sz="0" w:space="0" w:color="auto"/>
        <w:bottom w:val="none" w:sz="0" w:space="0" w:color="auto"/>
        <w:right w:val="none" w:sz="0" w:space="0" w:color="auto"/>
      </w:divBdr>
    </w:div>
    <w:div w:id="737897130">
      <w:bodyDiv w:val="1"/>
      <w:marLeft w:val="0"/>
      <w:marRight w:val="0"/>
      <w:marTop w:val="0"/>
      <w:marBottom w:val="0"/>
      <w:divBdr>
        <w:top w:val="none" w:sz="0" w:space="0" w:color="auto"/>
        <w:left w:val="none" w:sz="0" w:space="0" w:color="auto"/>
        <w:bottom w:val="none" w:sz="0" w:space="0" w:color="auto"/>
        <w:right w:val="none" w:sz="0" w:space="0" w:color="auto"/>
      </w:divBdr>
    </w:div>
    <w:div w:id="855315489">
      <w:bodyDiv w:val="1"/>
      <w:marLeft w:val="0"/>
      <w:marRight w:val="0"/>
      <w:marTop w:val="0"/>
      <w:marBottom w:val="0"/>
      <w:divBdr>
        <w:top w:val="none" w:sz="0" w:space="0" w:color="auto"/>
        <w:left w:val="none" w:sz="0" w:space="0" w:color="auto"/>
        <w:bottom w:val="none" w:sz="0" w:space="0" w:color="auto"/>
        <w:right w:val="none" w:sz="0" w:space="0" w:color="auto"/>
      </w:divBdr>
    </w:div>
    <w:div w:id="997883894">
      <w:bodyDiv w:val="1"/>
      <w:marLeft w:val="0"/>
      <w:marRight w:val="0"/>
      <w:marTop w:val="0"/>
      <w:marBottom w:val="0"/>
      <w:divBdr>
        <w:top w:val="none" w:sz="0" w:space="0" w:color="auto"/>
        <w:left w:val="none" w:sz="0" w:space="0" w:color="auto"/>
        <w:bottom w:val="none" w:sz="0" w:space="0" w:color="auto"/>
        <w:right w:val="none" w:sz="0" w:space="0" w:color="auto"/>
      </w:divBdr>
    </w:div>
    <w:div w:id="1148784136">
      <w:bodyDiv w:val="1"/>
      <w:marLeft w:val="0"/>
      <w:marRight w:val="0"/>
      <w:marTop w:val="0"/>
      <w:marBottom w:val="0"/>
      <w:divBdr>
        <w:top w:val="none" w:sz="0" w:space="0" w:color="auto"/>
        <w:left w:val="none" w:sz="0" w:space="0" w:color="auto"/>
        <w:bottom w:val="none" w:sz="0" w:space="0" w:color="auto"/>
        <w:right w:val="none" w:sz="0" w:space="0" w:color="auto"/>
      </w:divBdr>
    </w:div>
    <w:div w:id="1311783871">
      <w:bodyDiv w:val="1"/>
      <w:marLeft w:val="0"/>
      <w:marRight w:val="0"/>
      <w:marTop w:val="0"/>
      <w:marBottom w:val="0"/>
      <w:divBdr>
        <w:top w:val="none" w:sz="0" w:space="0" w:color="auto"/>
        <w:left w:val="none" w:sz="0" w:space="0" w:color="auto"/>
        <w:bottom w:val="none" w:sz="0" w:space="0" w:color="auto"/>
        <w:right w:val="none" w:sz="0" w:space="0" w:color="auto"/>
      </w:divBdr>
      <w:divsChild>
        <w:div w:id="249581194">
          <w:marLeft w:val="0"/>
          <w:marRight w:val="0"/>
          <w:marTop w:val="0"/>
          <w:marBottom w:val="0"/>
          <w:divBdr>
            <w:top w:val="none" w:sz="0" w:space="0" w:color="auto"/>
            <w:left w:val="none" w:sz="0" w:space="0" w:color="auto"/>
            <w:bottom w:val="none" w:sz="0" w:space="0" w:color="auto"/>
            <w:right w:val="none" w:sz="0" w:space="0" w:color="auto"/>
          </w:divBdr>
        </w:div>
        <w:div w:id="325133630">
          <w:marLeft w:val="0"/>
          <w:marRight w:val="0"/>
          <w:marTop w:val="0"/>
          <w:marBottom w:val="0"/>
          <w:divBdr>
            <w:top w:val="none" w:sz="0" w:space="0" w:color="auto"/>
            <w:left w:val="none" w:sz="0" w:space="0" w:color="auto"/>
            <w:bottom w:val="none" w:sz="0" w:space="0" w:color="auto"/>
            <w:right w:val="none" w:sz="0" w:space="0" w:color="auto"/>
          </w:divBdr>
        </w:div>
        <w:div w:id="455758870">
          <w:marLeft w:val="0"/>
          <w:marRight w:val="0"/>
          <w:marTop w:val="0"/>
          <w:marBottom w:val="0"/>
          <w:divBdr>
            <w:top w:val="none" w:sz="0" w:space="0" w:color="auto"/>
            <w:left w:val="none" w:sz="0" w:space="0" w:color="auto"/>
            <w:bottom w:val="none" w:sz="0" w:space="0" w:color="auto"/>
            <w:right w:val="none" w:sz="0" w:space="0" w:color="auto"/>
          </w:divBdr>
        </w:div>
        <w:div w:id="586040876">
          <w:marLeft w:val="0"/>
          <w:marRight w:val="0"/>
          <w:marTop w:val="0"/>
          <w:marBottom w:val="0"/>
          <w:divBdr>
            <w:top w:val="none" w:sz="0" w:space="0" w:color="auto"/>
            <w:left w:val="none" w:sz="0" w:space="0" w:color="auto"/>
            <w:bottom w:val="none" w:sz="0" w:space="0" w:color="auto"/>
            <w:right w:val="none" w:sz="0" w:space="0" w:color="auto"/>
          </w:divBdr>
        </w:div>
        <w:div w:id="625745529">
          <w:marLeft w:val="0"/>
          <w:marRight w:val="0"/>
          <w:marTop w:val="0"/>
          <w:marBottom w:val="0"/>
          <w:divBdr>
            <w:top w:val="none" w:sz="0" w:space="0" w:color="auto"/>
            <w:left w:val="none" w:sz="0" w:space="0" w:color="auto"/>
            <w:bottom w:val="none" w:sz="0" w:space="0" w:color="auto"/>
            <w:right w:val="none" w:sz="0" w:space="0" w:color="auto"/>
          </w:divBdr>
          <w:divsChild>
            <w:div w:id="1977369943">
              <w:marLeft w:val="0"/>
              <w:marRight w:val="0"/>
              <w:marTop w:val="30"/>
              <w:marBottom w:val="30"/>
              <w:divBdr>
                <w:top w:val="none" w:sz="0" w:space="0" w:color="auto"/>
                <w:left w:val="none" w:sz="0" w:space="0" w:color="auto"/>
                <w:bottom w:val="none" w:sz="0" w:space="0" w:color="auto"/>
                <w:right w:val="none" w:sz="0" w:space="0" w:color="auto"/>
              </w:divBdr>
              <w:divsChild>
                <w:div w:id="5598589">
                  <w:marLeft w:val="0"/>
                  <w:marRight w:val="0"/>
                  <w:marTop w:val="0"/>
                  <w:marBottom w:val="0"/>
                  <w:divBdr>
                    <w:top w:val="none" w:sz="0" w:space="0" w:color="auto"/>
                    <w:left w:val="none" w:sz="0" w:space="0" w:color="auto"/>
                    <w:bottom w:val="none" w:sz="0" w:space="0" w:color="auto"/>
                    <w:right w:val="none" w:sz="0" w:space="0" w:color="auto"/>
                  </w:divBdr>
                  <w:divsChild>
                    <w:div w:id="1963923901">
                      <w:marLeft w:val="0"/>
                      <w:marRight w:val="0"/>
                      <w:marTop w:val="0"/>
                      <w:marBottom w:val="0"/>
                      <w:divBdr>
                        <w:top w:val="none" w:sz="0" w:space="0" w:color="auto"/>
                        <w:left w:val="none" w:sz="0" w:space="0" w:color="auto"/>
                        <w:bottom w:val="none" w:sz="0" w:space="0" w:color="auto"/>
                        <w:right w:val="none" w:sz="0" w:space="0" w:color="auto"/>
                      </w:divBdr>
                    </w:div>
                  </w:divsChild>
                </w:div>
                <w:div w:id="28187493">
                  <w:marLeft w:val="0"/>
                  <w:marRight w:val="0"/>
                  <w:marTop w:val="0"/>
                  <w:marBottom w:val="0"/>
                  <w:divBdr>
                    <w:top w:val="none" w:sz="0" w:space="0" w:color="auto"/>
                    <w:left w:val="none" w:sz="0" w:space="0" w:color="auto"/>
                    <w:bottom w:val="none" w:sz="0" w:space="0" w:color="auto"/>
                    <w:right w:val="none" w:sz="0" w:space="0" w:color="auto"/>
                  </w:divBdr>
                  <w:divsChild>
                    <w:div w:id="1851873733">
                      <w:marLeft w:val="0"/>
                      <w:marRight w:val="0"/>
                      <w:marTop w:val="0"/>
                      <w:marBottom w:val="0"/>
                      <w:divBdr>
                        <w:top w:val="none" w:sz="0" w:space="0" w:color="auto"/>
                        <w:left w:val="none" w:sz="0" w:space="0" w:color="auto"/>
                        <w:bottom w:val="none" w:sz="0" w:space="0" w:color="auto"/>
                        <w:right w:val="none" w:sz="0" w:space="0" w:color="auto"/>
                      </w:divBdr>
                    </w:div>
                  </w:divsChild>
                </w:div>
                <w:div w:id="108554035">
                  <w:marLeft w:val="0"/>
                  <w:marRight w:val="0"/>
                  <w:marTop w:val="0"/>
                  <w:marBottom w:val="0"/>
                  <w:divBdr>
                    <w:top w:val="none" w:sz="0" w:space="0" w:color="auto"/>
                    <w:left w:val="none" w:sz="0" w:space="0" w:color="auto"/>
                    <w:bottom w:val="none" w:sz="0" w:space="0" w:color="auto"/>
                    <w:right w:val="none" w:sz="0" w:space="0" w:color="auto"/>
                  </w:divBdr>
                  <w:divsChild>
                    <w:div w:id="1500729396">
                      <w:marLeft w:val="0"/>
                      <w:marRight w:val="0"/>
                      <w:marTop w:val="0"/>
                      <w:marBottom w:val="0"/>
                      <w:divBdr>
                        <w:top w:val="none" w:sz="0" w:space="0" w:color="auto"/>
                        <w:left w:val="none" w:sz="0" w:space="0" w:color="auto"/>
                        <w:bottom w:val="none" w:sz="0" w:space="0" w:color="auto"/>
                        <w:right w:val="none" w:sz="0" w:space="0" w:color="auto"/>
                      </w:divBdr>
                    </w:div>
                  </w:divsChild>
                </w:div>
                <w:div w:id="120654715">
                  <w:marLeft w:val="0"/>
                  <w:marRight w:val="0"/>
                  <w:marTop w:val="0"/>
                  <w:marBottom w:val="0"/>
                  <w:divBdr>
                    <w:top w:val="none" w:sz="0" w:space="0" w:color="auto"/>
                    <w:left w:val="none" w:sz="0" w:space="0" w:color="auto"/>
                    <w:bottom w:val="none" w:sz="0" w:space="0" w:color="auto"/>
                    <w:right w:val="none" w:sz="0" w:space="0" w:color="auto"/>
                  </w:divBdr>
                  <w:divsChild>
                    <w:div w:id="220672347">
                      <w:marLeft w:val="0"/>
                      <w:marRight w:val="0"/>
                      <w:marTop w:val="0"/>
                      <w:marBottom w:val="0"/>
                      <w:divBdr>
                        <w:top w:val="none" w:sz="0" w:space="0" w:color="auto"/>
                        <w:left w:val="none" w:sz="0" w:space="0" w:color="auto"/>
                        <w:bottom w:val="none" w:sz="0" w:space="0" w:color="auto"/>
                        <w:right w:val="none" w:sz="0" w:space="0" w:color="auto"/>
                      </w:divBdr>
                    </w:div>
                  </w:divsChild>
                </w:div>
                <w:div w:id="182522477">
                  <w:marLeft w:val="0"/>
                  <w:marRight w:val="0"/>
                  <w:marTop w:val="0"/>
                  <w:marBottom w:val="0"/>
                  <w:divBdr>
                    <w:top w:val="none" w:sz="0" w:space="0" w:color="auto"/>
                    <w:left w:val="none" w:sz="0" w:space="0" w:color="auto"/>
                    <w:bottom w:val="none" w:sz="0" w:space="0" w:color="auto"/>
                    <w:right w:val="none" w:sz="0" w:space="0" w:color="auto"/>
                  </w:divBdr>
                  <w:divsChild>
                    <w:div w:id="1431974415">
                      <w:marLeft w:val="0"/>
                      <w:marRight w:val="0"/>
                      <w:marTop w:val="0"/>
                      <w:marBottom w:val="0"/>
                      <w:divBdr>
                        <w:top w:val="none" w:sz="0" w:space="0" w:color="auto"/>
                        <w:left w:val="none" w:sz="0" w:space="0" w:color="auto"/>
                        <w:bottom w:val="none" w:sz="0" w:space="0" w:color="auto"/>
                        <w:right w:val="none" w:sz="0" w:space="0" w:color="auto"/>
                      </w:divBdr>
                    </w:div>
                  </w:divsChild>
                </w:div>
                <w:div w:id="201283159">
                  <w:marLeft w:val="0"/>
                  <w:marRight w:val="0"/>
                  <w:marTop w:val="0"/>
                  <w:marBottom w:val="0"/>
                  <w:divBdr>
                    <w:top w:val="none" w:sz="0" w:space="0" w:color="auto"/>
                    <w:left w:val="none" w:sz="0" w:space="0" w:color="auto"/>
                    <w:bottom w:val="none" w:sz="0" w:space="0" w:color="auto"/>
                    <w:right w:val="none" w:sz="0" w:space="0" w:color="auto"/>
                  </w:divBdr>
                  <w:divsChild>
                    <w:div w:id="935867035">
                      <w:marLeft w:val="0"/>
                      <w:marRight w:val="0"/>
                      <w:marTop w:val="0"/>
                      <w:marBottom w:val="0"/>
                      <w:divBdr>
                        <w:top w:val="none" w:sz="0" w:space="0" w:color="auto"/>
                        <w:left w:val="none" w:sz="0" w:space="0" w:color="auto"/>
                        <w:bottom w:val="none" w:sz="0" w:space="0" w:color="auto"/>
                        <w:right w:val="none" w:sz="0" w:space="0" w:color="auto"/>
                      </w:divBdr>
                    </w:div>
                  </w:divsChild>
                </w:div>
                <w:div w:id="280771285">
                  <w:marLeft w:val="0"/>
                  <w:marRight w:val="0"/>
                  <w:marTop w:val="0"/>
                  <w:marBottom w:val="0"/>
                  <w:divBdr>
                    <w:top w:val="none" w:sz="0" w:space="0" w:color="auto"/>
                    <w:left w:val="none" w:sz="0" w:space="0" w:color="auto"/>
                    <w:bottom w:val="none" w:sz="0" w:space="0" w:color="auto"/>
                    <w:right w:val="none" w:sz="0" w:space="0" w:color="auto"/>
                  </w:divBdr>
                  <w:divsChild>
                    <w:div w:id="323509552">
                      <w:marLeft w:val="0"/>
                      <w:marRight w:val="0"/>
                      <w:marTop w:val="0"/>
                      <w:marBottom w:val="0"/>
                      <w:divBdr>
                        <w:top w:val="none" w:sz="0" w:space="0" w:color="auto"/>
                        <w:left w:val="none" w:sz="0" w:space="0" w:color="auto"/>
                        <w:bottom w:val="none" w:sz="0" w:space="0" w:color="auto"/>
                        <w:right w:val="none" w:sz="0" w:space="0" w:color="auto"/>
                      </w:divBdr>
                    </w:div>
                  </w:divsChild>
                </w:div>
                <w:div w:id="304703631">
                  <w:marLeft w:val="0"/>
                  <w:marRight w:val="0"/>
                  <w:marTop w:val="0"/>
                  <w:marBottom w:val="0"/>
                  <w:divBdr>
                    <w:top w:val="none" w:sz="0" w:space="0" w:color="auto"/>
                    <w:left w:val="none" w:sz="0" w:space="0" w:color="auto"/>
                    <w:bottom w:val="none" w:sz="0" w:space="0" w:color="auto"/>
                    <w:right w:val="none" w:sz="0" w:space="0" w:color="auto"/>
                  </w:divBdr>
                  <w:divsChild>
                    <w:div w:id="723333688">
                      <w:marLeft w:val="0"/>
                      <w:marRight w:val="0"/>
                      <w:marTop w:val="0"/>
                      <w:marBottom w:val="0"/>
                      <w:divBdr>
                        <w:top w:val="none" w:sz="0" w:space="0" w:color="auto"/>
                        <w:left w:val="none" w:sz="0" w:space="0" w:color="auto"/>
                        <w:bottom w:val="none" w:sz="0" w:space="0" w:color="auto"/>
                        <w:right w:val="none" w:sz="0" w:space="0" w:color="auto"/>
                      </w:divBdr>
                    </w:div>
                  </w:divsChild>
                </w:div>
                <w:div w:id="327907748">
                  <w:marLeft w:val="0"/>
                  <w:marRight w:val="0"/>
                  <w:marTop w:val="0"/>
                  <w:marBottom w:val="0"/>
                  <w:divBdr>
                    <w:top w:val="none" w:sz="0" w:space="0" w:color="auto"/>
                    <w:left w:val="none" w:sz="0" w:space="0" w:color="auto"/>
                    <w:bottom w:val="none" w:sz="0" w:space="0" w:color="auto"/>
                    <w:right w:val="none" w:sz="0" w:space="0" w:color="auto"/>
                  </w:divBdr>
                  <w:divsChild>
                    <w:div w:id="1930773429">
                      <w:marLeft w:val="0"/>
                      <w:marRight w:val="0"/>
                      <w:marTop w:val="0"/>
                      <w:marBottom w:val="0"/>
                      <w:divBdr>
                        <w:top w:val="none" w:sz="0" w:space="0" w:color="auto"/>
                        <w:left w:val="none" w:sz="0" w:space="0" w:color="auto"/>
                        <w:bottom w:val="none" w:sz="0" w:space="0" w:color="auto"/>
                        <w:right w:val="none" w:sz="0" w:space="0" w:color="auto"/>
                      </w:divBdr>
                    </w:div>
                  </w:divsChild>
                </w:div>
                <w:div w:id="341249140">
                  <w:marLeft w:val="0"/>
                  <w:marRight w:val="0"/>
                  <w:marTop w:val="0"/>
                  <w:marBottom w:val="0"/>
                  <w:divBdr>
                    <w:top w:val="none" w:sz="0" w:space="0" w:color="auto"/>
                    <w:left w:val="none" w:sz="0" w:space="0" w:color="auto"/>
                    <w:bottom w:val="none" w:sz="0" w:space="0" w:color="auto"/>
                    <w:right w:val="none" w:sz="0" w:space="0" w:color="auto"/>
                  </w:divBdr>
                  <w:divsChild>
                    <w:div w:id="1376932540">
                      <w:marLeft w:val="0"/>
                      <w:marRight w:val="0"/>
                      <w:marTop w:val="0"/>
                      <w:marBottom w:val="0"/>
                      <w:divBdr>
                        <w:top w:val="none" w:sz="0" w:space="0" w:color="auto"/>
                        <w:left w:val="none" w:sz="0" w:space="0" w:color="auto"/>
                        <w:bottom w:val="none" w:sz="0" w:space="0" w:color="auto"/>
                        <w:right w:val="none" w:sz="0" w:space="0" w:color="auto"/>
                      </w:divBdr>
                    </w:div>
                  </w:divsChild>
                </w:div>
                <w:div w:id="369376557">
                  <w:marLeft w:val="0"/>
                  <w:marRight w:val="0"/>
                  <w:marTop w:val="0"/>
                  <w:marBottom w:val="0"/>
                  <w:divBdr>
                    <w:top w:val="none" w:sz="0" w:space="0" w:color="auto"/>
                    <w:left w:val="none" w:sz="0" w:space="0" w:color="auto"/>
                    <w:bottom w:val="none" w:sz="0" w:space="0" w:color="auto"/>
                    <w:right w:val="none" w:sz="0" w:space="0" w:color="auto"/>
                  </w:divBdr>
                  <w:divsChild>
                    <w:div w:id="66273005">
                      <w:marLeft w:val="0"/>
                      <w:marRight w:val="0"/>
                      <w:marTop w:val="0"/>
                      <w:marBottom w:val="0"/>
                      <w:divBdr>
                        <w:top w:val="none" w:sz="0" w:space="0" w:color="auto"/>
                        <w:left w:val="none" w:sz="0" w:space="0" w:color="auto"/>
                        <w:bottom w:val="none" w:sz="0" w:space="0" w:color="auto"/>
                        <w:right w:val="none" w:sz="0" w:space="0" w:color="auto"/>
                      </w:divBdr>
                    </w:div>
                  </w:divsChild>
                </w:div>
                <w:div w:id="369577022">
                  <w:marLeft w:val="0"/>
                  <w:marRight w:val="0"/>
                  <w:marTop w:val="0"/>
                  <w:marBottom w:val="0"/>
                  <w:divBdr>
                    <w:top w:val="none" w:sz="0" w:space="0" w:color="auto"/>
                    <w:left w:val="none" w:sz="0" w:space="0" w:color="auto"/>
                    <w:bottom w:val="none" w:sz="0" w:space="0" w:color="auto"/>
                    <w:right w:val="none" w:sz="0" w:space="0" w:color="auto"/>
                  </w:divBdr>
                  <w:divsChild>
                    <w:div w:id="1296789566">
                      <w:marLeft w:val="0"/>
                      <w:marRight w:val="0"/>
                      <w:marTop w:val="0"/>
                      <w:marBottom w:val="0"/>
                      <w:divBdr>
                        <w:top w:val="none" w:sz="0" w:space="0" w:color="auto"/>
                        <w:left w:val="none" w:sz="0" w:space="0" w:color="auto"/>
                        <w:bottom w:val="none" w:sz="0" w:space="0" w:color="auto"/>
                        <w:right w:val="none" w:sz="0" w:space="0" w:color="auto"/>
                      </w:divBdr>
                    </w:div>
                  </w:divsChild>
                </w:div>
                <w:div w:id="420834708">
                  <w:marLeft w:val="0"/>
                  <w:marRight w:val="0"/>
                  <w:marTop w:val="0"/>
                  <w:marBottom w:val="0"/>
                  <w:divBdr>
                    <w:top w:val="none" w:sz="0" w:space="0" w:color="auto"/>
                    <w:left w:val="none" w:sz="0" w:space="0" w:color="auto"/>
                    <w:bottom w:val="none" w:sz="0" w:space="0" w:color="auto"/>
                    <w:right w:val="none" w:sz="0" w:space="0" w:color="auto"/>
                  </w:divBdr>
                  <w:divsChild>
                    <w:div w:id="1222981356">
                      <w:marLeft w:val="0"/>
                      <w:marRight w:val="0"/>
                      <w:marTop w:val="0"/>
                      <w:marBottom w:val="0"/>
                      <w:divBdr>
                        <w:top w:val="none" w:sz="0" w:space="0" w:color="auto"/>
                        <w:left w:val="none" w:sz="0" w:space="0" w:color="auto"/>
                        <w:bottom w:val="none" w:sz="0" w:space="0" w:color="auto"/>
                        <w:right w:val="none" w:sz="0" w:space="0" w:color="auto"/>
                      </w:divBdr>
                    </w:div>
                  </w:divsChild>
                </w:div>
                <w:div w:id="423112928">
                  <w:marLeft w:val="0"/>
                  <w:marRight w:val="0"/>
                  <w:marTop w:val="0"/>
                  <w:marBottom w:val="0"/>
                  <w:divBdr>
                    <w:top w:val="none" w:sz="0" w:space="0" w:color="auto"/>
                    <w:left w:val="none" w:sz="0" w:space="0" w:color="auto"/>
                    <w:bottom w:val="none" w:sz="0" w:space="0" w:color="auto"/>
                    <w:right w:val="none" w:sz="0" w:space="0" w:color="auto"/>
                  </w:divBdr>
                  <w:divsChild>
                    <w:div w:id="1679311841">
                      <w:marLeft w:val="0"/>
                      <w:marRight w:val="0"/>
                      <w:marTop w:val="0"/>
                      <w:marBottom w:val="0"/>
                      <w:divBdr>
                        <w:top w:val="none" w:sz="0" w:space="0" w:color="auto"/>
                        <w:left w:val="none" w:sz="0" w:space="0" w:color="auto"/>
                        <w:bottom w:val="none" w:sz="0" w:space="0" w:color="auto"/>
                        <w:right w:val="none" w:sz="0" w:space="0" w:color="auto"/>
                      </w:divBdr>
                    </w:div>
                  </w:divsChild>
                </w:div>
                <w:div w:id="436415386">
                  <w:marLeft w:val="0"/>
                  <w:marRight w:val="0"/>
                  <w:marTop w:val="0"/>
                  <w:marBottom w:val="0"/>
                  <w:divBdr>
                    <w:top w:val="none" w:sz="0" w:space="0" w:color="auto"/>
                    <w:left w:val="none" w:sz="0" w:space="0" w:color="auto"/>
                    <w:bottom w:val="none" w:sz="0" w:space="0" w:color="auto"/>
                    <w:right w:val="none" w:sz="0" w:space="0" w:color="auto"/>
                  </w:divBdr>
                  <w:divsChild>
                    <w:div w:id="1889610222">
                      <w:marLeft w:val="0"/>
                      <w:marRight w:val="0"/>
                      <w:marTop w:val="0"/>
                      <w:marBottom w:val="0"/>
                      <w:divBdr>
                        <w:top w:val="none" w:sz="0" w:space="0" w:color="auto"/>
                        <w:left w:val="none" w:sz="0" w:space="0" w:color="auto"/>
                        <w:bottom w:val="none" w:sz="0" w:space="0" w:color="auto"/>
                        <w:right w:val="none" w:sz="0" w:space="0" w:color="auto"/>
                      </w:divBdr>
                    </w:div>
                  </w:divsChild>
                </w:div>
                <w:div w:id="442892822">
                  <w:marLeft w:val="0"/>
                  <w:marRight w:val="0"/>
                  <w:marTop w:val="0"/>
                  <w:marBottom w:val="0"/>
                  <w:divBdr>
                    <w:top w:val="none" w:sz="0" w:space="0" w:color="auto"/>
                    <w:left w:val="none" w:sz="0" w:space="0" w:color="auto"/>
                    <w:bottom w:val="none" w:sz="0" w:space="0" w:color="auto"/>
                    <w:right w:val="none" w:sz="0" w:space="0" w:color="auto"/>
                  </w:divBdr>
                  <w:divsChild>
                    <w:div w:id="1627588953">
                      <w:marLeft w:val="0"/>
                      <w:marRight w:val="0"/>
                      <w:marTop w:val="0"/>
                      <w:marBottom w:val="0"/>
                      <w:divBdr>
                        <w:top w:val="none" w:sz="0" w:space="0" w:color="auto"/>
                        <w:left w:val="none" w:sz="0" w:space="0" w:color="auto"/>
                        <w:bottom w:val="none" w:sz="0" w:space="0" w:color="auto"/>
                        <w:right w:val="none" w:sz="0" w:space="0" w:color="auto"/>
                      </w:divBdr>
                    </w:div>
                  </w:divsChild>
                </w:div>
                <w:div w:id="444614196">
                  <w:marLeft w:val="0"/>
                  <w:marRight w:val="0"/>
                  <w:marTop w:val="0"/>
                  <w:marBottom w:val="0"/>
                  <w:divBdr>
                    <w:top w:val="none" w:sz="0" w:space="0" w:color="auto"/>
                    <w:left w:val="none" w:sz="0" w:space="0" w:color="auto"/>
                    <w:bottom w:val="none" w:sz="0" w:space="0" w:color="auto"/>
                    <w:right w:val="none" w:sz="0" w:space="0" w:color="auto"/>
                  </w:divBdr>
                  <w:divsChild>
                    <w:div w:id="1042556121">
                      <w:marLeft w:val="0"/>
                      <w:marRight w:val="0"/>
                      <w:marTop w:val="0"/>
                      <w:marBottom w:val="0"/>
                      <w:divBdr>
                        <w:top w:val="none" w:sz="0" w:space="0" w:color="auto"/>
                        <w:left w:val="none" w:sz="0" w:space="0" w:color="auto"/>
                        <w:bottom w:val="none" w:sz="0" w:space="0" w:color="auto"/>
                        <w:right w:val="none" w:sz="0" w:space="0" w:color="auto"/>
                      </w:divBdr>
                    </w:div>
                  </w:divsChild>
                </w:div>
                <w:div w:id="602036249">
                  <w:marLeft w:val="0"/>
                  <w:marRight w:val="0"/>
                  <w:marTop w:val="0"/>
                  <w:marBottom w:val="0"/>
                  <w:divBdr>
                    <w:top w:val="none" w:sz="0" w:space="0" w:color="auto"/>
                    <w:left w:val="none" w:sz="0" w:space="0" w:color="auto"/>
                    <w:bottom w:val="none" w:sz="0" w:space="0" w:color="auto"/>
                    <w:right w:val="none" w:sz="0" w:space="0" w:color="auto"/>
                  </w:divBdr>
                  <w:divsChild>
                    <w:div w:id="250282719">
                      <w:marLeft w:val="0"/>
                      <w:marRight w:val="0"/>
                      <w:marTop w:val="0"/>
                      <w:marBottom w:val="0"/>
                      <w:divBdr>
                        <w:top w:val="none" w:sz="0" w:space="0" w:color="auto"/>
                        <w:left w:val="none" w:sz="0" w:space="0" w:color="auto"/>
                        <w:bottom w:val="none" w:sz="0" w:space="0" w:color="auto"/>
                        <w:right w:val="none" w:sz="0" w:space="0" w:color="auto"/>
                      </w:divBdr>
                    </w:div>
                  </w:divsChild>
                </w:div>
                <w:div w:id="634992613">
                  <w:marLeft w:val="0"/>
                  <w:marRight w:val="0"/>
                  <w:marTop w:val="0"/>
                  <w:marBottom w:val="0"/>
                  <w:divBdr>
                    <w:top w:val="none" w:sz="0" w:space="0" w:color="auto"/>
                    <w:left w:val="none" w:sz="0" w:space="0" w:color="auto"/>
                    <w:bottom w:val="none" w:sz="0" w:space="0" w:color="auto"/>
                    <w:right w:val="none" w:sz="0" w:space="0" w:color="auto"/>
                  </w:divBdr>
                  <w:divsChild>
                    <w:div w:id="411395340">
                      <w:marLeft w:val="0"/>
                      <w:marRight w:val="0"/>
                      <w:marTop w:val="0"/>
                      <w:marBottom w:val="0"/>
                      <w:divBdr>
                        <w:top w:val="none" w:sz="0" w:space="0" w:color="auto"/>
                        <w:left w:val="none" w:sz="0" w:space="0" w:color="auto"/>
                        <w:bottom w:val="none" w:sz="0" w:space="0" w:color="auto"/>
                        <w:right w:val="none" w:sz="0" w:space="0" w:color="auto"/>
                      </w:divBdr>
                    </w:div>
                  </w:divsChild>
                </w:div>
                <w:div w:id="643510929">
                  <w:marLeft w:val="0"/>
                  <w:marRight w:val="0"/>
                  <w:marTop w:val="0"/>
                  <w:marBottom w:val="0"/>
                  <w:divBdr>
                    <w:top w:val="none" w:sz="0" w:space="0" w:color="auto"/>
                    <w:left w:val="none" w:sz="0" w:space="0" w:color="auto"/>
                    <w:bottom w:val="none" w:sz="0" w:space="0" w:color="auto"/>
                    <w:right w:val="none" w:sz="0" w:space="0" w:color="auto"/>
                  </w:divBdr>
                  <w:divsChild>
                    <w:div w:id="2141267645">
                      <w:marLeft w:val="0"/>
                      <w:marRight w:val="0"/>
                      <w:marTop w:val="0"/>
                      <w:marBottom w:val="0"/>
                      <w:divBdr>
                        <w:top w:val="none" w:sz="0" w:space="0" w:color="auto"/>
                        <w:left w:val="none" w:sz="0" w:space="0" w:color="auto"/>
                        <w:bottom w:val="none" w:sz="0" w:space="0" w:color="auto"/>
                        <w:right w:val="none" w:sz="0" w:space="0" w:color="auto"/>
                      </w:divBdr>
                    </w:div>
                  </w:divsChild>
                </w:div>
                <w:div w:id="697315844">
                  <w:marLeft w:val="0"/>
                  <w:marRight w:val="0"/>
                  <w:marTop w:val="0"/>
                  <w:marBottom w:val="0"/>
                  <w:divBdr>
                    <w:top w:val="none" w:sz="0" w:space="0" w:color="auto"/>
                    <w:left w:val="none" w:sz="0" w:space="0" w:color="auto"/>
                    <w:bottom w:val="none" w:sz="0" w:space="0" w:color="auto"/>
                    <w:right w:val="none" w:sz="0" w:space="0" w:color="auto"/>
                  </w:divBdr>
                  <w:divsChild>
                    <w:div w:id="1571696030">
                      <w:marLeft w:val="0"/>
                      <w:marRight w:val="0"/>
                      <w:marTop w:val="0"/>
                      <w:marBottom w:val="0"/>
                      <w:divBdr>
                        <w:top w:val="none" w:sz="0" w:space="0" w:color="auto"/>
                        <w:left w:val="none" w:sz="0" w:space="0" w:color="auto"/>
                        <w:bottom w:val="none" w:sz="0" w:space="0" w:color="auto"/>
                        <w:right w:val="none" w:sz="0" w:space="0" w:color="auto"/>
                      </w:divBdr>
                    </w:div>
                  </w:divsChild>
                </w:div>
                <w:div w:id="708409481">
                  <w:marLeft w:val="0"/>
                  <w:marRight w:val="0"/>
                  <w:marTop w:val="0"/>
                  <w:marBottom w:val="0"/>
                  <w:divBdr>
                    <w:top w:val="none" w:sz="0" w:space="0" w:color="auto"/>
                    <w:left w:val="none" w:sz="0" w:space="0" w:color="auto"/>
                    <w:bottom w:val="none" w:sz="0" w:space="0" w:color="auto"/>
                    <w:right w:val="none" w:sz="0" w:space="0" w:color="auto"/>
                  </w:divBdr>
                  <w:divsChild>
                    <w:div w:id="738477155">
                      <w:marLeft w:val="0"/>
                      <w:marRight w:val="0"/>
                      <w:marTop w:val="0"/>
                      <w:marBottom w:val="0"/>
                      <w:divBdr>
                        <w:top w:val="none" w:sz="0" w:space="0" w:color="auto"/>
                        <w:left w:val="none" w:sz="0" w:space="0" w:color="auto"/>
                        <w:bottom w:val="none" w:sz="0" w:space="0" w:color="auto"/>
                        <w:right w:val="none" w:sz="0" w:space="0" w:color="auto"/>
                      </w:divBdr>
                    </w:div>
                  </w:divsChild>
                </w:div>
                <w:div w:id="725297917">
                  <w:marLeft w:val="0"/>
                  <w:marRight w:val="0"/>
                  <w:marTop w:val="0"/>
                  <w:marBottom w:val="0"/>
                  <w:divBdr>
                    <w:top w:val="none" w:sz="0" w:space="0" w:color="auto"/>
                    <w:left w:val="none" w:sz="0" w:space="0" w:color="auto"/>
                    <w:bottom w:val="none" w:sz="0" w:space="0" w:color="auto"/>
                    <w:right w:val="none" w:sz="0" w:space="0" w:color="auto"/>
                  </w:divBdr>
                  <w:divsChild>
                    <w:div w:id="1471823314">
                      <w:marLeft w:val="0"/>
                      <w:marRight w:val="0"/>
                      <w:marTop w:val="0"/>
                      <w:marBottom w:val="0"/>
                      <w:divBdr>
                        <w:top w:val="none" w:sz="0" w:space="0" w:color="auto"/>
                        <w:left w:val="none" w:sz="0" w:space="0" w:color="auto"/>
                        <w:bottom w:val="none" w:sz="0" w:space="0" w:color="auto"/>
                        <w:right w:val="none" w:sz="0" w:space="0" w:color="auto"/>
                      </w:divBdr>
                    </w:div>
                  </w:divsChild>
                </w:div>
                <w:div w:id="866799230">
                  <w:marLeft w:val="0"/>
                  <w:marRight w:val="0"/>
                  <w:marTop w:val="0"/>
                  <w:marBottom w:val="0"/>
                  <w:divBdr>
                    <w:top w:val="none" w:sz="0" w:space="0" w:color="auto"/>
                    <w:left w:val="none" w:sz="0" w:space="0" w:color="auto"/>
                    <w:bottom w:val="none" w:sz="0" w:space="0" w:color="auto"/>
                    <w:right w:val="none" w:sz="0" w:space="0" w:color="auto"/>
                  </w:divBdr>
                  <w:divsChild>
                    <w:div w:id="580287261">
                      <w:marLeft w:val="0"/>
                      <w:marRight w:val="0"/>
                      <w:marTop w:val="0"/>
                      <w:marBottom w:val="0"/>
                      <w:divBdr>
                        <w:top w:val="none" w:sz="0" w:space="0" w:color="auto"/>
                        <w:left w:val="none" w:sz="0" w:space="0" w:color="auto"/>
                        <w:bottom w:val="none" w:sz="0" w:space="0" w:color="auto"/>
                        <w:right w:val="none" w:sz="0" w:space="0" w:color="auto"/>
                      </w:divBdr>
                    </w:div>
                  </w:divsChild>
                </w:div>
                <w:div w:id="917179259">
                  <w:marLeft w:val="0"/>
                  <w:marRight w:val="0"/>
                  <w:marTop w:val="0"/>
                  <w:marBottom w:val="0"/>
                  <w:divBdr>
                    <w:top w:val="none" w:sz="0" w:space="0" w:color="auto"/>
                    <w:left w:val="none" w:sz="0" w:space="0" w:color="auto"/>
                    <w:bottom w:val="none" w:sz="0" w:space="0" w:color="auto"/>
                    <w:right w:val="none" w:sz="0" w:space="0" w:color="auto"/>
                  </w:divBdr>
                  <w:divsChild>
                    <w:div w:id="875387702">
                      <w:marLeft w:val="0"/>
                      <w:marRight w:val="0"/>
                      <w:marTop w:val="0"/>
                      <w:marBottom w:val="0"/>
                      <w:divBdr>
                        <w:top w:val="none" w:sz="0" w:space="0" w:color="auto"/>
                        <w:left w:val="none" w:sz="0" w:space="0" w:color="auto"/>
                        <w:bottom w:val="none" w:sz="0" w:space="0" w:color="auto"/>
                        <w:right w:val="none" w:sz="0" w:space="0" w:color="auto"/>
                      </w:divBdr>
                    </w:div>
                  </w:divsChild>
                </w:div>
                <w:div w:id="929773786">
                  <w:marLeft w:val="0"/>
                  <w:marRight w:val="0"/>
                  <w:marTop w:val="0"/>
                  <w:marBottom w:val="0"/>
                  <w:divBdr>
                    <w:top w:val="none" w:sz="0" w:space="0" w:color="auto"/>
                    <w:left w:val="none" w:sz="0" w:space="0" w:color="auto"/>
                    <w:bottom w:val="none" w:sz="0" w:space="0" w:color="auto"/>
                    <w:right w:val="none" w:sz="0" w:space="0" w:color="auto"/>
                  </w:divBdr>
                  <w:divsChild>
                    <w:div w:id="1893227795">
                      <w:marLeft w:val="0"/>
                      <w:marRight w:val="0"/>
                      <w:marTop w:val="0"/>
                      <w:marBottom w:val="0"/>
                      <w:divBdr>
                        <w:top w:val="none" w:sz="0" w:space="0" w:color="auto"/>
                        <w:left w:val="none" w:sz="0" w:space="0" w:color="auto"/>
                        <w:bottom w:val="none" w:sz="0" w:space="0" w:color="auto"/>
                        <w:right w:val="none" w:sz="0" w:space="0" w:color="auto"/>
                      </w:divBdr>
                    </w:div>
                  </w:divsChild>
                </w:div>
                <w:div w:id="934945326">
                  <w:marLeft w:val="0"/>
                  <w:marRight w:val="0"/>
                  <w:marTop w:val="0"/>
                  <w:marBottom w:val="0"/>
                  <w:divBdr>
                    <w:top w:val="none" w:sz="0" w:space="0" w:color="auto"/>
                    <w:left w:val="none" w:sz="0" w:space="0" w:color="auto"/>
                    <w:bottom w:val="none" w:sz="0" w:space="0" w:color="auto"/>
                    <w:right w:val="none" w:sz="0" w:space="0" w:color="auto"/>
                  </w:divBdr>
                  <w:divsChild>
                    <w:div w:id="222451913">
                      <w:marLeft w:val="0"/>
                      <w:marRight w:val="0"/>
                      <w:marTop w:val="0"/>
                      <w:marBottom w:val="0"/>
                      <w:divBdr>
                        <w:top w:val="none" w:sz="0" w:space="0" w:color="auto"/>
                        <w:left w:val="none" w:sz="0" w:space="0" w:color="auto"/>
                        <w:bottom w:val="none" w:sz="0" w:space="0" w:color="auto"/>
                        <w:right w:val="none" w:sz="0" w:space="0" w:color="auto"/>
                      </w:divBdr>
                    </w:div>
                  </w:divsChild>
                </w:div>
                <w:div w:id="1030689315">
                  <w:marLeft w:val="0"/>
                  <w:marRight w:val="0"/>
                  <w:marTop w:val="0"/>
                  <w:marBottom w:val="0"/>
                  <w:divBdr>
                    <w:top w:val="none" w:sz="0" w:space="0" w:color="auto"/>
                    <w:left w:val="none" w:sz="0" w:space="0" w:color="auto"/>
                    <w:bottom w:val="none" w:sz="0" w:space="0" w:color="auto"/>
                    <w:right w:val="none" w:sz="0" w:space="0" w:color="auto"/>
                  </w:divBdr>
                  <w:divsChild>
                    <w:div w:id="13001156">
                      <w:marLeft w:val="0"/>
                      <w:marRight w:val="0"/>
                      <w:marTop w:val="0"/>
                      <w:marBottom w:val="0"/>
                      <w:divBdr>
                        <w:top w:val="none" w:sz="0" w:space="0" w:color="auto"/>
                        <w:left w:val="none" w:sz="0" w:space="0" w:color="auto"/>
                        <w:bottom w:val="none" w:sz="0" w:space="0" w:color="auto"/>
                        <w:right w:val="none" w:sz="0" w:space="0" w:color="auto"/>
                      </w:divBdr>
                    </w:div>
                    <w:div w:id="788864057">
                      <w:marLeft w:val="0"/>
                      <w:marRight w:val="0"/>
                      <w:marTop w:val="0"/>
                      <w:marBottom w:val="0"/>
                      <w:divBdr>
                        <w:top w:val="none" w:sz="0" w:space="0" w:color="auto"/>
                        <w:left w:val="none" w:sz="0" w:space="0" w:color="auto"/>
                        <w:bottom w:val="none" w:sz="0" w:space="0" w:color="auto"/>
                        <w:right w:val="none" w:sz="0" w:space="0" w:color="auto"/>
                      </w:divBdr>
                    </w:div>
                  </w:divsChild>
                </w:div>
                <w:div w:id="1103068976">
                  <w:marLeft w:val="0"/>
                  <w:marRight w:val="0"/>
                  <w:marTop w:val="0"/>
                  <w:marBottom w:val="0"/>
                  <w:divBdr>
                    <w:top w:val="none" w:sz="0" w:space="0" w:color="auto"/>
                    <w:left w:val="none" w:sz="0" w:space="0" w:color="auto"/>
                    <w:bottom w:val="none" w:sz="0" w:space="0" w:color="auto"/>
                    <w:right w:val="none" w:sz="0" w:space="0" w:color="auto"/>
                  </w:divBdr>
                  <w:divsChild>
                    <w:div w:id="1570573118">
                      <w:marLeft w:val="0"/>
                      <w:marRight w:val="0"/>
                      <w:marTop w:val="0"/>
                      <w:marBottom w:val="0"/>
                      <w:divBdr>
                        <w:top w:val="none" w:sz="0" w:space="0" w:color="auto"/>
                        <w:left w:val="none" w:sz="0" w:space="0" w:color="auto"/>
                        <w:bottom w:val="none" w:sz="0" w:space="0" w:color="auto"/>
                        <w:right w:val="none" w:sz="0" w:space="0" w:color="auto"/>
                      </w:divBdr>
                    </w:div>
                  </w:divsChild>
                </w:div>
                <w:div w:id="1119253893">
                  <w:marLeft w:val="0"/>
                  <w:marRight w:val="0"/>
                  <w:marTop w:val="0"/>
                  <w:marBottom w:val="0"/>
                  <w:divBdr>
                    <w:top w:val="none" w:sz="0" w:space="0" w:color="auto"/>
                    <w:left w:val="none" w:sz="0" w:space="0" w:color="auto"/>
                    <w:bottom w:val="none" w:sz="0" w:space="0" w:color="auto"/>
                    <w:right w:val="none" w:sz="0" w:space="0" w:color="auto"/>
                  </w:divBdr>
                  <w:divsChild>
                    <w:div w:id="1023290243">
                      <w:marLeft w:val="0"/>
                      <w:marRight w:val="0"/>
                      <w:marTop w:val="0"/>
                      <w:marBottom w:val="0"/>
                      <w:divBdr>
                        <w:top w:val="none" w:sz="0" w:space="0" w:color="auto"/>
                        <w:left w:val="none" w:sz="0" w:space="0" w:color="auto"/>
                        <w:bottom w:val="none" w:sz="0" w:space="0" w:color="auto"/>
                        <w:right w:val="none" w:sz="0" w:space="0" w:color="auto"/>
                      </w:divBdr>
                    </w:div>
                  </w:divsChild>
                </w:div>
                <w:div w:id="1128665760">
                  <w:marLeft w:val="0"/>
                  <w:marRight w:val="0"/>
                  <w:marTop w:val="0"/>
                  <w:marBottom w:val="0"/>
                  <w:divBdr>
                    <w:top w:val="none" w:sz="0" w:space="0" w:color="auto"/>
                    <w:left w:val="none" w:sz="0" w:space="0" w:color="auto"/>
                    <w:bottom w:val="none" w:sz="0" w:space="0" w:color="auto"/>
                    <w:right w:val="none" w:sz="0" w:space="0" w:color="auto"/>
                  </w:divBdr>
                  <w:divsChild>
                    <w:div w:id="2040006995">
                      <w:marLeft w:val="0"/>
                      <w:marRight w:val="0"/>
                      <w:marTop w:val="0"/>
                      <w:marBottom w:val="0"/>
                      <w:divBdr>
                        <w:top w:val="none" w:sz="0" w:space="0" w:color="auto"/>
                        <w:left w:val="none" w:sz="0" w:space="0" w:color="auto"/>
                        <w:bottom w:val="none" w:sz="0" w:space="0" w:color="auto"/>
                        <w:right w:val="none" w:sz="0" w:space="0" w:color="auto"/>
                      </w:divBdr>
                    </w:div>
                  </w:divsChild>
                </w:div>
                <w:div w:id="1134257221">
                  <w:marLeft w:val="0"/>
                  <w:marRight w:val="0"/>
                  <w:marTop w:val="0"/>
                  <w:marBottom w:val="0"/>
                  <w:divBdr>
                    <w:top w:val="none" w:sz="0" w:space="0" w:color="auto"/>
                    <w:left w:val="none" w:sz="0" w:space="0" w:color="auto"/>
                    <w:bottom w:val="none" w:sz="0" w:space="0" w:color="auto"/>
                    <w:right w:val="none" w:sz="0" w:space="0" w:color="auto"/>
                  </w:divBdr>
                  <w:divsChild>
                    <w:div w:id="1006178644">
                      <w:marLeft w:val="0"/>
                      <w:marRight w:val="0"/>
                      <w:marTop w:val="0"/>
                      <w:marBottom w:val="0"/>
                      <w:divBdr>
                        <w:top w:val="none" w:sz="0" w:space="0" w:color="auto"/>
                        <w:left w:val="none" w:sz="0" w:space="0" w:color="auto"/>
                        <w:bottom w:val="none" w:sz="0" w:space="0" w:color="auto"/>
                        <w:right w:val="none" w:sz="0" w:space="0" w:color="auto"/>
                      </w:divBdr>
                    </w:div>
                  </w:divsChild>
                </w:div>
                <w:div w:id="1156385774">
                  <w:marLeft w:val="0"/>
                  <w:marRight w:val="0"/>
                  <w:marTop w:val="0"/>
                  <w:marBottom w:val="0"/>
                  <w:divBdr>
                    <w:top w:val="none" w:sz="0" w:space="0" w:color="auto"/>
                    <w:left w:val="none" w:sz="0" w:space="0" w:color="auto"/>
                    <w:bottom w:val="none" w:sz="0" w:space="0" w:color="auto"/>
                    <w:right w:val="none" w:sz="0" w:space="0" w:color="auto"/>
                  </w:divBdr>
                  <w:divsChild>
                    <w:div w:id="1588273920">
                      <w:marLeft w:val="0"/>
                      <w:marRight w:val="0"/>
                      <w:marTop w:val="0"/>
                      <w:marBottom w:val="0"/>
                      <w:divBdr>
                        <w:top w:val="none" w:sz="0" w:space="0" w:color="auto"/>
                        <w:left w:val="none" w:sz="0" w:space="0" w:color="auto"/>
                        <w:bottom w:val="none" w:sz="0" w:space="0" w:color="auto"/>
                        <w:right w:val="none" w:sz="0" w:space="0" w:color="auto"/>
                      </w:divBdr>
                    </w:div>
                  </w:divsChild>
                </w:div>
                <w:div w:id="1208683949">
                  <w:marLeft w:val="0"/>
                  <w:marRight w:val="0"/>
                  <w:marTop w:val="0"/>
                  <w:marBottom w:val="0"/>
                  <w:divBdr>
                    <w:top w:val="none" w:sz="0" w:space="0" w:color="auto"/>
                    <w:left w:val="none" w:sz="0" w:space="0" w:color="auto"/>
                    <w:bottom w:val="none" w:sz="0" w:space="0" w:color="auto"/>
                    <w:right w:val="none" w:sz="0" w:space="0" w:color="auto"/>
                  </w:divBdr>
                  <w:divsChild>
                    <w:div w:id="839277733">
                      <w:marLeft w:val="0"/>
                      <w:marRight w:val="0"/>
                      <w:marTop w:val="0"/>
                      <w:marBottom w:val="0"/>
                      <w:divBdr>
                        <w:top w:val="none" w:sz="0" w:space="0" w:color="auto"/>
                        <w:left w:val="none" w:sz="0" w:space="0" w:color="auto"/>
                        <w:bottom w:val="none" w:sz="0" w:space="0" w:color="auto"/>
                        <w:right w:val="none" w:sz="0" w:space="0" w:color="auto"/>
                      </w:divBdr>
                    </w:div>
                  </w:divsChild>
                </w:div>
                <w:div w:id="1251045571">
                  <w:marLeft w:val="0"/>
                  <w:marRight w:val="0"/>
                  <w:marTop w:val="0"/>
                  <w:marBottom w:val="0"/>
                  <w:divBdr>
                    <w:top w:val="none" w:sz="0" w:space="0" w:color="auto"/>
                    <w:left w:val="none" w:sz="0" w:space="0" w:color="auto"/>
                    <w:bottom w:val="none" w:sz="0" w:space="0" w:color="auto"/>
                    <w:right w:val="none" w:sz="0" w:space="0" w:color="auto"/>
                  </w:divBdr>
                  <w:divsChild>
                    <w:div w:id="1451170853">
                      <w:marLeft w:val="0"/>
                      <w:marRight w:val="0"/>
                      <w:marTop w:val="0"/>
                      <w:marBottom w:val="0"/>
                      <w:divBdr>
                        <w:top w:val="none" w:sz="0" w:space="0" w:color="auto"/>
                        <w:left w:val="none" w:sz="0" w:space="0" w:color="auto"/>
                        <w:bottom w:val="none" w:sz="0" w:space="0" w:color="auto"/>
                        <w:right w:val="none" w:sz="0" w:space="0" w:color="auto"/>
                      </w:divBdr>
                    </w:div>
                  </w:divsChild>
                </w:div>
                <w:div w:id="1353991154">
                  <w:marLeft w:val="0"/>
                  <w:marRight w:val="0"/>
                  <w:marTop w:val="0"/>
                  <w:marBottom w:val="0"/>
                  <w:divBdr>
                    <w:top w:val="none" w:sz="0" w:space="0" w:color="auto"/>
                    <w:left w:val="none" w:sz="0" w:space="0" w:color="auto"/>
                    <w:bottom w:val="none" w:sz="0" w:space="0" w:color="auto"/>
                    <w:right w:val="none" w:sz="0" w:space="0" w:color="auto"/>
                  </w:divBdr>
                  <w:divsChild>
                    <w:div w:id="1905289602">
                      <w:marLeft w:val="0"/>
                      <w:marRight w:val="0"/>
                      <w:marTop w:val="0"/>
                      <w:marBottom w:val="0"/>
                      <w:divBdr>
                        <w:top w:val="none" w:sz="0" w:space="0" w:color="auto"/>
                        <w:left w:val="none" w:sz="0" w:space="0" w:color="auto"/>
                        <w:bottom w:val="none" w:sz="0" w:space="0" w:color="auto"/>
                        <w:right w:val="none" w:sz="0" w:space="0" w:color="auto"/>
                      </w:divBdr>
                    </w:div>
                  </w:divsChild>
                </w:div>
                <w:div w:id="1465466915">
                  <w:marLeft w:val="0"/>
                  <w:marRight w:val="0"/>
                  <w:marTop w:val="0"/>
                  <w:marBottom w:val="0"/>
                  <w:divBdr>
                    <w:top w:val="none" w:sz="0" w:space="0" w:color="auto"/>
                    <w:left w:val="none" w:sz="0" w:space="0" w:color="auto"/>
                    <w:bottom w:val="none" w:sz="0" w:space="0" w:color="auto"/>
                    <w:right w:val="none" w:sz="0" w:space="0" w:color="auto"/>
                  </w:divBdr>
                  <w:divsChild>
                    <w:div w:id="1430924633">
                      <w:marLeft w:val="0"/>
                      <w:marRight w:val="0"/>
                      <w:marTop w:val="0"/>
                      <w:marBottom w:val="0"/>
                      <w:divBdr>
                        <w:top w:val="none" w:sz="0" w:space="0" w:color="auto"/>
                        <w:left w:val="none" w:sz="0" w:space="0" w:color="auto"/>
                        <w:bottom w:val="none" w:sz="0" w:space="0" w:color="auto"/>
                        <w:right w:val="none" w:sz="0" w:space="0" w:color="auto"/>
                      </w:divBdr>
                    </w:div>
                  </w:divsChild>
                </w:div>
                <w:div w:id="1530727221">
                  <w:marLeft w:val="0"/>
                  <w:marRight w:val="0"/>
                  <w:marTop w:val="0"/>
                  <w:marBottom w:val="0"/>
                  <w:divBdr>
                    <w:top w:val="none" w:sz="0" w:space="0" w:color="auto"/>
                    <w:left w:val="none" w:sz="0" w:space="0" w:color="auto"/>
                    <w:bottom w:val="none" w:sz="0" w:space="0" w:color="auto"/>
                    <w:right w:val="none" w:sz="0" w:space="0" w:color="auto"/>
                  </w:divBdr>
                  <w:divsChild>
                    <w:div w:id="739904672">
                      <w:marLeft w:val="0"/>
                      <w:marRight w:val="0"/>
                      <w:marTop w:val="0"/>
                      <w:marBottom w:val="0"/>
                      <w:divBdr>
                        <w:top w:val="none" w:sz="0" w:space="0" w:color="auto"/>
                        <w:left w:val="none" w:sz="0" w:space="0" w:color="auto"/>
                        <w:bottom w:val="none" w:sz="0" w:space="0" w:color="auto"/>
                        <w:right w:val="none" w:sz="0" w:space="0" w:color="auto"/>
                      </w:divBdr>
                    </w:div>
                  </w:divsChild>
                </w:div>
                <w:div w:id="1565526869">
                  <w:marLeft w:val="0"/>
                  <w:marRight w:val="0"/>
                  <w:marTop w:val="0"/>
                  <w:marBottom w:val="0"/>
                  <w:divBdr>
                    <w:top w:val="none" w:sz="0" w:space="0" w:color="auto"/>
                    <w:left w:val="none" w:sz="0" w:space="0" w:color="auto"/>
                    <w:bottom w:val="none" w:sz="0" w:space="0" w:color="auto"/>
                    <w:right w:val="none" w:sz="0" w:space="0" w:color="auto"/>
                  </w:divBdr>
                  <w:divsChild>
                    <w:div w:id="601456388">
                      <w:marLeft w:val="0"/>
                      <w:marRight w:val="0"/>
                      <w:marTop w:val="0"/>
                      <w:marBottom w:val="0"/>
                      <w:divBdr>
                        <w:top w:val="none" w:sz="0" w:space="0" w:color="auto"/>
                        <w:left w:val="none" w:sz="0" w:space="0" w:color="auto"/>
                        <w:bottom w:val="none" w:sz="0" w:space="0" w:color="auto"/>
                        <w:right w:val="none" w:sz="0" w:space="0" w:color="auto"/>
                      </w:divBdr>
                    </w:div>
                  </w:divsChild>
                </w:div>
                <w:div w:id="1619220921">
                  <w:marLeft w:val="0"/>
                  <w:marRight w:val="0"/>
                  <w:marTop w:val="0"/>
                  <w:marBottom w:val="0"/>
                  <w:divBdr>
                    <w:top w:val="none" w:sz="0" w:space="0" w:color="auto"/>
                    <w:left w:val="none" w:sz="0" w:space="0" w:color="auto"/>
                    <w:bottom w:val="none" w:sz="0" w:space="0" w:color="auto"/>
                    <w:right w:val="none" w:sz="0" w:space="0" w:color="auto"/>
                  </w:divBdr>
                  <w:divsChild>
                    <w:div w:id="736782519">
                      <w:marLeft w:val="0"/>
                      <w:marRight w:val="0"/>
                      <w:marTop w:val="0"/>
                      <w:marBottom w:val="0"/>
                      <w:divBdr>
                        <w:top w:val="none" w:sz="0" w:space="0" w:color="auto"/>
                        <w:left w:val="none" w:sz="0" w:space="0" w:color="auto"/>
                        <w:bottom w:val="none" w:sz="0" w:space="0" w:color="auto"/>
                        <w:right w:val="none" w:sz="0" w:space="0" w:color="auto"/>
                      </w:divBdr>
                    </w:div>
                  </w:divsChild>
                </w:div>
                <w:div w:id="1635213769">
                  <w:marLeft w:val="0"/>
                  <w:marRight w:val="0"/>
                  <w:marTop w:val="0"/>
                  <w:marBottom w:val="0"/>
                  <w:divBdr>
                    <w:top w:val="none" w:sz="0" w:space="0" w:color="auto"/>
                    <w:left w:val="none" w:sz="0" w:space="0" w:color="auto"/>
                    <w:bottom w:val="none" w:sz="0" w:space="0" w:color="auto"/>
                    <w:right w:val="none" w:sz="0" w:space="0" w:color="auto"/>
                  </w:divBdr>
                  <w:divsChild>
                    <w:div w:id="1756126557">
                      <w:marLeft w:val="0"/>
                      <w:marRight w:val="0"/>
                      <w:marTop w:val="0"/>
                      <w:marBottom w:val="0"/>
                      <w:divBdr>
                        <w:top w:val="none" w:sz="0" w:space="0" w:color="auto"/>
                        <w:left w:val="none" w:sz="0" w:space="0" w:color="auto"/>
                        <w:bottom w:val="none" w:sz="0" w:space="0" w:color="auto"/>
                        <w:right w:val="none" w:sz="0" w:space="0" w:color="auto"/>
                      </w:divBdr>
                    </w:div>
                  </w:divsChild>
                </w:div>
                <w:div w:id="1667172063">
                  <w:marLeft w:val="0"/>
                  <w:marRight w:val="0"/>
                  <w:marTop w:val="0"/>
                  <w:marBottom w:val="0"/>
                  <w:divBdr>
                    <w:top w:val="none" w:sz="0" w:space="0" w:color="auto"/>
                    <w:left w:val="none" w:sz="0" w:space="0" w:color="auto"/>
                    <w:bottom w:val="none" w:sz="0" w:space="0" w:color="auto"/>
                    <w:right w:val="none" w:sz="0" w:space="0" w:color="auto"/>
                  </w:divBdr>
                  <w:divsChild>
                    <w:div w:id="1872954578">
                      <w:marLeft w:val="0"/>
                      <w:marRight w:val="0"/>
                      <w:marTop w:val="0"/>
                      <w:marBottom w:val="0"/>
                      <w:divBdr>
                        <w:top w:val="none" w:sz="0" w:space="0" w:color="auto"/>
                        <w:left w:val="none" w:sz="0" w:space="0" w:color="auto"/>
                        <w:bottom w:val="none" w:sz="0" w:space="0" w:color="auto"/>
                        <w:right w:val="none" w:sz="0" w:space="0" w:color="auto"/>
                      </w:divBdr>
                    </w:div>
                  </w:divsChild>
                </w:div>
                <w:div w:id="1690451052">
                  <w:marLeft w:val="0"/>
                  <w:marRight w:val="0"/>
                  <w:marTop w:val="0"/>
                  <w:marBottom w:val="0"/>
                  <w:divBdr>
                    <w:top w:val="none" w:sz="0" w:space="0" w:color="auto"/>
                    <w:left w:val="none" w:sz="0" w:space="0" w:color="auto"/>
                    <w:bottom w:val="none" w:sz="0" w:space="0" w:color="auto"/>
                    <w:right w:val="none" w:sz="0" w:space="0" w:color="auto"/>
                  </w:divBdr>
                  <w:divsChild>
                    <w:div w:id="1158417752">
                      <w:marLeft w:val="0"/>
                      <w:marRight w:val="0"/>
                      <w:marTop w:val="0"/>
                      <w:marBottom w:val="0"/>
                      <w:divBdr>
                        <w:top w:val="none" w:sz="0" w:space="0" w:color="auto"/>
                        <w:left w:val="none" w:sz="0" w:space="0" w:color="auto"/>
                        <w:bottom w:val="none" w:sz="0" w:space="0" w:color="auto"/>
                        <w:right w:val="none" w:sz="0" w:space="0" w:color="auto"/>
                      </w:divBdr>
                    </w:div>
                  </w:divsChild>
                </w:div>
                <w:div w:id="1693796996">
                  <w:marLeft w:val="0"/>
                  <w:marRight w:val="0"/>
                  <w:marTop w:val="0"/>
                  <w:marBottom w:val="0"/>
                  <w:divBdr>
                    <w:top w:val="none" w:sz="0" w:space="0" w:color="auto"/>
                    <w:left w:val="none" w:sz="0" w:space="0" w:color="auto"/>
                    <w:bottom w:val="none" w:sz="0" w:space="0" w:color="auto"/>
                    <w:right w:val="none" w:sz="0" w:space="0" w:color="auto"/>
                  </w:divBdr>
                  <w:divsChild>
                    <w:div w:id="188959889">
                      <w:marLeft w:val="0"/>
                      <w:marRight w:val="0"/>
                      <w:marTop w:val="0"/>
                      <w:marBottom w:val="0"/>
                      <w:divBdr>
                        <w:top w:val="none" w:sz="0" w:space="0" w:color="auto"/>
                        <w:left w:val="none" w:sz="0" w:space="0" w:color="auto"/>
                        <w:bottom w:val="none" w:sz="0" w:space="0" w:color="auto"/>
                        <w:right w:val="none" w:sz="0" w:space="0" w:color="auto"/>
                      </w:divBdr>
                    </w:div>
                  </w:divsChild>
                </w:div>
                <w:div w:id="1701708472">
                  <w:marLeft w:val="0"/>
                  <w:marRight w:val="0"/>
                  <w:marTop w:val="0"/>
                  <w:marBottom w:val="0"/>
                  <w:divBdr>
                    <w:top w:val="none" w:sz="0" w:space="0" w:color="auto"/>
                    <w:left w:val="none" w:sz="0" w:space="0" w:color="auto"/>
                    <w:bottom w:val="none" w:sz="0" w:space="0" w:color="auto"/>
                    <w:right w:val="none" w:sz="0" w:space="0" w:color="auto"/>
                  </w:divBdr>
                  <w:divsChild>
                    <w:div w:id="2083721270">
                      <w:marLeft w:val="0"/>
                      <w:marRight w:val="0"/>
                      <w:marTop w:val="0"/>
                      <w:marBottom w:val="0"/>
                      <w:divBdr>
                        <w:top w:val="none" w:sz="0" w:space="0" w:color="auto"/>
                        <w:left w:val="none" w:sz="0" w:space="0" w:color="auto"/>
                        <w:bottom w:val="none" w:sz="0" w:space="0" w:color="auto"/>
                        <w:right w:val="none" w:sz="0" w:space="0" w:color="auto"/>
                      </w:divBdr>
                    </w:div>
                  </w:divsChild>
                </w:div>
                <w:div w:id="1818495707">
                  <w:marLeft w:val="0"/>
                  <w:marRight w:val="0"/>
                  <w:marTop w:val="0"/>
                  <w:marBottom w:val="0"/>
                  <w:divBdr>
                    <w:top w:val="none" w:sz="0" w:space="0" w:color="auto"/>
                    <w:left w:val="none" w:sz="0" w:space="0" w:color="auto"/>
                    <w:bottom w:val="none" w:sz="0" w:space="0" w:color="auto"/>
                    <w:right w:val="none" w:sz="0" w:space="0" w:color="auto"/>
                  </w:divBdr>
                  <w:divsChild>
                    <w:div w:id="237908831">
                      <w:marLeft w:val="0"/>
                      <w:marRight w:val="0"/>
                      <w:marTop w:val="0"/>
                      <w:marBottom w:val="0"/>
                      <w:divBdr>
                        <w:top w:val="none" w:sz="0" w:space="0" w:color="auto"/>
                        <w:left w:val="none" w:sz="0" w:space="0" w:color="auto"/>
                        <w:bottom w:val="none" w:sz="0" w:space="0" w:color="auto"/>
                        <w:right w:val="none" w:sz="0" w:space="0" w:color="auto"/>
                      </w:divBdr>
                    </w:div>
                  </w:divsChild>
                </w:div>
                <w:div w:id="1847279568">
                  <w:marLeft w:val="0"/>
                  <w:marRight w:val="0"/>
                  <w:marTop w:val="0"/>
                  <w:marBottom w:val="0"/>
                  <w:divBdr>
                    <w:top w:val="none" w:sz="0" w:space="0" w:color="auto"/>
                    <w:left w:val="none" w:sz="0" w:space="0" w:color="auto"/>
                    <w:bottom w:val="none" w:sz="0" w:space="0" w:color="auto"/>
                    <w:right w:val="none" w:sz="0" w:space="0" w:color="auto"/>
                  </w:divBdr>
                  <w:divsChild>
                    <w:div w:id="1901790695">
                      <w:marLeft w:val="0"/>
                      <w:marRight w:val="0"/>
                      <w:marTop w:val="0"/>
                      <w:marBottom w:val="0"/>
                      <w:divBdr>
                        <w:top w:val="none" w:sz="0" w:space="0" w:color="auto"/>
                        <w:left w:val="none" w:sz="0" w:space="0" w:color="auto"/>
                        <w:bottom w:val="none" w:sz="0" w:space="0" w:color="auto"/>
                        <w:right w:val="none" w:sz="0" w:space="0" w:color="auto"/>
                      </w:divBdr>
                    </w:div>
                  </w:divsChild>
                </w:div>
                <w:div w:id="1864325589">
                  <w:marLeft w:val="0"/>
                  <w:marRight w:val="0"/>
                  <w:marTop w:val="0"/>
                  <w:marBottom w:val="0"/>
                  <w:divBdr>
                    <w:top w:val="none" w:sz="0" w:space="0" w:color="auto"/>
                    <w:left w:val="none" w:sz="0" w:space="0" w:color="auto"/>
                    <w:bottom w:val="none" w:sz="0" w:space="0" w:color="auto"/>
                    <w:right w:val="none" w:sz="0" w:space="0" w:color="auto"/>
                  </w:divBdr>
                  <w:divsChild>
                    <w:div w:id="1888836694">
                      <w:marLeft w:val="0"/>
                      <w:marRight w:val="0"/>
                      <w:marTop w:val="0"/>
                      <w:marBottom w:val="0"/>
                      <w:divBdr>
                        <w:top w:val="none" w:sz="0" w:space="0" w:color="auto"/>
                        <w:left w:val="none" w:sz="0" w:space="0" w:color="auto"/>
                        <w:bottom w:val="none" w:sz="0" w:space="0" w:color="auto"/>
                        <w:right w:val="none" w:sz="0" w:space="0" w:color="auto"/>
                      </w:divBdr>
                    </w:div>
                  </w:divsChild>
                </w:div>
                <w:div w:id="2093773053">
                  <w:marLeft w:val="0"/>
                  <w:marRight w:val="0"/>
                  <w:marTop w:val="0"/>
                  <w:marBottom w:val="0"/>
                  <w:divBdr>
                    <w:top w:val="none" w:sz="0" w:space="0" w:color="auto"/>
                    <w:left w:val="none" w:sz="0" w:space="0" w:color="auto"/>
                    <w:bottom w:val="none" w:sz="0" w:space="0" w:color="auto"/>
                    <w:right w:val="none" w:sz="0" w:space="0" w:color="auto"/>
                  </w:divBdr>
                  <w:divsChild>
                    <w:div w:id="2105762816">
                      <w:marLeft w:val="0"/>
                      <w:marRight w:val="0"/>
                      <w:marTop w:val="0"/>
                      <w:marBottom w:val="0"/>
                      <w:divBdr>
                        <w:top w:val="none" w:sz="0" w:space="0" w:color="auto"/>
                        <w:left w:val="none" w:sz="0" w:space="0" w:color="auto"/>
                        <w:bottom w:val="none" w:sz="0" w:space="0" w:color="auto"/>
                        <w:right w:val="none" w:sz="0" w:space="0" w:color="auto"/>
                      </w:divBdr>
                    </w:div>
                  </w:divsChild>
                </w:div>
                <w:div w:id="2141340636">
                  <w:marLeft w:val="0"/>
                  <w:marRight w:val="0"/>
                  <w:marTop w:val="0"/>
                  <w:marBottom w:val="0"/>
                  <w:divBdr>
                    <w:top w:val="none" w:sz="0" w:space="0" w:color="auto"/>
                    <w:left w:val="none" w:sz="0" w:space="0" w:color="auto"/>
                    <w:bottom w:val="none" w:sz="0" w:space="0" w:color="auto"/>
                    <w:right w:val="none" w:sz="0" w:space="0" w:color="auto"/>
                  </w:divBdr>
                  <w:divsChild>
                    <w:div w:id="2010987050">
                      <w:marLeft w:val="0"/>
                      <w:marRight w:val="0"/>
                      <w:marTop w:val="0"/>
                      <w:marBottom w:val="0"/>
                      <w:divBdr>
                        <w:top w:val="none" w:sz="0" w:space="0" w:color="auto"/>
                        <w:left w:val="none" w:sz="0" w:space="0" w:color="auto"/>
                        <w:bottom w:val="none" w:sz="0" w:space="0" w:color="auto"/>
                        <w:right w:val="none" w:sz="0" w:space="0" w:color="auto"/>
                      </w:divBdr>
                    </w:div>
                  </w:divsChild>
                </w:div>
                <w:div w:id="2143769455">
                  <w:marLeft w:val="0"/>
                  <w:marRight w:val="0"/>
                  <w:marTop w:val="0"/>
                  <w:marBottom w:val="0"/>
                  <w:divBdr>
                    <w:top w:val="none" w:sz="0" w:space="0" w:color="auto"/>
                    <w:left w:val="none" w:sz="0" w:space="0" w:color="auto"/>
                    <w:bottom w:val="none" w:sz="0" w:space="0" w:color="auto"/>
                    <w:right w:val="none" w:sz="0" w:space="0" w:color="auto"/>
                  </w:divBdr>
                  <w:divsChild>
                    <w:div w:id="480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53998">
          <w:marLeft w:val="0"/>
          <w:marRight w:val="0"/>
          <w:marTop w:val="0"/>
          <w:marBottom w:val="0"/>
          <w:divBdr>
            <w:top w:val="none" w:sz="0" w:space="0" w:color="auto"/>
            <w:left w:val="none" w:sz="0" w:space="0" w:color="auto"/>
            <w:bottom w:val="none" w:sz="0" w:space="0" w:color="auto"/>
            <w:right w:val="none" w:sz="0" w:space="0" w:color="auto"/>
          </w:divBdr>
          <w:divsChild>
            <w:div w:id="991251943">
              <w:marLeft w:val="0"/>
              <w:marRight w:val="0"/>
              <w:marTop w:val="30"/>
              <w:marBottom w:val="30"/>
              <w:divBdr>
                <w:top w:val="none" w:sz="0" w:space="0" w:color="auto"/>
                <w:left w:val="none" w:sz="0" w:space="0" w:color="auto"/>
                <w:bottom w:val="none" w:sz="0" w:space="0" w:color="auto"/>
                <w:right w:val="none" w:sz="0" w:space="0" w:color="auto"/>
              </w:divBdr>
              <w:divsChild>
                <w:div w:id="26105233">
                  <w:marLeft w:val="0"/>
                  <w:marRight w:val="0"/>
                  <w:marTop w:val="0"/>
                  <w:marBottom w:val="0"/>
                  <w:divBdr>
                    <w:top w:val="none" w:sz="0" w:space="0" w:color="auto"/>
                    <w:left w:val="none" w:sz="0" w:space="0" w:color="auto"/>
                    <w:bottom w:val="none" w:sz="0" w:space="0" w:color="auto"/>
                    <w:right w:val="none" w:sz="0" w:space="0" w:color="auto"/>
                  </w:divBdr>
                  <w:divsChild>
                    <w:div w:id="1272544882">
                      <w:marLeft w:val="0"/>
                      <w:marRight w:val="0"/>
                      <w:marTop w:val="0"/>
                      <w:marBottom w:val="0"/>
                      <w:divBdr>
                        <w:top w:val="none" w:sz="0" w:space="0" w:color="auto"/>
                        <w:left w:val="none" w:sz="0" w:space="0" w:color="auto"/>
                        <w:bottom w:val="none" w:sz="0" w:space="0" w:color="auto"/>
                        <w:right w:val="none" w:sz="0" w:space="0" w:color="auto"/>
                      </w:divBdr>
                    </w:div>
                  </w:divsChild>
                </w:div>
                <w:div w:id="50427930">
                  <w:marLeft w:val="0"/>
                  <w:marRight w:val="0"/>
                  <w:marTop w:val="0"/>
                  <w:marBottom w:val="0"/>
                  <w:divBdr>
                    <w:top w:val="none" w:sz="0" w:space="0" w:color="auto"/>
                    <w:left w:val="none" w:sz="0" w:space="0" w:color="auto"/>
                    <w:bottom w:val="none" w:sz="0" w:space="0" w:color="auto"/>
                    <w:right w:val="none" w:sz="0" w:space="0" w:color="auto"/>
                  </w:divBdr>
                  <w:divsChild>
                    <w:div w:id="1673146738">
                      <w:marLeft w:val="0"/>
                      <w:marRight w:val="0"/>
                      <w:marTop w:val="0"/>
                      <w:marBottom w:val="0"/>
                      <w:divBdr>
                        <w:top w:val="none" w:sz="0" w:space="0" w:color="auto"/>
                        <w:left w:val="none" w:sz="0" w:space="0" w:color="auto"/>
                        <w:bottom w:val="none" w:sz="0" w:space="0" w:color="auto"/>
                        <w:right w:val="none" w:sz="0" w:space="0" w:color="auto"/>
                      </w:divBdr>
                    </w:div>
                  </w:divsChild>
                </w:div>
                <w:div w:id="83691884">
                  <w:marLeft w:val="0"/>
                  <w:marRight w:val="0"/>
                  <w:marTop w:val="0"/>
                  <w:marBottom w:val="0"/>
                  <w:divBdr>
                    <w:top w:val="none" w:sz="0" w:space="0" w:color="auto"/>
                    <w:left w:val="none" w:sz="0" w:space="0" w:color="auto"/>
                    <w:bottom w:val="none" w:sz="0" w:space="0" w:color="auto"/>
                    <w:right w:val="none" w:sz="0" w:space="0" w:color="auto"/>
                  </w:divBdr>
                  <w:divsChild>
                    <w:div w:id="515506556">
                      <w:marLeft w:val="0"/>
                      <w:marRight w:val="0"/>
                      <w:marTop w:val="0"/>
                      <w:marBottom w:val="0"/>
                      <w:divBdr>
                        <w:top w:val="none" w:sz="0" w:space="0" w:color="auto"/>
                        <w:left w:val="none" w:sz="0" w:space="0" w:color="auto"/>
                        <w:bottom w:val="none" w:sz="0" w:space="0" w:color="auto"/>
                        <w:right w:val="none" w:sz="0" w:space="0" w:color="auto"/>
                      </w:divBdr>
                    </w:div>
                  </w:divsChild>
                </w:div>
                <w:div w:id="140735298">
                  <w:marLeft w:val="0"/>
                  <w:marRight w:val="0"/>
                  <w:marTop w:val="0"/>
                  <w:marBottom w:val="0"/>
                  <w:divBdr>
                    <w:top w:val="none" w:sz="0" w:space="0" w:color="auto"/>
                    <w:left w:val="none" w:sz="0" w:space="0" w:color="auto"/>
                    <w:bottom w:val="none" w:sz="0" w:space="0" w:color="auto"/>
                    <w:right w:val="none" w:sz="0" w:space="0" w:color="auto"/>
                  </w:divBdr>
                  <w:divsChild>
                    <w:div w:id="918173290">
                      <w:marLeft w:val="0"/>
                      <w:marRight w:val="0"/>
                      <w:marTop w:val="0"/>
                      <w:marBottom w:val="0"/>
                      <w:divBdr>
                        <w:top w:val="none" w:sz="0" w:space="0" w:color="auto"/>
                        <w:left w:val="none" w:sz="0" w:space="0" w:color="auto"/>
                        <w:bottom w:val="none" w:sz="0" w:space="0" w:color="auto"/>
                        <w:right w:val="none" w:sz="0" w:space="0" w:color="auto"/>
                      </w:divBdr>
                    </w:div>
                  </w:divsChild>
                </w:div>
                <w:div w:id="172230582">
                  <w:marLeft w:val="0"/>
                  <w:marRight w:val="0"/>
                  <w:marTop w:val="0"/>
                  <w:marBottom w:val="0"/>
                  <w:divBdr>
                    <w:top w:val="none" w:sz="0" w:space="0" w:color="auto"/>
                    <w:left w:val="none" w:sz="0" w:space="0" w:color="auto"/>
                    <w:bottom w:val="none" w:sz="0" w:space="0" w:color="auto"/>
                    <w:right w:val="none" w:sz="0" w:space="0" w:color="auto"/>
                  </w:divBdr>
                  <w:divsChild>
                    <w:div w:id="1134982686">
                      <w:marLeft w:val="0"/>
                      <w:marRight w:val="0"/>
                      <w:marTop w:val="0"/>
                      <w:marBottom w:val="0"/>
                      <w:divBdr>
                        <w:top w:val="none" w:sz="0" w:space="0" w:color="auto"/>
                        <w:left w:val="none" w:sz="0" w:space="0" w:color="auto"/>
                        <w:bottom w:val="none" w:sz="0" w:space="0" w:color="auto"/>
                        <w:right w:val="none" w:sz="0" w:space="0" w:color="auto"/>
                      </w:divBdr>
                    </w:div>
                  </w:divsChild>
                </w:div>
                <w:div w:id="226649359">
                  <w:marLeft w:val="0"/>
                  <w:marRight w:val="0"/>
                  <w:marTop w:val="0"/>
                  <w:marBottom w:val="0"/>
                  <w:divBdr>
                    <w:top w:val="none" w:sz="0" w:space="0" w:color="auto"/>
                    <w:left w:val="none" w:sz="0" w:space="0" w:color="auto"/>
                    <w:bottom w:val="none" w:sz="0" w:space="0" w:color="auto"/>
                    <w:right w:val="none" w:sz="0" w:space="0" w:color="auto"/>
                  </w:divBdr>
                  <w:divsChild>
                    <w:div w:id="238101130">
                      <w:marLeft w:val="0"/>
                      <w:marRight w:val="0"/>
                      <w:marTop w:val="0"/>
                      <w:marBottom w:val="0"/>
                      <w:divBdr>
                        <w:top w:val="none" w:sz="0" w:space="0" w:color="auto"/>
                        <w:left w:val="none" w:sz="0" w:space="0" w:color="auto"/>
                        <w:bottom w:val="none" w:sz="0" w:space="0" w:color="auto"/>
                        <w:right w:val="none" w:sz="0" w:space="0" w:color="auto"/>
                      </w:divBdr>
                    </w:div>
                  </w:divsChild>
                </w:div>
                <w:div w:id="261765743">
                  <w:marLeft w:val="0"/>
                  <w:marRight w:val="0"/>
                  <w:marTop w:val="0"/>
                  <w:marBottom w:val="0"/>
                  <w:divBdr>
                    <w:top w:val="none" w:sz="0" w:space="0" w:color="auto"/>
                    <w:left w:val="none" w:sz="0" w:space="0" w:color="auto"/>
                    <w:bottom w:val="none" w:sz="0" w:space="0" w:color="auto"/>
                    <w:right w:val="none" w:sz="0" w:space="0" w:color="auto"/>
                  </w:divBdr>
                  <w:divsChild>
                    <w:div w:id="1221088806">
                      <w:marLeft w:val="0"/>
                      <w:marRight w:val="0"/>
                      <w:marTop w:val="0"/>
                      <w:marBottom w:val="0"/>
                      <w:divBdr>
                        <w:top w:val="none" w:sz="0" w:space="0" w:color="auto"/>
                        <w:left w:val="none" w:sz="0" w:space="0" w:color="auto"/>
                        <w:bottom w:val="none" w:sz="0" w:space="0" w:color="auto"/>
                        <w:right w:val="none" w:sz="0" w:space="0" w:color="auto"/>
                      </w:divBdr>
                    </w:div>
                  </w:divsChild>
                </w:div>
                <w:div w:id="279917312">
                  <w:marLeft w:val="0"/>
                  <w:marRight w:val="0"/>
                  <w:marTop w:val="0"/>
                  <w:marBottom w:val="0"/>
                  <w:divBdr>
                    <w:top w:val="none" w:sz="0" w:space="0" w:color="auto"/>
                    <w:left w:val="none" w:sz="0" w:space="0" w:color="auto"/>
                    <w:bottom w:val="none" w:sz="0" w:space="0" w:color="auto"/>
                    <w:right w:val="none" w:sz="0" w:space="0" w:color="auto"/>
                  </w:divBdr>
                  <w:divsChild>
                    <w:div w:id="671303452">
                      <w:marLeft w:val="0"/>
                      <w:marRight w:val="0"/>
                      <w:marTop w:val="0"/>
                      <w:marBottom w:val="0"/>
                      <w:divBdr>
                        <w:top w:val="none" w:sz="0" w:space="0" w:color="auto"/>
                        <w:left w:val="none" w:sz="0" w:space="0" w:color="auto"/>
                        <w:bottom w:val="none" w:sz="0" w:space="0" w:color="auto"/>
                        <w:right w:val="none" w:sz="0" w:space="0" w:color="auto"/>
                      </w:divBdr>
                    </w:div>
                  </w:divsChild>
                </w:div>
                <w:div w:id="298342704">
                  <w:marLeft w:val="0"/>
                  <w:marRight w:val="0"/>
                  <w:marTop w:val="0"/>
                  <w:marBottom w:val="0"/>
                  <w:divBdr>
                    <w:top w:val="none" w:sz="0" w:space="0" w:color="auto"/>
                    <w:left w:val="none" w:sz="0" w:space="0" w:color="auto"/>
                    <w:bottom w:val="none" w:sz="0" w:space="0" w:color="auto"/>
                    <w:right w:val="none" w:sz="0" w:space="0" w:color="auto"/>
                  </w:divBdr>
                  <w:divsChild>
                    <w:div w:id="1728331430">
                      <w:marLeft w:val="0"/>
                      <w:marRight w:val="0"/>
                      <w:marTop w:val="0"/>
                      <w:marBottom w:val="0"/>
                      <w:divBdr>
                        <w:top w:val="none" w:sz="0" w:space="0" w:color="auto"/>
                        <w:left w:val="none" w:sz="0" w:space="0" w:color="auto"/>
                        <w:bottom w:val="none" w:sz="0" w:space="0" w:color="auto"/>
                        <w:right w:val="none" w:sz="0" w:space="0" w:color="auto"/>
                      </w:divBdr>
                    </w:div>
                  </w:divsChild>
                </w:div>
                <w:div w:id="311568117">
                  <w:marLeft w:val="0"/>
                  <w:marRight w:val="0"/>
                  <w:marTop w:val="0"/>
                  <w:marBottom w:val="0"/>
                  <w:divBdr>
                    <w:top w:val="none" w:sz="0" w:space="0" w:color="auto"/>
                    <w:left w:val="none" w:sz="0" w:space="0" w:color="auto"/>
                    <w:bottom w:val="none" w:sz="0" w:space="0" w:color="auto"/>
                    <w:right w:val="none" w:sz="0" w:space="0" w:color="auto"/>
                  </w:divBdr>
                  <w:divsChild>
                    <w:div w:id="1969389170">
                      <w:marLeft w:val="0"/>
                      <w:marRight w:val="0"/>
                      <w:marTop w:val="0"/>
                      <w:marBottom w:val="0"/>
                      <w:divBdr>
                        <w:top w:val="none" w:sz="0" w:space="0" w:color="auto"/>
                        <w:left w:val="none" w:sz="0" w:space="0" w:color="auto"/>
                        <w:bottom w:val="none" w:sz="0" w:space="0" w:color="auto"/>
                        <w:right w:val="none" w:sz="0" w:space="0" w:color="auto"/>
                      </w:divBdr>
                    </w:div>
                  </w:divsChild>
                </w:div>
                <w:div w:id="331687675">
                  <w:marLeft w:val="0"/>
                  <w:marRight w:val="0"/>
                  <w:marTop w:val="0"/>
                  <w:marBottom w:val="0"/>
                  <w:divBdr>
                    <w:top w:val="none" w:sz="0" w:space="0" w:color="auto"/>
                    <w:left w:val="none" w:sz="0" w:space="0" w:color="auto"/>
                    <w:bottom w:val="none" w:sz="0" w:space="0" w:color="auto"/>
                    <w:right w:val="none" w:sz="0" w:space="0" w:color="auto"/>
                  </w:divBdr>
                  <w:divsChild>
                    <w:div w:id="861743174">
                      <w:marLeft w:val="0"/>
                      <w:marRight w:val="0"/>
                      <w:marTop w:val="0"/>
                      <w:marBottom w:val="0"/>
                      <w:divBdr>
                        <w:top w:val="none" w:sz="0" w:space="0" w:color="auto"/>
                        <w:left w:val="none" w:sz="0" w:space="0" w:color="auto"/>
                        <w:bottom w:val="none" w:sz="0" w:space="0" w:color="auto"/>
                        <w:right w:val="none" w:sz="0" w:space="0" w:color="auto"/>
                      </w:divBdr>
                    </w:div>
                  </w:divsChild>
                </w:div>
                <w:div w:id="417487401">
                  <w:marLeft w:val="0"/>
                  <w:marRight w:val="0"/>
                  <w:marTop w:val="0"/>
                  <w:marBottom w:val="0"/>
                  <w:divBdr>
                    <w:top w:val="none" w:sz="0" w:space="0" w:color="auto"/>
                    <w:left w:val="none" w:sz="0" w:space="0" w:color="auto"/>
                    <w:bottom w:val="none" w:sz="0" w:space="0" w:color="auto"/>
                    <w:right w:val="none" w:sz="0" w:space="0" w:color="auto"/>
                  </w:divBdr>
                  <w:divsChild>
                    <w:div w:id="450903435">
                      <w:marLeft w:val="0"/>
                      <w:marRight w:val="0"/>
                      <w:marTop w:val="0"/>
                      <w:marBottom w:val="0"/>
                      <w:divBdr>
                        <w:top w:val="none" w:sz="0" w:space="0" w:color="auto"/>
                        <w:left w:val="none" w:sz="0" w:space="0" w:color="auto"/>
                        <w:bottom w:val="none" w:sz="0" w:space="0" w:color="auto"/>
                        <w:right w:val="none" w:sz="0" w:space="0" w:color="auto"/>
                      </w:divBdr>
                    </w:div>
                  </w:divsChild>
                </w:div>
                <w:div w:id="443156125">
                  <w:marLeft w:val="0"/>
                  <w:marRight w:val="0"/>
                  <w:marTop w:val="0"/>
                  <w:marBottom w:val="0"/>
                  <w:divBdr>
                    <w:top w:val="none" w:sz="0" w:space="0" w:color="auto"/>
                    <w:left w:val="none" w:sz="0" w:space="0" w:color="auto"/>
                    <w:bottom w:val="none" w:sz="0" w:space="0" w:color="auto"/>
                    <w:right w:val="none" w:sz="0" w:space="0" w:color="auto"/>
                  </w:divBdr>
                  <w:divsChild>
                    <w:div w:id="1573857190">
                      <w:marLeft w:val="0"/>
                      <w:marRight w:val="0"/>
                      <w:marTop w:val="0"/>
                      <w:marBottom w:val="0"/>
                      <w:divBdr>
                        <w:top w:val="none" w:sz="0" w:space="0" w:color="auto"/>
                        <w:left w:val="none" w:sz="0" w:space="0" w:color="auto"/>
                        <w:bottom w:val="none" w:sz="0" w:space="0" w:color="auto"/>
                        <w:right w:val="none" w:sz="0" w:space="0" w:color="auto"/>
                      </w:divBdr>
                    </w:div>
                  </w:divsChild>
                </w:div>
                <w:div w:id="448164822">
                  <w:marLeft w:val="0"/>
                  <w:marRight w:val="0"/>
                  <w:marTop w:val="0"/>
                  <w:marBottom w:val="0"/>
                  <w:divBdr>
                    <w:top w:val="none" w:sz="0" w:space="0" w:color="auto"/>
                    <w:left w:val="none" w:sz="0" w:space="0" w:color="auto"/>
                    <w:bottom w:val="none" w:sz="0" w:space="0" w:color="auto"/>
                    <w:right w:val="none" w:sz="0" w:space="0" w:color="auto"/>
                  </w:divBdr>
                  <w:divsChild>
                    <w:div w:id="744031790">
                      <w:marLeft w:val="0"/>
                      <w:marRight w:val="0"/>
                      <w:marTop w:val="0"/>
                      <w:marBottom w:val="0"/>
                      <w:divBdr>
                        <w:top w:val="none" w:sz="0" w:space="0" w:color="auto"/>
                        <w:left w:val="none" w:sz="0" w:space="0" w:color="auto"/>
                        <w:bottom w:val="none" w:sz="0" w:space="0" w:color="auto"/>
                        <w:right w:val="none" w:sz="0" w:space="0" w:color="auto"/>
                      </w:divBdr>
                    </w:div>
                  </w:divsChild>
                </w:div>
                <w:div w:id="487206519">
                  <w:marLeft w:val="0"/>
                  <w:marRight w:val="0"/>
                  <w:marTop w:val="0"/>
                  <w:marBottom w:val="0"/>
                  <w:divBdr>
                    <w:top w:val="none" w:sz="0" w:space="0" w:color="auto"/>
                    <w:left w:val="none" w:sz="0" w:space="0" w:color="auto"/>
                    <w:bottom w:val="none" w:sz="0" w:space="0" w:color="auto"/>
                    <w:right w:val="none" w:sz="0" w:space="0" w:color="auto"/>
                  </w:divBdr>
                  <w:divsChild>
                    <w:div w:id="417558617">
                      <w:marLeft w:val="0"/>
                      <w:marRight w:val="0"/>
                      <w:marTop w:val="0"/>
                      <w:marBottom w:val="0"/>
                      <w:divBdr>
                        <w:top w:val="none" w:sz="0" w:space="0" w:color="auto"/>
                        <w:left w:val="none" w:sz="0" w:space="0" w:color="auto"/>
                        <w:bottom w:val="none" w:sz="0" w:space="0" w:color="auto"/>
                        <w:right w:val="none" w:sz="0" w:space="0" w:color="auto"/>
                      </w:divBdr>
                    </w:div>
                  </w:divsChild>
                </w:div>
                <w:div w:id="507718337">
                  <w:marLeft w:val="0"/>
                  <w:marRight w:val="0"/>
                  <w:marTop w:val="0"/>
                  <w:marBottom w:val="0"/>
                  <w:divBdr>
                    <w:top w:val="none" w:sz="0" w:space="0" w:color="auto"/>
                    <w:left w:val="none" w:sz="0" w:space="0" w:color="auto"/>
                    <w:bottom w:val="none" w:sz="0" w:space="0" w:color="auto"/>
                    <w:right w:val="none" w:sz="0" w:space="0" w:color="auto"/>
                  </w:divBdr>
                  <w:divsChild>
                    <w:div w:id="772019562">
                      <w:marLeft w:val="0"/>
                      <w:marRight w:val="0"/>
                      <w:marTop w:val="0"/>
                      <w:marBottom w:val="0"/>
                      <w:divBdr>
                        <w:top w:val="none" w:sz="0" w:space="0" w:color="auto"/>
                        <w:left w:val="none" w:sz="0" w:space="0" w:color="auto"/>
                        <w:bottom w:val="none" w:sz="0" w:space="0" w:color="auto"/>
                        <w:right w:val="none" w:sz="0" w:space="0" w:color="auto"/>
                      </w:divBdr>
                    </w:div>
                  </w:divsChild>
                </w:div>
                <w:div w:id="584194923">
                  <w:marLeft w:val="0"/>
                  <w:marRight w:val="0"/>
                  <w:marTop w:val="0"/>
                  <w:marBottom w:val="0"/>
                  <w:divBdr>
                    <w:top w:val="none" w:sz="0" w:space="0" w:color="auto"/>
                    <w:left w:val="none" w:sz="0" w:space="0" w:color="auto"/>
                    <w:bottom w:val="none" w:sz="0" w:space="0" w:color="auto"/>
                    <w:right w:val="none" w:sz="0" w:space="0" w:color="auto"/>
                  </w:divBdr>
                  <w:divsChild>
                    <w:div w:id="454180028">
                      <w:marLeft w:val="0"/>
                      <w:marRight w:val="0"/>
                      <w:marTop w:val="0"/>
                      <w:marBottom w:val="0"/>
                      <w:divBdr>
                        <w:top w:val="none" w:sz="0" w:space="0" w:color="auto"/>
                        <w:left w:val="none" w:sz="0" w:space="0" w:color="auto"/>
                        <w:bottom w:val="none" w:sz="0" w:space="0" w:color="auto"/>
                        <w:right w:val="none" w:sz="0" w:space="0" w:color="auto"/>
                      </w:divBdr>
                    </w:div>
                  </w:divsChild>
                </w:div>
                <w:div w:id="590352814">
                  <w:marLeft w:val="0"/>
                  <w:marRight w:val="0"/>
                  <w:marTop w:val="0"/>
                  <w:marBottom w:val="0"/>
                  <w:divBdr>
                    <w:top w:val="none" w:sz="0" w:space="0" w:color="auto"/>
                    <w:left w:val="none" w:sz="0" w:space="0" w:color="auto"/>
                    <w:bottom w:val="none" w:sz="0" w:space="0" w:color="auto"/>
                    <w:right w:val="none" w:sz="0" w:space="0" w:color="auto"/>
                  </w:divBdr>
                  <w:divsChild>
                    <w:div w:id="238486602">
                      <w:marLeft w:val="0"/>
                      <w:marRight w:val="0"/>
                      <w:marTop w:val="0"/>
                      <w:marBottom w:val="0"/>
                      <w:divBdr>
                        <w:top w:val="none" w:sz="0" w:space="0" w:color="auto"/>
                        <w:left w:val="none" w:sz="0" w:space="0" w:color="auto"/>
                        <w:bottom w:val="none" w:sz="0" w:space="0" w:color="auto"/>
                        <w:right w:val="none" w:sz="0" w:space="0" w:color="auto"/>
                      </w:divBdr>
                    </w:div>
                  </w:divsChild>
                </w:div>
                <w:div w:id="595525938">
                  <w:marLeft w:val="0"/>
                  <w:marRight w:val="0"/>
                  <w:marTop w:val="0"/>
                  <w:marBottom w:val="0"/>
                  <w:divBdr>
                    <w:top w:val="none" w:sz="0" w:space="0" w:color="auto"/>
                    <w:left w:val="none" w:sz="0" w:space="0" w:color="auto"/>
                    <w:bottom w:val="none" w:sz="0" w:space="0" w:color="auto"/>
                    <w:right w:val="none" w:sz="0" w:space="0" w:color="auto"/>
                  </w:divBdr>
                  <w:divsChild>
                    <w:div w:id="158616812">
                      <w:marLeft w:val="0"/>
                      <w:marRight w:val="0"/>
                      <w:marTop w:val="0"/>
                      <w:marBottom w:val="0"/>
                      <w:divBdr>
                        <w:top w:val="none" w:sz="0" w:space="0" w:color="auto"/>
                        <w:left w:val="none" w:sz="0" w:space="0" w:color="auto"/>
                        <w:bottom w:val="none" w:sz="0" w:space="0" w:color="auto"/>
                        <w:right w:val="none" w:sz="0" w:space="0" w:color="auto"/>
                      </w:divBdr>
                    </w:div>
                  </w:divsChild>
                </w:div>
                <w:div w:id="625046678">
                  <w:marLeft w:val="0"/>
                  <w:marRight w:val="0"/>
                  <w:marTop w:val="0"/>
                  <w:marBottom w:val="0"/>
                  <w:divBdr>
                    <w:top w:val="none" w:sz="0" w:space="0" w:color="auto"/>
                    <w:left w:val="none" w:sz="0" w:space="0" w:color="auto"/>
                    <w:bottom w:val="none" w:sz="0" w:space="0" w:color="auto"/>
                    <w:right w:val="none" w:sz="0" w:space="0" w:color="auto"/>
                  </w:divBdr>
                  <w:divsChild>
                    <w:div w:id="50160421">
                      <w:marLeft w:val="0"/>
                      <w:marRight w:val="0"/>
                      <w:marTop w:val="0"/>
                      <w:marBottom w:val="0"/>
                      <w:divBdr>
                        <w:top w:val="none" w:sz="0" w:space="0" w:color="auto"/>
                        <w:left w:val="none" w:sz="0" w:space="0" w:color="auto"/>
                        <w:bottom w:val="none" w:sz="0" w:space="0" w:color="auto"/>
                        <w:right w:val="none" w:sz="0" w:space="0" w:color="auto"/>
                      </w:divBdr>
                    </w:div>
                  </w:divsChild>
                </w:div>
                <w:div w:id="655063239">
                  <w:marLeft w:val="0"/>
                  <w:marRight w:val="0"/>
                  <w:marTop w:val="0"/>
                  <w:marBottom w:val="0"/>
                  <w:divBdr>
                    <w:top w:val="none" w:sz="0" w:space="0" w:color="auto"/>
                    <w:left w:val="none" w:sz="0" w:space="0" w:color="auto"/>
                    <w:bottom w:val="none" w:sz="0" w:space="0" w:color="auto"/>
                    <w:right w:val="none" w:sz="0" w:space="0" w:color="auto"/>
                  </w:divBdr>
                  <w:divsChild>
                    <w:div w:id="2046328271">
                      <w:marLeft w:val="0"/>
                      <w:marRight w:val="0"/>
                      <w:marTop w:val="0"/>
                      <w:marBottom w:val="0"/>
                      <w:divBdr>
                        <w:top w:val="none" w:sz="0" w:space="0" w:color="auto"/>
                        <w:left w:val="none" w:sz="0" w:space="0" w:color="auto"/>
                        <w:bottom w:val="none" w:sz="0" w:space="0" w:color="auto"/>
                        <w:right w:val="none" w:sz="0" w:space="0" w:color="auto"/>
                      </w:divBdr>
                    </w:div>
                  </w:divsChild>
                </w:div>
                <w:div w:id="659191448">
                  <w:marLeft w:val="0"/>
                  <w:marRight w:val="0"/>
                  <w:marTop w:val="0"/>
                  <w:marBottom w:val="0"/>
                  <w:divBdr>
                    <w:top w:val="none" w:sz="0" w:space="0" w:color="auto"/>
                    <w:left w:val="none" w:sz="0" w:space="0" w:color="auto"/>
                    <w:bottom w:val="none" w:sz="0" w:space="0" w:color="auto"/>
                    <w:right w:val="none" w:sz="0" w:space="0" w:color="auto"/>
                  </w:divBdr>
                  <w:divsChild>
                    <w:div w:id="539165837">
                      <w:marLeft w:val="0"/>
                      <w:marRight w:val="0"/>
                      <w:marTop w:val="0"/>
                      <w:marBottom w:val="0"/>
                      <w:divBdr>
                        <w:top w:val="none" w:sz="0" w:space="0" w:color="auto"/>
                        <w:left w:val="none" w:sz="0" w:space="0" w:color="auto"/>
                        <w:bottom w:val="none" w:sz="0" w:space="0" w:color="auto"/>
                        <w:right w:val="none" w:sz="0" w:space="0" w:color="auto"/>
                      </w:divBdr>
                    </w:div>
                  </w:divsChild>
                </w:div>
                <w:div w:id="669598529">
                  <w:marLeft w:val="0"/>
                  <w:marRight w:val="0"/>
                  <w:marTop w:val="0"/>
                  <w:marBottom w:val="0"/>
                  <w:divBdr>
                    <w:top w:val="none" w:sz="0" w:space="0" w:color="auto"/>
                    <w:left w:val="none" w:sz="0" w:space="0" w:color="auto"/>
                    <w:bottom w:val="none" w:sz="0" w:space="0" w:color="auto"/>
                    <w:right w:val="none" w:sz="0" w:space="0" w:color="auto"/>
                  </w:divBdr>
                  <w:divsChild>
                    <w:div w:id="1637024192">
                      <w:marLeft w:val="0"/>
                      <w:marRight w:val="0"/>
                      <w:marTop w:val="0"/>
                      <w:marBottom w:val="0"/>
                      <w:divBdr>
                        <w:top w:val="none" w:sz="0" w:space="0" w:color="auto"/>
                        <w:left w:val="none" w:sz="0" w:space="0" w:color="auto"/>
                        <w:bottom w:val="none" w:sz="0" w:space="0" w:color="auto"/>
                        <w:right w:val="none" w:sz="0" w:space="0" w:color="auto"/>
                      </w:divBdr>
                    </w:div>
                  </w:divsChild>
                </w:div>
                <w:div w:id="676467525">
                  <w:marLeft w:val="0"/>
                  <w:marRight w:val="0"/>
                  <w:marTop w:val="0"/>
                  <w:marBottom w:val="0"/>
                  <w:divBdr>
                    <w:top w:val="none" w:sz="0" w:space="0" w:color="auto"/>
                    <w:left w:val="none" w:sz="0" w:space="0" w:color="auto"/>
                    <w:bottom w:val="none" w:sz="0" w:space="0" w:color="auto"/>
                    <w:right w:val="none" w:sz="0" w:space="0" w:color="auto"/>
                  </w:divBdr>
                  <w:divsChild>
                    <w:div w:id="1260527913">
                      <w:marLeft w:val="0"/>
                      <w:marRight w:val="0"/>
                      <w:marTop w:val="0"/>
                      <w:marBottom w:val="0"/>
                      <w:divBdr>
                        <w:top w:val="none" w:sz="0" w:space="0" w:color="auto"/>
                        <w:left w:val="none" w:sz="0" w:space="0" w:color="auto"/>
                        <w:bottom w:val="none" w:sz="0" w:space="0" w:color="auto"/>
                        <w:right w:val="none" w:sz="0" w:space="0" w:color="auto"/>
                      </w:divBdr>
                    </w:div>
                  </w:divsChild>
                </w:div>
                <w:div w:id="692077162">
                  <w:marLeft w:val="0"/>
                  <w:marRight w:val="0"/>
                  <w:marTop w:val="0"/>
                  <w:marBottom w:val="0"/>
                  <w:divBdr>
                    <w:top w:val="none" w:sz="0" w:space="0" w:color="auto"/>
                    <w:left w:val="none" w:sz="0" w:space="0" w:color="auto"/>
                    <w:bottom w:val="none" w:sz="0" w:space="0" w:color="auto"/>
                    <w:right w:val="none" w:sz="0" w:space="0" w:color="auto"/>
                  </w:divBdr>
                  <w:divsChild>
                    <w:div w:id="1510679959">
                      <w:marLeft w:val="0"/>
                      <w:marRight w:val="0"/>
                      <w:marTop w:val="0"/>
                      <w:marBottom w:val="0"/>
                      <w:divBdr>
                        <w:top w:val="none" w:sz="0" w:space="0" w:color="auto"/>
                        <w:left w:val="none" w:sz="0" w:space="0" w:color="auto"/>
                        <w:bottom w:val="none" w:sz="0" w:space="0" w:color="auto"/>
                        <w:right w:val="none" w:sz="0" w:space="0" w:color="auto"/>
                      </w:divBdr>
                    </w:div>
                  </w:divsChild>
                </w:div>
                <w:div w:id="692652415">
                  <w:marLeft w:val="0"/>
                  <w:marRight w:val="0"/>
                  <w:marTop w:val="0"/>
                  <w:marBottom w:val="0"/>
                  <w:divBdr>
                    <w:top w:val="none" w:sz="0" w:space="0" w:color="auto"/>
                    <w:left w:val="none" w:sz="0" w:space="0" w:color="auto"/>
                    <w:bottom w:val="none" w:sz="0" w:space="0" w:color="auto"/>
                    <w:right w:val="none" w:sz="0" w:space="0" w:color="auto"/>
                  </w:divBdr>
                  <w:divsChild>
                    <w:div w:id="1786728735">
                      <w:marLeft w:val="0"/>
                      <w:marRight w:val="0"/>
                      <w:marTop w:val="0"/>
                      <w:marBottom w:val="0"/>
                      <w:divBdr>
                        <w:top w:val="none" w:sz="0" w:space="0" w:color="auto"/>
                        <w:left w:val="none" w:sz="0" w:space="0" w:color="auto"/>
                        <w:bottom w:val="none" w:sz="0" w:space="0" w:color="auto"/>
                        <w:right w:val="none" w:sz="0" w:space="0" w:color="auto"/>
                      </w:divBdr>
                    </w:div>
                  </w:divsChild>
                </w:div>
                <w:div w:id="698354784">
                  <w:marLeft w:val="0"/>
                  <w:marRight w:val="0"/>
                  <w:marTop w:val="0"/>
                  <w:marBottom w:val="0"/>
                  <w:divBdr>
                    <w:top w:val="none" w:sz="0" w:space="0" w:color="auto"/>
                    <w:left w:val="none" w:sz="0" w:space="0" w:color="auto"/>
                    <w:bottom w:val="none" w:sz="0" w:space="0" w:color="auto"/>
                    <w:right w:val="none" w:sz="0" w:space="0" w:color="auto"/>
                  </w:divBdr>
                  <w:divsChild>
                    <w:div w:id="664088994">
                      <w:marLeft w:val="0"/>
                      <w:marRight w:val="0"/>
                      <w:marTop w:val="0"/>
                      <w:marBottom w:val="0"/>
                      <w:divBdr>
                        <w:top w:val="none" w:sz="0" w:space="0" w:color="auto"/>
                        <w:left w:val="none" w:sz="0" w:space="0" w:color="auto"/>
                        <w:bottom w:val="none" w:sz="0" w:space="0" w:color="auto"/>
                        <w:right w:val="none" w:sz="0" w:space="0" w:color="auto"/>
                      </w:divBdr>
                    </w:div>
                  </w:divsChild>
                </w:div>
                <w:div w:id="708336518">
                  <w:marLeft w:val="0"/>
                  <w:marRight w:val="0"/>
                  <w:marTop w:val="0"/>
                  <w:marBottom w:val="0"/>
                  <w:divBdr>
                    <w:top w:val="none" w:sz="0" w:space="0" w:color="auto"/>
                    <w:left w:val="none" w:sz="0" w:space="0" w:color="auto"/>
                    <w:bottom w:val="none" w:sz="0" w:space="0" w:color="auto"/>
                    <w:right w:val="none" w:sz="0" w:space="0" w:color="auto"/>
                  </w:divBdr>
                  <w:divsChild>
                    <w:div w:id="761220896">
                      <w:marLeft w:val="0"/>
                      <w:marRight w:val="0"/>
                      <w:marTop w:val="0"/>
                      <w:marBottom w:val="0"/>
                      <w:divBdr>
                        <w:top w:val="none" w:sz="0" w:space="0" w:color="auto"/>
                        <w:left w:val="none" w:sz="0" w:space="0" w:color="auto"/>
                        <w:bottom w:val="none" w:sz="0" w:space="0" w:color="auto"/>
                        <w:right w:val="none" w:sz="0" w:space="0" w:color="auto"/>
                      </w:divBdr>
                    </w:div>
                  </w:divsChild>
                </w:div>
                <w:div w:id="721488408">
                  <w:marLeft w:val="0"/>
                  <w:marRight w:val="0"/>
                  <w:marTop w:val="0"/>
                  <w:marBottom w:val="0"/>
                  <w:divBdr>
                    <w:top w:val="none" w:sz="0" w:space="0" w:color="auto"/>
                    <w:left w:val="none" w:sz="0" w:space="0" w:color="auto"/>
                    <w:bottom w:val="none" w:sz="0" w:space="0" w:color="auto"/>
                    <w:right w:val="none" w:sz="0" w:space="0" w:color="auto"/>
                  </w:divBdr>
                  <w:divsChild>
                    <w:div w:id="600917818">
                      <w:marLeft w:val="0"/>
                      <w:marRight w:val="0"/>
                      <w:marTop w:val="0"/>
                      <w:marBottom w:val="0"/>
                      <w:divBdr>
                        <w:top w:val="none" w:sz="0" w:space="0" w:color="auto"/>
                        <w:left w:val="none" w:sz="0" w:space="0" w:color="auto"/>
                        <w:bottom w:val="none" w:sz="0" w:space="0" w:color="auto"/>
                        <w:right w:val="none" w:sz="0" w:space="0" w:color="auto"/>
                      </w:divBdr>
                    </w:div>
                  </w:divsChild>
                </w:div>
                <w:div w:id="762453590">
                  <w:marLeft w:val="0"/>
                  <w:marRight w:val="0"/>
                  <w:marTop w:val="0"/>
                  <w:marBottom w:val="0"/>
                  <w:divBdr>
                    <w:top w:val="none" w:sz="0" w:space="0" w:color="auto"/>
                    <w:left w:val="none" w:sz="0" w:space="0" w:color="auto"/>
                    <w:bottom w:val="none" w:sz="0" w:space="0" w:color="auto"/>
                    <w:right w:val="none" w:sz="0" w:space="0" w:color="auto"/>
                  </w:divBdr>
                  <w:divsChild>
                    <w:div w:id="1114908546">
                      <w:marLeft w:val="0"/>
                      <w:marRight w:val="0"/>
                      <w:marTop w:val="0"/>
                      <w:marBottom w:val="0"/>
                      <w:divBdr>
                        <w:top w:val="none" w:sz="0" w:space="0" w:color="auto"/>
                        <w:left w:val="none" w:sz="0" w:space="0" w:color="auto"/>
                        <w:bottom w:val="none" w:sz="0" w:space="0" w:color="auto"/>
                        <w:right w:val="none" w:sz="0" w:space="0" w:color="auto"/>
                      </w:divBdr>
                    </w:div>
                  </w:divsChild>
                </w:div>
                <w:div w:id="819810002">
                  <w:marLeft w:val="0"/>
                  <w:marRight w:val="0"/>
                  <w:marTop w:val="0"/>
                  <w:marBottom w:val="0"/>
                  <w:divBdr>
                    <w:top w:val="none" w:sz="0" w:space="0" w:color="auto"/>
                    <w:left w:val="none" w:sz="0" w:space="0" w:color="auto"/>
                    <w:bottom w:val="none" w:sz="0" w:space="0" w:color="auto"/>
                    <w:right w:val="none" w:sz="0" w:space="0" w:color="auto"/>
                  </w:divBdr>
                  <w:divsChild>
                    <w:div w:id="2022395143">
                      <w:marLeft w:val="0"/>
                      <w:marRight w:val="0"/>
                      <w:marTop w:val="0"/>
                      <w:marBottom w:val="0"/>
                      <w:divBdr>
                        <w:top w:val="none" w:sz="0" w:space="0" w:color="auto"/>
                        <w:left w:val="none" w:sz="0" w:space="0" w:color="auto"/>
                        <w:bottom w:val="none" w:sz="0" w:space="0" w:color="auto"/>
                        <w:right w:val="none" w:sz="0" w:space="0" w:color="auto"/>
                      </w:divBdr>
                    </w:div>
                  </w:divsChild>
                </w:div>
                <w:div w:id="839000716">
                  <w:marLeft w:val="0"/>
                  <w:marRight w:val="0"/>
                  <w:marTop w:val="0"/>
                  <w:marBottom w:val="0"/>
                  <w:divBdr>
                    <w:top w:val="none" w:sz="0" w:space="0" w:color="auto"/>
                    <w:left w:val="none" w:sz="0" w:space="0" w:color="auto"/>
                    <w:bottom w:val="none" w:sz="0" w:space="0" w:color="auto"/>
                    <w:right w:val="none" w:sz="0" w:space="0" w:color="auto"/>
                  </w:divBdr>
                  <w:divsChild>
                    <w:div w:id="1481386251">
                      <w:marLeft w:val="0"/>
                      <w:marRight w:val="0"/>
                      <w:marTop w:val="0"/>
                      <w:marBottom w:val="0"/>
                      <w:divBdr>
                        <w:top w:val="none" w:sz="0" w:space="0" w:color="auto"/>
                        <w:left w:val="none" w:sz="0" w:space="0" w:color="auto"/>
                        <w:bottom w:val="none" w:sz="0" w:space="0" w:color="auto"/>
                        <w:right w:val="none" w:sz="0" w:space="0" w:color="auto"/>
                      </w:divBdr>
                    </w:div>
                  </w:divsChild>
                </w:div>
                <w:div w:id="859778159">
                  <w:marLeft w:val="0"/>
                  <w:marRight w:val="0"/>
                  <w:marTop w:val="0"/>
                  <w:marBottom w:val="0"/>
                  <w:divBdr>
                    <w:top w:val="none" w:sz="0" w:space="0" w:color="auto"/>
                    <w:left w:val="none" w:sz="0" w:space="0" w:color="auto"/>
                    <w:bottom w:val="none" w:sz="0" w:space="0" w:color="auto"/>
                    <w:right w:val="none" w:sz="0" w:space="0" w:color="auto"/>
                  </w:divBdr>
                  <w:divsChild>
                    <w:div w:id="703098545">
                      <w:marLeft w:val="0"/>
                      <w:marRight w:val="0"/>
                      <w:marTop w:val="0"/>
                      <w:marBottom w:val="0"/>
                      <w:divBdr>
                        <w:top w:val="none" w:sz="0" w:space="0" w:color="auto"/>
                        <w:left w:val="none" w:sz="0" w:space="0" w:color="auto"/>
                        <w:bottom w:val="none" w:sz="0" w:space="0" w:color="auto"/>
                        <w:right w:val="none" w:sz="0" w:space="0" w:color="auto"/>
                      </w:divBdr>
                    </w:div>
                  </w:divsChild>
                </w:div>
                <w:div w:id="867722756">
                  <w:marLeft w:val="0"/>
                  <w:marRight w:val="0"/>
                  <w:marTop w:val="0"/>
                  <w:marBottom w:val="0"/>
                  <w:divBdr>
                    <w:top w:val="none" w:sz="0" w:space="0" w:color="auto"/>
                    <w:left w:val="none" w:sz="0" w:space="0" w:color="auto"/>
                    <w:bottom w:val="none" w:sz="0" w:space="0" w:color="auto"/>
                    <w:right w:val="none" w:sz="0" w:space="0" w:color="auto"/>
                  </w:divBdr>
                  <w:divsChild>
                    <w:div w:id="1577131425">
                      <w:marLeft w:val="0"/>
                      <w:marRight w:val="0"/>
                      <w:marTop w:val="0"/>
                      <w:marBottom w:val="0"/>
                      <w:divBdr>
                        <w:top w:val="none" w:sz="0" w:space="0" w:color="auto"/>
                        <w:left w:val="none" w:sz="0" w:space="0" w:color="auto"/>
                        <w:bottom w:val="none" w:sz="0" w:space="0" w:color="auto"/>
                        <w:right w:val="none" w:sz="0" w:space="0" w:color="auto"/>
                      </w:divBdr>
                    </w:div>
                  </w:divsChild>
                </w:div>
                <w:div w:id="877163252">
                  <w:marLeft w:val="0"/>
                  <w:marRight w:val="0"/>
                  <w:marTop w:val="0"/>
                  <w:marBottom w:val="0"/>
                  <w:divBdr>
                    <w:top w:val="none" w:sz="0" w:space="0" w:color="auto"/>
                    <w:left w:val="none" w:sz="0" w:space="0" w:color="auto"/>
                    <w:bottom w:val="none" w:sz="0" w:space="0" w:color="auto"/>
                    <w:right w:val="none" w:sz="0" w:space="0" w:color="auto"/>
                  </w:divBdr>
                  <w:divsChild>
                    <w:div w:id="958491910">
                      <w:marLeft w:val="0"/>
                      <w:marRight w:val="0"/>
                      <w:marTop w:val="0"/>
                      <w:marBottom w:val="0"/>
                      <w:divBdr>
                        <w:top w:val="none" w:sz="0" w:space="0" w:color="auto"/>
                        <w:left w:val="none" w:sz="0" w:space="0" w:color="auto"/>
                        <w:bottom w:val="none" w:sz="0" w:space="0" w:color="auto"/>
                        <w:right w:val="none" w:sz="0" w:space="0" w:color="auto"/>
                      </w:divBdr>
                    </w:div>
                  </w:divsChild>
                </w:div>
                <w:div w:id="877622376">
                  <w:marLeft w:val="0"/>
                  <w:marRight w:val="0"/>
                  <w:marTop w:val="0"/>
                  <w:marBottom w:val="0"/>
                  <w:divBdr>
                    <w:top w:val="none" w:sz="0" w:space="0" w:color="auto"/>
                    <w:left w:val="none" w:sz="0" w:space="0" w:color="auto"/>
                    <w:bottom w:val="none" w:sz="0" w:space="0" w:color="auto"/>
                    <w:right w:val="none" w:sz="0" w:space="0" w:color="auto"/>
                  </w:divBdr>
                  <w:divsChild>
                    <w:div w:id="2012367495">
                      <w:marLeft w:val="0"/>
                      <w:marRight w:val="0"/>
                      <w:marTop w:val="0"/>
                      <w:marBottom w:val="0"/>
                      <w:divBdr>
                        <w:top w:val="none" w:sz="0" w:space="0" w:color="auto"/>
                        <w:left w:val="none" w:sz="0" w:space="0" w:color="auto"/>
                        <w:bottom w:val="none" w:sz="0" w:space="0" w:color="auto"/>
                        <w:right w:val="none" w:sz="0" w:space="0" w:color="auto"/>
                      </w:divBdr>
                    </w:div>
                  </w:divsChild>
                </w:div>
                <w:div w:id="924921537">
                  <w:marLeft w:val="0"/>
                  <w:marRight w:val="0"/>
                  <w:marTop w:val="0"/>
                  <w:marBottom w:val="0"/>
                  <w:divBdr>
                    <w:top w:val="none" w:sz="0" w:space="0" w:color="auto"/>
                    <w:left w:val="none" w:sz="0" w:space="0" w:color="auto"/>
                    <w:bottom w:val="none" w:sz="0" w:space="0" w:color="auto"/>
                    <w:right w:val="none" w:sz="0" w:space="0" w:color="auto"/>
                  </w:divBdr>
                  <w:divsChild>
                    <w:div w:id="798962923">
                      <w:marLeft w:val="0"/>
                      <w:marRight w:val="0"/>
                      <w:marTop w:val="0"/>
                      <w:marBottom w:val="0"/>
                      <w:divBdr>
                        <w:top w:val="none" w:sz="0" w:space="0" w:color="auto"/>
                        <w:left w:val="none" w:sz="0" w:space="0" w:color="auto"/>
                        <w:bottom w:val="none" w:sz="0" w:space="0" w:color="auto"/>
                        <w:right w:val="none" w:sz="0" w:space="0" w:color="auto"/>
                      </w:divBdr>
                    </w:div>
                  </w:divsChild>
                </w:div>
                <w:div w:id="925647080">
                  <w:marLeft w:val="0"/>
                  <w:marRight w:val="0"/>
                  <w:marTop w:val="0"/>
                  <w:marBottom w:val="0"/>
                  <w:divBdr>
                    <w:top w:val="none" w:sz="0" w:space="0" w:color="auto"/>
                    <w:left w:val="none" w:sz="0" w:space="0" w:color="auto"/>
                    <w:bottom w:val="none" w:sz="0" w:space="0" w:color="auto"/>
                    <w:right w:val="none" w:sz="0" w:space="0" w:color="auto"/>
                  </w:divBdr>
                  <w:divsChild>
                    <w:div w:id="1655983391">
                      <w:marLeft w:val="0"/>
                      <w:marRight w:val="0"/>
                      <w:marTop w:val="0"/>
                      <w:marBottom w:val="0"/>
                      <w:divBdr>
                        <w:top w:val="none" w:sz="0" w:space="0" w:color="auto"/>
                        <w:left w:val="none" w:sz="0" w:space="0" w:color="auto"/>
                        <w:bottom w:val="none" w:sz="0" w:space="0" w:color="auto"/>
                        <w:right w:val="none" w:sz="0" w:space="0" w:color="auto"/>
                      </w:divBdr>
                    </w:div>
                  </w:divsChild>
                </w:div>
                <w:div w:id="947394061">
                  <w:marLeft w:val="0"/>
                  <w:marRight w:val="0"/>
                  <w:marTop w:val="0"/>
                  <w:marBottom w:val="0"/>
                  <w:divBdr>
                    <w:top w:val="none" w:sz="0" w:space="0" w:color="auto"/>
                    <w:left w:val="none" w:sz="0" w:space="0" w:color="auto"/>
                    <w:bottom w:val="none" w:sz="0" w:space="0" w:color="auto"/>
                    <w:right w:val="none" w:sz="0" w:space="0" w:color="auto"/>
                  </w:divBdr>
                  <w:divsChild>
                    <w:div w:id="681050510">
                      <w:marLeft w:val="0"/>
                      <w:marRight w:val="0"/>
                      <w:marTop w:val="0"/>
                      <w:marBottom w:val="0"/>
                      <w:divBdr>
                        <w:top w:val="none" w:sz="0" w:space="0" w:color="auto"/>
                        <w:left w:val="none" w:sz="0" w:space="0" w:color="auto"/>
                        <w:bottom w:val="none" w:sz="0" w:space="0" w:color="auto"/>
                        <w:right w:val="none" w:sz="0" w:space="0" w:color="auto"/>
                      </w:divBdr>
                    </w:div>
                  </w:divsChild>
                </w:div>
                <w:div w:id="956640952">
                  <w:marLeft w:val="0"/>
                  <w:marRight w:val="0"/>
                  <w:marTop w:val="0"/>
                  <w:marBottom w:val="0"/>
                  <w:divBdr>
                    <w:top w:val="none" w:sz="0" w:space="0" w:color="auto"/>
                    <w:left w:val="none" w:sz="0" w:space="0" w:color="auto"/>
                    <w:bottom w:val="none" w:sz="0" w:space="0" w:color="auto"/>
                    <w:right w:val="none" w:sz="0" w:space="0" w:color="auto"/>
                  </w:divBdr>
                  <w:divsChild>
                    <w:div w:id="2003198023">
                      <w:marLeft w:val="0"/>
                      <w:marRight w:val="0"/>
                      <w:marTop w:val="0"/>
                      <w:marBottom w:val="0"/>
                      <w:divBdr>
                        <w:top w:val="none" w:sz="0" w:space="0" w:color="auto"/>
                        <w:left w:val="none" w:sz="0" w:space="0" w:color="auto"/>
                        <w:bottom w:val="none" w:sz="0" w:space="0" w:color="auto"/>
                        <w:right w:val="none" w:sz="0" w:space="0" w:color="auto"/>
                      </w:divBdr>
                    </w:div>
                  </w:divsChild>
                </w:div>
                <w:div w:id="965546245">
                  <w:marLeft w:val="0"/>
                  <w:marRight w:val="0"/>
                  <w:marTop w:val="0"/>
                  <w:marBottom w:val="0"/>
                  <w:divBdr>
                    <w:top w:val="none" w:sz="0" w:space="0" w:color="auto"/>
                    <w:left w:val="none" w:sz="0" w:space="0" w:color="auto"/>
                    <w:bottom w:val="none" w:sz="0" w:space="0" w:color="auto"/>
                    <w:right w:val="none" w:sz="0" w:space="0" w:color="auto"/>
                  </w:divBdr>
                  <w:divsChild>
                    <w:div w:id="437797377">
                      <w:marLeft w:val="0"/>
                      <w:marRight w:val="0"/>
                      <w:marTop w:val="0"/>
                      <w:marBottom w:val="0"/>
                      <w:divBdr>
                        <w:top w:val="none" w:sz="0" w:space="0" w:color="auto"/>
                        <w:left w:val="none" w:sz="0" w:space="0" w:color="auto"/>
                        <w:bottom w:val="none" w:sz="0" w:space="0" w:color="auto"/>
                        <w:right w:val="none" w:sz="0" w:space="0" w:color="auto"/>
                      </w:divBdr>
                    </w:div>
                  </w:divsChild>
                </w:div>
                <w:div w:id="989676045">
                  <w:marLeft w:val="0"/>
                  <w:marRight w:val="0"/>
                  <w:marTop w:val="0"/>
                  <w:marBottom w:val="0"/>
                  <w:divBdr>
                    <w:top w:val="none" w:sz="0" w:space="0" w:color="auto"/>
                    <w:left w:val="none" w:sz="0" w:space="0" w:color="auto"/>
                    <w:bottom w:val="none" w:sz="0" w:space="0" w:color="auto"/>
                    <w:right w:val="none" w:sz="0" w:space="0" w:color="auto"/>
                  </w:divBdr>
                  <w:divsChild>
                    <w:div w:id="2042129407">
                      <w:marLeft w:val="0"/>
                      <w:marRight w:val="0"/>
                      <w:marTop w:val="0"/>
                      <w:marBottom w:val="0"/>
                      <w:divBdr>
                        <w:top w:val="none" w:sz="0" w:space="0" w:color="auto"/>
                        <w:left w:val="none" w:sz="0" w:space="0" w:color="auto"/>
                        <w:bottom w:val="none" w:sz="0" w:space="0" w:color="auto"/>
                        <w:right w:val="none" w:sz="0" w:space="0" w:color="auto"/>
                      </w:divBdr>
                    </w:div>
                  </w:divsChild>
                </w:div>
                <w:div w:id="994576129">
                  <w:marLeft w:val="0"/>
                  <w:marRight w:val="0"/>
                  <w:marTop w:val="0"/>
                  <w:marBottom w:val="0"/>
                  <w:divBdr>
                    <w:top w:val="none" w:sz="0" w:space="0" w:color="auto"/>
                    <w:left w:val="none" w:sz="0" w:space="0" w:color="auto"/>
                    <w:bottom w:val="none" w:sz="0" w:space="0" w:color="auto"/>
                    <w:right w:val="none" w:sz="0" w:space="0" w:color="auto"/>
                  </w:divBdr>
                  <w:divsChild>
                    <w:div w:id="1616906219">
                      <w:marLeft w:val="0"/>
                      <w:marRight w:val="0"/>
                      <w:marTop w:val="0"/>
                      <w:marBottom w:val="0"/>
                      <w:divBdr>
                        <w:top w:val="none" w:sz="0" w:space="0" w:color="auto"/>
                        <w:left w:val="none" w:sz="0" w:space="0" w:color="auto"/>
                        <w:bottom w:val="none" w:sz="0" w:space="0" w:color="auto"/>
                        <w:right w:val="none" w:sz="0" w:space="0" w:color="auto"/>
                      </w:divBdr>
                    </w:div>
                  </w:divsChild>
                </w:div>
                <w:div w:id="1005592305">
                  <w:marLeft w:val="0"/>
                  <w:marRight w:val="0"/>
                  <w:marTop w:val="0"/>
                  <w:marBottom w:val="0"/>
                  <w:divBdr>
                    <w:top w:val="none" w:sz="0" w:space="0" w:color="auto"/>
                    <w:left w:val="none" w:sz="0" w:space="0" w:color="auto"/>
                    <w:bottom w:val="none" w:sz="0" w:space="0" w:color="auto"/>
                    <w:right w:val="none" w:sz="0" w:space="0" w:color="auto"/>
                  </w:divBdr>
                  <w:divsChild>
                    <w:div w:id="470248037">
                      <w:marLeft w:val="0"/>
                      <w:marRight w:val="0"/>
                      <w:marTop w:val="0"/>
                      <w:marBottom w:val="0"/>
                      <w:divBdr>
                        <w:top w:val="none" w:sz="0" w:space="0" w:color="auto"/>
                        <w:left w:val="none" w:sz="0" w:space="0" w:color="auto"/>
                        <w:bottom w:val="none" w:sz="0" w:space="0" w:color="auto"/>
                        <w:right w:val="none" w:sz="0" w:space="0" w:color="auto"/>
                      </w:divBdr>
                    </w:div>
                  </w:divsChild>
                </w:div>
                <w:div w:id="1010374689">
                  <w:marLeft w:val="0"/>
                  <w:marRight w:val="0"/>
                  <w:marTop w:val="0"/>
                  <w:marBottom w:val="0"/>
                  <w:divBdr>
                    <w:top w:val="none" w:sz="0" w:space="0" w:color="auto"/>
                    <w:left w:val="none" w:sz="0" w:space="0" w:color="auto"/>
                    <w:bottom w:val="none" w:sz="0" w:space="0" w:color="auto"/>
                    <w:right w:val="none" w:sz="0" w:space="0" w:color="auto"/>
                  </w:divBdr>
                  <w:divsChild>
                    <w:div w:id="336813808">
                      <w:marLeft w:val="0"/>
                      <w:marRight w:val="0"/>
                      <w:marTop w:val="0"/>
                      <w:marBottom w:val="0"/>
                      <w:divBdr>
                        <w:top w:val="none" w:sz="0" w:space="0" w:color="auto"/>
                        <w:left w:val="none" w:sz="0" w:space="0" w:color="auto"/>
                        <w:bottom w:val="none" w:sz="0" w:space="0" w:color="auto"/>
                        <w:right w:val="none" w:sz="0" w:space="0" w:color="auto"/>
                      </w:divBdr>
                    </w:div>
                  </w:divsChild>
                </w:div>
                <w:div w:id="1020935935">
                  <w:marLeft w:val="0"/>
                  <w:marRight w:val="0"/>
                  <w:marTop w:val="0"/>
                  <w:marBottom w:val="0"/>
                  <w:divBdr>
                    <w:top w:val="none" w:sz="0" w:space="0" w:color="auto"/>
                    <w:left w:val="none" w:sz="0" w:space="0" w:color="auto"/>
                    <w:bottom w:val="none" w:sz="0" w:space="0" w:color="auto"/>
                    <w:right w:val="none" w:sz="0" w:space="0" w:color="auto"/>
                  </w:divBdr>
                  <w:divsChild>
                    <w:div w:id="677391491">
                      <w:marLeft w:val="0"/>
                      <w:marRight w:val="0"/>
                      <w:marTop w:val="0"/>
                      <w:marBottom w:val="0"/>
                      <w:divBdr>
                        <w:top w:val="none" w:sz="0" w:space="0" w:color="auto"/>
                        <w:left w:val="none" w:sz="0" w:space="0" w:color="auto"/>
                        <w:bottom w:val="none" w:sz="0" w:space="0" w:color="auto"/>
                        <w:right w:val="none" w:sz="0" w:space="0" w:color="auto"/>
                      </w:divBdr>
                    </w:div>
                  </w:divsChild>
                </w:div>
                <w:div w:id="1026326347">
                  <w:marLeft w:val="0"/>
                  <w:marRight w:val="0"/>
                  <w:marTop w:val="0"/>
                  <w:marBottom w:val="0"/>
                  <w:divBdr>
                    <w:top w:val="none" w:sz="0" w:space="0" w:color="auto"/>
                    <w:left w:val="none" w:sz="0" w:space="0" w:color="auto"/>
                    <w:bottom w:val="none" w:sz="0" w:space="0" w:color="auto"/>
                    <w:right w:val="none" w:sz="0" w:space="0" w:color="auto"/>
                  </w:divBdr>
                  <w:divsChild>
                    <w:div w:id="1002781201">
                      <w:marLeft w:val="0"/>
                      <w:marRight w:val="0"/>
                      <w:marTop w:val="0"/>
                      <w:marBottom w:val="0"/>
                      <w:divBdr>
                        <w:top w:val="none" w:sz="0" w:space="0" w:color="auto"/>
                        <w:left w:val="none" w:sz="0" w:space="0" w:color="auto"/>
                        <w:bottom w:val="none" w:sz="0" w:space="0" w:color="auto"/>
                        <w:right w:val="none" w:sz="0" w:space="0" w:color="auto"/>
                      </w:divBdr>
                    </w:div>
                  </w:divsChild>
                </w:div>
                <w:div w:id="1027563558">
                  <w:marLeft w:val="0"/>
                  <w:marRight w:val="0"/>
                  <w:marTop w:val="0"/>
                  <w:marBottom w:val="0"/>
                  <w:divBdr>
                    <w:top w:val="none" w:sz="0" w:space="0" w:color="auto"/>
                    <w:left w:val="none" w:sz="0" w:space="0" w:color="auto"/>
                    <w:bottom w:val="none" w:sz="0" w:space="0" w:color="auto"/>
                    <w:right w:val="none" w:sz="0" w:space="0" w:color="auto"/>
                  </w:divBdr>
                  <w:divsChild>
                    <w:div w:id="1078478160">
                      <w:marLeft w:val="0"/>
                      <w:marRight w:val="0"/>
                      <w:marTop w:val="0"/>
                      <w:marBottom w:val="0"/>
                      <w:divBdr>
                        <w:top w:val="none" w:sz="0" w:space="0" w:color="auto"/>
                        <w:left w:val="none" w:sz="0" w:space="0" w:color="auto"/>
                        <w:bottom w:val="none" w:sz="0" w:space="0" w:color="auto"/>
                        <w:right w:val="none" w:sz="0" w:space="0" w:color="auto"/>
                      </w:divBdr>
                    </w:div>
                  </w:divsChild>
                </w:div>
                <w:div w:id="1034355198">
                  <w:marLeft w:val="0"/>
                  <w:marRight w:val="0"/>
                  <w:marTop w:val="0"/>
                  <w:marBottom w:val="0"/>
                  <w:divBdr>
                    <w:top w:val="none" w:sz="0" w:space="0" w:color="auto"/>
                    <w:left w:val="none" w:sz="0" w:space="0" w:color="auto"/>
                    <w:bottom w:val="none" w:sz="0" w:space="0" w:color="auto"/>
                    <w:right w:val="none" w:sz="0" w:space="0" w:color="auto"/>
                  </w:divBdr>
                  <w:divsChild>
                    <w:div w:id="1353455335">
                      <w:marLeft w:val="0"/>
                      <w:marRight w:val="0"/>
                      <w:marTop w:val="0"/>
                      <w:marBottom w:val="0"/>
                      <w:divBdr>
                        <w:top w:val="none" w:sz="0" w:space="0" w:color="auto"/>
                        <w:left w:val="none" w:sz="0" w:space="0" w:color="auto"/>
                        <w:bottom w:val="none" w:sz="0" w:space="0" w:color="auto"/>
                        <w:right w:val="none" w:sz="0" w:space="0" w:color="auto"/>
                      </w:divBdr>
                    </w:div>
                  </w:divsChild>
                </w:div>
                <w:div w:id="1036199645">
                  <w:marLeft w:val="0"/>
                  <w:marRight w:val="0"/>
                  <w:marTop w:val="0"/>
                  <w:marBottom w:val="0"/>
                  <w:divBdr>
                    <w:top w:val="none" w:sz="0" w:space="0" w:color="auto"/>
                    <w:left w:val="none" w:sz="0" w:space="0" w:color="auto"/>
                    <w:bottom w:val="none" w:sz="0" w:space="0" w:color="auto"/>
                    <w:right w:val="none" w:sz="0" w:space="0" w:color="auto"/>
                  </w:divBdr>
                  <w:divsChild>
                    <w:div w:id="1347562874">
                      <w:marLeft w:val="0"/>
                      <w:marRight w:val="0"/>
                      <w:marTop w:val="0"/>
                      <w:marBottom w:val="0"/>
                      <w:divBdr>
                        <w:top w:val="none" w:sz="0" w:space="0" w:color="auto"/>
                        <w:left w:val="none" w:sz="0" w:space="0" w:color="auto"/>
                        <w:bottom w:val="none" w:sz="0" w:space="0" w:color="auto"/>
                        <w:right w:val="none" w:sz="0" w:space="0" w:color="auto"/>
                      </w:divBdr>
                    </w:div>
                  </w:divsChild>
                </w:div>
                <w:div w:id="1075081573">
                  <w:marLeft w:val="0"/>
                  <w:marRight w:val="0"/>
                  <w:marTop w:val="0"/>
                  <w:marBottom w:val="0"/>
                  <w:divBdr>
                    <w:top w:val="none" w:sz="0" w:space="0" w:color="auto"/>
                    <w:left w:val="none" w:sz="0" w:space="0" w:color="auto"/>
                    <w:bottom w:val="none" w:sz="0" w:space="0" w:color="auto"/>
                    <w:right w:val="none" w:sz="0" w:space="0" w:color="auto"/>
                  </w:divBdr>
                  <w:divsChild>
                    <w:div w:id="1506747469">
                      <w:marLeft w:val="0"/>
                      <w:marRight w:val="0"/>
                      <w:marTop w:val="0"/>
                      <w:marBottom w:val="0"/>
                      <w:divBdr>
                        <w:top w:val="none" w:sz="0" w:space="0" w:color="auto"/>
                        <w:left w:val="none" w:sz="0" w:space="0" w:color="auto"/>
                        <w:bottom w:val="none" w:sz="0" w:space="0" w:color="auto"/>
                        <w:right w:val="none" w:sz="0" w:space="0" w:color="auto"/>
                      </w:divBdr>
                    </w:div>
                  </w:divsChild>
                </w:div>
                <w:div w:id="1092121303">
                  <w:marLeft w:val="0"/>
                  <w:marRight w:val="0"/>
                  <w:marTop w:val="0"/>
                  <w:marBottom w:val="0"/>
                  <w:divBdr>
                    <w:top w:val="none" w:sz="0" w:space="0" w:color="auto"/>
                    <w:left w:val="none" w:sz="0" w:space="0" w:color="auto"/>
                    <w:bottom w:val="none" w:sz="0" w:space="0" w:color="auto"/>
                    <w:right w:val="none" w:sz="0" w:space="0" w:color="auto"/>
                  </w:divBdr>
                  <w:divsChild>
                    <w:div w:id="1231964020">
                      <w:marLeft w:val="0"/>
                      <w:marRight w:val="0"/>
                      <w:marTop w:val="0"/>
                      <w:marBottom w:val="0"/>
                      <w:divBdr>
                        <w:top w:val="none" w:sz="0" w:space="0" w:color="auto"/>
                        <w:left w:val="none" w:sz="0" w:space="0" w:color="auto"/>
                        <w:bottom w:val="none" w:sz="0" w:space="0" w:color="auto"/>
                        <w:right w:val="none" w:sz="0" w:space="0" w:color="auto"/>
                      </w:divBdr>
                    </w:div>
                  </w:divsChild>
                </w:div>
                <w:div w:id="1111168882">
                  <w:marLeft w:val="0"/>
                  <w:marRight w:val="0"/>
                  <w:marTop w:val="0"/>
                  <w:marBottom w:val="0"/>
                  <w:divBdr>
                    <w:top w:val="none" w:sz="0" w:space="0" w:color="auto"/>
                    <w:left w:val="none" w:sz="0" w:space="0" w:color="auto"/>
                    <w:bottom w:val="none" w:sz="0" w:space="0" w:color="auto"/>
                    <w:right w:val="none" w:sz="0" w:space="0" w:color="auto"/>
                  </w:divBdr>
                  <w:divsChild>
                    <w:div w:id="946541711">
                      <w:marLeft w:val="0"/>
                      <w:marRight w:val="0"/>
                      <w:marTop w:val="0"/>
                      <w:marBottom w:val="0"/>
                      <w:divBdr>
                        <w:top w:val="none" w:sz="0" w:space="0" w:color="auto"/>
                        <w:left w:val="none" w:sz="0" w:space="0" w:color="auto"/>
                        <w:bottom w:val="none" w:sz="0" w:space="0" w:color="auto"/>
                        <w:right w:val="none" w:sz="0" w:space="0" w:color="auto"/>
                      </w:divBdr>
                    </w:div>
                  </w:divsChild>
                </w:div>
                <w:div w:id="1127888842">
                  <w:marLeft w:val="0"/>
                  <w:marRight w:val="0"/>
                  <w:marTop w:val="0"/>
                  <w:marBottom w:val="0"/>
                  <w:divBdr>
                    <w:top w:val="none" w:sz="0" w:space="0" w:color="auto"/>
                    <w:left w:val="none" w:sz="0" w:space="0" w:color="auto"/>
                    <w:bottom w:val="none" w:sz="0" w:space="0" w:color="auto"/>
                    <w:right w:val="none" w:sz="0" w:space="0" w:color="auto"/>
                  </w:divBdr>
                  <w:divsChild>
                    <w:div w:id="739907888">
                      <w:marLeft w:val="0"/>
                      <w:marRight w:val="0"/>
                      <w:marTop w:val="0"/>
                      <w:marBottom w:val="0"/>
                      <w:divBdr>
                        <w:top w:val="none" w:sz="0" w:space="0" w:color="auto"/>
                        <w:left w:val="none" w:sz="0" w:space="0" w:color="auto"/>
                        <w:bottom w:val="none" w:sz="0" w:space="0" w:color="auto"/>
                        <w:right w:val="none" w:sz="0" w:space="0" w:color="auto"/>
                      </w:divBdr>
                    </w:div>
                  </w:divsChild>
                </w:div>
                <w:div w:id="1147547148">
                  <w:marLeft w:val="0"/>
                  <w:marRight w:val="0"/>
                  <w:marTop w:val="0"/>
                  <w:marBottom w:val="0"/>
                  <w:divBdr>
                    <w:top w:val="none" w:sz="0" w:space="0" w:color="auto"/>
                    <w:left w:val="none" w:sz="0" w:space="0" w:color="auto"/>
                    <w:bottom w:val="none" w:sz="0" w:space="0" w:color="auto"/>
                    <w:right w:val="none" w:sz="0" w:space="0" w:color="auto"/>
                  </w:divBdr>
                  <w:divsChild>
                    <w:div w:id="1307974499">
                      <w:marLeft w:val="0"/>
                      <w:marRight w:val="0"/>
                      <w:marTop w:val="0"/>
                      <w:marBottom w:val="0"/>
                      <w:divBdr>
                        <w:top w:val="none" w:sz="0" w:space="0" w:color="auto"/>
                        <w:left w:val="none" w:sz="0" w:space="0" w:color="auto"/>
                        <w:bottom w:val="none" w:sz="0" w:space="0" w:color="auto"/>
                        <w:right w:val="none" w:sz="0" w:space="0" w:color="auto"/>
                      </w:divBdr>
                    </w:div>
                  </w:divsChild>
                </w:div>
                <w:div w:id="1176648181">
                  <w:marLeft w:val="0"/>
                  <w:marRight w:val="0"/>
                  <w:marTop w:val="0"/>
                  <w:marBottom w:val="0"/>
                  <w:divBdr>
                    <w:top w:val="none" w:sz="0" w:space="0" w:color="auto"/>
                    <w:left w:val="none" w:sz="0" w:space="0" w:color="auto"/>
                    <w:bottom w:val="none" w:sz="0" w:space="0" w:color="auto"/>
                    <w:right w:val="none" w:sz="0" w:space="0" w:color="auto"/>
                  </w:divBdr>
                  <w:divsChild>
                    <w:div w:id="1389916173">
                      <w:marLeft w:val="0"/>
                      <w:marRight w:val="0"/>
                      <w:marTop w:val="0"/>
                      <w:marBottom w:val="0"/>
                      <w:divBdr>
                        <w:top w:val="none" w:sz="0" w:space="0" w:color="auto"/>
                        <w:left w:val="none" w:sz="0" w:space="0" w:color="auto"/>
                        <w:bottom w:val="none" w:sz="0" w:space="0" w:color="auto"/>
                        <w:right w:val="none" w:sz="0" w:space="0" w:color="auto"/>
                      </w:divBdr>
                    </w:div>
                  </w:divsChild>
                </w:div>
                <w:div w:id="1194685741">
                  <w:marLeft w:val="0"/>
                  <w:marRight w:val="0"/>
                  <w:marTop w:val="0"/>
                  <w:marBottom w:val="0"/>
                  <w:divBdr>
                    <w:top w:val="none" w:sz="0" w:space="0" w:color="auto"/>
                    <w:left w:val="none" w:sz="0" w:space="0" w:color="auto"/>
                    <w:bottom w:val="none" w:sz="0" w:space="0" w:color="auto"/>
                    <w:right w:val="none" w:sz="0" w:space="0" w:color="auto"/>
                  </w:divBdr>
                  <w:divsChild>
                    <w:div w:id="1762484966">
                      <w:marLeft w:val="0"/>
                      <w:marRight w:val="0"/>
                      <w:marTop w:val="0"/>
                      <w:marBottom w:val="0"/>
                      <w:divBdr>
                        <w:top w:val="none" w:sz="0" w:space="0" w:color="auto"/>
                        <w:left w:val="none" w:sz="0" w:space="0" w:color="auto"/>
                        <w:bottom w:val="none" w:sz="0" w:space="0" w:color="auto"/>
                        <w:right w:val="none" w:sz="0" w:space="0" w:color="auto"/>
                      </w:divBdr>
                    </w:div>
                  </w:divsChild>
                </w:div>
                <w:div w:id="1203445972">
                  <w:marLeft w:val="0"/>
                  <w:marRight w:val="0"/>
                  <w:marTop w:val="0"/>
                  <w:marBottom w:val="0"/>
                  <w:divBdr>
                    <w:top w:val="none" w:sz="0" w:space="0" w:color="auto"/>
                    <w:left w:val="none" w:sz="0" w:space="0" w:color="auto"/>
                    <w:bottom w:val="none" w:sz="0" w:space="0" w:color="auto"/>
                    <w:right w:val="none" w:sz="0" w:space="0" w:color="auto"/>
                  </w:divBdr>
                  <w:divsChild>
                    <w:div w:id="417412085">
                      <w:marLeft w:val="0"/>
                      <w:marRight w:val="0"/>
                      <w:marTop w:val="0"/>
                      <w:marBottom w:val="0"/>
                      <w:divBdr>
                        <w:top w:val="none" w:sz="0" w:space="0" w:color="auto"/>
                        <w:left w:val="none" w:sz="0" w:space="0" w:color="auto"/>
                        <w:bottom w:val="none" w:sz="0" w:space="0" w:color="auto"/>
                        <w:right w:val="none" w:sz="0" w:space="0" w:color="auto"/>
                      </w:divBdr>
                    </w:div>
                  </w:divsChild>
                </w:div>
                <w:div w:id="1206604211">
                  <w:marLeft w:val="0"/>
                  <w:marRight w:val="0"/>
                  <w:marTop w:val="0"/>
                  <w:marBottom w:val="0"/>
                  <w:divBdr>
                    <w:top w:val="none" w:sz="0" w:space="0" w:color="auto"/>
                    <w:left w:val="none" w:sz="0" w:space="0" w:color="auto"/>
                    <w:bottom w:val="none" w:sz="0" w:space="0" w:color="auto"/>
                    <w:right w:val="none" w:sz="0" w:space="0" w:color="auto"/>
                  </w:divBdr>
                  <w:divsChild>
                    <w:div w:id="1727608157">
                      <w:marLeft w:val="0"/>
                      <w:marRight w:val="0"/>
                      <w:marTop w:val="0"/>
                      <w:marBottom w:val="0"/>
                      <w:divBdr>
                        <w:top w:val="none" w:sz="0" w:space="0" w:color="auto"/>
                        <w:left w:val="none" w:sz="0" w:space="0" w:color="auto"/>
                        <w:bottom w:val="none" w:sz="0" w:space="0" w:color="auto"/>
                        <w:right w:val="none" w:sz="0" w:space="0" w:color="auto"/>
                      </w:divBdr>
                    </w:div>
                  </w:divsChild>
                </w:div>
                <w:div w:id="1250113826">
                  <w:marLeft w:val="0"/>
                  <w:marRight w:val="0"/>
                  <w:marTop w:val="0"/>
                  <w:marBottom w:val="0"/>
                  <w:divBdr>
                    <w:top w:val="none" w:sz="0" w:space="0" w:color="auto"/>
                    <w:left w:val="none" w:sz="0" w:space="0" w:color="auto"/>
                    <w:bottom w:val="none" w:sz="0" w:space="0" w:color="auto"/>
                    <w:right w:val="none" w:sz="0" w:space="0" w:color="auto"/>
                  </w:divBdr>
                  <w:divsChild>
                    <w:div w:id="1896240399">
                      <w:marLeft w:val="0"/>
                      <w:marRight w:val="0"/>
                      <w:marTop w:val="0"/>
                      <w:marBottom w:val="0"/>
                      <w:divBdr>
                        <w:top w:val="none" w:sz="0" w:space="0" w:color="auto"/>
                        <w:left w:val="none" w:sz="0" w:space="0" w:color="auto"/>
                        <w:bottom w:val="none" w:sz="0" w:space="0" w:color="auto"/>
                        <w:right w:val="none" w:sz="0" w:space="0" w:color="auto"/>
                      </w:divBdr>
                    </w:div>
                  </w:divsChild>
                </w:div>
                <w:div w:id="1256524301">
                  <w:marLeft w:val="0"/>
                  <w:marRight w:val="0"/>
                  <w:marTop w:val="0"/>
                  <w:marBottom w:val="0"/>
                  <w:divBdr>
                    <w:top w:val="none" w:sz="0" w:space="0" w:color="auto"/>
                    <w:left w:val="none" w:sz="0" w:space="0" w:color="auto"/>
                    <w:bottom w:val="none" w:sz="0" w:space="0" w:color="auto"/>
                    <w:right w:val="none" w:sz="0" w:space="0" w:color="auto"/>
                  </w:divBdr>
                  <w:divsChild>
                    <w:div w:id="1165052938">
                      <w:marLeft w:val="0"/>
                      <w:marRight w:val="0"/>
                      <w:marTop w:val="0"/>
                      <w:marBottom w:val="0"/>
                      <w:divBdr>
                        <w:top w:val="none" w:sz="0" w:space="0" w:color="auto"/>
                        <w:left w:val="none" w:sz="0" w:space="0" w:color="auto"/>
                        <w:bottom w:val="none" w:sz="0" w:space="0" w:color="auto"/>
                        <w:right w:val="none" w:sz="0" w:space="0" w:color="auto"/>
                      </w:divBdr>
                    </w:div>
                  </w:divsChild>
                </w:div>
                <w:div w:id="1258636023">
                  <w:marLeft w:val="0"/>
                  <w:marRight w:val="0"/>
                  <w:marTop w:val="0"/>
                  <w:marBottom w:val="0"/>
                  <w:divBdr>
                    <w:top w:val="none" w:sz="0" w:space="0" w:color="auto"/>
                    <w:left w:val="none" w:sz="0" w:space="0" w:color="auto"/>
                    <w:bottom w:val="none" w:sz="0" w:space="0" w:color="auto"/>
                    <w:right w:val="none" w:sz="0" w:space="0" w:color="auto"/>
                  </w:divBdr>
                  <w:divsChild>
                    <w:div w:id="200824293">
                      <w:marLeft w:val="0"/>
                      <w:marRight w:val="0"/>
                      <w:marTop w:val="0"/>
                      <w:marBottom w:val="0"/>
                      <w:divBdr>
                        <w:top w:val="none" w:sz="0" w:space="0" w:color="auto"/>
                        <w:left w:val="none" w:sz="0" w:space="0" w:color="auto"/>
                        <w:bottom w:val="none" w:sz="0" w:space="0" w:color="auto"/>
                        <w:right w:val="none" w:sz="0" w:space="0" w:color="auto"/>
                      </w:divBdr>
                    </w:div>
                  </w:divsChild>
                </w:div>
                <w:div w:id="1259413356">
                  <w:marLeft w:val="0"/>
                  <w:marRight w:val="0"/>
                  <w:marTop w:val="0"/>
                  <w:marBottom w:val="0"/>
                  <w:divBdr>
                    <w:top w:val="none" w:sz="0" w:space="0" w:color="auto"/>
                    <w:left w:val="none" w:sz="0" w:space="0" w:color="auto"/>
                    <w:bottom w:val="none" w:sz="0" w:space="0" w:color="auto"/>
                    <w:right w:val="none" w:sz="0" w:space="0" w:color="auto"/>
                  </w:divBdr>
                  <w:divsChild>
                    <w:div w:id="1394350918">
                      <w:marLeft w:val="0"/>
                      <w:marRight w:val="0"/>
                      <w:marTop w:val="0"/>
                      <w:marBottom w:val="0"/>
                      <w:divBdr>
                        <w:top w:val="none" w:sz="0" w:space="0" w:color="auto"/>
                        <w:left w:val="none" w:sz="0" w:space="0" w:color="auto"/>
                        <w:bottom w:val="none" w:sz="0" w:space="0" w:color="auto"/>
                        <w:right w:val="none" w:sz="0" w:space="0" w:color="auto"/>
                      </w:divBdr>
                    </w:div>
                  </w:divsChild>
                </w:div>
                <w:div w:id="1291548387">
                  <w:marLeft w:val="0"/>
                  <w:marRight w:val="0"/>
                  <w:marTop w:val="0"/>
                  <w:marBottom w:val="0"/>
                  <w:divBdr>
                    <w:top w:val="none" w:sz="0" w:space="0" w:color="auto"/>
                    <w:left w:val="none" w:sz="0" w:space="0" w:color="auto"/>
                    <w:bottom w:val="none" w:sz="0" w:space="0" w:color="auto"/>
                    <w:right w:val="none" w:sz="0" w:space="0" w:color="auto"/>
                  </w:divBdr>
                  <w:divsChild>
                    <w:div w:id="1404716719">
                      <w:marLeft w:val="0"/>
                      <w:marRight w:val="0"/>
                      <w:marTop w:val="0"/>
                      <w:marBottom w:val="0"/>
                      <w:divBdr>
                        <w:top w:val="none" w:sz="0" w:space="0" w:color="auto"/>
                        <w:left w:val="none" w:sz="0" w:space="0" w:color="auto"/>
                        <w:bottom w:val="none" w:sz="0" w:space="0" w:color="auto"/>
                        <w:right w:val="none" w:sz="0" w:space="0" w:color="auto"/>
                      </w:divBdr>
                    </w:div>
                  </w:divsChild>
                </w:div>
                <w:div w:id="1328895992">
                  <w:marLeft w:val="0"/>
                  <w:marRight w:val="0"/>
                  <w:marTop w:val="0"/>
                  <w:marBottom w:val="0"/>
                  <w:divBdr>
                    <w:top w:val="none" w:sz="0" w:space="0" w:color="auto"/>
                    <w:left w:val="none" w:sz="0" w:space="0" w:color="auto"/>
                    <w:bottom w:val="none" w:sz="0" w:space="0" w:color="auto"/>
                    <w:right w:val="none" w:sz="0" w:space="0" w:color="auto"/>
                  </w:divBdr>
                  <w:divsChild>
                    <w:div w:id="83066077">
                      <w:marLeft w:val="0"/>
                      <w:marRight w:val="0"/>
                      <w:marTop w:val="0"/>
                      <w:marBottom w:val="0"/>
                      <w:divBdr>
                        <w:top w:val="none" w:sz="0" w:space="0" w:color="auto"/>
                        <w:left w:val="none" w:sz="0" w:space="0" w:color="auto"/>
                        <w:bottom w:val="none" w:sz="0" w:space="0" w:color="auto"/>
                        <w:right w:val="none" w:sz="0" w:space="0" w:color="auto"/>
                      </w:divBdr>
                    </w:div>
                  </w:divsChild>
                </w:div>
                <w:div w:id="1329017702">
                  <w:marLeft w:val="0"/>
                  <w:marRight w:val="0"/>
                  <w:marTop w:val="0"/>
                  <w:marBottom w:val="0"/>
                  <w:divBdr>
                    <w:top w:val="none" w:sz="0" w:space="0" w:color="auto"/>
                    <w:left w:val="none" w:sz="0" w:space="0" w:color="auto"/>
                    <w:bottom w:val="none" w:sz="0" w:space="0" w:color="auto"/>
                    <w:right w:val="none" w:sz="0" w:space="0" w:color="auto"/>
                  </w:divBdr>
                  <w:divsChild>
                    <w:div w:id="1398438609">
                      <w:marLeft w:val="0"/>
                      <w:marRight w:val="0"/>
                      <w:marTop w:val="0"/>
                      <w:marBottom w:val="0"/>
                      <w:divBdr>
                        <w:top w:val="none" w:sz="0" w:space="0" w:color="auto"/>
                        <w:left w:val="none" w:sz="0" w:space="0" w:color="auto"/>
                        <w:bottom w:val="none" w:sz="0" w:space="0" w:color="auto"/>
                        <w:right w:val="none" w:sz="0" w:space="0" w:color="auto"/>
                      </w:divBdr>
                    </w:div>
                  </w:divsChild>
                </w:div>
                <w:div w:id="1338076669">
                  <w:marLeft w:val="0"/>
                  <w:marRight w:val="0"/>
                  <w:marTop w:val="0"/>
                  <w:marBottom w:val="0"/>
                  <w:divBdr>
                    <w:top w:val="none" w:sz="0" w:space="0" w:color="auto"/>
                    <w:left w:val="none" w:sz="0" w:space="0" w:color="auto"/>
                    <w:bottom w:val="none" w:sz="0" w:space="0" w:color="auto"/>
                    <w:right w:val="none" w:sz="0" w:space="0" w:color="auto"/>
                  </w:divBdr>
                  <w:divsChild>
                    <w:div w:id="1799950809">
                      <w:marLeft w:val="0"/>
                      <w:marRight w:val="0"/>
                      <w:marTop w:val="0"/>
                      <w:marBottom w:val="0"/>
                      <w:divBdr>
                        <w:top w:val="none" w:sz="0" w:space="0" w:color="auto"/>
                        <w:left w:val="none" w:sz="0" w:space="0" w:color="auto"/>
                        <w:bottom w:val="none" w:sz="0" w:space="0" w:color="auto"/>
                        <w:right w:val="none" w:sz="0" w:space="0" w:color="auto"/>
                      </w:divBdr>
                    </w:div>
                  </w:divsChild>
                </w:div>
                <w:div w:id="1342392229">
                  <w:marLeft w:val="0"/>
                  <w:marRight w:val="0"/>
                  <w:marTop w:val="0"/>
                  <w:marBottom w:val="0"/>
                  <w:divBdr>
                    <w:top w:val="none" w:sz="0" w:space="0" w:color="auto"/>
                    <w:left w:val="none" w:sz="0" w:space="0" w:color="auto"/>
                    <w:bottom w:val="none" w:sz="0" w:space="0" w:color="auto"/>
                    <w:right w:val="none" w:sz="0" w:space="0" w:color="auto"/>
                  </w:divBdr>
                  <w:divsChild>
                    <w:div w:id="1966354014">
                      <w:marLeft w:val="0"/>
                      <w:marRight w:val="0"/>
                      <w:marTop w:val="0"/>
                      <w:marBottom w:val="0"/>
                      <w:divBdr>
                        <w:top w:val="none" w:sz="0" w:space="0" w:color="auto"/>
                        <w:left w:val="none" w:sz="0" w:space="0" w:color="auto"/>
                        <w:bottom w:val="none" w:sz="0" w:space="0" w:color="auto"/>
                        <w:right w:val="none" w:sz="0" w:space="0" w:color="auto"/>
                      </w:divBdr>
                    </w:div>
                  </w:divsChild>
                </w:div>
                <w:div w:id="1402479593">
                  <w:marLeft w:val="0"/>
                  <w:marRight w:val="0"/>
                  <w:marTop w:val="0"/>
                  <w:marBottom w:val="0"/>
                  <w:divBdr>
                    <w:top w:val="none" w:sz="0" w:space="0" w:color="auto"/>
                    <w:left w:val="none" w:sz="0" w:space="0" w:color="auto"/>
                    <w:bottom w:val="none" w:sz="0" w:space="0" w:color="auto"/>
                    <w:right w:val="none" w:sz="0" w:space="0" w:color="auto"/>
                  </w:divBdr>
                  <w:divsChild>
                    <w:div w:id="1343436723">
                      <w:marLeft w:val="0"/>
                      <w:marRight w:val="0"/>
                      <w:marTop w:val="0"/>
                      <w:marBottom w:val="0"/>
                      <w:divBdr>
                        <w:top w:val="none" w:sz="0" w:space="0" w:color="auto"/>
                        <w:left w:val="none" w:sz="0" w:space="0" w:color="auto"/>
                        <w:bottom w:val="none" w:sz="0" w:space="0" w:color="auto"/>
                        <w:right w:val="none" w:sz="0" w:space="0" w:color="auto"/>
                      </w:divBdr>
                    </w:div>
                  </w:divsChild>
                </w:div>
                <w:div w:id="1418556755">
                  <w:marLeft w:val="0"/>
                  <w:marRight w:val="0"/>
                  <w:marTop w:val="0"/>
                  <w:marBottom w:val="0"/>
                  <w:divBdr>
                    <w:top w:val="none" w:sz="0" w:space="0" w:color="auto"/>
                    <w:left w:val="none" w:sz="0" w:space="0" w:color="auto"/>
                    <w:bottom w:val="none" w:sz="0" w:space="0" w:color="auto"/>
                    <w:right w:val="none" w:sz="0" w:space="0" w:color="auto"/>
                  </w:divBdr>
                  <w:divsChild>
                    <w:div w:id="134681800">
                      <w:marLeft w:val="0"/>
                      <w:marRight w:val="0"/>
                      <w:marTop w:val="0"/>
                      <w:marBottom w:val="0"/>
                      <w:divBdr>
                        <w:top w:val="none" w:sz="0" w:space="0" w:color="auto"/>
                        <w:left w:val="none" w:sz="0" w:space="0" w:color="auto"/>
                        <w:bottom w:val="none" w:sz="0" w:space="0" w:color="auto"/>
                        <w:right w:val="none" w:sz="0" w:space="0" w:color="auto"/>
                      </w:divBdr>
                    </w:div>
                  </w:divsChild>
                </w:div>
                <w:div w:id="1451364047">
                  <w:marLeft w:val="0"/>
                  <w:marRight w:val="0"/>
                  <w:marTop w:val="0"/>
                  <w:marBottom w:val="0"/>
                  <w:divBdr>
                    <w:top w:val="none" w:sz="0" w:space="0" w:color="auto"/>
                    <w:left w:val="none" w:sz="0" w:space="0" w:color="auto"/>
                    <w:bottom w:val="none" w:sz="0" w:space="0" w:color="auto"/>
                    <w:right w:val="none" w:sz="0" w:space="0" w:color="auto"/>
                  </w:divBdr>
                  <w:divsChild>
                    <w:div w:id="339435085">
                      <w:marLeft w:val="0"/>
                      <w:marRight w:val="0"/>
                      <w:marTop w:val="0"/>
                      <w:marBottom w:val="0"/>
                      <w:divBdr>
                        <w:top w:val="none" w:sz="0" w:space="0" w:color="auto"/>
                        <w:left w:val="none" w:sz="0" w:space="0" w:color="auto"/>
                        <w:bottom w:val="none" w:sz="0" w:space="0" w:color="auto"/>
                        <w:right w:val="none" w:sz="0" w:space="0" w:color="auto"/>
                      </w:divBdr>
                    </w:div>
                  </w:divsChild>
                </w:div>
                <w:div w:id="1458837044">
                  <w:marLeft w:val="0"/>
                  <w:marRight w:val="0"/>
                  <w:marTop w:val="0"/>
                  <w:marBottom w:val="0"/>
                  <w:divBdr>
                    <w:top w:val="none" w:sz="0" w:space="0" w:color="auto"/>
                    <w:left w:val="none" w:sz="0" w:space="0" w:color="auto"/>
                    <w:bottom w:val="none" w:sz="0" w:space="0" w:color="auto"/>
                    <w:right w:val="none" w:sz="0" w:space="0" w:color="auto"/>
                  </w:divBdr>
                  <w:divsChild>
                    <w:div w:id="491022909">
                      <w:marLeft w:val="0"/>
                      <w:marRight w:val="0"/>
                      <w:marTop w:val="0"/>
                      <w:marBottom w:val="0"/>
                      <w:divBdr>
                        <w:top w:val="none" w:sz="0" w:space="0" w:color="auto"/>
                        <w:left w:val="none" w:sz="0" w:space="0" w:color="auto"/>
                        <w:bottom w:val="none" w:sz="0" w:space="0" w:color="auto"/>
                        <w:right w:val="none" w:sz="0" w:space="0" w:color="auto"/>
                      </w:divBdr>
                    </w:div>
                  </w:divsChild>
                </w:div>
                <w:div w:id="1464736978">
                  <w:marLeft w:val="0"/>
                  <w:marRight w:val="0"/>
                  <w:marTop w:val="0"/>
                  <w:marBottom w:val="0"/>
                  <w:divBdr>
                    <w:top w:val="none" w:sz="0" w:space="0" w:color="auto"/>
                    <w:left w:val="none" w:sz="0" w:space="0" w:color="auto"/>
                    <w:bottom w:val="none" w:sz="0" w:space="0" w:color="auto"/>
                    <w:right w:val="none" w:sz="0" w:space="0" w:color="auto"/>
                  </w:divBdr>
                  <w:divsChild>
                    <w:div w:id="530383417">
                      <w:marLeft w:val="0"/>
                      <w:marRight w:val="0"/>
                      <w:marTop w:val="0"/>
                      <w:marBottom w:val="0"/>
                      <w:divBdr>
                        <w:top w:val="none" w:sz="0" w:space="0" w:color="auto"/>
                        <w:left w:val="none" w:sz="0" w:space="0" w:color="auto"/>
                        <w:bottom w:val="none" w:sz="0" w:space="0" w:color="auto"/>
                        <w:right w:val="none" w:sz="0" w:space="0" w:color="auto"/>
                      </w:divBdr>
                    </w:div>
                  </w:divsChild>
                </w:div>
                <w:div w:id="1477795874">
                  <w:marLeft w:val="0"/>
                  <w:marRight w:val="0"/>
                  <w:marTop w:val="0"/>
                  <w:marBottom w:val="0"/>
                  <w:divBdr>
                    <w:top w:val="none" w:sz="0" w:space="0" w:color="auto"/>
                    <w:left w:val="none" w:sz="0" w:space="0" w:color="auto"/>
                    <w:bottom w:val="none" w:sz="0" w:space="0" w:color="auto"/>
                    <w:right w:val="none" w:sz="0" w:space="0" w:color="auto"/>
                  </w:divBdr>
                  <w:divsChild>
                    <w:div w:id="140314226">
                      <w:marLeft w:val="0"/>
                      <w:marRight w:val="0"/>
                      <w:marTop w:val="0"/>
                      <w:marBottom w:val="0"/>
                      <w:divBdr>
                        <w:top w:val="none" w:sz="0" w:space="0" w:color="auto"/>
                        <w:left w:val="none" w:sz="0" w:space="0" w:color="auto"/>
                        <w:bottom w:val="none" w:sz="0" w:space="0" w:color="auto"/>
                        <w:right w:val="none" w:sz="0" w:space="0" w:color="auto"/>
                      </w:divBdr>
                    </w:div>
                  </w:divsChild>
                </w:div>
                <w:div w:id="1488087844">
                  <w:marLeft w:val="0"/>
                  <w:marRight w:val="0"/>
                  <w:marTop w:val="0"/>
                  <w:marBottom w:val="0"/>
                  <w:divBdr>
                    <w:top w:val="none" w:sz="0" w:space="0" w:color="auto"/>
                    <w:left w:val="none" w:sz="0" w:space="0" w:color="auto"/>
                    <w:bottom w:val="none" w:sz="0" w:space="0" w:color="auto"/>
                    <w:right w:val="none" w:sz="0" w:space="0" w:color="auto"/>
                  </w:divBdr>
                  <w:divsChild>
                    <w:div w:id="1356230956">
                      <w:marLeft w:val="0"/>
                      <w:marRight w:val="0"/>
                      <w:marTop w:val="0"/>
                      <w:marBottom w:val="0"/>
                      <w:divBdr>
                        <w:top w:val="none" w:sz="0" w:space="0" w:color="auto"/>
                        <w:left w:val="none" w:sz="0" w:space="0" w:color="auto"/>
                        <w:bottom w:val="none" w:sz="0" w:space="0" w:color="auto"/>
                        <w:right w:val="none" w:sz="0" w:space="0" w:color="auto"/>
                      </w:divBdr>
                    </w:div>
                  </w:divsChild>
                </w:div>
                <w:div w:id="1498185014">
                  <w:marLeft w:val="0"/>
                  <w:marRight w:val="0"/>
                  <w:marTop w:val="0"/>
                  <w:marBottom w:val="0"/>
                  <w:divBdr>
                    <w:top w:val="none" w:sz="0" w:space="0" w:color="auto"/>
                    <w:left w:val="none" w:sz="0" w:space="0" w:color="auto"/>
                    <w:bottom w:val="none" w:sz="0" w:space="0" w:color="auto"/>
                    <w:right w:val="none" w:sz="0" w:space="0" w:color="auto"/>
                  </w:divBdr>
                  <w:divsChild>
                    <w:div w:id="17776817">
                      <w:marLeft w:val="0"/>
                      <w:marRight w:val="0"/>
                      <w:marTop w:val="0"/>
                      <w:marBottom w:val="0"/>
                      <w:divBdr>
                        <w:top w:val="none" w:sz="0" w:space="0" w:color="auto"/>
                        <w:left w:val="none" w:sz="0" w:space="0" w:color="auto"/>
                        <w:bottom w:val="none" w:sz="0" w:space="0" w:color="auto"/>
                        <w:right w:val="none" w:sz="0" w:space="0" w:color="auto"/>
                      </w:divBdr>
                    </w:div>
                  </w:divsChild>
                </w:div>
                <w:div w:id="1506437733">
                  <w:marLeft w:val="0"/>
                  <w:marRight w:val="0"/>
                  <w:marTop w:val="0"/>
                  <w:marBottom w:val="0"/>
                  <w:divBdr>
                    <w:top w:val="none" w:sz="0" w:space="0" w:color="auto"/>
                    <w:left w:val="none" w:sz="0" w:space="0" w:color="auto"/>
                    <w:bottom w:val="none" w:sz="0" w:space="0" w:color="auto"/>
                    <w:right w:val="none" w:sz="0" w:space="0" w:color="auto"/>
                  </w:divBdr>
                  <w:divsChild>
                    <w:div w:id="1041831273">
                      <w:marLeft w:val="0"/>
                      <w:marRight w:val="0"/>
                      <w:marTop w:val="0"/>
                      <w:marBottom w:val="0"/>
                      <w:divBdr>
                        <w:top w:val="none" w:sz="0" w:space="0" w:color="auto"/>
                        <w:left w:val="none" w:sz="0" w:space="0" w:color="auto"/>
                        <w:bottom w:val="none" w:sz="0" w:space="0" w:color="auto"/>
                        <w:right w:val="none" w:sz="0" w:space="0" w:color="auto"/>
                      </w:divBdr>
                    </w:div>
                  </w:divsChild>
                </w:div>
                <w:div w:id="1520967166">
                  <w:marLeft w:val="0"/>
                  <w:marRight w:val="0"/>
                  <w:marTop w:val="0"/>
                  <w:marBottom w:val="0"/>
                  <w:divBdr>
                    <w:top w:val="none" w:sz="0" w:space="0" w:color="auto"/>
                    <w:left w:val="none" w:sz="0" w:space="0" w:color="auto"/>
                    <w:bottom w:val="none" w:sz="0" w:space="0" w:color="auto"/>
                    <w:right w:val="none" w:sz="0" w:space="0" w:color="auto"/>
                  </w:divBdr>
                  <w:divsChild>
                    <w:div w:id="254215704">
                      <w:marLeft w:val="0"/>
                      <w:marRight w:val="0"/>
                      <w:marTop w:val="0"/>
                      <w:marBottom w:val="0"/>
                      <w:divBdr>
                        <w:top w:val="none" w:sz="0" w:space="0" w:color="auto"/>
                        <w:left w:val="none" w:sz="0" w:space="0" w:color="auto"/>
                        <w:bottom w:val="none" w:sz="0" w:space="0" w:color="auto"/>
                        <w:right w:val="none" w:sz="0" w:space="0" w:color="auto"/>
                      </w:divBdr>
                    </w:div>
                  </w:divsChild>
                </w:div>
                <w:div w:id="1572544597">
                  <w:marLeft w:val="0"/>
                  <w:marRight w:val="0"/>
                  <w:marTop w:val="0"/>
                  <w:marBottom w:val="0"/>
                  <w:divBdr>
                    <w:top w:val="none" w:sz="0" w:space="0" w:color="auto"/>
                    <w:left w:val="none" w:sz="0" w:space="0" w:color="auto"/>
                    <w:bottom w:val="none" w:sz="0" w:space="0" w:color="auto"/>
                    <w:right w:val="none" w:sz="0" w:space="0" w:color="auto"/>
                  </w:divBdr>
                  <w:divsChild>
                    <w:div w:id="744373321">
                      <w:marLeft w:val="0"/>
                      <w:marRight w:val="0"/>
                      <w:marTop w:val="0"/>
                      <w:marBottom w:val="0"/>
                      <w:divBdr>
                        <w:top w:val="none" w:sz="0" w:space="0" w:color="auto"/>
                        <w:left w:val="none" w:sz="0" w:space="0" w:color="auto"/>
                        <w:bottom w:val="none" w:sz="0" w:space="0" w:color="auto"/>
                        <w:right w:val="none" w:sz="0" w:space="0" w:color="auto"/>
                      </w:divBdr>
                    </w:div>
                  </w:divsChild>
                </w:div>
                <w:div w:id="1594699369">
                  <w:marLeft w:val="0"/>
                  <w:marRight w:val="0"/>
                  <w:marTop w:val="0"/>
                  <w:marBottom w:val="0"/>
                  <w:divBdr>
                    <w:top w:val="none" w:sz="0" w:space="0" w:color="auto"/>
                    <w:left w:val="none" w:sz="0" w:space="0" w:color="auto"/>
                    <w:bottom w:val="none" w:sz="0" w:space="0" w:color="auto"/>
                    <w:right w:val="none" w:sz="0" w:space="0" w:color="auto"/>
                  </w:divBdr>
                  <w:divsChild>
                    <w:div w:id="1114321949">
                      <w:marLeft w:val="0"/>
                      <w:marRight w:val="0"/>
                      <w:marTop w:val="0"/>
                      <w:marBottom w:val="0"/>
                      <w:divBdr>
                        <w:top w:val="none" w:sz="0" w:space="0" w:color="auto"/>
                        <w:left w:val="none" w:sz="0" w:space="0" w:color="auto"/>
                        <w:bottom w:val="none" w:sz="0" w:space="0" w:color="auto"/>
                        <w:right w:val="none" w:sz="0" w:space="0" w:color="auto"/>
                      </w:divBdr>
                    </w:div>
                  </w:divsChild>
                </w:div>
                <w:div w:id="1634211099">
                  <w:marLeft w:val="0"/>
                  <w:marRight w:val="0"/>
                  <w:marTop w:val="0"/>
                  <w:marBottom w:val="0"/>
                  <w:divBdr>
                    <w:top w:val="none" w:sz="0" w:space="0" w:color="auto"/>
                    <w:left w:val="none" w:sz="0" w:space="0" w:color="auto"/>
                    <w:bottom w:val="none" w:sz="0" w:space="0" w:color="auto"/>
                    <w:right w:val="none" w:sz="0" w:space="0" w:color="auto"/>
                  </w:divBdr>
                  <w:divsChild>
                    <w:div w:id="20474179">
                      <w:marLeft w:val="0"/>
                      <w:marRight w:val="0"/>
                      <w:marTop w:val="0"/>
                      <w:marBottom w:val="0"/>
                      <w:divBdr>
                        <w:top w:val="none" w:sz="0" w:space="0" w:color="auto"/>
                        <w:left w:val="none" w:sz="0" w:space="0" w:color="auto"/>
                        <w:bottom w:val="none" w:sz="0" w:space="0" w:color="auto"/>
                        <w:right w:val="none" w:sz="0" w:space="0" w:color="auto"/>
                      </w:divBdr>
                    </w:div>
                  </w:divsChild>
                </w:div>
                <w:div w:id="1644457606">
                  <w:marLeft w:val="0"/>
                  <w:marRight w:val="0"/>
                  <w:marTop w:val="0"/>
                  <w:marBottom w:val="0"/>
                  <w:divBdr>
                    <w:top w:val="none" w:sz="0" w:space="0" w:color="auto"/>
                    <w:left w:val="none" w:sz="0" w:space="0" w:color="auto"/>
                    <w:bottom w:val="none" w:sz="0" w:space="0" w:color="auto"/>
                    <w:right w:val="none" w:sz="0" w:space="0" w:color="auto"/>
                  </w:divBdr>
                  <w:divsChild>
                    <w:div w:id="994142788">
                      <w:marLeft w:val="0"/>
                      <w:marRight w:val="0"/>
                      <w:marTop w:val="0"/>
                      <w:marBottom w:val="0"/>
                      <w:divBdr>
                        <w:top w:val="none" w:sz="0" w:space="0" w:color="auto"/>
                        <w:left w:val="none" w:sz="0" w:space="0" w:color="auto"/>
                        <w:bottom w:val="none" w:sz="0" w:space="0" w:color="auto"/>
                        <w:right w:val="none" w:sz="0" w:space="0" w:color="auto"/>
                      </w:divBdr>
                    </w:div>
                  </w:divsChild>
                </w:div>
                <w:div w:id="1663048599">
                  <w:marLeft w:val="0"/>
                  <w:marRight w:val="0"/>
                  <w:marTop w:val="0"/>
                  <w:marBottom w:val="0"/>
                  <w:divBdr>
                    <w:top w:val="none" w:sz="0" w:space="0" w:color="auto"/>
                    <w:left w:val="none" w:sz="0" w:space="0" w:color="auto"/>
                    <w:bottom w:val="none" w:sz="0" w:space="0" w:color="auto"/>
                    <w:right w:val="none" w:sz="0" w:space="0" w:color="auto"/>
                  </w:divBdr>
                  <w:divsChild>
                    <w:div w:id="82454026">
                      <w:marLeft w:val="0"/>
                      <w:marRight w:val="0"/>
                      <w:marTop w:val="0"/>
                      <w:marBottom w:val="0"/>
                      <w:divBdr>
                        <w:top w:val="none" w:sz="0" w:space="0" w:color="auto"/>
                        <w:left w:val="none" w:sz="0" w:space="0" w:color="auto"/>
                        <w:bottom w:val="none" w:sz="0" w:space="0" w:color="auto"/>
                        <w:right w:val="none" w:sz="0" w:space="0" w:color="auto"/>
                      </w:divBdr>
                    </w:div>
                  </w:divsChild>
                </w:div>
                <w:div w:id="1719740348">
                  <w:marLeft w:val="0"/>
                  <w:marRight w:val="0"/>
                  <w:marTop w:val="0"/>
                  <w:marBottom w:val="0"/>
                  <w:divBdr>
                    <w:top w:val="none" w:sz="0" w:space="0" w:color="auto"/>
                    <w:left w:val="none" w:sz="0" w:space="0" w:color="auto"/>
                    <w:bottom w:val="none" w:sz="0" w:space="0" w:color="auto"/>
                    <w:right w:val="none" w:sz="0" w:space="0" w:color="auto"/>
                  </w:divBdr>
                  <w:divsChild>
                    <w:div w:id="281234667">
                      <w:marLeft w:val="0"/>
                      <w:marRight w:val="0"/>
                      <w:marTop w:val="0"/>
                      <w:marBottom w:val="0"/>
                      <w:divBdr>
                        <w:top w:val="none" w:sz="0" w:space="0" w:color="auto"/>
                        <w:left w:val="none" w:sz="0" w:space="0" w:color="auto"/>
                        <w:bottom w:val="none" w:sz="0" w:space="0" w:color="auto"/>
                        <w:right w:val="none" w:sz="0" w:space="0" w:color="auto"/>
                      </w:divBdr>
                    </w:div>
                  </w:divsChild>
                </w:div>
                <w:div w:id="1720472392">
                  <w:marLeft w:val="0"/>
                  <w:marRight w:val="0"/>
                  <w:marTop w:val="0"/>
                  <w:marBottom w:val="0"/>
                  <w:divBdr>
                    <w:top w:val="none" w:sz="0" w:space="0" w:color="auto"/>
                    <w:left w:val="none" w:sz="0" w:space="0" w:color="auto"/>
                    <w:bottom w:val="none" w:sz="0" w:space="0" w:color="auto"/>
                    <w:right w:val="none" w:sz="0" w:space="0" w:color="auto"/>
                  </w:divBdr>
                  <w:divsChild>
                    <w:div w:id="1545799229">
                      <w:marLeft w:val="0"/>
                      <w:marRight w:val="0"/>
                      <w:marTop w:val="0"/>
                      <w:marBottom w:val="0"/>
                      <w:divBdr>
                        <w:top w:val="none" w:sz="0" w:space="0" w:color="auto"/>
                        <w:left w:val="none" w:sz="0" w:space="0" w:color="auto"/>
                        <w:bottom w:val="none" w:sz="0" w:space="0" w:color="auto"/>
                        <w:right w:val="none" w:sz="0" w:space="0" w:color="auto"/>
                      </w:divBdr>
                    </w:div>
                  </w:divsChild>
                </w:div>
                <w:div w:id="1732074357">
                  <w:marLeft w:val="0"/>
                  <w:marRight w:val="0"/>
                  <w:marTop w:val="0"/>
                  <w:marBottom w:val="0"/>
                  <w:divBdr>
                    <w:top w:val="none" w:sz="0" w:space="0" w:color="auto"/>
                    <w:left w:val="none" w:sz="0" w:space="0" w:color="auto"/>
                    <w:bottom w:val="none" w:sz="0" w:space="0" w:color="auto"/>
                    <w:right w:val="none" w:sz="0" w:space="0" w:color="auto"/>
                  </w:divBdr>
                  <w:divsChild>
                    <w:div w:id="1888376330">
                      <w:marLeft w:val="0"/>
                      <w:marRight w:val="0"/>
                      <w:marTop w:val="0"/>
                      <w:marBottom w:val="0"/>
                      <w:divBdr>
                        <w:top w:val="none" w:sz="0" w:space="0" w:color="auto"/>
                        <w:left w:val="none" w:sz="0" w:space="0" w:color="auto"/>
                        <w:bottom w:val="none" w:sz="0" w:space="0" w:color="auto"/>
                        <w:right w:val="none" w:sz="0" w:space="0" w:color="auto"/>
                      </w:divBdr>
                    </w:div>
                  </w:divsChild>
                </w:div>
                <w:div w:id="1753043995">
                  <w:marLeft w:val="0"/>
                  <w:marRight w:val="0"/>
                  <w:marTop w:val="0"/>
                  <w:marBottom w:val="0"/>
                  <w:divBdr>
                    <w:top w:val="none" w:sz="0" w:space="0" w:color="auto"/>
                    <w:left w:val="none" w:sz="0" w:space="0" w:color="auto"/>
                    <w:bottom w:val="none" w:sz="0" w:space="0" w:color="auto"/>
                    <w:right w:val="none" w:sz="0" w:space="0" w:color="auto"/>
                  </w:divBdr>
                  <w:divsChild>
                    <w:div w:id="1188446068">
                      <w:marLeft w:val="0"/>
                      <w:marRight w:val="0"/>
                      <w:marTop w:val="0"/>
                      <w:marBottom w:val="0"/>
                      <w:divBdr>
                        <w:top w:val="none" w:sz="0" w:space="0" w:color="auto"/>
                        <w:left w:val="none" w:sz="0" w:space="0" w:color="auto"/>
                        <w:bottom w:val="none" w:sz="0" w:space="0" w:color="auto"/>
                        <w:right w:val="none" w:sz="0" w:space="0" w:color="auto"/>
                      </w:divBdr>
                    </w:div>
                  </w:divsChild>
                </w:div>
                <w:div w:id="1779641451">
                  <w:marLeft w:val="0"/>
                  <w:marRight w:val="0"/>
                  <w:marTop w:val="0"/>
                  <w:marBottom w:val="0"/>
                  <w:divBdr>
                    <w:top w:val="none" w:sz="0" w:space="0" w:color="auto"/>
                    <w:left w:val="none" w:sz="0" w:space="0" w:color="auto"/>
                    <w:bottom w:val="none" w:sz="0" w:space="0" w:color="auto"/>
                    <w:right w:val="none" w:sz="0" w:space="0" w:color="auto"/>
                  </w:divBdr>
                  <w:divsChild>
                    <w:div w:id="1462191662">
                      <w:marLeft w:val="0"/>
                      <w:marRight w:val="0"/>
                      <w:marTop w:val="0"/>
                      <w:marBottom w:val="0"/>
                      <w:divBdr>
                        <w:top w:val="none" w:sz="0" w:space="0" w:color="auto"/>
                        <w:left w:val="none" w:sz="0" w:space="0" w:color="auto"/>
                        <w:bottom w:val="none" w:sz="0" w:space="0" w:color="auto"/>
                        <w:right w:val="none" w:sz="0" w:space="0" w:color="auto"/>
                      </w:divBdr>
                    </w:div>
                  </w:divsChild>
                </w:div>
                <w:div w:id="1806660373">
                  <w:marLeft w:val="0"/>
                  <w:marRight w:val="0"/>
                  <w:marTop w:val="0"/>
                  <w:marBottom w:val="0"/>
                  <w:divBdr>
                    <w:top w:val="none" w:sz="0" w:space="0" w:color="auto"/>
                    <w:left w:val="none" w:sz="0" w:space="0" w:color="auto"/>
                    <w:bottom w:val="none" w:sz="0" w:space="0" w:color="auto"/>
                    <w:right w:val="none" w:sz="0" w:space="0" w:color="auto"/>
                  </w:divBdr>
                  <w:divsChild>
                    <w:div w:id="1025326617">
                      <w:marLeft w:val="0"/>
                      <w:marRight w:val="0"/>
                      <w:marTop w:val="0"/>
                      <w:marBottom w:val="0"/>
                      <w:divBdr>
                        <w:top w:val="none" w:sz="0" w:space="0" w:color="auto"/>
                        <w:left w:val="none" w:sz="0" w:space="0" w:color="auto"/>
                        <w:bottom w:val="none" w:sz="0" w:space="0" w:color="auto"/>
                        <w:right w:val="none" w:sz="0" w:space="0" w:color="auto"/>
                      </w:divBdr>
                    </w:div>
                  </w:divsChild>
                </w:div>
                <w:div w:id="1837762036">
                  <w:marLeft w:val="0"/>
                  <w:marRight w:val="0"/>
                  <w:marTop w:val="0"/>
                  <w:marBottom w:val="0"/>
                  <w:divBdr>
                    <w:top w:val="none" w:sz="0" w:space="0" w:color="auto"/>
                    <w:left w:val="none" w:sz="0" w:space="0" w:color="auto"/>
                    <w:bottom w:val="none" w:sz="0" w:space="0" w:color="auto"/>
                    <w:right w:val="none" w:sz="0" w:space="0" w:color="auto"/>
                  </w:divBdr>
                  <w:divsChild>
                    <w:div w:id="807359757">
                      <w:marLeft w:val="0"/>
                      <w:marRight w:val="0"/>
                      <w:marTop w:val="0"/>
                      <w:marBottom w:val="0"/>
                      <w:divBdr>
                        <w:top w:val="none" w:sz="0" w:space="0" w:color="auto"/>
                        <w:left w:val="none" w:sz="0" w:space="0" w:color="auto"/>
                        <w:bottom w:val="none" w:sz="0" w:space="0" w:color="auto"/>
                        <w:right w:val="none" w:sz="0" w:space="0" w:color="auto"/>
                      </w:divBdr>
                    </w:div>
                  </w:divsChild>
                </w:div>
                <w:div w:id="1851064989">
                  <w:marLeft w:val="0"/>
                  <w:marRight w:val="0"/>
                  <w:marTop w:val="0"/>
                  <w:marBottom w:val="0"/>
                  <w:divBdr>
                    <w:top w:val="none" w:sz="0" w:space="0" w:color="auto"/>
                    <w:left w:val="none" w:sz="0" w:space="0" w:color="auto"/>
                    <w:bottom w:val="none" w:sz="0" w:space="0" w:color="auto"/>
                    <w:right w:val="none" w:sz="0" w:space="0" w:color="auto"/>
                  </w:divBdr>
                  <w:divsChild>
                    <w:div w:id="77867240">
                      <w:marLeft w:val="0"/>
                      <w:marRight w:val="0"/>
                      <w:marTop w:val="0"/>
                      <w:marBottom w:val="0"/>
                      <w:divBdr>
                        <w:top w:val="none" w:sz="0" w:space="0" w:color="auto"/>
                        <w:left w:val="none" w:sz="0" w:space="0" w:color="auto"/>
                        <w:bottom w:val="none" w:sz="0" w:space="0" w:color="auto"/>
                        <w:right w:val="none" w:sz="0" w:space="0" w:color="auto"/>
                      </w:divBdr>
                    </w:div>
                  </w:divsChild>
                </w:div>
                <w:div w:id="1875845931">
                  <w:marLeft w:val="0"/>
                  <w:marRight w:val="0"/>
                  <w:marTop w:val="0"/>
                  <w:marBottom w:val="0"/>
                  <w:divBdr>
                    <w:top w:val="none" w:sz="0" w:space="0" w:color="auto"/>
                    <w:left w:val="none" w:sz="0" w:space="0" w:color="auto"/>
                    <w:bottom w:val="none" w:sz="0" w:space="0" w:color="auto"/>
                    <w:right w:val="none" w:sz="0" w:space="0" w:color="auto"/>
                  </w:divBdr>
                  <w:divsChild>
                    <w:div w:id="2083944713">
                      <w:marLeft w:val="0"/>
                      <w:marRight w:val="0"/>
                      <w:marTop w:val="0"/>
                      <w:marBottom w:val="0"/>
                      <w:divBdr>
                        <w:top w:val="none" w:sz="0" w:space="0" w:color="auto"/>
                        <w:left w:val="none" w:sz="0" w:space="0" w:color="auto"/>
                        <w:bottom w:val="none" w:sz="0" w:space="0" w:color="auto"/>
                        <w:right w:val="none" w:sz="0" w:space="0" w:color="auto"/>
                      </w:divBdr>
                    </w:div>
                  </w:divsChild>
                </w:div>
                <w:div w:id="1878008397">
                  <w:marLeft w:val="0"/>
                  <w:marRight w:val="0"/>
                  <w:marTop w:val="0"/>
                  <w:marBottom w:val="0"/>
                  <w:divBdr>
                    <w:top w:val="none" w:sz="0" w:space="0" w:color="auto"/>
                    <w:left w:val="none" w:sz="0" w:space="0" w:color="auto"/>
                    <w:bottom w:val="none" w:sz="0" w:space="0" w:color="auto"/>
                    <w:right w:val="none" w:sz="0" w:space="0" w:color="auto"/>
                  </w:divBdr>
                  <w:divsChild>
                    <w:div w:id="1564557833">
                      <w:marLeft w:val="0"/>
                      <w:marRight w:val="0"/>
                      <w:marTop w:val="0"/>
                      <w:marBottom w:val="0"/>
                      <w:divBdr>
                        <w:top w:val="none" w:sz="0" w:space="0" w:color="auto"/>
                        <w:left w:val="none" w:sz="0" w:space="0" w:color="auto"/>
                        <w:bottom w:val="none" w:sz="0" w:space="0" w:color="auto"/>
                        <w:right w:val="none" w:sz="0" w:space="0" w:color="auto"/>
                      </w:divBdr>
                    </w:div>
                  </w:divsChild>
                </w:div>
                <w:div w:id="1897549716">
                  <w:marLeft w:val="0"/>
                  <w:marRight w:val="0"/>
                  <w:marTop w:val="0"/>
                  <w:marBottom w:val="0"/>
                  <w:divBdr>
                    <w:top w:val="none" w:sz="0" w:space="0" w:color="auto"/>
                    <w:left w:val="none" w:sz="0" w:space="0" w:color="auto"/>
                    <w:bottom w:val="none" w:sz="0" w:space="0" w:color="auto"/>
                    <w:right w:val="none" w:sz="0" w:space="0" w:color="auto"/>
                  </w:divBdr>
                  <w:divsChild>
                    <w:div w:id="2004622768">
                      <w:marLeft w:val="0"/>
                      <w:marRight w:val="0"/>
                      <w:marTop w:val="0"/>
                      <w:marBottom w:val="0"/>
                      <w:divBdr>
                        <w:top w:val="none" w:sz="0" w:space="0" w:color="auto"/>
                        <w:left w:val="none" w:sz="0" w:space="0" w:color="auto"/>
                        <w:bottom w:val="none" w:sz="0" w:space="0" w:color="auto"/>
                        <w:right w:val="none" w:sz="0" w:space="0" w:color="auto"/>
                      </w:divBdr>
                    </w:div>
                  </w:divsChild>
                </w:div>
                <w:div w:id="1918241821">
                  <w:marLeft w:val="0"/>
                  <w:marRight w:val="0"/>
                  <w:marTop w:val="0"/>
                  <w:marBottom w:val="0"/>
                  <w:divBdr>
                    <w:top w:val="none" w:sz="0" w:space="0" w:color="auto"/>
                    <w:left w:val="none" w:sz="0" w:space="0" w:color="auto"/>
                    <w:bottom w:val="none" w:sz="0" w:space="0" w:color="auto"/>
                    <w:right w:val="none" w:sz="0" w:space="0" w:color="auto"/>
                  </w:divBdr>
                  <w:divsChild>
                    <w:div w:id="1340542606">
                      <w:marLeft w:val="0"/>
                      <w:marRight w:val="0"/>
                      <w:marTop w:val="0"/>
                      <w:marBottom w:val="0"/>
                      <w:divBdr>
                        <w:top w:val="none" w:sz="0" w:space="0" w:color="auto"/>
                        <w:left w:val="none" w:sz="0" w:space="0" w:color="auto"/>
                        <w:bottom w:val="none" w:sz="0" w:space="0" w:color="auto"/>
                        <w:right w:val="none" w:sz="0" w:space="0" w:color="auto"/>
                      </w:divBdr>
                    </w:div>
                  </w:divsChild>
                </w:div>
                <w:div w:id="1967811352">
                  <w:marLeft w:val="0"/>
                  <w:marRight w:val="0"/>
                  <w:marTop w:val="0"/>
                  <w:marBottom w:val="0"/>
                  <w:divBdr>
                    <w:top w:val="none" w:sz="0" w:space="0" w:color="auto"/>
                    <w:left w:val="none" w:sz="0" w:space="0" w:color="auto"/>
                    <w:bottom w:val="none" w:sz="0" w:space="0" w:color="auto"/>
                    <w:right w:val="none" w:sz="0" w:space="0" w:color="auto"/>
                  </w:divBdr>
                  <w:divsChild>
                    <w:div w:id="1667979150">
                      <w:marLeft w:val="0"/>
                      <w:marRight w:val="0"/>
                      <w:marTop w:val="0"/>
                      <w:marBottom w:val="0"/>
                      <w:divBdr>
                        <w:top w:val="none" w:sz="0" w:space="0" w:color="auto"/>
                        <w:left w:val="none" w:sz="0" w:space="0" w:color="auto"/>
                        <w:bottom w:val="none" w:sz="0" w:space="0" w:color="auto"/>
                        <w:right w:val="none" w:sz="0" w:space="0" w:color="auto"/>
                      </w:divBdr>
                    </w:div>
                  </w:divsChild>
                </w:div>
                <w:div w:id="1979188136">
                  <w:marLeft w:val="0"/>
                  <w:marRight w:val="0"/>
                  <w:marTop w:val="0"/>
                  <w:marBottom w:val="0"/>
                  <w:divBdr>
                    <w:top w:val="none" w:sz="0" w:space="0" w:color="auto"/>
                    <w:left w:val="none" w:sz="0" w:space="0" w:color="auto"/>
                    <w:bottom w:val="none" w:sz="0" w:space="0" w:color="auto"/>
                    <w:right w:val="none" w:sz="0" w:space="0" w:color="auto"/>
                  </w:divBdr>
                  <w:divsChild>
                    <w:div w:id="1707410999">
                      <w:marLeft w:val="0"/>
                      <w:marRight w:val="0"/>
                      <w:marTop w:val="0"/>
                      <w:marBottom w:val="0"/>
                      <w:divBdr>
                        <w:top w:val="none" w:sz="0" w:space="0" w:color="auto"/>
                        <w:left w:val="none" w:sz="0" w:space="0" w:color="auto"/>
                        <w:bottom w:val="none" w:sz="0" w:space="0" w:color="auto"/>
                        <w:right w:val="none" w:sz="0" w:space="0" w:color="auto"/>
                      </w:divBdr>
                    </w:div>
                  </w:divsChild>
                </w:div>
                <w:div w:id="2000310199">
                  <w:marLeft w:val="0"/>
                  <w:marRight w:val="0"/>
                  <w:marTop w:val="0"/>
                  <w:marBottom w:val="0"/>
                  <w:divBdr>
                    <w:top w:val="none" w:sz="0" w:space="0" w:color="auto"/>
                    <w:left w:val="none" w:sz="0" w:space="0" w:color="auto"/>
                    <w:bottom w:val="none" w:sz="0" w:space="0" w:color="auto"/>
                    <w:right w:val="none" w:sz="0" w:space="0" w:color="auto"/>
                  </w:divBdr>
                  <w:divsChild>
                    <w:div w:id="1856572476">
                      <w:marLeft w:val="0"/>
                      <w:marRight w:val="0"/>
                      <w:marTop w:val="0"/>
                      <w:marBottom w:val="0"/>
                      <w:divBdr>
                        <w:top w:val="none" w:sz="0" w:space="0" w:color="auto"/>
                        <w:left w:val="none" w:sz="0" w:space="0" w:color="auto"/>
                        <w:bottom w:val="none" w:sz="0" w:space="0" w:color="auto"/>
                        <w:right w:val="none" w:sz="0" w:space="0" w:color="auto"/>
                      </w:divBdr>
                    </w:div>
                  </w:divsChild>
                </w:div>
                <w:div w:id="2004160934">
                  <w:marLeft w:val="0"/>
                  <w:marRight w:val="0"/>
                  <w:marTop w:val="0"/>
                  <w:marBottom w:val="0"/>
                  <w:divBdr>
                    <w:top w:val="none" w:sz="0" w:space="0" w:color="auto"/>
                    <w:left w:val="none" w:sz="0" w:space="0" w:color="auto"/>
                    <w:bottom w:val="none" w:sz="0" w:space="0" w:color="auto"/>
                    <w:right w:val="none" w:sz="0" w:space="0" w:color="auto"/>
                  </w:divBdr>
                  <w:divsChild>
                    <w:div w:id="1309361880">
                      <w:marLeft w:val="0"/>
                      <w:marRight w:val="0"/>
                      <w:marTop w:val="0"/>
                      <w:marBottom w:val="0"/>
                      <w:divBdr>
                        <w:top w:val="none" w:sz="0" w:space="0" w:color="auto"/>
                        <w:left w:val="none" w:sz="0" w:space="0" w:color="auto"/>
                        <w:bottom w:val="none" w:sz="0" w:space="0" w:color="auto"/>
                        <w:right w:val="none" w:sz="0" w:space="0" w:color="auto"/>
                      </w:divBdr>
                    </w:div>
                  </w:divsChild>
                </w:div>
                <w:div w:id="2017153760">
                  <w:marLeft w:val="0"/>
                  <w:marRight w:val="0"/>
                  <w:marTop w:val="0"/>
                  <w:marBottom w:val="0"/>
                  <w:divBdr>
                    <w:top w:val="none" w:sz="0" w:space="0" w:color="auto"/>
                    <w:left w:val="none" w:sz="0" w:space="0" w:color="auto"/>
                    <w:bottom w:val="none" w:sz="0" w:space="0" w:color="auto"/>
                    <w:right w:val="none" w:sz="0" w:space="0" w:color="auto"/>
                  </w:divBdr>
                  <w:divsChild>
                    <w:div w:id="1155875694">
                      <w:marLeft w:val="0"/>
                      <w:marRight w:val="0"/>
                      <w:marTop w:val="0"/>
                      <w:marBottom w:val="0"/>
                      <w:divBdr>
                        <w:top w:val="none" w:sz="0" w:space="0" w:color="auto"/>
                        <w:left w:val="none" w:sz="0" w:space="0" w:color="auto"/>
                        <w:bottom w:val="none" w:sz="0" w:space="0" w:color="auto"/>
                        <w:right w:val="none" w:sz="0" w:space="0" w:color="auto"/>
                      </w:divBdr>
                    </w:div>
                  </w:divsChild>
                </w:div>
                <w:div w:id="2037533415">
                  <w:marLeft w:val="0"/>
                  <w:marRight w:val="0"/>
                  <w:marTop w:val="0"/>
                  <w:marBottom w:val="0"/>
                  <w:divBdr>
                    <w:top w:val="none" w:sz="0" w:space="0" w:color="auto"/>
                    <w:left w:val="none" w:sz="0" w:space="0" w:color="auto"/>
                    <w:bottom w:val="none" w:sz="0" w:space="0" w:color="auto"/>
                    <w:right w:val="none" w:sz="0" w:space="0" w:color="auto"/>
                  </w:divBdr>
                  <w:divsChild>
                    <w:div w:id="1798911950">
                      <w:marLeft w:val="0"/>
                      <w:marRight w:val="0"/>
                      <w:marTop w:val="0"/>
                      <w:marBottom w:val="0"/>
                      <w:divBdr>
                        <w:top w:val="none" w:sz="0" w:space="0" w:color="auto"/>
                        <w:left w:val="none" w:sz="0" w:space="0" w:color="auto"/>
                        <w:bottom w:val="none" w:sz="0" w:space="0" w:color="auto"/>
                        <w:right w:val="none" w:sz="0" w:space="0" w:color="auto"/>
                      </w:divBdr>
                    </w:div>
                  </w:divsChild>
                </w:div>
                <w:div w:id="2056081024">
                  <w:marLeft w:val="0"/>
                  <w:marRight w:val="0"/>
                  <w:marTop w:val="0"/>
                  <w:marBottom w:val="0"/>
                  <w:divBdr>
                    <w:top w:val="none" w:sz="0" w:space="0" w:color="auto"/>
                    <w:left w:val="none" w:sz="0" w:space="0" w:color="auto"/>
                    <w:bottom w:val="none" w:sz="0" w:space="0" w:color="auto"/>
                    <w:right w:val="none" w:sz="0" w:space="0" w:color="auto"/>
                  </w:divBdr>
                  <w:divsChild>
                    <w:div w:id="181827282">
                      <w:marLeft w:val="0"/>
                      <w:marRight w:val="0"/>
                      <w:marTop w:val="0"/>
                      <w:marBottom w:val="0"/>
                      <w:divBdr>
                        <w:top w:val="none" w:sz="0" w:space="0" w:color="auto"/>
                        <w:left w:val="none" w:sz="0" w:space="0" w:color="auto"/>
                        <w:bottom w:val="none" w:sz="0" w:space="0" w:color="auto"/>
                        <w:right w:val="none" w:sz="0" w:space="0" w:color="auto"/>
                      </w:divBdr>
                    </w:div>
                  </w:divsChild>
                </w:div>
                <w:div w:id="2065790668">
                  <w:marLeft w:val="0"/>
                  <w:marRight w:val="0"/>
                  <w:marTop w:val="0"/>
                  <w:marBottom w:val="0"/>
                  <w:divBdr>
                    <w:top w:val="none" w:sz="0" w:space="0" w:color="auto"/>
                    <w:left w:val="none" w:sz="0" w:space="0" w:color="auto"/>
                    <w:bottom w:val="none" w:sz="0" w:space="0" w:color="auto"/>
                    <w:right w:val="none" w:sz="0" w:space="0" w:color="auto"/>
                  </w:divBdr>
                  <w:divsChild>
                    <w:div w:id="1637837221">
                      <w:marLeft w:val="0"/>
                      <w:marRight w:val="0"/>
                      <w:marTop w:val="0"/>
                      <w:marBottom w:val="0"/>
                      <w:divBdr>
                        <w:top w:val="none" w:sz="0" w:space="0" w:color="auto"/>
                        <w:left w:val="none" w:sz="0" w:space="0" w:color="auto"/>
                        <w:bottom w:val="none" w:sz="0" w:space="0" w:color="auto"/>
                        <w:right w:val="none" w:sz="0" w:space="0" w:color="auto"/>
                      </w:divBdr>
                    </w:div>
                  </w:divsChild>
                </w:div>
                <w:div w:id="2115468008">
                  <w:marLeft w:val="0"/>
                  <w:marRight w:val="0"/>
                  <w:marTop w:val="0"/>
                  <w:marBottom w:val="0"/>
                  <w:divBdr>
                    <w:top w:val="none" w:sz="0" w:space="0" w:color="auto"/>
                    <w:left w:val="none" w:sz="0" w:space="0" w:color="auto"/>
                    <w:bottom w:val="none" w:sz="0" w:space="0" w:color="auto"/>
                    <w:right w:val="none" w:sz="0" w:space="0" w:color="auto"/>
                  </w:divBdr>
                  <w:divsChild>
                    <w:div w:id="857234221">
                      <w:marLeft w:val="0"/>
                      <w:marRight w:val="0"/>
                      <w:marTop w:val="0"/>
                      <w:marBottom w:val="0"/>
                      <w:divBdr>
                        <w:top w:val="none" w:sz="0" w:space="0" w:color="auto"/>
                        <w:left w:val="none" w:sz="0" w:space="0" w:color="auto"/>
                        <w:bottom w:val="none" w:sz="0" w:space="0" w:color="auto"/>
                        <w:right w:val="none" w:sz="0" w:space="0" w:color="auto"/>
                      </w:divBdr>
                    </w:div>
                  </w:divsChild>
                </w:div>
                <w:div w:id="2134522008">
                  <w:marLeft w:val="0"/>
                  <w:marRight w:val="0"/>
                  <w:marTop w:val="0"/>
                  <w:marBottom w:val="0"/>
                  <w:divBdr>
                    <w:top w:val="none" w:sz="0" w:space="0" w:color="auto"/>
                    <w:left w:val="none" w:sz="0" w:space="0" w:color="auto"/>
                    <w:bottom w:val="none" w:sz="0" w:space="0" w:color="auto"/>
                    <w:right w:val="none" w:sz="0" w:space="0" w:color="auto"/>
                  </w:divBdr>
                  <w:divsChild>
                    <w:div w:id="156606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09104">
          <w:marLeft w:val="0"/>
          <w:marRight w:val="0"/>
          <w:marTop w:val="0"/>
          <w:marBottom w:val="0"/>
          <w:divBdr>
            <w:top w:val="none" w:sz="0" w:space="0" w:color="auto"/>
            <w:left w:val="none" w:sz="0" w:space="0" w:color="auto"/>
            <w:bottom w:val="none" w:sz="0" w:space="0" w:color="auto"/>
            <w:right w:val="none" w:sz="0" w:space="0" w:color="auto"/>
          </w:divBdr>
        </w:div>
        <w:div w:id="1629312761">
          <w:marLeft w:val="0"/>
          <w:marRight w:val="0"/>
          <w:marTop w:val="0"/>
          <w:marBottom w:val="0"/>
          <w:divBdr>
            <w:top w:val="none" w:sz="0" w:space="0" w:color="auto"/>
            <w:left w:val="none" w:sz="0" w:space="0" w:color="auto"/>
            <w:bottom w:val="none" w:sz="0" w:space="0" w:color="auto"/>
            <w:right w:val="none" w:sz="0" w:space="0" w:color="auto"/>
          </w:divBdr>
        </w:div>
        <w:div w:id="1686711977">
          <w:marLeft w:val="0"/>
          <w:marRight w:val="0"/>
          <w:marTop w:val="0"/>
          <w:marBottom w:val="0"/>
          <w:divBdr>
            <w:top w:val="none" w:sz="0" w:space="0" w:color="auto"/>
            <w:left w:val="none" w:sz="0" w:space="0" w:color="auto"/>
            <w:bottom w:val="none" w:sz="0" w:space="0" w:color="auto"/>
            <w:right w:val="none" w:sz="0" w:space="0" w:color="auto"/>
          </w:divBdr>
        </w:div>
        <w:div w:id="1882281731">
          <w:marLeft w:val="0"/>
          <w:marRight w:val="0"/>
          <w:marTop w:val="0"/>
          <w:marBottom w:val="0"/>
          <w:divBdr>
            <w:top w:val="none" w:sz="0" w:space="0" w:color="auto"/>
            <w:left w:val="none" w:sz="0" w:space="0" w:color="auto"/>
            <w:bottom w:val="none" w:sz="0" w:space="0" w:color="auto"/>
            <w:right w:val="none" w:sz="0" w:space="0" w:color="auto"/>
          </w:divBdr>
        </w:div>
        <w:div w:id="2019035545">
          <w:marLeft w:val="0"/>
          <w:marRight w:val="0"/>
          <w:marTop w:val="0"/>
          <w:marBottom w:val="0"/>
          <w:divBdr>
            <w:top w:val="none" w:sz="0" w:space="0" w:color="auto"/>
            <w:left w:val="none" w:sz="0" w:space="0" w:color="auto"/>
            <w:bottom w:val="none" w:sz="0" w:space="0" w:color="auto"/>
            <w:right w:val="none" w:sz="0" w:space="0" w:color="auto"/>
          </w:divBdr>
          <w:divsChild>
            <w:div w:id="1845852008">
              <w:marLeft w:val="0"/>
              <w:marRight w:val="0"/>
              <w:marTop w:val="30"/>
              <w:marBottom w:val="30"/>
              <w:divBdr>
                <w:top w:val="none" w:sz="0" w:space="0" w:color="auto"/>
                <w:left w:val="none" w:sz="0" w:space="0" w:color="auto"/>
                <w:bottom w:val="none" w:sz="0" w:space="0" w:color="auto"/>
                <w:right w:val="none" w:sz="0" w:space="0" w:color="auto"/>
              </w:divBdr>
              <w:divsChild>
                <w:div w:id="260996055">
                  <w:marLeft w:val="0"/>
                  <w:marRight w:val="0"/>
                  <w:marTop w:val="0"/>
                  <w:marBottom w:val="0"/>
                  <w:divBdr>
                    <w:top w:val="none" w:sz="0" w:space="0" w:color="auto"/>
                    <w:left w:val="none" w:sz="0" w:space="0" w:color="auto"/>
                    <w:bottom w:val="none" w:sz="0" w:space="0" w:color="auto"/>
                    <w:right w:val="none" w:sz="0" w:space="0" w:color="auto"/>
                  </w:divBdr>
                  <w:divsChild>
                    <w:div w:id="1920022702">
                      <w:marLeft w:val="0"/>
                      <w:marRight w:val="0"/>
                      <w:marTop w:val="0"/>
                      <w:marBottom w:val="0"/>
                      <w:divBdr>
                        <w:top w:val="none" w:sz="0" w:space="0" w:color="auto"/>
                        <w:left w:val="none" w:sz="0" w:space="0" w:color="auto"/>
                        <w:bottom w:val="none" w:sz="0" w:space="0" w:color="auto"/>
                        <w:right w:val="none" w:sz="0" w:space="0" w:color="auto"/>
                      </w:divBdr>
                    </w:div>
                  </w:divsChild>
                </w:div>
                <w:div w:id="429014365">
                  <w:marLeft w:val="0"/>
                  <w:marRight w:val="0"/>
                  <w:marTop w:val="0"/>
                  <w:marBottom w:val="0"/>
                  <w:divBdr>
                    <w:top w:val="none" w:sz="0" w:space="0" w:color="auto"/>
                    <w:left w:val="none" w:sz="0" w:space="0" w:color="auto"/>
                    <w:bottom w:val="none" w:sz="0" w:space="0" w:color="auto"/>
                    <w:right w:val="none" w:sz="0" w:space="0" w:color="auto"/>
                  </w:divBdr>
                  <w:divsChild>
                    <w:div w:id="507525508">
                      <w:marLeft w:val="0"/>
                      <w:marRight w:val="0"/>
                      <w:marTop w:val="0"/>
                      <w:marBottom w:val="0"/>
                      <w:divBdr>
                        <w:top w:val="none" w:sz="0" w:space="0" w:color="auto"/>
                        <w:left w:val="none" w:sz="0" w:space="0" w:color="auto"/>
                        <w:bottom w:val="none" w:sz="0" w:space="0" w:color="auto"/>
                        <w:right w:val="none" w:sz="0" w:space="0" w:color="auto"/>
                      </w:divBdr>
                    </w:div>
                  </w:divsChild>
                </w:div>
                <w:div w:id="451679589">
                  <w:marLeft w:val="0"/>
                  <w:marRight w:val="0"/>
                  <w:marTop w:val="0"/>
                  <w:marBottom w:val="0"/>
                  <w:divBdr>
                    <w:top w:val="none" w:sz="0" w:space="0" w:color="auto"/>
                    <w:left w:val="none" w:sz="0" w:space="0" w:color="auto"/>
                    <w:bottom w:val="none" w:sz="0" w:space="0" w:color="auto"/>
                    <w:right w:val="none" w:sz="0" w:space="0" w:color="auto"/>
                  </w:divBdr>
                  <w:divsChild>
                    <w:div w:id="171729701">
                      <w:marLeft w:val="0"/>
                      <w:marRight w:val="0"/>
                      <w:marTop w:val="0"/>
                      <w:marBottom w:val="0"/>
                      <w:divBdr>
                        <w:top w:val="none" w:sz="0" w:space="0" w:color="auto"/>
                        <w:left w:val="none" w:sz="0" w:space="0" w:color="auto"/>
                        <w:bottom w:val="none" w:sz="0" w:space="0" w:color="auto"/>
                        <w:right w:val="none" w:sz="0" w:space="0" w:color="auto"/>
                      </w:divBdr>
                    </w:div>
                  </w:divsChild>
                </w:div>
                <w:div w:id="612907624">
                  <w:marLeft w:val="0"/>
                  <w:marRight w:val="0"/>
                  <w:marTop w:val="0"/>
                  <w:marBottom w:val="0"/>
                  <w:divBdr>
                    <w:top w:val="none" w:sz="0" w:space="0" w:color="auto"/>
                    <w:left w:val="none" w:sz="0" w:space="0" w:color="auto"/>
                    <w:bottom w:val="none" w:sz="0" w:space="0" w:color="auto"/>
                    <w:right w:val="none" w:sz="0" w:space="0" w:color="auto"/>
                  </w:divBdr>
                  <w:divsChild>
                    <w:div w:id="646084984">
                      <w:marLeft w:val="0"/>
                      <w:marRight w:val="0"/>
                      <w:marTop w:val="0"/>
                      <w:marBottom w:val="0"/>
                      <w:divBdr>
                        <w:top w:val="none" w:sz="0" w:space="0" w:color="auto"/>
                        <w:left w:val="none" w:sz="0" w:space="0" w:color="auto"/>
                        <w:bottom w:val="none" w:sz="0" w:space="0" w:color="auto"/>
                        <w:right w:val="none" w:sz="0" w:space="0" w:color="auto"/>
                      </w:divBdr>
                    </w:div>
                  </w:divsChild>
                </w:div>
                <w:div w:id="862323720">
                  <w:marLeft w:val="0"/>
                  <w:marRight w:val="0"/>
                  <w:marTop w:val="0"/>
                  <w:marBottom w:val="0"/>
                  <w:divBdr>
                    <w:top w:val="none" w:sz="0" w:space="0" w:color="auto"/>
                    <w:left w:val="none" w:sz="0" w:space="0" w:color="auto"/>
                    <w:bottom w:val="none" w:sz="0" w:space="0" w:color="auto"/>
                    <w:right w:val="none" w:sz="0" w:space="0" w:color="auto"/>
                  </w:divBdr>
                  <w:divsChild>
                    <w:div w:id="197789821">
                      <w:marLeft w:val="0"/>
                      <w:marRight w:val="0"/>
                      <w:marTop w:val="0"/>
                      <w:marBottom w:val="0"/>
                      <w:divBdr>
                        <w:top w:val="none" w:sz="0" w:space="0" w:color="auto"/>
                        <w:left w:val="none" w:sz="0" w:space="0" w:color="auto"/>
                        <w:bottom w:val="none" w:sz="0" w:space="0" w:color="auto"/>
                        <w:right w:val="none" w:sz="0" w:space="0" w:color="auto"/>
                      </w:divBdr>
                    </w:div>
                  </w:divsChild>
                </w:div>
                <w:div w:id="945843851">
                  <w:marLeft w:val="0"/>
                  <w:marRight w:val="0"/>
                  <w:marTop w:val="0"/>
                  <w:marBottom w:val="0"/>
                  <w:divBdr>
                    <w:top w:val="none" w:sz="0" w:space="0" w:color="auto"/>
                    <w:left w:val="none" w:sz="0" w:space="0" w:color="auto"/>
                    <w:bottom w:val="none" w:sz="0" w:space="0" w:color="auto"/>
                    <w:right w:val="none" w:sz="0" w:space="0" w:color="auto"/>
                  </w:divBdr>
                  <w:divsChild>
                    <w:div w:id="1808082868">
                      <w:marLeft w:val="0"/>
                      <w:marRight w:val="0"/>
                      <w:marTop w:val="0"/>
                      <w:marBottom w:val="0"/>
                      <w:divBdr>
                        <w:top w:val="none" w:sz="0" w:space="0" w:color="auto"/>
                        <w:left w:val="none" w:sz="0" w:space="0" w:color="auto"/>
                        <w:bottom w:val="none" w:sz="0" w:space="0" w:color="auto"/>
                        <w:right w:val="none" w:sz="0" w:space="0" w:color="auto"/>
                      </w:divBdr>
                    </w:div>
                  </w:divsChild>
                </w:div>
                <w:div w:id="1034890853">
                  <w:marLeft w:val="0"/>
                  <w:marRight w:val="0"/>
                  <w:marTop w:val="0"/>
                  <w:marBottom w:val="0"/>
                  <w:divBdr>
                    <w:top w:val="none" w:sz="0" w:space="0" w:color="auto"/>
                    <w:left w:val="none" w:sz="0" w:space="0" w:color="auto"/>
                    <w:bottom w:val="none" w:sz="0" w:space="0" w:color="auto"/>
                    <w:right w:val="none" w:sz="0" w:space="0" w:color="auto"/>
                  </w:divBdr>
                  <w:divsChild>
                    <w:div w:id="953554834">
                      <w:marLeft w:val="0"/>
                      <w:marRight w:val="0"/>
                      <w:marTop w:val="0"/>
                      <w:marBottom w:val="0"/>
                      <w:divBdr>
                        <w:top w:val="none" w:sz="0" w:space="0" w:color="auto"/>
                        <w:left w:val="none" w:sz="0" w:space="0" w:color="auto"/>
                        <w:bottom w:val="none" w:sz="0" w:space="0" w:color="auto"/>
                        <w:right w:val="none" w:sz="0" w:space="0" w:color="auto"/>
                      </w:divBdr>
                    </w:div>
                  </w:divsChild>
                </w:div>
                <w:div w:id="1114402203">
                  <w:marLeft w:val="0"/>
                  <w:marRight w:val="0"/>
                  <w:marTop w:val="0"/>
                  <w:marBottom w:val="0"/>
                  <w:divBdr>
                    <w:top w:val="none" w:sz="0" w:space="0" w:color="auto"/>
                    <w:left w:val="none" w:sz="0" w:space="0" w:color="auto"/>
                    <w:bottom w:val="none" w:sz="0" w:space="0" w:color="auto"/>
                    <w:right w:val="none" w:sz="0" w:space="0" w:color="auto"/>
                  </w:divBdr>
                  <w:divsChild>
                    <w:div w:id="1445153609">
                      <w:marLeft w:val="0"/>
                      <w:marRight w:val="0"/>
                      <w:marTop w:val="0"/>
                      <w:marBottom w:val="0"/>
                      <w:divBdr>
                        <w:top w:val="none" w:sz="0" w:space="0" w:color="auto"/>
                        <w:left w:val="none" w:sz="0" w:space="0" w:color="auto"/>
                        <w:bottom w:val="none" w:sz="0" w:space="0" w:color="auto"/>
                        <w:right w:val="none" w:sz="0" w:space="0" w:color="auto"/>
                      </w:divBdr>
                    </w:div>
                  </w:divsChild>
                </w:div>
                <w:div w:id="1182740507">
                  <w:marLeft w:val="0"/>
                  <w:marRight w:val="0"/>
                  <w:marTop w:val="0"/>
                  <w:marBottom w:val="0"/>
                  <w:divBdr>
                    <w:top w:val="none" w:sz="0" w:space="0" w:color="auto"/>
                    <w:left w:val="none" w:sz="0" w:space="0" w:color="auto"/>
                    <w:bottom w:val="none" w:sz="0" w:space="0" w:color="auto"/>
                    <w:right w:val="none" w:sz="0" w:space="0" w:color="auto"/>
                  </w:divBdr>
                  <w:divsChild>
                    <w:div w:id="1886939822">
                      <w:marLeft w:val="0"/>
                      <w:marRight w:val="0"/>
                      <w:marTop w:val="0"/>
                      <w:marBottom w:val="0"/>
                      <w:divBdr>
                        <w:top w:val="none" w:sz="0" w:space="0" w:color="auto"/>
                        <w:left w:val="none" w:sz="0" w:space="0" w:color="auto"/>
                        <w:bottom w:val="none" w:sz="0" w:space="0" w:color="auto"/>
                        <w:right w:val="none" w:sz="0" w:space="0" w:color="auto"/>
                      </w:divBdr>
                    </w:div>
                  </w:divsChild>
                </w:div>
                <w:div w:id="1311137002">
                  <w:marLeft w:val="0"/>
                  <w:marRight w:val="0"/>
                  <w:marTop w:val="0"/>
                  <w:marBottom w:val="0"/>
                  <w:divBdr>
                    <w:top w:val="none" w:sz="0" w:space="0" w:color="auto"/>
                    <w:left w:val="none" w:sz="0" w:space="0" w:color="auto"/>
                    <w:bottom w:val="none" w:sz="0" w:space="0" w:color="auto"/>
                    <w:right w:val="none" w:sz="0" w:space="0" w:color="auto"/>
                  </w:divBdr>
                  <w:divsChild>
                    <w:div w:id="90858718">
                      <w:marLeft w:val="0"/>
                      <w:marRight w:val="0"/>
                      <w:marTop w:val="0"/>
                      <w:marBottom w:val="0"/>
                      <w:divBdr>
                        <w:top w:val="none" w:sz="0" w:space="0" w:color="auto"/>
                        <w:left w:val="none" w:sz="0" w:space="0" w:color="auto"/>
                        <w:bottom w:val="none" w:sz="0" w:space="0" w:color="auto"/>
                        <w:right w:val="none" w:sz="0" w:space="0" w:color="auto"/>
                      </w:divBdr>
                    </w:div>
                  </w:divsChild>
                </w:div>
                <w:div w:id="1311590512">
                  <w:marLeft w:val="0"/>
                  <w:marRight w:val="0"/>
                  <w:marTop w:val="0"/>
                  <w:marBottom w:val="0"/>
                  <w:divBdr>
                    <w:top w:val="none" w:sz="0" w:space="0" w:color="auto"/>
                    <w:left w:val="none" w:sz="0" w:space="0" w:color="auto"/>
                    <w:bottom w:val="none" w:sz="0" w:space="0" w:color="auto"/>
                    <w:right w:val="none" w:sz="0" w:space="0" w:color="auto"/>
                  </w:divBdr>
                  <w:divsChild>
                    <w:div w:id="787163921">
                      <w:marLeft w:val="0"/>
                      <w:marRight w:val="0"/>
                      <w:marTop w:val="0"/>
                      <w:marBottom w:val="0"/>
                      <w:divBdr>
                        <w:top w:val="none" w:sz="0" w:space="0" w:color="auto"/>
                        <w:left w:val="none" w:sz="0" w:space="0" w:color="auto"/>
                        <w:bottom w:val="none" w:sz="0" w:space="0" w:color="auto"/>
                        <w:right w:val="none" w:sz="0" w:space="0" w:color="auto"/>
                      </w:divBdr>
                    </w:div>
                  </w:divsChild>
                </w:div>
                <w:div w:id="1548882229">
                  <w:marLeft w:val="0"/>
                  <w:marRight w:val="0"/>
                  <w:marTop w:val="0"/>
                  <w:marBottom w:val="0"/>
                  <w:divBdr>
                    <w:top w:val="none" w:sz="0" w:space="0" w:color="auto"/>
                    <w:left w:val="none" w:sz="0" w:space="0" w:color="auto"/>
                    <w:bottom w:val="none" w:sz="0" w:space="0" w:color="auto"/>
                    <w:right w:val="none" w:sz="0" w:space="0" w:color="auto"/>
                  </w:divBdr>
                  <w:divsChild>
                    <w:div w:id="1032651128">
                      <w:marLeft w:val="0"/>
                      <w:marRight w:val="0"/>
                      <w:marTop w:val="0"/>
                      <w:marBottom w:val="0"/>
                      <w:divBdr>
                        <w:top w:val="none" w:sz="0" w:space="0" w:color="auto"/>
                        <w:left w:val="none" w:sz="0" w:space="0" w:color="auto"/>
                        <w:bottom w:val="none" w:sz="0" w:space="0" w:color="auto"/>
                        <w:right w:val="none" w:sz="0" w:space="0" w:color="auto"/>
                      </w:divBdr>
                    </w:div>
                  </w:divsChild>
                </w:div>
                <w:div w:id="1786001552">
                  <w:marLeft w:val="0"/>
                  <w:marRight w:val="0"/>
                  <w:marTop w:val="0"/>
                  <w:marBottom w:val="0"/>
                  <w:divBdr>
                    <w:top w:val="none" w:sz="0" w:space="0" w:color="auto"/>
                    <w:left w:val="none" w:sz="0" w:space="0" w:color="auto"/>
                    <w:bottom w:val="none" w:sz="0" w:space="0" w:color="auto"/>
                    <w:right w:val="none" w:sz="0" w:space="0" w:color="auto"/>
                  </w:divBdr>
                  <w:divsChild>
                    <w:div w:id="944733282">
                      <w:marLeft w:val="0"/>
                      <w:marRight w:val="0"/>
                      <w:marTop w:val="0"/>
                      <w:marBottom w:val="0"/>
                      <w:divBdr>
                        <w:top w:val="none" w:sz="0" w:space="0" w:color="auto"/>
                        <w:left w:val="none" w:sz="0" w:space="0" w:color="auto"/>
                        <w:bottom w:val="none" w:sz="0" w:space="0" w:color="auto"/>
                        <w:right w:val="none" w:sz="0" w:space="0" w:color="auto"/>
                      </w:divBdr>
                    </w:div>
                  </w:divsChild>
                </w:div>
                <w:div w:id="1840341237">
                  <w:marLeft w:val="0"/>
                  <w:marRight w:val="0"/>
                  <w:marTop w:val="0"/>
                  <w:marBottom w:val="0"/>
                  <w:divBdr>
                    <w:top w:val="none" w:sz="0" w:space="0" w:color="auto"/>
                    <w:left w:val="none" w:sz="0" w:space="0" w:color="auto"/>
                    <w:bottom w:val="none" w:sz="0" w:space="0" w:color="auto"/>
                    <w:right w:val="none" w:sz="0" w:space="0" w:color="auto"/>
                  </w:divBdr>
                  <w:divsChild>
                    <w:div w:id="291206151">
                      <w:marLeft w:val="0"/>
                      <w:marRight w:val="0"/>
                      <w:marTop w:val="0"/>
                      <w:marBottom w:val="0"/>
                      <w:divBdr>
                        <w:top w:val="none" w:sz="0" w:space="0" w:color="auto"/>
                        <w:left w:val="none" w:sz="0" w:space="0" w:color="auto"/>
                        <w:bottom w:val="none" w:sz="0" w:space="0" w:color="auto"/>
                        <w:right w:val="none" w:sz="0" w:space="0" w:color="auto"/>
                      </w:divBdr>
                    </w:div>
                  </w:divsChild>
                </w:div>
                <w:div w:id="1857230327">
                  <w:marLeft w:val="0"/>
                  <w:marRight w:val="0"/>
                  <w:marTop w:val="0"/>
                  <w:marBottom w:val="0"/>
                  <w:divBdr>
                    <w:top w:val="none" w:sz="0" w:space="0" w:color="auto"/>
                    <w:left w:val="none" w:sz="0" w:space="0" w:color="auto"/>
                    <w:bottom w:val="none" w:sz="0" w:space="0" w:color="auto"/>
                    <w:right w:val="none" w:sz="0" w:space="0" w:color="auto"/>
                  </w:divBdr>
                  <w:divsChild>
                    <w:div w:id="90225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760077">
      <w:bodyDiv w:val="1"/>
      <w:marLeft w:val="0"/>
      <w:marRight w:val="0"/>
      <w:marTop w:val="0"/>
      <w:marBottom w:val="0"/>
      <w:divBdr>
        <w:top w:val="none" w:sz="0" w:space="0" w:color="auto"/>
        <w:left w:val="none" w:sz="0" w:space="0" w:color="auto"/>
        <w:bottom w:val="none" w:sz="0" w:space="0" w:color="auto"/>
        <w:right w:val="none" w:sz="0" w:space="0" w:color="auto"/>
      </w:divBdr>
    </w:div>
    <w:div w:id="1348486428">
      <w:bodyDiv w:val="1"/>
      <w:marLeft w:val="0"/>
      <w:marRight w:val="0"/>
      <w:marTop w:val="0"/>
      <w:marBottom w:val="0"/>
      <w:divBdr>
        <w:top w:val="none" w:sz="0" w:space="0" w:color="auto"/>
        <w:left w:val="none" w:sz="0" w:space="0" w:color="auto"/>
        <w:bottom w:val="none" w:sz="0" w:space="0" w:color="auto"/>
        <w:right w:val="none" w:sz="0" w:space="0" w:color="auto"/>
      </w:divBdr>
    </w:div>
    <w:div w:id="1374428591">
      <w:bodyDiv w:val="1"/>
      <w:marLeft w:val="0"/>
      <w:marRight w:val="0"/>
      <w:marTop w:val="0"/>
      <w:marBottom w:val="0"/>
      <w:divBdr>
        <w:top w:val="none" w:sz="0" w:space="0" w:color="auto"/>
        <w:left w:val="none" w:sz="0" w:space="0" w:color="auto"/>
        <w:bottom w:val="none" w:sz="0" w:space="0" w:color="auto"/>
        <w:right w:val="none" w:sz="0" w:space="0" w:color="auto"/>
      </w:divBdr>
    </w:div>
    <w:div w:id="1381051509">
      <w:bodyDiv w:val="1"/>
      <w:marLeft w:val="0"/>
      <w:marRight w:val="0"/>
      <w:marTop w:val="0"/>
      <w:marBottom w:val="0"/>
      <w:divBdr>
        <w:top w:val="none" w:sz="0" w:space="0" w:color="auto"/>
        <w:left w:val="none" w:sz="0" w:space="0" w:color="auto"/>
        <w:bottom w:val="none" w:sz="0" w:space="0" w:color="auto"/>
        <w:right w:val="none" w:sz="0" w:space="0" w:color="auto"/>
      </w:divBdr>
    </w:div>
    <w:div w:id="1481077029">
      <w:bodyDiv w:val="1"/>
      <w:marLeft w:val="0"/>
      <w:marRight w:val="0"/>
      <w:marTop w:val="0"/>
      <w:marBottom w:val="0"/>
      <w:divBdr>
        <w:top w:val="none" w:sz="0" w:space="0" w:color="auto"/>
        <w:left w:val="none" w:sz="0" w:space="0" w:color="auto"/>
        <w:bottom w:val="none" w:sz="0" w:space="0" w:color="auto"/>
        <w:right w:val="none" w:sz="0" w:space="0" w:color="auto"/>
      </w:divBdr>
    </w:div>
    <w:div w:id="1487085213">
      <w:bodyDiv w:val="1"/>
      <w:marLeft w:val="0"/>
      <w:marRight w:val="0"/>
      <w:marTop w:val="0"/>
      <w:marBottom w:val="0"/>
      <w:divBdr>
        <w:top w:val="none" w:sz="0" w:space="0" w:color="auto"/>
        <w:left w:val="none" w:sz="0" w:space="0" w:color="auto"/>
        <w:bottom w:val="none" w:sz="0" w:space="0" w:color="auto"/>
        <w:right w:val="none" w:sz="0" w:space="0" w:color="auto"/>
      </w:divBdr>
    </w:div>
    <w:div w:id="1491868334">
      <w:bodyDiv w:val="1"/>
      <w:marLeft w:val="0"/>
      <w:marRight w:val="0"/>
      <w:marTop w:val="0"/>
      <w:marBottom w:val="0"/>
      <w:divBdr>
        <w:top w:val="none" w:sz="0" w:space="0" w:color="auto"/>
        <w:left w:val="none" w:sz="0" w:space="0" w:color="auto"/>
        <w:bottom w:val="none" w:sz="0" w:space="0" w:color="auto"/>
        <w:right w:val="none" w:sz="0" w:space="0" w:color="auto"/>
      </w:divBdr>
    </w:div>
    <w:div w:id="1585217515">
      <w:bodyDiv w:val="1"/>
      <w:marLeft w:val="0"/>
      <w:marRight w:val="0"/>
      <w:marTop w:val="0"/>
      <w:marBottom w:val="0"/>
      <w:divBdr>
        <w:top w:val="none" w:sz="0" w:space="0" w:color="auto"/>
        <w:left w:val="none" w:sz="0" w:space="0" w:color="auto"/>
        <w:bottom w:val="none" w:sz="0" w:space="0" w:color="auto"/>
        <w:right w:val="none" w:sz="0" w:space="0" w:color="auto"/>
      </w:divBdr>
    </w:div>
    <w:div w:id="1594899257">
      <w:bodyDiv w:val="1"/>
      <w:marLeft w:val="0"/>
      <w:marRight w:val="0"/>
      <w:marTop w:val="0"/>
      <w:marBottom w:val="0"/>
      <w:divBdr>
        <w:top w:val="none" w:sz="0" w:space="0" w:color="auto"/>
        <w:left w:val="none" w:sz="0" w:space="0" w:color="auto"/>
        <w:bottom w:val="none" w:sz="0" w:space="0" w:color="auto"/>
        <w:right w:val="none" w:sz="0" w:space="0" w:color="auto"/>
      </w:divBdr>
      <w:divsChild>
        <w:div w:id="1799956091">
          <w:marLeft w:val="-630"/>
          <w:marRight w:val="0"/>
          <w:marTop w:val="0"/>
          <w:marBottom w:val="0"/>
          <w:divBdr>
            <w:top w:val="none" w:sz="0" w:space="0" w:color="auto"/>
            <w:left w:val="none" w:sz="0" w:space="0" w:color="auto"/>
            <w:bottom w:val="none" w:sz="0" w:space="0" w:color="auto"/>
            <w:right w:val="none" w:sz="0" w:space="0" w:color="auto"/>
          </w:divBdr>
        </w:div>
      </w:divsChild>
    </w:div>
    <w:div w:id="1697534587">
      <w:bodyDiv w:val="1"/>
      <w:marLeft w:val="0"/>
      <w:marRight w:val="0"/>
      <w:marTop w:val="0"/>
      <w:marBottom w:val="0"/>
      <w:divBdr>
        <w:top w:val="none" w:sz="0" w:space="0" w:color="auto"/>
        <w:left w:val="none" w:sz="0" w:space="0" w:color="auto"/>
        <w:bottom w:val="none" w:sz="0" w:space="0" w:color="auto"/>
        <w:right w:val="none" w:sz="0" w:space="0" w:color="auto"/>
      </w:divBdr>
    </w:div>
    <w:div w:id="1817796976">
      <w:bodyDiv w:val="1"/>
      <w:marLeft w:val="0"/>
      <w:marRight w:val="0"/>
      <w:marTop w:val="0"/>
      <w:marBottom w:val="0"/>
      <w:divBdr>
        <w:top w:val="none" w:sz="0" w:space="0" w:color="auto"/>
        <w:left w:val="none" w:sz="0" w:space="0" w:color="auto"/>
        <w:bottom w:val="none" w:sz="0" w:space="0" w:color="auto"/>
        <w:right w:val="none" w:sz="0" w:space="0" w:color="auto"/>
      </w:divBdr>
      <w:divsChild>
        <w:div w:id="125004443">
          <w:marLeft w:val="0"/>
          <w:marRight w:val="0"/>
          <w:marTop w:val="0"/>
          <w:marBottom w:val="0"/>
          <w:divBdr>
            <w:top w:val="none" w:sz="0" w:space="0" w:color="auto"/>
            <w:left w:val="none" w:sz="0" w:space="0" w:color="auto"/>
            <w:bottom w:val="none" w:sz="0" w:space="0" w:color="auto"/>
            <w:right w:val="none" w:sz="0" w:space="0" w:color="auto"/>
          </w:divBdr>
        </w:div>
        <w:div w:id="245775015">
          <w:marLeft w:val="0"/>
          <w:marRight w:val="0"/>
          <w:marTop w:val="0"/>
          <w:marBottom w:val="0"/>
          <w:divBdr>
            <w:top w:val="none" w:sz="0" w:space="0" w:color="auto"/>
            <w:left w:val="none" w:sz="0" w:space="0" w:color="auto"/>
            <w:bottom w:val="none" w:sz="0" w:space="0" w:color="auto"/>
            <w:right w:val="none" w:sz="0" w:space="0" w:color="auto"/>
          </w:divBdr>
        </w:div>
        <w:div w:id="549876824">
          <w:marLeft w:val="0"/>
          <w:marRight w:val="0"/>
          <w:marTop w:val="0"/>
          <w:marBottom w:val="0"/>
          <w:divBdr>
            <w:top w:val="none" w:sz="0" w:space="0" w:color="auto"/>
            <w:left w:val="none" w:sz="0" w:space="0" w:color="auto"/>
            <w:bottom w:val="none" w:sz="0" w:space="0" w:color="auto"/>
            <w:right w:val="none" w:sz="0" w:space="0" w:color="auto"/>
          </w:divBdr>
        </w:div>
        <w:div w:id="677730379">
          <w:marLeft w:val="0"/>
          <w:marRight w:val="0"/>
          <w:marTop w:val="0"/>
          <w:marBottom w:val="0"/>
          <w:divBdr>
            <w:top w:val="none" w:sz="0" w:space="0" w:color="auto"/>
            <w:left w:val="none" w:sz="0" w:space="0" w:color="auto"/>
            <w:bottom w:val="none" w:sz="0" w:space="0" w:color="auto"/>
            <w:right w:val="none" w:sz="0" w:space="0" w:color="auto"/>
          </w:divBdr>
        </w:div>
        <w:div w:id="680281909">
          <w:marLeft w:val="0"/>
          <w:marRight w:val="0"/>
          <w:marTop w:val="0"/>
          <w:marBottom w:val="0"/>
          <w:divBdr>
            <w:top w:val="none" w:sz="0" w:space="0" w:color="auto"/>
            <w:left w:val="none" w:sz="0" w:space="0" w:color="auto"/>
            <w:bottom w:val="none" w:sz="0" w:space="0" w:color="auto"/>
            <w:right w:val="none" w:sz="0" w:space="0" w:color="auto"/>
          </w:divBdr>
        </w:div>
        <w:div w:id="852840541">
          <w:marLeft w:val="0"/>
          <w:marRight w:val="0"/>
          <w:marTop w:val="0"/>
          <w:marBottom w:val="0"/>
          <w:divBdr>
            <w:top w:val="none" w:sz="0" w:space="0" w:color="auto"/>
            <w:left w:val="none" w:sz="0" w:space="0" w:color="auto"/>
            <w:bottom w:val="none" w:sz="0" w:space="0" w:color="auto"/>
            <w:right w:val="none" w:sz="0" w:space="0" w:color="auto"/>
          </w:divBdr>
        </w:div>
        <w:div w:id="1096096185">
          <w:marLeft w:val="0"/>
          <w:marRight w:val="0"/>
          <w:marTop w:val="0"/>
          <w:marBottom w:val="0"/>
          <w:divBdr>
            <w:top w:val="none" w:sz="0" w:space="0" w:color="auto"/>
            <w:left w:val="none" w:sz="0" w:space="0" w:color="auto"/>
            <w:bottom w:val="none" w:sz="0" w:space="0" w:color="auto"/>
            <w:right w:val="none" w:sz="0" w:space="0" w:color="auto"/>
          </w:divBdr>
        </w:div>
        <w:div w:id="1388185531">
          <w:marLeft w:val="0"/>
          <w:marRight w:val="0"/>
          <w:marTop w:val="0"/>
          <w:marBottom w:val="0"/>
          <w:divBdr>
            <w:top w:val="none" w:sz="0" w:space="0" w:color="auto"/>
            <w:left w:val="none" w:sz="0" w:space="0" w:color="auto"/>
            <w:bottom w:val="none" w:sz="0" w:space="0" w:color="auto"/>
            <w:right w:val="none" w:sz="0" w:space="0" w:color="auto"/>
          </w:divBdr>
        </w:div>
        <w:div w:id="1662662080">
          <w:marLeft w:val="0"/>
          <w:marRight w:val="0"/>
          <w:marTop w:val="0"/>
          <w:marBottom w:val="0"/>
          <w:divBdr>
            <w:top w:val="none" w:sz="0" w:space="0" w:color="auto"/>
            <w:left w:val="none" w:sz="0" w:space="0" w:color="auto"/>
            <w:bottom w:val="none" w:sz="0" w:space="0" w:color="auto"/>
            <w:right w:val="none" w:sz="0" w:space="0" w:color="auto"/>
          </w:divBdr>
        </w:div>
        <w:div w:id="1829780407">
          <w:marLeft w:val="0"/>
          <w:marRight w:val="0"/>
          <w:marTop w:val="0"/>
          <w:marBottom w:val="0"/>
          <w:divBdr>
            <w:top w:val="none" w:sz="0" w:space="0" w:color="auto"/>
            <w:left w:val="none" w:sz="0" w:space="0" w:color="auto"/>
            <w:bottom w:val="none" w:sz="0" w:space="0" w:color="auto"/>
            <w:right w:val="none" w:sz="0" w:space="0" w:color="auto"/>
          </w:divBdr>
        </w:div>
      </w:divsChild>
    </w:div>
    <w:div w:id="1965111793">
      <w:bodyDiv w:val="1"/>
      <w:marLeft w:val="0"/>
      <w:marRight w:val="0"/>
      <w:marTop w:val="0"/>
      <w:marBottom w:val="0"/>
      <w:divBdr>
        <w:top w:val="none" w:sz="0" w:space="0" w:color="auto"/>
        <w:left w:val="none" w:sz="0" w:space="0" w:color="auto"/>
        <w:bottom w:val="none" w:sz="0" w:space="0" w:color="auto"/>
        <w:right w:val="none" w:sz="0" w:space="0" w:color="auto"/>
      </w:divBdr>
      <w:divsChild>
        <w:div w:id="57558752">
          <w:marLeft w:val="0"/>
          <w:marRight w:val="0"/>
          <w:marTop w:val="0"/>
          <w:marBottom w:val="0"/>
          <w:divBdr>
            <w:top w:val="none" w:sz="0" w:space="0" w:color="auto"/>
            <w:left w:val="none" w:sz="0" w:space="0" w:color="auto"/>
            <w:bottom w:val="none" w:sz="0" w:space="0" w:color="auto"/>
            <w:right w:val="none" w:sz="0" w:space="0" w:color="auto"/>
          </w:divBdr>
        </w:div>
        <w:div w:id="73286697">
          <w:marLeft w:val="0"/>
          <w:marRight w:val="0"/>
          <w:marTop w:val="0"/>
          <w:marBottom w:val="0"/>
          <w:divBdr>
            <w:top w:val="none" w:sz="0" w:space="0" w:color="auto"/>
            <w:left w:val="none" w:sz="0" w:space="0" w:color="auto"/>
            <w:bottom w:val="none" w:sz="0" w:space="0" w:color="auto"/>
            <w:right w:val="none" w:sz="0" w:space="0" w:color="auto"/>
          </w:divBdr>
        </w:div>
        <w:div w:id="124856052">
          <w:marLeft w:val="0"/>
          <w:marRight w:val="0"/>
          <w:marTop w:val="0"/>
          <w:marBottom w:val="0"/>
          <w:divBdr>
            <w:top w:val="none" w:sz="0" w:space="0" w:color="auto"/>
            <w:left w:val="none" w:sz="0" w:space="0" w:color="auto"/>
            <w:bottom w:val="none" w:sz="0" w:space="0" w:color="auto"/>
            <w:right w:val="none" w:sz="0" w:space="0" w:color="auto"/>
          </w:divBdr>
        </w:div>
        <w:div w:id="153957550">
          <w:marLeft w:val="0"/>
          <w:marRight w:val="0"/>
          <w:marTop w:val="0"/>
          <w:marBottom w:val="0"/>
          <w:divBdr>
            <w:top w:val="none" w:sz="0" w:space="0" w:color="auto"/>
            <w:left w:val="none" w:sz="0" w:space="0" w:color="auto"/>
            <w:bottom w:val="none" w:sz="0" w:space="0" w:color="auto"/>
            <w:right w:val="none" w:sz="0" w:space="0" w:color="auto"/>
          </w:divBdr>
        </w:div>
        <w:div w:id="194346974">
          <w:marLeft w:val="0"/>
          <w:marRight w:val="0"/>
          <w:marTop w:val="0"/>
          <w:marBottom w:val="0"/>
          <w:divBdr>
            <w:top w:val="none" w:sz="0" w:space="0" w:color="auto"/>
            <w:left w:val="none" w:sz="0" w:space="0" w:color="auto"/>
            <w:bottom w:val="none" w:sz="0" w:space="0" w:color="auto"/>
            <w:right w:val="none" w:sz="0" w:space="0" w:color="auto"/>
          </w:divBdr>
        </w:div>
        <w:div w:id="593519840">
          <w:marLeft w:val="0"/>
          <w:marRight w:val="0"/>
          <w:marTop w:val="0"/>
          <w:marBottom w:val="0"/>
          <w:divBdr>
            <w:top w:val="none" w:sz="0" w:space="0" w:color="auto"/>
            <w:left w:val="none" w:sz="0" w:space="0" w:color="auto"/>
            <w:bottom w:val="none" w:sz="0" w:space="0" w:color="auto"/>
            <w:right w:val="none" w:sz="0" w:space="0" w:color="auto"/>
          </w:divBdr>
        </w:div>
        <w:div w:id="600063364">
          <w:marLeft w:val="0"/>
          <w:marRight w:val="0"/>
          <w:marTop w:val="0"/>
          <w:marBottom w:val="0"/>
          <w:divBdr>
            <w:top w:val="none" w:sz="0" w:space="0" w:color="auto"/>
            <w:left w:val="none" w:sz="0" w:space="0" w:color="auto"/>
            <w:bottom w:val="none" w:sz="0" w:space="0" w:color="auto"/>
            <w:right w:val="none" w:sz="0" w:space="0" w:color="auto"/>
          </w:divBdr>
        </w:div>
        <w:div w:id="693000660">
          <w:marLeft w:val="0"/>
          <w:marRight w:val="0"/>
          <w:marTop w:val="0"/>
          <w:marBottom w:val="0"/>
          <w:divBdr>
            <w:top w:val="none" w:sz="0" w:space="0" w:color="auto"/>
            <w:left w:val="none" w:sz="0" w:space="0" w:color="auto"/>
            <w:bottom w:val="none" w:sz="0" w:space="0" w:color="auto"/>
            <w:right w:val="none" w:sz="0" w:space="0" w:color="auto"/>
          </w:divBdr>
        </w:div>
        <w:div w:id="787702719">
          <w:marLeft w:val="0"/>
          <w:marRight w:val="0"/>
          <w:marTop w:val="0"/>
          <w:marBottom w:val="0"/>
          <w:divBdr>
            <w:top w:val="none" w:sz="0" w:space="0" w:color="auto"/>
            <w:left w:val="none" w:sz="0" w:space="0" w:color="auto"/>
            <w:bottom w:val="none" w:sz="0" w:space="0" w:color="auto"/>
            <w:right w:val="none" w:sz="0" w:space="0" w:color="auto"/>
          </w:divBdr>
        </w:div>
        <w:div w:id="1140266916">
          <w:marLeft w:val="0"/>
          <w:marRight w:val="0"/>
          <w:marTop w:val="0"/>
          <w:marBottom w:val="0"/>
          <w:divBdr>
            <w:top w:val="none" w:sz="0" w:space="0" w:color="auto"/>
            <w:left w:val="none" w:sz="0" w:space="0" w:color="auto"/>
            <w:bottom w:val="none" w:sz="0" w:space="0" w:color="auto"/>
            <w:right w:val="none" w:sz="0" w:space="0" w:color="auto"/>
          </w:divBdr>
        </w:div>
        <w:div w:id="1201431341">
          <w:marLeft w:val="0"/>
          <w:marRight w:val="0"/>
          <w:marTop w:val="0"/>
          <w:marBottom w:val="0"/>
          <w:divBdr>
            <w:top w:val="none" w:sz="0" w:space="0" w:color="auto"/>
            <w:left w:val="none" w:sz="0" w:space="0" w:color="auto"/>
            <w:bottom w:val="none" w:sz="0" w:space="0" w:color="auto"/>
            <w:right w:val="none" w:sz="0" w:space="0" w:color="auto"/>
          </w:divBdr>
        </w:div>
        <w:div w:id="1471678605">
          <w:marLeft w:val="0"/>
          <w:marRight w:val="0"/>
          <w:marTop w:val="0"/>
          <w:marBottom w:val="0"/>
          <w:divBdr>
            <w:top w:val="none" w:sz="0" w:space="0" w:color="auto"/>
            <w:left w:val="none" w:sz="0" w:space="0" w:color="auto"/>
            <w:bottom w:val="none" w:sz="0" w:space="0" w:color="auto"/>
            <w:right w:val="none" w:sz="0" w:space="0" w:color="auto"/>
          </w:divBdr>
        </w:div>
        <w:div w:id="1482885570">
          <w:marLeft w:val="0"/>
          <w:marRight w:val="0"/>
          <w:marTop w:val="0"/>
          <w:marBottom w:val="0"/>
          <w:divBdr>
            <w:top w:val="none" w:sz="0" w:space="0" w:color="auto"/>
            <w:left w:val="none" w:sz="0" w:space="0" w:color="auto"/>
            <w:bottom w:val="none" w:sz="0" w:space="0" w:color="auto"/>
            <w:right w:val="none" w:sz="0" w:space="0" w:color="auto"/>
          </w:divBdr>
        </w:div>
        <w:div w:id="1591963502">
          <w:marLeft w:val="0"/>
          <w:marRight w:val="0"/>
          <w:marTop w:val="0"/>
          <w:marBottom w:val="0"/>
          <w:divBdr>
            <w:top w:val="none" w:sz="0" w:space="0" w:color="auto"/>
            <w:left w:val="none" w:sz="0" w:space="0" w:color="auto"/>
            <w:bottom w:val="none" w:sz="0" w:space="0" w:color="auto"/>
            <w:right w:val="none" w:sz="0" w:space="0" w:color="auto"/>
          </w:divBdr>
        </w:div>
        <w:div w:id="1655599343">
          <w:marLeft w:val="0"/>
          <w:marRight w:val="0"/>
          <w:marTop w:val="0"/>
          <w:marBottom w:val="0"/>
          <w:divBdr>
            <w:top w:val="none" w:sz="0" w:space="0" w:color="auto"/>
            <w:left w:val="none" w:sz="0" w:space="0" w:color="auto"/>
            <w:bottom w:val="none" w:sz="0" w:space="0" w:color="auto"/>
            <w:right w:val="none" w:sz="0" w:space="0" w:color="auto"/>
          </w:divBdr>
        </w:div>
        <w:div w:id="1708721617">
          <w:marLeft w:val="0"/>
          <w:marRight w:val="0"/>
          <w:marTop w:val="0"/>
          <w:marBottom w:val="0"/>
          <w:divBdr>
            <w:top w:val="none" w:sz="0" w:space="0" w:color="auto"/>
            <w:left w:val="none" w:sz="0" w:space="0" w:color="auto"/>
            <w:bottom w:val="none" w:sz="0" w:space="0" w:color="auto"/>
            <w:right w:val="none" w:sz="0" w:space="0" w:color="auto"/>
          </w:divBdr>
        </w:div>
        <w:div w:id="1712341370">
          <w:marLeft w:val="0"/>
          <w:marRight w:val="0"/>
          <w:marTop w:val="0"/>
          <w:marBottom w:val="0"/>
          <w:divBdr>
            <w:top w:val="none" w:sz="0" w:space="0" w:color="auto"/>
            <w:left w:val="none" w:sz="0" w:space="0" w:color="auto"/>
            <w:bottom w:val="none" w:sz="0" w:space="0" w:color="auto"/>
            <w:right w:val="none" w:sz="0" w:space="0" w:color="auto"/>
          </w:divBdr>
        </w:div>
        <w:div w:id="1827698519">
          <w:marLeft w:val="0"/>
          <w:marRight w:val="0"/>
          <w:marTop w:val="0"/>
          <w:marBottom w:val="0"/>
          <w:divBdr>
            <w:top w:val="none" w:sz="0" w:space="0" w:color="auto"/>
            <w:left w:val="none" w:sz="0" w:space="0" w:color="auto"/>
            <w:bottom w:val="none" w:sz="0" w:space="0" w:color="auto"/>
            <w:right w:val="none" w:sz="0" w:space="0" w:color="auto"/>
          </w:divBdr>
        </w:div>
        <w:div w:id="1835760741">
          <w:marLeft w:val="0"/>
          <w:marRight w:val="0"/>
          <w:marTop w:val="0"/>
          <w:marBottom w:val="0"/>
          <w:divBdr>
            <w:top w:val="none" w:sz="0" w:space="0" w:color="auto"/>
            <w:left w:val="none" w:sz="0" w:space="0" w:color="auto"/>
            <w:bottom w:val="none" w:sz="0" w:space="0" w:color="auto"/>
            <w:right w:val="none" w:sz="0" w:space="0" w:color="auto"/>
          </w:divBdr>
        </w:div>
        <w:div w:id="1841770084">
          <w:marLeft w:val="0"/>
          <w:marRight w:val="0"/>
          <w:marTop w:val="0"/>
          <w:marBottom w:val="0"/>
          <w:divBdr>
            <w:top w:val="none" w:sz="0" w:space="0" w:color="auto"/>
            <w:left w:val="none" w:sz="0" w:space="0" w:color="auto"/>
            <w:bottom w:val="none" w:sz="0" w:space="0" w:color="auto"/>
            <w:right w:val="none" w:sz="0" w:space="0" w:color="auto"/>
          </w:divBdr>
        </w:div>
        <w:div w:id="1884950318">
          <w:marLeft w:val="0"/>
          <w:marRight w:val="0"/>
          <w:marTop w:val="0"/>
          <w:marBottom w:val="0"/>
          <w:divBdr>
            <w:top w:val="none" w:sz="0" w:space="0" w:color="auto"/>
            <w:left w:val="none" w:sz="0" w:space="0" w:color="auto"/>
            <w:bottom w:val="none" w:sz="0" w:space="0" w:color="auto"/>
            <w:right w:val="none" w:sz="0" w:space="0" w:color="auto"/>
          </w:divBdr>
        </w:div>
        <w:div w:id="1890990150">
          <w:marLeft w:val="0"/>
          <w:marRight w:val="0"/>
          <w:marTop w:val="0"/>
          <w:marBottom w:val="0"/>
          <w:divBdr>
            <w:top w:val="none" w:sz="0" w:space="0" w:color="auto"/>
            <w:left w:val="none" w:sz="0" w:space="0" w:color="auto"/>
            <w:bottom w:val="none" w:sz="0" w:space="0" w:color="auto"/>
            <w:right w:val="none" w:sz="0" w:space="0" w:color="auto"/>
          </w:divBdr>
        </w:div>
        <w:div w:id="1953054263">
          <w:marLeft w:val="0"/>
          <w:marRight w:val="0"/>
          <w:marTop w:val="0"/>
          <w:marBottom w:val="0"/>
          <w:divBdr>
            <w:top w:val="none" w:sz="0" w:space="0" w:color="auto"/>
            <w:left w:val="none" w:sz="0" w:space="0" w:color="auto"/>
            <w:bottom w:val="none" w:sz="0" w:space="0" w:color="auto"/>
            <w:right w:val="none" w:sz="0" w:space="0" w:color="auto"/>
          </w:divBdr>
        </w:div>
        <w:div w:id="2042196576">
          <w:marLeft w:val="0"/>
          <w:marRight w:val="0"/>
          <w:marTop w:val="0"/>
          <w:marBottom w:val="0"/>
          <w:divBdr>
            <w:top w:val="none" w:sz="0" w:space="0" w:color="auto"/>
            <w:left w:val="none" w:sz="0" w:space="0" w:color="auto"/>
            <w:bottom w:val="none" w:sz="0" w:space="0" w:color="auto"/>
            <w:right w:val="none" w:sz="0" w:space="0" w:color="auto"/>
          </w:divBdr>
        </w:div>
        <w:div w:id="2110814239">
          <w:marLeft w:val="0"/>
          <w:marRight w:val="0"/>
          <w:marTop w:val="0"/>
          <w:marBottom w:val="0"/>
          <w:divBdr>
            <w:top w:val="none" w:sz="0" w:space="0" w:color="auto"/>
            <w:left w:val="none" w:sz="0" w:space="0" w:color="auto"/>
            <w:bottom w:val="none" w:sz="0" w:space="0" w:color="auto"/>
            <w:right w:val="none" w:sz="0" w:space="0" w:color="auto"/>
          </w:divBdr>
        </w:div>
        <w:div w:id="2111853072">
          <w:marLeft w:val="0"/>
          <w:marRight w:val="0"/>
          <w:marTop w:val="0"/>
          <w:marBottom w:val="0"/>
          <w:divBdr>
            <w:top w:val="none" w:sz="0" w:space="0" w:color="auto"/>
            <w:left w:val="none" w:sz="0" w:space="0" w:color="auto"/>
            <w:bottom w:val="none" w:sz="0" w:space="0" w:color="auto"/>
            <w:right w:val="none" w:sz="0" w:space="0" w:color="auto"/>
          </w:divBdr>
        </w:div>
      </w:divsChild>
    </w:div>
    <w:div w:id="2066024731">
      <w:bodyDiv w:val="1"/>
      <w:marLeft w:val="0"/>
      <w:marRight w:val="0"/>
      <w:marTop w:val="0"/>
      <w:marBottom w:val="0"/>
      <w:divBdr>
        <w:top w:val="none" w:sz="0" w:space="0" w:color="auto"/>
        <w:left w:val="none" w:sz="0" w:space="0" w:color="auto"/>
        <w:bottom w:val="none" w:sz="0" w:space="0" w:color="auto"/>
        <w:right w:val="none" w:sz="0" w:space="0" w:color="auto"/>
      </w:divBdr>
      <w:divsChild>
        <w:div w:id="26949832">
          <w:marLeft w:val="0"/>
          <w:marRight w:val="0"/>
          <w:marTop w:val="0"/>
          <w:marBottom w:val="0"/>
          <w:divBdr>
            <w:top w:val="none" w:sz="0" w:space="0" w:color="auto"/>
            <w:left w:val="none" w:sz="0" w:space="0" w:color="auto"/>
            <w:bottom w:val="none" w:sz="0" w:space="0" w:color="auto"/>
            <w:right w:val="none" w:sz="0" w:space="0" w:color="auto"/>
          </w:divBdr>
        </w:div>
        <w:div w:id="31851298">
          <w:marLeft w:val="0"/>
          <w:marRight w:val="0"/>
          <w:marTop w:val="0"/>
          <w:marBottom w:val="0"/>
          <w:divBdr>
            <w:top w:val="none" w:sz="0" w:space="0" w:color="auto"/>
            <w:left w:val="none" w:sz="0" w:space="0" w:color="auto"/>
            <w:bottom w:val="none" w:sz="0" w:space="0" w:color="auto"/>
            <w:right w:val="none" w:sz="0" w:space="0" w:color="auto"/>
          </w:divBdr>
        </w:div>
        <w:div w:id="39019727">
          <w:marLeft w:val="0"/>
          <w:marRight w:val="0"/>
          <w:marTop w:val="0"/>
          <w:marBottom w:val="0"/>
          <w:divBdr>
            <w:top w:val="none" w:sz="0" w:space="0" w:color="auto"/>
            <w:left w:val="none" w:sz="0" w:space="0" w:color="auto"/>
            <w:bottom w:val="none" w:sz="0" w:space="0" w:color="auto"/>
            <w:right w:val="none" w:sz="0" w:space="0" w:color="auto"/>
          </w:divBdr>
        </w:div>
        <w:div w:id="66848628">
          <w:marLeft w:val="0"/>
          <w:marRight w:val="0"/>
          <w:marTop w:val="0"/>
          <w:marBottom w:val="0"/>
          <w:divBdr>
            <w:top w:val="none" w:sz="0" w:space="0" w:color="auto"/>
            <w:left w:val="none" w:sz="0" w:space="0" w:color="auto"/>
            <w:bottom w:val="none" w:sz="0" w:space="0" w:color="auto"/>
            <w:right w:val="none" w:sz="0" w:space="0" w:color="auto"/>
          </w:divBdr>
        </w:div>
        <w:div w:id="70271540">
          <w:marLeft w:val="0"/>
          <w:marRight w:val="0"/>
          <w:marTop w:val="0"/>
          <w:marBottom w:val="0"/>
          <w:divBdr>
            <w:top w:val="none" w:sz="0" w:space="0" w:color="auto"/>
            <w:left w:val="none" w:sz="0" w:space="0" w:color="auto"/>
            <w:bottom w:val="none" w:sz="0" w:space="0" w:color="auto"/>
            <w:right w:val="none" w:sz="0" w:space="0" w:color="auto"/>
          </w:divBdr>
        </w:div>
        <w:div w:id="110906992">
          <w:marLeft w:val="0"/>
          <w:marRight w:val="0"/>
          <w:marTop w:val="0"/>
          <w:marBottom w:val="0"/>
          <w:divBdr>
            <w:top w:val="none" w:sz="0" w:space="0" w:color="auto"/>
            <w:left w:val="none" w:sz="0" w:space="0" w:color="auto"/>
            <w:bottom w:val="none" w:sz="0" w:space="0" w:color="auto"/>
            <w:right w:val="none" w:sz="0" w:space="0" w:color="auto"/>
          </w:divBdr>
        </w:div>
        <w:div w:id="115417332">
          <w:marLeft w:val="0"/>
          <w:marRight w:val="0"/>
          <w:marTop w:val="0"/>
          <w:marBottom w:val="0"/>
          <w:divBdr>
            <w:top w:val="none" w:sz="0" w:space="0" w:color="auto"/>
            <w:left w:val="none" w:sz="0" w:space="0" w:color="auto"/>
            <w:bottom w:val="none" w:sz="0" w:space="0" w:color="auto"/>
            <w:right w:val="none" w:sz="0" w:space="0" w:color="auto"/>
          </w:divBdr>
        </w:div>
        <w:div w:id="176234220">
          <w:marLeft w:val="0"/>
          <w:marRight w:val="0"/>
          <w:marTop w:val="0"/>
          <w:marBottom w:val="0"/>
          <w:divBdr>
            <w:top w:val="none" w:sz="0" w:space="0" w:color="auto"/>
            <w:left w:val="none" w:sz="0" w:space="0" w:color="auto"/>
            <w:bottom w:val="none" w:sz="0" w:space="0" w:color="auto"/>
            <w:right w:val="none" w:sz="0" w:space="0" w:color="auto"/>
          </w:divBdr>
        </w:div>
        <w:div w:id="274602718">
          <w:marLeft w:val="0"/>
          <w:marRight w:val="0"/>
          <w:marTop w:val="0"/>
          <w:marBottom w:val="0"/>
          <w:divBdr>
            <w:top w:val="none" w:sz="0" w:space="0" w:color="auto"/>
            <w:left w:val="none" w:sz="0" w:space="0" w:color="auto"/>
            <w:bottom w:val="none" w:sz="0" w:space="0" w:color="auto"/>
            <w:right w:val="none" w:sz="0" w:space="0" w:color="auto"/>
          </w:divBdr>
        </w:div>
        <w:div w:id="283318023">
          <w:marLeft w:val="0"/>
          <w:marRight w:val="0"/>
          <w:marTop w:val="0"/>
          <w:marBottom w:val="0"/>
          <w:divBdr>
            <w:top w:val="none" w:sz="0" w:space="0" w:color="auto"/>
            <w:left w:val="none" w:sz="0" w:space="0" w:color="auto"/>
            <w:bottom w:val="none" w:sz="0" w:space="0" w:color="auto"/>
            <w:right w:val="none" w:sz="0" w:space="0" w:color="auto"/>
          </w:divBdr>
        </w:div>
        <w:div w:id="312877899">
          <w:marLeft w:val="0"/>
          <w:marRight w:val="0"/>
          <w:marTop w:val="0"/>
          <w:marBottom w:val="0"/>
          <w:divBdr>
            <w:top w:val="none" w:sz="0" w:space="0" w:color="auto"/>
            <w:left w:val="none" w:sz="0" w:space="0" w:color="auto"/>
            <w:bottom w:val="none" w:sz="0" w:space="0" w:color="auto"/>
            <w:right w:val="none" w:sz="0" w:space="0" w:color="auto"/>
          </w:divBdr>
        </w:div>
        <w:div w:id="326592576">
          <w:marLeft w:val="0"/>
          <w:marRight w:val="0"/>
          <w:marTop w:val="0"/>
          <w:marBottom w:val="0"/>
          <w:divBdr>
            <w:top w:val="none" w:sz="0" w:space="0" w:color="auto"/>
            <w:left w:val="none" w:sz="0" w:space="0" w:color="auto"/>
            <w:bottom w:val="none" w:sz="0" w:space="0" w:color="auto"/>
            <w:right w:val="none" w:sz="0" w:space="0" w:color="auto"/>
          </w:divBdr>
        </w:div>
        <w:div w:id="329673111">
          <w:marLeft w:val="0"/>
          <w:marRight w:val="0"/>
          <w:marTop w:val="0"/>
          <w:marBottom w:val="0"/>
          <w:divBdr>
            <w:top w:val="none" w:sz="0" w:space="0" w:color="auto"/>
            <w:left w:val="none" w:sz="0" w:space="0" w:color="auto"/>
            <w:bottom w:val="none" w:sz="0" w:space="0" w:color="auto"/>
            <w:right w:val="none" w:sz="0" w:space="0" w:color="auto"/>
          </w:divBdr>
        </w:div>
        <w:div w:id="343632130">
          <w:marLeft w:val="0"/>
          <w:marRight w:val="0"/>
          <w:marTop w:val="0"/>
          <w:marBottom w:val="0"/>
          <w:divBdr>
            <w:top w:val="none" w:sz="0" w:space="0" w:color="auto"/>
            <w:left w:val="none" w:sz="0" w:space="0" w:color="auto"/>
            <w:bottom w:val="none" w:sz="0" w:space="0" w:color="auto"/>
            <w:right w:val="none" w:sz="0" w:space="0" w:color="auto"/>
          </w:divBdr>
        </w:div>
        <w:div w:id="348486292">
          <w:marLeft w:val="0"/>
          <w:marRight w:val="0"/>
          <w:marTop w:val="0"/>
          <w:marBottom w:val="0"/>
          <w:divBdr>
            <w:top w:val="none" w:sz="0" w:space="0" w:color="auto"/>
            <w:left w:val="none" w:sz="0" w:space="0" w:color="auto"/>
            <w:bottom w:val="none" w:sz="0" w:space="0" w:color="auto"/>
            <w:right w:val="none" w:sz="0" w:space="0" w:color="auto"/>
          </w:divBdr>
        </w:div>
        <w:div w:id="353308863">
          <w:marLeft w:val="0"/>
          <w:marRight w:val="0"/>
          <w:marTop w:val="0"/>
          <w:marBottom w:val="0"/>
          <w:divBdr>
            <w:top w:val="none" w:sz="0" w:space="0" w:color="auto"/>
            <w:left w:val="none" w:sz="0" w:space="0" w:color="auto"/>
            <w:bottom w:val="none" w:sz="0" w:space="0" w:color="auto"/>
            <w:right w:val="none" w:sz="0" w:space="0" w:color="auto"/>
          </w:divBdr>
        </w:div>
        <w:div w:id="371275433">
          <w:marLeft w:val="0"/>
          <w:marRight w:val="0"/>
          <w:marTop w:val="0"/>
          <w:marBottom w:val="0"/>
          <w:divBdr>
            <w:top w:val="none" w:sz="0" w:space="0" w:color="auto"/>
            <w:left w:val="none" w:sz="0" w:space="0" w:color="auto"/>
            <w:bottom w:val="none" w:sz="0" w:space="0" w:color="auto"/>
            <w:right w:val="none" w:sz="0" w:space="0" w:color="auto"/>
          </w:divBdr>
        </w:div>
        <w:div w:id="462044098">
          <w:marLeft w:val="0"/>
          <w:marRight w:val="0"/>
          <w:marTop w:val="0"/>
          <w:marBottom w:val="0"/>
          <w:divBdr>
            <w:top w:val="none" w:sz="0" w:space="0" w:color="auto"/>
            <w:left w:val="none" w:sz="0" w:space="0" w:color="auto"/>
            <w:bottom w:val="none" w:sz="0" w:space="0" w:color="auto"/>
            <w:right w:val="none" w:sz="0" w:space="0" w:color="auto"/>
          </w:divBdr>
        </w:div>
        <w:div w:id="619535969">
          <w:marLeft w:val="0"/>
          <w:marRight w:val="0"/>
          <w:marTop w:val="0"/>
          <w:marBottom w:val="0"/>
          <w:divBdr>
            <w:top w:val="none" w:sz="0" w:space="0" w:color="auto"/>
            <w:left w:val="none" w:sz="0" w:space="0" w:color="auto"/>
            <w:bottom w:val="none" w:sz="0" w:space="0" w:color="auto"/>
            <w:right w:val="none" w:sz="0" w:space="0" w:color="auto"/>
          </w:divBdr>
        </w:div>
        <w:div w:id="660038395">
          <w:marLeft w:val="0"/>
          <w:marRight w:val="0"/>
          <w:marTop w:val="0"/>
          <w:marBottom w:val="0"/>
          <w:divBdr>
            <w:top w:val="none" w:sz="0" w:space="0" w:color="auto"/>
            <w:left w:val="none" w:sz="0" w:space="0" w:color="auto"/>
            <w:bottom w:val="none" w:sz="0" w:space="0" w:color="auto"/>
            <w:right w:val="none" w:sz="0" w:space="0" w:color="auto"/>
          </w:divBdr>
        </w:div>
        <w:div w:id="717434603">
          <w:marLeft w:val="0"/>
          <w:marRight w:val="0"/>
          <w:marTop w:val="0"/>
          <w:marBottom w:val="0"/>
          <w:divBdr>
            <w:top w:val="none" w:sz="0" w:space="0" w:color="auto"/>
            <w:left w:val="none" w:sz="0" w:space="0" w:color="auto"/>
            <w:bottom w:val="none" w:sz="0" w:space="0" w:color="auto"/>
            <w:right w:val="none" w:sz="0" w:space="0" w:color="auto"/>
          </w:divBdr>
        </w:div>
        <w:div w:id="908540985">
          <w:marLeft w:val="0"/>
          <w:marRight w:val="0"/>
          <w:marTop w:val="0"/>
          <w:marBottom w:val="0"/>
          <w:divBdr>
            <w:top w:val="none" w:sz="0" w:space="0" w:color="auto"/>
            <w:left w:val="none" w:sz="0" w:space="0" w:color="auto"/>
            <w:bottom w:val="none" w:sz="0" w:space="0" w:color="auto"/>
            <w:right w:val="none" w:sz="0" w:space="0" w:color="auto"/>
          </w:divBdr>
        </w:div>
        <w:div w:id="940844194">
          <w:marLeft w:val="0"/>
          <w:marRight w:val="0"/>
          <w:marTop w:val="0"/>
          <w:marBottom w:val="0"/>
          <w:divBdr>
            <w:top w:val="none" w:sz="0" w:space="0" w:color="auto"/>
            <w:left w:val="none" w:sz="0" w:space="0" w:color="auto"/>
            <w:bottom w:val="none" w:sz="0" w:space="0" w:color="auto"/>
            <w:right w:val="none" w:sz="0" w:space="0" w:color="auto"/>
          </w:divBdr>
        </w:div>
        <w:div w:id="941109318">
          <w:marLeft w:val="0"/>
          <w:marRight w:val="0"/>
          <w:marTop w:val="0"/>
          <w:marBottom w:val="0"/>
          <w:divBdr>
            <w:top w:val="none" w:sz="0" w:space="0" w:color="auto"/>
            <w:left w:val="none" w:sz="0" w:space="0" w:color="auto"/>
            <w:bottom w:val="none" w:sz="0" w:space="0" w:color="auto"/>
            <w:right w:val="none" w:sz="0" w:space="0" w:color="auto"/>
          </w:divBdr>
        </w:div>
        <w:div w:id="948465425">
          <w:marLeft w:val="0"/>
          <w:marRight w:val="0"/>
          <w:marTop w:val="0"/>
          <w:marBottom w:val="0"/>
          <w:divBdr>
            <w:top w:val="none" w:sz="0" w:space="0" w:color="auto"/>
            <w:left w:val="none" w:sz="0" w:space="0" w:color="auto"/>
            <w:bottom w:val="none" w:sz="0" w:space="0" w:color="auto"/>
            <w:right w:val="none" w:sz="0" w:space="0" w:color="auto"/>
          </w:divBdr>
        </w:div>
        <w:div w:id="959141105">
          <w:marLeft w:val="0"/>
          <w:marRight w:val="0"/>
          <w:marTop w:val="0"/>
          <w:marBottom w:val="0"/>
          <w:divBdr>
            <w:top w:val="none" w:sz="0" w:space="0" w:color="auto"/>
            <w:left w:val="none" w:sz="0" w:space="0" w:color="auto"/>
            <w:bottom w:val="none" w:sz="0" w:space="0" w:color="auto"/>
            <w:right w:val="none" w:sz="0" w:space="0" w:color="auto"/>
          </w:divBdr>
        </w:div>
        <w:div w:id="979766142">
          <w:marLeft w:val="0"/>
          <w:marRight w:val="0"/>
          <w:marTop w:val="0"/>
          <w:marBottom w:val="0"/>
          <w:divBdr>
            <w:top w:val="none" w:sz="0" w:space="0" w:color="auto"/>
            <w:left w:val="none" w:sz="0" w:space="0" w:color="auto"/>
            <w:bottom w:val="none" w:sz="0" w:space="0" w:color="auto"/>
            <w:right w:val="none" w:sz="0" w:space="0" w:color="auto"/>
          </w:divBdr>
        </w:div>
        <w:div w:id="1045177205">
          <w:marLeft w:val="0"/>
          <w:marRight w:val="0"/>
          <w:marTop w:val="0"/>
          <w:marBottom w:val="0"/>
          <w:divBdr>
            <w:top w:val="none" w:sz="0" w:space="0" w:color="auto"/>
            <w:left w:val="none" w:sz="0" w:space="0" w:color="auto"/>
            <w:bottom w:val="none" w:sz="0" w:space="0" w:color="auto"/>
            <w:right w:val="none" w:sz="0" w:space="0" w:color="auto"/>
          </w:divBdr>
        </w:div>
        <w:div w:id="1067608260">
          <w:marLeft w:val="0"/>
          <w:marRight w:val="0"/>
          <w:marTop w:val="0"/>
          <w:marBottom w:val="0"/>
          <w:divBdr>
            <w:top w:val="none" w:sz="0" w:space="0" w:color="auto"/>
            <w:left w:val="none" w:sz="0" w:space="0" w:color="auto"/>
            <w:bottom w:val="none" w:sz="0" w:space="0" w:color="auto"/>
            <w:right w:val="none" w:sz="0" w:space="0" w:color="auto"/>
          </w:divBdr>
        </w:div>
        <w:div w:id="1090852132">
          <w:marLeft w:val="0"/>
          <w:marRight w:val="0"/>
          <w:marTop w:val="0"/>
          <w:marBottom w:val="0"/>
          <w:divBdr>
            <w:top w:val="none" w:sz="0" w:space="0" w:color="auto"/>
            <w:left w:val="none" w:sz="0" w:space="0" w:color="auto"/>
            <w:bottom w:val="none" w:sz="0" w:space="0" w:color="auto"/>
            <w:right w:val="none" w:sz="0" w:space="0" w:color="auto"/>
          </w:divBdr>
        </w:div>
        <w:div w:id="1216313033">
          <w:marLeft w:val="0"/>
          <w:marRight w:val="0"/>
          <w:marTop w:val="0"/>
          <w:marBottom w:val="0"/>
          <w:divBdr>
            <w:top w:val="none" w:sz="0" w:space="0" w:color="auto"/>
            <w:left w:val="none" w:sz="0" w:space="0" w:color="auto"/>
            <w:bottom w:val="none" w:sz="0" w:space="0" w:color="auto"/>
            <w:right w:val="none" w:sz="0" w:space="0" w:color="auto"/>
          </w:divBdr>
        </w:div>
        <w:div w:id="1233394510">
          <w:marLeft w:val="0"/>
          <w:marRight w:val="0"/>
          <w:marTop w:val="0"/>
          <w:marBottom w:val="0"/>
          <w:divBdr>
            <w:top w:val="none" w:sz="0" w:space="0" w:color="auto"/>
            <w:left w:val="none" w:sz="0" w:space="0" w:color="auto"/>
            <w:bottom w:val="none" w:sz="0" w:space="0" w:color="auto"/>
            <w:right w:val="none" w:sz="0" w:space="0" w:color="auto"/>
          </w:divBdr>
        </w:div>
        <w:div w:id="1233854333">
          <w:marLeft w:val="0"/>
          <w:marRight w:val="0"/>
          <w:marTop w:val="0"/>
          <w:marBottom w:val="0"/>
          <w:divBdr>
            <w:top w:val="none" w:sz="0" w:space="0" w:color="auto"/>
            <w:left w:val="none" w:sz="0" w:space="0" w:color="auto"/>
            <w:bottom w:val="none" w:sz="0" w:space="0" w:color="auto"/>
            <w:right w:val="none" w:sz="0" w:space="0" w:color="auto"/>
          </w:divBdr>
        </w:div>
        <w:div w:id="1261185913">
          <w:marLeft w:val="0"/>
          <w:marRight w:val="0"/>
          <w:marTop w:val="0"/>
          <w:marBottom w:val="0"/>
          <w:divBdr>
            <w:top w:val="none" w:sz="0" w:space="0" w:color="auto"/>
            <w:left w:val="none" w:sz="0" w:space="0" w:color="auto"/>
            <w:bottom w:val="none" w:sz="0" w:space="0" w:color="auto"/>
            <w:right w:val="none" w:sz="0" w:space="0" w:color="auto"/>
          </w:divBdr>
        </w:div>
        <w:div w:id="1269000756">
          <w:marLeft w:val="0"/>
          <w:marRight w:val="0"/>
          <w:marTop w:val="0"/>
          <w:marBottom w:val="0"/>
          <w:divBdr>
            <w:top w:val="none" w:sz="0" w:space="0" w:color="auto"/>
            <w:left w:val="none" w:sz="0" w:space="0" w:color="auto"/>
            <w:bottom w:val="none" w:sz="0" w:space="0" w:color="auto"/>
            <w:right w:val="none" w:sz="0" w:space="0" w:color="auto"/>
          </w:divBdr>
        </w:div>
        <w:div w:id="1325472815">
          <w:marLeft w:val="0"/>
          <w:marRight w:val="0"/>
          <w:marTop w:val="0"/>
          <w:marBottom w:val="0"/>
          <w:divBdr>
            <w:top w:val="none" w:sz="0" w:space="0" w:color="auto"/>
            <w:left w:val="none" w:sz="0" w:space="0" w:color="auto"/>
            <w:bottom w:val="none" w:sz="0" w:space="0" w:color="auto"/>
            <w:right w:val="none" w:sz="0" w:space="0" w:color="auto"/>
          </w:divBdr>
        </w:div>
        <w:div w:id="1330136034">
          <w:marLeft w:val="0"/>
          <w:marRight w:val="0"/>
          <w:marTop w:val="0"/>
          <w:marBottom w:val="0"/>
          <w:divBdr>
            <w:top w:val="none" w:sz="0" w:space="0" w:color="auto"/>
            <w:left w:val="none" w:sz="0" w:space="0" w:color="auto"/>
            <w:bottom w:val="none" w:sz="0" w:space="0" w:color="auto"/>
            <w:right w:val="none" w:sz="0" w:space="0" w:color="auto"/>
          </w:divBdr>
        </w:div>
        <w:div w:id="1361400018">
          <w:marLeft w:val="0"/>
          <w:marRight w:val="0"/>
          <w:marTop w:val="0"/>
          <w:marBottom w:val="0"/>
          <w:divBdr>
            <w:top w:val="none" w:sz="0" w:space="0" w:color="auto"/>
            <w:left w:val="none" w:sz="0" w:space="0" w:color="auto"/>
            <w:bottom w:val="none" w:sz="0" w:space="0" w:color="auto"/>
            <w:right w:val="none" w:sz="0" w:space="0" w:color="auto"/>
          </w:divBdr>
        </w:div>
        <w:div w:id="1366368354">
          <w:marLeft w:val="0"/>
          <w:marRight w:val="0"/>
          <w:marTop w:val="0"/>
          <w:marBottom w:val="0"/>
          <w:divBdr>
            <w:top w:val="none" w:sz="0" w:space="0" w:color="auto"/>
            <w:left w:val="none" w:sz="0" w:space="0" w:color="auto"/>
            <w:bottom w:val="none" w:sz="0" w:space="0" w:color="auto"/>
            <w:right w:val="none" w:sz="0" w:space="0" w:color="auto"/>
          </w:divBdr>
        </w:div>
        <w:div w:id="1422027532">
          <w:marLeft w:val="0"/>
          <w:marRight w:val="0"/>
          <w:marTop w:val="0"/>
          <w:marBottom w:val="0"/>
          <w:divBdr>
            <w:top w:val="none" w:sz="0" w:space="0" w:color="auto"/>
            <w:left w:val="none" w:sz="0" w:space="0" w:color="auto"/>
            <w:bottom w:val="none" w:sz="0" w:space="0" w:color="auto"/>
            <w:right w:val="none" w:sz="0" w:space="0" w:color="auto"/>
          </w:divBdr>
        </w:div>
        <w:div w:id="1548762915">
          <w:marLeft w:val="0"/>
          <w:marRight w:val="0"/>
          <w:marTop w:val="0"/>
          <w:marBottom w:val="0"/>
          <w:divBdr>
            <w:top w:val="none" w:sz="0" w:space="0" w:color="auto"/>
            <w:left w:val="none" w:sz="0" w:space="0" w:color="auto"/>
            <w:bottom w:val="none" w:sz="0" w:space="0" w:color="auto"/>
            <w:right w:val="none" w:sz="0" w:space="0" w:color="auto"/>
          </w:divBdr>
        </w:div>
        <w:div w:id="1586184014">
          <w:marLeft w:val="0"/>
          <w:marRight w:val="0"/>
          <w:marTop w:val="0"/>
          <w:marBottom w:val="0"/>
          <w:divBdr>
            <w:top w:val="none" w:sz="0" w:space="0" w:color="auto"/>
            <w:left w:val="none" w:sz="0" w:space="0" w:color="auto"/>
            <w:bottom w:val="none" w:sz="0" w:space="0" w:color="auto"/>
            <w:right w:val="none" w:sz="0" w:space="0" w:color="auto"/>
          </w:divBdr>
        </w:div>
        <w:div w:id="1607468305">
          <w:marLeft w:val="0"/>
          <w:marRight w:val="0"/>
          <w:marTop w:val="0"/>
          <w:marBottom w:val="0"/>
          <w:divBdr>
            <w:top w:val="none" w:sz="0" w:space="0" w:color="auto"/>
            <w:left w:val="none" w:sz="0" w:space="0" w:color="auto"/>
            <w:bottom w:val="none" w:sz="0" w:space="0" w:color="auto"/>
            <w:right w:val="none" w:sz="0" w:space="0" w:color="auto"/>
          </w:divBdr>
        </w:div>
        <w:div w:id="1622498444">
          <w:marLeft w:val="0"/>
          <w:marRight w:val="0"/>
          <w:marTop w:val="0"/>
          <w:marBottom w:val="0"/>
          <w:divBdr>
            <w:top w:val="none" w:sz="0" w:space="0" w:color="auto"/>
            <w:left w:val="none" w:sz="0" w:space="0" w:color="auto"/>
            <w:bottom w:val="none" w:sz="0" w:space="0" w:color="auto"/>
            <w:right w:val="none" w:sz="0" w:space="0" w:color="auto"/>
          </w:divBdr>
        </w:div>
        <w:div w:id="1681545999">
          <w:marLeft w:val="0"/>
          <w:marRight w:val="0"/>
          <w:marTop w:val="0"/>
          <w:marBottom w:val="0"/>
          <w:divBdr>
            <w:top w:val="none" w:sz="0" w:space="0" w:color="auto"/>
            <w:left w:val="none" w:sz="0" w:space="0" w:color="auto"/>
            <w:bottom w:val="none" w:sz="0" w:space="0" w:color="auto"/>
            <w:right w:val="none" w:sz="0" w:space="0" w:color="auto"/>
          </w:divBdr>
        </w:div>
        <w:div w:id="1690253301">
          <w:marLeft w:val="0"/>
          <w:marRight w:val="0"/>
          <w:marTop w:val="0"/>
          <w:marBottom w:val="0"/>
          <w:divBdr>
            <w:top w:val="none" w:sz="0" w:space="0" w:color="auto"/>
            <w:left w:val="none" w:sz="0" w:space="0" w:color="auto"/>
            <w:bottom w:val="none" w:sz="0" w:space="0" w:color="auto"/>
            <w:right w:val="none" w:sz="0" w:space="0" w:color="auto"/>
          </w:divBdr>
        </w:div>
        <w:div w:id="1715620618">
          <w:marLeft w:val="0"/>
          <w:marRight w:val="0"/>
          <w:marTop w:val="0"/>
          <w:marBottom w:val="0"/>
          <w:divBdr>
            <w:top w:val="none" w:sz="0" w:space="0" w:color="auto"/>
            <w:left w:val="none" w:sz="0" w:space="0" w:color="auto"/>
            <w:bottom w:val="none" w:sz="0" w:space="0" w:color="auto"/>
            <w:right w:val="none" w:sz="0" w:space="0" w:color="auto"/>
          </w:divBdr>
        </w:div>
        <w:div w:id="1767652653">
          <w:marLeft w:val="0"/>
          <w:marRight w:val="0"/>
          <w:marTop w:val="0"/>
          <w:marBottom w:val="0"/>
          <w:divBdr>
            <w:top w:val="none" w:sz="0" w:space="0" w:color="auto"/>
            <w:left w:val="none" w:sz="0" w:space="0" w:color="auto"/>
            <w:bottom w:val="none" w:sz="0" w:space="0" w:color="auto"/>
            <w:right w:val="none" w:sz="0" w:space="0" w:color="auto"/>
          </w:divBdr>
        </w:div>
        <w:div w:id="1770389856">
          <w:marLeft w:val="0"/>
          <w:marRight w:val="0"/>
          <w:marTop w:val="0"/>
          <w:marBottom w:val="0"/>
          <w:divBdr>
            <w:top w:val="none" w:sz="0" w:space="0" w:color="auto"/>
            <w:left w:val="none" w:sz="0" w:space="0" w:color="auto"/>
            <w:bottom w:val="none" w:sz="0" w:space="0" w:color="auto"/>
            <w:right w:val="none" w:sz="0" w:space="0" w:color="auto"/>
          </w:divBdr>
        </w:div>
        <w:div w:id="1815095992">
          <w:marLeft w:val="0"/>
          <w:marRight w:val="0"/>
          <w:marTop w:val="0"/>
          <w:marBottom w:val="0"/>
          <w:divBdr>
            <w:top w:val="none" w:sz="0" w:space="0" w:color="auto"/>
            <w:left w:val="none" w:sz="0" w:space="0" w:color="auto"/>
            <w:bottom w:val="none" w:sz="0" w:space="0" w:color="auto"/>
            <w:right w:val="none" w:sz="0" w:space="0" w:color="auto"/>
          </w:divBdr>
        </w:div>
        <w:div w:id="1835026647">
          <w:marLeft w:val="0"/>
          <w:marRight w:val="0"/>
          <w:marTop w:val="0"/>
          <w:marBottom w:val="0"/>
          <w:divBdr>
            <w:top w:val="none" w:sz="0" w:space="0" w:color="auto"/>
            <w:left w:val="none" w:sz="0" w:space="0" w:color="auto"/>
            <w:bottom w:val="none" w:sz="0" w:space="0" w:color="auto"/>
            <w:right w:val="none" w:sz="0" w:space="0" w:color="auto"/>
          </w:divBdr>
        </w:div>
        <w:div w:id="1855262271">
          <w:marLeft w:val="0"/>
          <w:marRight w:val="0"/>
          <w:marTop w:val="0"/>
          <w:marBottom w:val="0"/>
          <w:divBdr>
            <w:top w:val="none" w:sz="0" w:space="0" w:color="auto"/>
            <w:left w:val="none" w:sz="0" w:space="0" w:color="auto"/>
            <w:bottom w:val="none" w:sz="0" w:space="0" w:color="auto"/>
            <w:right w:val="none" w:sz="0" w:space="0" w:color="auto"/>
          </w:divBdr>
        </w:div>
        <w:div w:id="1894001610">
          <w:marLeft w:val="0"/>
          <w:marRight w:val="0"/>
          <w:marTop w:val="0"/>
          <w:marBottom w:val="0"/>
          <w:divBdr>
            <w:top w:val="none" w:sz="0" w:space="0" w:color="auto"/>
            <w:left w:val="none" w:sz="0" w:space="0" w:color="auto"/>
            <w:bottom w:val="none" w:sz="0" w:space="0" w:color="auto"/>
            <w:right w:val="none" w:sz="0" w:space="0" w:color="auto"/>
          </w:divBdr>
        </w:div>
        <w:div w:id="1903252738">
          <w:marLeft w:val="0"/>
          <w:marRight w:val="0"/>
          <w:marTop w:val="0"/>
          <w:marBottom w:val="0"/>
          <w:divBdr>
            <w:top w:val="none" w:sz="0" w:space="0" w:color="auto"/>
            <w:left w:val="none" w:sz="0" w:space="0" w:color="auto"/>
            <w:bottom w:val="none" w:sz="0" w:space="0" w:color="auto"/>
            <w:right w:val="none" w:sz="0" w:space="0" w:color="auto"/>
          </w:divBdr>
        </w:div>
        <w:div w:id="1910532471">
          <w:marLeft w:val="0"/>
          <w:marRight w:val="0"/>
          <w:marTop w:val="0"/>
          <w:marBottom w:val="0"/>
          <w:divBdr>
            <w:top w:val="none" w:sz="0" w:space="0" w:color="auto"/>
            <w:left w:val="none" w:sz="0" w:space="0" w:color="auto"/>
            <w:bottom w:val="none" w:sz="0" w:space="0" w:color="auto"/>
            <w:right w:val="none" w:sz="0" w:space="0" w:color="auto"/>
          </w:divBdr>
        </w:div>
        <w:div w:id="1944848311">
          <w:marLeft w:val="0"/>
          <w:marRight w:val="0"/>
          <w:marTop w:val="0"/>
          <w:marBottom w:val="0"/>
          <w:divBdr>
            <w:top w:val="none" w:sz="0" w:space="0" w:color="auto"/>
            <w:left w:val="none" w:sz="0" w:space="0" w:color="auto"/>
            <w:bottom w:val="none" w:sz="0" w:space="0" w:color="auto"/>
            <w:right w:val="none" w:sz="0" w:space="0" w:color="auto"/>
          </w:divBdr>
        </w:div>
        <w:div w:id="1974946810">
          <w:marLeft w:val="0"/>
          <w:marRight w:val="0"/>
          <w:marTop w:val="0"/>
          <w:marBottom w:val="0"/>
          <w:divBdr>
            <w:top w:val="none" w:sz="0" w:space="0" w:color="auto"/>
            <w:left w:val="none" w:sz="0" w:space="0" w:color="auto"/>
            <w:bottom w:val="none" w:sz="0" w:space="0" w:color="auto"/>
            <w:right w:val="none" w:sz="0" w:space="0" w:color="auto"/>
          </w:divBdr>
        </w:div>
        <w:div w:id="1982923588">
          <w:marLeft w:val="0"/>
          <w:marRight w:val="0"/>
          <w:marTop w:val="0"/>
          <w:marBottom w:val="0"/>
          <w:divBdr>
            <w:top w:val="none" w:sz="0" w:space="0" w:color="auto"/>
            <w:left w:val="none" w:sz="0" w:space="0" w:color="auto"/>
            <w:bottom w:val="none" w:sz="0" w:space="0" w:color="auto"/>
            <w:right w:val="none" w:sz="0" w:space="0" w:color="auto"/>
          </w:divBdr>
        </w:div>
        <w:div w:id="1983198185">
          <w:marLeft w:val="0"/>
          <w:marRight w:val="0"/>
          <w:marTop w:val="0"/>
          <w:marBottom w:val="0"/>
          <w:divBdr>
            <w:top w:val="none" w:sz="0" w:space="0" w:color="auto"/>
            <w:left w:val="none" w:sz="0" w:space="0" w:color="auto"/>
            <w:bottom w:val="none" w:sz="0" w:space="0" w:color="auto"/>
            <w:right w:val="none" w:sz="0" w:space="0" w:color="auto"/>
          </w:divBdr>
        </w:div>
        <w:div w:id="1988313852">
          <w:marLeft w:val="0"/>
          <w:marRight w:val="0"/>
          <w:marTop w:val="0"/>
          <w:marBottom w:val="0"/>
          <w:divBdr>
            <w:top w:val="none" w:sz="0" w:space="0" w:color="auto"/>
            <w:left w:val="none" w:sz="0" w:space="0" w:color="auto"/>
            <w:bottom w:val="none" w:sz="0" w:space="0" w:color="auto"/>
            <w:right w:val="none" w:sz="0" w:space="0" w:color="auto"/>
          </w:divBdr>
        </w:div>
        <w:div w:id="1996646704">
          <w:marLeft w:val="0"/>
          <w:marRight w:val="0"/>
          <w:marTop w:val="0"/>
          <w:marBottom w:val="0"/>
          <w:divBdr>
            <w:top w:val="none" w:sz="0" w:space="0" w:color="auto"/>
            <w:left w:val="none" w:sz="0" w:space="0" w:color="auto"/>
            <w:bottom w:val="none" w:sz="0" w:space="0" w:color="auto"/>
            <w:right w:val="none" w:sz="0" w:space="0" w:color="auto"/>
          </w:divBdr>
        </w:div>
        <w:div w:id="1998534416">
          <w:marLeft w:val="0"/>
          <w:marRight w:val="0"/>
          <w:marTop w:val="0"/>
          <w:marBottom w:val="0"/>
          <w:divBdr>
            <w:top w:val="none" w:sz="0" w:space="0" w:color="auto"/>
            <w:left w:val="none" w:sz="0" w:space="0" w:color="auto"/>
            <w:bottom w:val="none" w:sz="0" w:space="0" w:color="auto"/>
            <w:right w:val="none" w:sz="0" w:space="0" w:color="auto"/>
          </w:divBdr>
        </w:div>
        <w:div w:id="2000184697">
          <w:marLeft w:val="0"/>
          <w:marRight w:val="0"/>
          <w:marTop w:val="0"/>
          <w:marBottom w:val="0"/>
          <w:divBdr>
            <w:top w:val="none" w:sz="0" w:space="0" w:color="auto"/>
            <w:left w:val="none" w:sz="0" w:space="0" w:color="auto"/>
            <w:bottom w:val="none" w:sz="0" w:space="0" w:color="auto"/>
            <w:right w:val="none" w:sz="0" w:space="0" w:color="auto"/>
          </w:divBdr>
        </w:div>
        <w:div w:id="2009481434">
          <w:marLeft w:val="0"/>
          <w:marRight w:val="0"/>
          <w:marTop w:val="0"/>
          <w:marBottom w:val="0"/>
          <w:divBdr>
            <w:top w:val="none" w:sz="0" w:space="0" w:color="auto"/>
            <w:left w:val="none" w:sz="0" w:space="0" w:color="auto"/>
            <w:bottom w:val="none" w:sz="0" w:space="0" w:color="auto"/>
            <w:right w:val="none" w:sz="0" w:space="0" w:color="auto"/>
          </w:divBdr>
        </w:div>
        <w:div w:id="2023193125">
          <w:marLeft w:val="0"/>
          <w:marRight w:val="0"/>
          <w:marTop w:val="0"/>
          <w:marBottom w:val="0"/>
          <w:divBdr>
            <w:top w:val="none" w:sz="0" w:space="0" w:color="auto"/>
            <w:left w:val="none" w:sz="0" w:space="0" w:color="auto"/>
            <w:bottom w:val="none" w:sz="0" w:space="0" w:color="auto"/>
            <w:right w:val="none" w:sz="0" w:space="0" w:color="auto"/>
          </w:divBdr>
        </w:div>
        <w:div w:id="2058890579">
          <w:marLeft w:val="0"/>
          <w:marRight w:val="0"/>
          <w:marTop w:val="0"/>
          <w:marBottom w:val="0"/>
          <w:divBdr>
            <w:top w:val="none" w:sz="0" w:space="0" w:color="auto"/>
            <w:left w:val="none" w:sz="0" w:space="0" w:color="auto"/>
            <w:bottom w:val="none" w:sz="0" w:space="0" w:color="auto"/>
            <w:right w:val="none" w:sz="0" w:space="0" w:color="auto"/>
          </w:divBdr>
        </w:div>
      </w:divsChild>
    </w:div>
    <w:div w:id="207434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jbct.2020.03.009" TargetMode="External"/><Relationship Id="rId21" Type="http://schemas.openxmlformats.org/officeDocument/2006/relationships/header" Target="header3.xml"/><Relationship Id="rId42" Type="http://schemas.openxmlformats.org/officeDocument/2006/relationships/header" Target="header22.xml"/><Relationship Id="rId63" Type="http://schemas.openxmlformats.org/officeDocument/2006/relationships/hyperlink" Target="https://doi.org/10.1017/gmh.2021.7" TargetMode="External"/><Relationship Id="rId84" Type="http://schemas.openxmlformats.org/officeDocument/2006/relationships/image" Target="media/image4.png"/><Relationship Id="rId138" Type="http://schemas.openxmlformats.org/officeDocument/2006/relationships/hyperlink" Target="https://doi.org/10.1016/j.jaac.2020.11.024" TargetMode="External"/><Relationship Id="rId159" Type="http://schemas.openxmlformats.org/officeDocument/2006/relationships/header" Target="header36.xml"/><Relationship Id="rId107" Type="http://schemas.openxmlformats.org/officeDocument/2006/relationships/hyperlink" Target="http://www.psychologicalscience.org/CPS" TargetMode="External"/><Relationship Id="rId11" Type="http://schemas.openxmlformats.org/officeDocument/2006/relationships/comments" Target="comments.xml"/><Relationship Id="rId32" Type="http://schemas.openxmlformats.org/officeDocument/2006/relationships/header" Target="header14.xml"/><Relationship Id="rId53" Type="http://schemas.openxmlformats.org/officeDocument/2006/relationships/header" Target="header31.xml"/><Relationship Id="rId74" Type="http://schemas.openxmlformats.org/officeDocument/2006/relationships/hyperlink" Target="https://doi.org/10.31234/osf.io/f8czn" TargetMode="External"/><Relationship Id="rId128" Type="http://schemas.openxmlformats.org/officeDocument/2006/relationships/hyperlink" Target="http://dx.doi.org/10.1037/ccp0000536" TargetMode="External"/><Relationship Id="rId149" Type="http://schemas.openxmlformats.org/officeDocument/2006/relationships/hyperlink" Target="https://doi.org/https:/doi.org/10.1016/j.chiabu.2020.104772" TargetMode="External"/><Relationship Id="rId5" Type="http://schemas.openxmlformats.org/officeDocument/2006/relationships/numbering" Target="numbering.xml"/><Relationship Id="rId95" Type="http://schemas.openxmlformats.org/officeDocument/2006/relationships/hyperlink" Target="http://dx.doi.org/10.1080/15374416.2015.1038826" TargetMode="External"/><Relationship Id="rId160" Type="http://schemas.openxmlformats.org/officeDocument/2006/relationships/footer" Target="footer2.xml"/><Relationship Id="rId22" Type="http://schemas.openxmlformats.org/officeDocument/2006/relationships/header" Target="header4.xml"/><Relationship Id="rId43" Type="http://schemas.openxmlformats.org/officeDocument/2006/relationships/header" Target="header23.xml"/><Relationship Id="rId64" Type="http://schemas.openxmlformats.org/officeDocument/2006/relationships/hyperlink" Target="https://doi.org/10.1007/s11013-020-09706-1" TargetMode="External"/><Relationship Id="rId118" Type="http://schemas.openxmlformats.org/officeDocument/2006/relationships/hyperlink" Target="https://doi.org/10.1007/s10488-020-01056-9" TargetMode="External"/><Relationship Id="rId139" Type="http://schemas.openxmlformats.org/officeDocument/2006/relationships/hyperlink" Target="https://doi.10.1002/wps.20887" TargetMode="External"/><Relationship Id="rId85" Type="http://schemas.openxmlformats.org/officeDocument/2006/relationships/hyperlink" Target="http://dx.doi.org/10.1016/j.jaac.2014.09.011" TargetMode="External"/><Relationship Id="rId150" Type="http://schemas.openxmlformats.org/officeDocument/2006/relationships/hyperlink" Target="https://doi.org/10.1007/s00737-020-01085-" TargetMode="External"/><Relationship Id="rId12" Type="http://schemas.microsoft.com/office/2011/relationships/commentsExtended" Target="commentsExtended.xml"/><Relationship Id="rId17" Type="http://schemas.openxmlformats.org/officeDocument/2006/relationships/image" Target="media/image1.png"/><Relationship Id="rId33" Type="http://schemas.openxmlformats.org/officeDocument/2006/relationships/header" Target="header15.xml"/><Relationship Id="rId38" Type="http://schemas.openxmlformats.org/officeDocument/2006/relationships/header" Target="header20.xml"/><Relationship Id="rId59" Type="http://schemas.openxmlformats.org/officeDocument/2006/relationships/hyperlink" Target="https://doi.org/10.1001/jamapsychiatry.2021.1129" TargetMode="External"/><Relationship Id="rId103" Type="http://schemas.openxmlformats.org/officeDocument/2006/relationships/hyperlink" Target="http://dx.doi.org/10.1136/bmjopen-2017-016608" TargetMode="External"/><Relationship Id="rId108" Type="http://schemas.openxmlformats.org/officeDocument/2006/relationships/hyperlink" Target="https://doi.org/10.1007/s10802-019-00552-3" TargetMode="External"/><Relationship Id="rId124" Type="http://schemas.openxmlformats.org/officeDocument/2006/relationships/hyperlink" Target="http://dx.doi.org/10.1037/ccp0000604" TargetMode="External"/><Relationship Id="rId129" Type="http://schemas.openxmlformats.org/officeDocument/2006/relationships/hyperlink" Target="https://doi.10.1176/appi.ajp.2019.19090905" TargetMode="External"/><Relationship Id="rId54" Type="http://schemas.openxmlformats.org/officeDocument/2006/relationships/header" Target="header32.xml"/><Relationship Id="rId70" Type="http://schemas.openxmlformats.org/officeDocument/2006/relationships/hyperlink" Target="https://doi.org/10.31234/osf.io/f8czn" TargetMode="External"/><Relationship Id="rId75" Type="http://schemas.openxmlformats.org/officeDocument/2006/relationships/hyperlink" Target="https://psyarxiv.com/6xdka/" TargetMode="External"/><Relationship Id="rId91" Type="http://schemas.openxmlformats.org/officeDocument/2006/relationships/hyperlink" Target="http://dx.doi.org/10.1016/j.brat.2016.09.011" TargetMode="External"/><Relationship Id="rId96" Type="http://schemas.openxmlformats.org/officeDocument/2006/relationships/hyperlink" Target="http://dx.doi.org/10.1080/15374416.2015.1050722" TargetMode="External"/><Relationship Id="rId140" Type="http://schemas.openxmlformats.org/officeDocument/2006/relationships/hyperlink" Target="https://doi.org/10.1080/15374416.2019.1622119" TargetMode="External"/><Relationship Id="rId145" Type="http://schemas.openxmlformats.org/officeDocument/2006/relationships/hyperlink" Target="https://doi.10.1177/1363461521100055"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eader" Target="header5.xml"/><Relationship Id="rId28" Type="http://schemas.openxmlformats.org/officeDocument/2006/relationships/header" Target="header10.xml"/><Relationship Id="rId49" Type="http://schemas.openxmlformats.org/officeDocument/2006/relationships/image" Target="media/image3.jpeg"/><Relationship Id="rId114" Type="http://schemas.openxmlformats.org/officeDocument/2006/relationships/hyperlink" Target="https://doi.org/10.1016/j.beth.2019.09.005" TargetMode="External"/><Relationship Id="rId119" Type="http://schemas.openxmlformats.org/officeDocument/2006/relationships/hyperlink" Target="http://dx.doi.org/10.1037/pro0000258" TargetMode="External"/><Relationship Id="rId44" Type="http://schemas.openxmlformats.org/officeDocument/2006/relationships/header" Target="header24.xml"/><Relationship Id="rId60" Type="http://schemas.openxmlformats.org/officeDocument/2006/relationships/hyperlink" Target="https://doi.org/10.1016/j.cbpra.2021.03.004" TargetMode="External"/><Relationship Id="rId65" Type="http://schemas.openxmlformats.org/officeDocument/2006/relationships/hyperlink" Target="https://doi.org/10.1186/s13063-020-04732-1" TargetMode="External"/><Relationship Id="rId81" Type="http://schemas.openxmlformats.org/officeDocument/2006/relationships/hyperlink" Target="http://dx.doi.org/10.1037/pas0000037" TargetMode="External"/><Relationship Id="rId86" Type="http://schemas.openxmlformats.org/officeDocument/2006/relationships/hyperlink" Target="http://dx.doi.org/10.1037/a0039301" TargetMode="External"/><Relationship Id="rId130" Type="http://schemas.openxmlformats.org/officeDocument/2006/relationships/hyperlink" Target="https://doi.org/10.1016/j.beth.2019.11.008" TargetMode="External"/><Relationship Id="rId135" Type="http://schemas.openxmlformats.org/officeDocument/2006/relationships/hyperlink" Target="http://journal.frontiersin.org/article/10.3389/fpsyt.2021.618455/full" TargetMode="External"/><Relationship Id="rId151" Type="http://schemas.openxmlformats.org/officeDocument/2006/relationships/hyperlink" Target="mailto:wasanga.christine@ku.ac.ke" TargetMode="External"/><Relationship Id="rId156" Type="http://schemas.openxmlformats.org/officeDocument/2006/relationships/hyperlink" Target="mailto:natalieelainejo@gmail.com" TargetMode="External"/><Relationship Id="rId13" Type="http://schemas.microsoft.com/office/2016/09/relationships/commentsIds" Target="commentsIds.xml"/><Relationship Id="rId18" Type="http://schemas.openxmlformats.org/officeDocument/2006/relationships/header" Target="header1.xml"/><Relationship Id="rId39" Type="http://schemas.openxmlformats.org/officeDocument/2006/relationships/header" Target="header21.xml"/><Relationship Id="rId109" Type="http://schemas.openxmlformats.org/officeDocument/2006/relationships/hyperlink" Target="https://doi.org/10.1007/s10488-019-00962-x" TargetMode="External"/><Relationship Id="rId34" Type="http://schemas.openxmlformats.org/officeDocument/2006/relationships/header" Target="header16.xml"/><Relationship Id="rId50" Type="http://schemas.openxmlformats.org/officeDocument/2006/relationships/hyperlink" Target="http://www.aseba.org/" TargetMode="External"/><Relationship Id="rId55" Type="http://schemas.openxmlformats.org/officeDocument/2006/relationships/header" Target="header33.xml"/><Relationship Id="rId76" Type="http://schemas.openxmlformats.org/officeDocument/2006/relationships/hyperlink" Target="http://harvardpolitics.com/harvard/translational-research/" TargetMode="External"/><Relationship Id="rId97" Type="http://schemas.openxmlformats.org/officeDocument/2006/relationships/hyperlink" Target="http://www.abct.org/docs/PastIssue/40n7.pdf" TargetMode="External"/><Relationship Id="rId104" Type="http://schemas.openxmlformats.org/officeDocument/2006/relationships/hyperlink" Target="https://dx.doi.org/10.1037/ccp0000331" TargetMode="External"/><Relationship Id="rId120" Type="http://schemas.openxmlformats.org/officeDocument/2006/relationships/hyperlink" Target="http://dx.doi.org/10.1037/ccp0000456" TargetMode="External"/><Relationship Id="rId125" Type="http://schemas.openxmlformats.org/officeDocument/2006/relationships/hyperlink" Target="https://dx.doi.10.1001/jamapsychiatry.2020.0164" TargetMode="External"/><Relationship Id="rId141" Type="http://schemas.openxmlformats.org/officeDocument/2006/relationships/hyperlink" Target="https://urldefense.proofpoint.com/v2/url?u=https-3A__doi.org_10.1111_cpsp.12367&amp;d=DwMFAw&amp;c=WO-RGvefibhHBZq3fL85hQ&amp;r=UWGuPL9nl7j_fXA2i_Kv_Lbeg5GF7OHFBt9Tx3KKwps&amp;m=YJEkpA4cOB1EU-Or5YmJqjSkC3t_K5u-y5YoOZq1ctI&amp;s=ovajm5kzCoWDuZ215fHIMXZapRZYagFT0KVkGsU2xlk&amp;e" TargetMode="External"/><Relationship Id="rId146" Type="http://schemas.openxmlformats.org/officeDocument/2006/relationships/hyperlink" Target="https://urldefense.proofpoint.com/v2/url?u=https-3A__doi.org_10.1016_j.cbpra.2021.03.004&amp;d=DwMFaQ&amp;c=WO-RGvefibhHBZq3fL85hQ&amp;r=UWGuPL9nl7j_fXA2i_Kv_Lbeg5GF7OHFBt9Tx3KKwps&amp;m=UvTfptY2ZIlvh6-5IX3F8GLGHsMXf2_6u_6m0Y9MjGo&amp;s=jIhkuaWrcQRrrUcOi123SG13bu7BdlPPM3sb572WFdc&amp;e" TargetMode="External"/><Relationship Id="rId7" Type="http://schemas.openxmlformats.org/officeDocument/2006/relationships/settings" Target="settings.xml"/><Relationship Id="rId71" Type="http://schemas.openxmlformats.org/officeDocument/2006/relationships/hyperlink" Target="https://doi.org/10.31234/osf.io/dv6c9" TargetMode="External"/><Relationship Id="rId92" Type="http://schemas.openxmlformats.org/officeDocument/2006/relationships/hyperlink" Target="http://dx.doi.org/10.1080/15374416.2015.1041591" TargetMode="External"/><Relationship Id="rId162" Type="http://schemas.microsoft.com/office/2011/relationships/people" Target="people.xml"/><Relationship Id="rId2" Type="http://schemas.openxmlformats.org/officeDocument/2006/relationships/customXml" Target="../customXml/item2.xml"/><Relationship Id="rId29" Type="http://schemas.openxmlformats.org/officeDocument/2006/relationships/header" Target="header11.xml"/><Relationship Id="rId24" Type="http://schemas.openxmlformats.org/officeDocument/2006/relationships/header" Target="header6.xml"/><Relationship Id="rId40" Type="http://schemas.openxmlformats.org/officeDocument/2006/relationships/hyperlink" Target="http://www.midss.ie/" TargetMode="External"/><Relationship Id="rId45" Type="http://schemas.openxmlformats.org/officeDocument/2006/relationships/header" Target="header25.xml"/><Relationship Id="rId66" Type="http://schemas.openxmlformats.org/officeDocument/2006/relationships/hyperlink" Target="https://doi.org/10.1136/gpsych-2020-100351" TargetMode="External"/><Relationship Id="rId87" Type="http://schemas.openxmlformats.org/officeDocument/2006/relationships/hyperlink" Target="http://dx.doi.org.ezp-prod1.hul.harvard.edu/10.1016/j.jadohealth.2015.01.020" TargetMode="External"/><Relationship Id="rId110" Type="http://schemas.openxmlformats.org/officeDocument/2006/relationships/hyperlink" Target="https://doi.org/10.1007/s10578-019-00889-2" TargetMode="External"/><Relationship Id="rId115" Type="http://schemas.openxmlformats.org/officeDocument/2006/relationships/hyperlink" Target="https://doi.org/10.1080/15374416.2019.1655757" TargetMode="External"/><Relationship Id="rId131" Type="http://schemas.openxmlformats.org/officeDocument/2006/relationships/hyperlink" Target="https://doi.org/10.1080/10503307.2020.1747657" TargetMode="External"/><Relationship Id="rId136" Type="http://schemas.openxmlformats.org/officeDocument/2006/relationships/hyperlink" Target="https://doi.org/10.1016/j.brat.e021.103889" TargetMode="External"/><Relationship Id="rId157" Type="http://schemas.openxmlformats.org/officeDocument/2006/relationships/hyperlink" Target="mailto:bochuku@gmail.com" TargetMode="External"/><Relationship Id="rId61" Type="http://schemas.openxmlformats.org/officeDocument/2006/relationships/hyperlink" Target="http://dx.doi.org/10.1136/gpsych-2020-100446" TargetMode="External"/><Relationship Id="rId82" Type="http://schemas.openxmlformats.org/officeDocument/2006/relationships/hyperlink" Target="http://psycnet.apa.org/doi/10.1037/a0038000" TargetMode="External"/><Relationship Id="rId152" Type="http://schemas.openxmlformats.org/officeDocument/2006/relationships/hyperlink" Target="mailto:christinewasanga@gmail.com" TargetMode="External"/><Relationship Id="rId19" Type="http://schemas.openxmlformats.org/officeDocument/2006/relationships/footer" Target="footer1.xml"/><Relationship Id="rId14" Type="http://schemas.microsoft.com/office/2018/08/relationships/commentsExtensible" Target="commentsExtensible.xml"/><Relationship Id="rId30" Type="http://schemas.openxmlformats.org/officeDocument/2006/relationships/header" Target="header12.xml"/><Relationship Id="rId35" Type="http://schemas.openxmlformats.org/officeDocument/2006/relationships/header" Target="header17.xml"/><Relationship Id="rId56" Type="http://schemas.openxmlformats.org/officeDocument/2006/relationships/header" Target="header34.xml"/><Relationship Id="rId77" Type="http://schemas.openxmlformats.org/officeDocument/2006/relationships/hyperlink" Target="mailto:john_weisz@harvard.edu" TargetMode="External"/><Relationship Id="rId100" Type="http://schemas.openxmlformats.org/officeDocument/2006/relationships/hyperlink" Target="https://www.theatlantic.com/health/archive/2019/08/can-you-just-got-therapy%20nce/596359/?utm_source=feed&amp;fbclid=IwAR1eMlXpkW7VE3RIdAuCPzZMcN37eigRN5WW7jnV60RD9Ef-H8cFYaBs9_w" TargetMode="External"/><Relationship Id="rId105" Type="http://schemas.openxmlformats.org/officeDocument/2006/relationships/hyperlink" Target="https://doi.org/10.1177/1745691618805436" TargetMode="External"/><Relationship Id="rId126" Type="http://schemas.openxmlformats.org/officeDocument/2006/relationships/hyperlink" Target="https://doi.org/10.1007/s10826-019-01646-8" TargetMode="External"/><Relationship Id="rId147" Type="http://schemas.openxmlformats.org/officeDocument/2006/relationships/hyperlink" Target="https://doi.10.1007/s10578-020-01089-z" TargetMode="External"/><Relationship Id="rId8" Type="http://schemas.openxmlformats.org/officeDocument/2006/relationships/webSettings" Target="webSettings.xml"/><Relationship Id="rId51" Type="http://schemas.openxmlformats.org/officeDocument/2006/relationships/header" Target="header29.xml"/><Relationship Id="rId72" Type="http://schemas.openxmlformats.org/officeDocument/2006/relationships/hyperlink" Target="mailto:kventuroconerly@g.harvard.edu" TargetMode="External"/><Relationship Id="rId93" Type="http://schemas.openxmlformats.org/officeDocument/2006/relationships/hyperlink" Target="http://dx.doi.org/10.1037/a0040360" TargetMode="External"/><Relationship Id="rId98" Type="http://schemas.openxmlformats.org/officeDocument/2006/relationships/hyperlink" Target="https://urldefense.proofpoint.com/v2/url?u=https-3A__mailtrack.io_trace_link_ccaf9078ac8132b4ff20f099b20f34fc9081fa3a-3Furl-3Dhttp-253A-252F-252Fonlinelibrary.wiley.com-252Fdoi-252F10.1111-252Fjcpp.12811-252Fabstract-26userId-3D1860997-26signature-3D301dc6cd36a66b1a&amp;d=DwMFaQ&amp;c=WO-RGvefibhHBZq3fL85hQ&amp;r=UWGuPL9nl7j_fXA2i_Kv_Lbeg5GF7OHFBt9Tx3KKwps&amp;m=UJc6xS_YZLRCnJ-Ck68ZFhif3UnXft8of23n1F_Q-i0&amp;s=5MTQHVwCJcnvR_XHHVRv5jSt0JwEYmpds5p9xFZHpfc&amp;e" TargetMode="External"/><Relationship Id="rId121" Type="http://schemas.openxmlformats.org/officeDocument/2006/relationships/hyperlink" Target="https://doi.org/10.1186/s13063-020-04732-1" TargetMode="External"/><Relationship Id="rId142" Type="http://schemas.openxmlformats.org/officeDocument/2006/relationships/hyperlink" Target="https://doi.org/10.1016/j.ajp.2020.101980" TargetMode="External"/><Relationship Id="rId163"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eader" Target="header7.xml"/><Relationship Id="rId46" Type="http://schemas.openxmlformats.org/officeDocument/2006/relationships/header" Target="header26.xml"/><Relationship Id="rId67" Type="http://schemas.openxmlformats.org/officeDocument/2006/relationships/hyperlink" Target="https://doi.org/10.1037/ccp0000505" TargetMode="External"/><Relationship Id="rId116" Type="http://schemas.openxmlformats.org/officeDocument/2006/relationships/hyperlink" Target="https://doi.org/10.1016/j.jaac.2019.04.002" TargetMode="External"/><Relationship Id="rId137" Type="http://schemas.openxmlformats.org/officeDocument/2006/relationships/hyperlink" Target="https://doi.org/10.1186/s12888-021-03314-y" TargetMode="External"/><Relationship Id="rId158" Type="http://schemas.openxmlformats.org/officeDocument/2006/relationships/hyperlink" Target="mailto:mumanyarosine@gmail.com" TargetMode="External"/><Relationship Id="rId20" Type="http://schemas.openxmlformats.org/officeDocument/2006/relationships/header" Target="header2.xml"/><Relationship Id="rId41" Type="http://schemas.openxmlformats.org/officeDocument/2006/relationships/image" Target="media/image2.png"/><Relationship Id="rId62" Type="http://schemas.openxmlformats.org/officeDocument/2006/relationships/hyperlink" Target="https://doi.org/10.1177/13634615211000555" TargetMode="External"/><Relationship Id="rId83" Type="http://schemas.openxmlformats.org/officeDocument/2006/relationships/hyperlink" Target="https://urldefense.proofpoint.com/v2/url?u=http-3A__dx.doi.org_&amp;d=CwMFaQ&amp;c=WO-RGvefibhHBZq3fL85hQ&amp;r=mjQYE-ud_MSSpViR9MXahMZM5_pT91vE4vM5BpFAF9o&amp;m=FAvO5L7q0mc5ZeyvzU238Q70ZqAm87nlDwu6CKWoKX8&amp;s=l5aGGCllCwy9r6spP1Urq765h-H0PniTwZYb7z3L3wg&amp;e" TargetMode="External"/><Relationship Id="rId88" Type="http://schemas.openxmlformats.org/officeDocument/2006/relationships/hyperlink" Target="http://dx.doi.org/10.1080/15374416.2016.1253018" TargetMode="External"/><Relationship Id="rId111" Type="http://schemas.openxmlformats.org/officeDocument/2006/relationships/hyperlink" Target="https://doi.org/10.1007/s10578-019-00889-2" TargetMode="External"/><Relationship Id="rId132" Type="http://schemas.openxmlformats.org/officeDocument/2006/relationships/hyperlink" Target="https://doi.org/10.1080/23794925.2020.1765434" TargetMode="External"/><Relationship Id="rId153" Type="http://schemas.openxmlformats.org/officeDocument/2006/relationships/hyperlink" Target="https://orcid.org/0000-0002-7773-2096" TargetMode="External"/><Relationship Id="rId15" Type="http://schemas.openxmlformats.org/officeDocument/2006/relationships/hyperlink" Target="mailto:chairman.kuerc@ku.ac.ke" TargetMode="External"/><Relationship Id="rId36" Type="http://schemas.openxmlformats.org/officeDocument/2006/relationships/header" Target="header18.xml"/><Relationship Id="rId57" Type="http://schemas.openxmlformats.org/officeDocument/2006/relationships/header" Target="header35.xml"/><Relationship Id="rId106" Type="http://schemas.openxmlformats.org/officeDocument/2006/relationships/hyperlink" Target="https://doi.10.1093/oxfordhb/9780190634841.013.41" TargetMode="External"/><Relationship Id="rId127" Type="http://schemas.openxmlformats.org/officeDocument/2006/relationships/hyperlink" Target="https://dx.doi.10.1017/S0954579419001172" TargetMode="External"/><Relationship Id="rId10" Type="http://schemas.openxmlformats.org/officeDocument/2006/relationships/endnotes" Target="endnotes.xml"/><Relationship Id="rId31" Type="http://schemas.openxmlformats.org/officeDocument/2006/relationships/header" Target="header13.xml"/><Relationship Id="rId52" Type="http://schemas.openxmlformats.org/officeDocument/2006/relationships/header" Target="header30.xml"/><Relationship Id="rId73" Type="http://schemas.openxmlformats.org/officeDocument/2006/relationships/hyperlink" Target="https://osf.io/2nxqv/" TargetMode="External"/><Relationship Id="rId78" Type="http://schemas.openxmlformats.org/officeDocument/2006/relationships/hyperlink" Target="http://weiszlab.fas.harvard.edu/" TargetMode="External"/><Relationship Id="rId94" Type="http://schemas.openxmlformats.org/officeDocument/2006/relationships/hyperlink" Target="http://dx.doi.org/10.1016/j.jaac.2016.11.007" TargetMode="External"/><Relationship Id="rId99" Type="http://schemas.openxmlformats.org/officeDocument/2006/relationships/hyperlink" Target="https://www.theatlantic.com/health/archive/2019/08/can-you-just-got-therapy%20nce/596359/?utm_source=feed&amp;fbclid=IwAR1eMlXpkW7VE3RIdAuCPzZMcN37eigRN5WW7jnV60RD9Ef-H8cFYaBs9_w" TargetMode="External"/><Relationship Id="rId101" Type="http://schemas.openxmlformats.org/officeDocument/2006/relationships/hyperlink" Target="https://www.theatlantic.com/health/archive/2019/08/can-you-just-got-therapy%20nce/596359/?utm_source=feed&amp;fbclid=IwAR1eMlXpkW7VE3RIdAuCPzZMcN37eigRN5WW7jnV60RD9Ef-H8cFYaBs9_w" TargetMode="External"/><Relationship Id="rId122" Type="http://schemas.openxmlformats.org/officeDocument/2006/relationships/hyperlink" Target="https://dx.doi.org/10.1037/ccp0000505" TargetMode="External"/><Relationship Id="rId143" Type="http://schemas.openxmlformats.org/officeDocument/2006/relationships/hyperlink" Target="https://doi.org/10.1080/15374416.2020.1796678" TargetMode="External"/><Relationship Id="rId148" Type="http://schemas.openxmlformats.org/officeDocument/2006/relationships/hyperlink" Target="http://www.africamentalhealthresearchandtrainingfoundation.org" TargetMode="External"/><Relationship Id="rId16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eader" Target="header8.xml"/><Relationship Id="rId47" Type="http://schemas.openxmlformats.org/officeDocument/2006/relationships/header" Target="header27.xml"/><Relationship Id="rId68" Type="http://schemas.openxmlformats.org/officeDocument/2006/relationships/hyperlink" Target="https://doi.org/10.1016/j.beth.2019.09.005" TargetMode="External"/><Relationship Id="rId89" Type="http://schemas.openxmlformats.org/officeDocument/2006/relationships/hyperlink" Target="http://doi.org/10.1007/s10578-015-0595-2" TargetMode="External"/><Relationship Id="rId112" Type="http://schemas.openxmlformats.org/officeDocument/2006/relationships/hyperlink" Target="https://doi.org/10.1016/j.brat.2019.103498" TargetMode="External"/><Relationship Id="rId133" Type="http://schemas.openxmlformats.org/officeDocument/2006/relationships/hyperlink" Target="https://doi.org/10.1037/ccp0000597" TargetMode="External"/><Relationship Id="rId154" Type="http://schemas.openxmlformats.org/officeDocument/2006/relationships/hyperlink" Target="mailto:christine.musyimi@amhf.or.ke" TargetMode="External"/><Relationship Id="rId16" Type="http://schemas.openxmlformats.org/officeDocument/2006/relationships/hyperlink" Target="mailto:secretary.kuerc@ku.ac.ke" TargetMode="External"/><Relationship Id="rId37" Type="http://schemas.openxmlformats.org/officeDocument/2006/relationships/header" Target="header19.xml"/><Relationship Id="rId58" Type="http://schemas.openxmlformats.org/officeDocument/2006/relationships/hyperlink" Target="mailto:osborn@shamiri.institute" TargetMode="External"/><Relationship Id="rId79" Type="http://schemas.openxmlformats.org/officeDocument/2006/relationships/hyperlink" Target="https://scholar.google.com/citations?user=qeEPeb0AAAAJ&amp;hl=en" TargetMode="External"/><Relationship Id="rId102" Type="http://schemas.openxmlformats.org/officeDocument/2006/relationships/hyperlink" Target="https://doi.org/10.1080/15374416.2016.1253018" TargetMode="External"/><Relationship Id="rId123" Type="http://schemas.openxmlformats.org/officeDocument/2006/relationships/hyperlink" Target="https://doi.10.1093/jpepsy/jsaa028" TargetMode="External"/><Relationship Id="rId144" Type="http://schemas.openxmlformats.org/officeDocument/2006/relationships/hyperlink" Target="https://urldefense.proofpoint.com/v2/url?u=https-3A__doi.org_10.1177_2167702620978615&amp;d=DwMF_g&amp;c=WO-RGvefibhHBZq3fL85hQ&amp;r=UWGuPL9nl7j_fXA2i_Kv_Lbeg5GF7OHFBt9Tx3KKwps&amp;m=azzUPyJ2-9gmOpJTvtCUZ-NmU--SZW8ylfCZ1baLYws&amp;s=eihwm13E_C3PMCaSGJW4DfVcjkDIppW3UmLqYCTulgY&amp;e" TargetMode="External"/><Relationship Id="rId90" Type="http://schemas.openxmlformats.org/officeDocument/2006/relationships/hyperlink" Target="http://dx.doi.org/10.1521/ijct.2016.9.2.140" TargetMode="External"/><Relationship Id="rId27" Type="http://schemas.openxmlformats.org/officeDocument/2006/relationships/header" Target="header9.xml"/><Relationship Id="rId48" Type="http://schemas.openxmlformats.org/officeDocument/2006/relationships/header" Target="header28.xml"/><Relationship Id="rId69" Type="http://schemas.openxmlformats.org/officeDocument/2006/relationships/hyperlink" Target="https://doi.org/10.1007/s10826-019-01646-8" TargetMode="External"/><Relationship Id="rId113" Type="http://schemas.openxmlformats.org/officeDocument/2006/relationships/hyperlink" Target="https://doi.org/10.1016/j.jaac.2019.04.008" TargetMode="External"/><Relationship Id="rId134" Type="http://schemas.openxmlformats.org/officeDocument/2006/relationships/hyperlink" Target="https://urldefense.proofpoint.com/v2/url?u=https-3A__psycnet.apa.org_doi_10.1037_ccp0000538&amp;d=DwMFaQ&amp;c=WO-RGvefibhHBZq3fL85hQ&amp;r=UWGuPL9nl7j_fXA2i_Kv_Lbeg5GF7OHFBt9Tx3KKwps&amp;m=mBB3wTwWBdsGL2wk4fi5-SknVo1gHxjOwumoncpGigA&amp;s=kN5oZHdNc3o-RoqcxbBkkDxSFalv4Zl1DuF6uX3IkvA&amp;e" TargetMode="External"/><Relationship Id="rId80" Type="http://schemas.openxmlformats.org/officeDocument/2006/relationships/hyperlink" Target="http://dx.doi.org/10.1016/j.brat.2013.05.012" TargetMode="External"/><Relationship Id="rId155" Type="http://schemas.openxmlformats.org/officeDocument/2006/relationships/hyperlink" Target="https://scholar.google.com/citations?user=XTezrOQ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503ac2-29ff-4dfd-9a08-771fbef13f74">
      <Terms xmlns="http://schemas.microsoft.com/office/infopath/2007/PartnerControls"/>
    </lcf76f155ced4ddcb4097134ff3c332f>
    <TaxCatchAll xmlns="96c039d9-96c0-490c-83ff-04aa37fc264d" xsi:nil="true"/>
    <SharedWithUsers xmlns="96c039d9-96c0-490c-83ff-04aa37fc264d">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678F604768EDF4E9E2E66486802AE9B" ma:contentTypeVersion="19" ma:contentTypeDescription="Create a new document." ma:contentTypeScope="" ma:versionID="45f6a8f3fa586261178ed2712b0da8bf">
  <xsd:schema xmlns:xsd="http://www.w3.org/2001/XMLSchema" xmlns:xs="http://www.w3.org/2001/XMLSchema" xmlns:p="http://schemas.microsoft.com/office/2006/metadata/properties" xmlns:ns2="09503ac2-29ff-4dfd-9a08-771fbef13f74" xmlns:ns3="96c039d9-96c0-490c-83ff-04aa37fc264d" targetNamespace="http://schemas.microsoft.com/office/2006/metadata/properties" ma:root="true" ma:fieldsID="150edb5a143d7b31db519e30b9e3fcfd" ns2:_="" ns3:_="">
    <xsd:import namespace="09503ac2-29ff-4dfd-9a08-771fbef13f74"/>
    <xsd:import namespace="96c039d9-96c0-490c-83ff-04aa37fc26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lcf76f155ced4ddcb4097134ff3c332f"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03ac2-29ff-4dfd-9a08-771fbef13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acfbd56-5a97-45c8-ae47-6eac80ea81eb"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c039d9-96c0-490c-83ff-04aa37fc264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5c43bf-878c-4baf-b27d-9e11506f8c0c}" ma:internalName="TaxCatchAll" ma:showField="CatchAllData" ma:web="96c039d9-96c0-490c-83ff-04aa37fc26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A7486B-2A1C-44A2-A352-4D73E732B303}">
  <ds:schemaRefs>
    <ds:schemaRef ds:uri="http://schemas.microsoft.com/office/2006/metadata/properties"/>
    <ds:schemaRef ds:uri="http://schemas.microsoft.com/office/infopath/2007/PartnerControls"/>
    <ds:schemaRef ds:uri="09503ac2-29ff-4dfd-9a08-771fbef13f74"/>
    <ds:schemaRef ds:uri="96c039d9-96c0-490c-83ff-04aa37fc264d"/>
  </ds:schemaRefs>
</ds:datastoreItem>
</file>

<file path=customXml/itemProps2.xml><?xml version="1.0" encoding="utf-8"?>
<ds:datastoreItem xmlns:ds="http://schemas.openxmlformats.org/officeDocument/2006/customXml" ds:itemID="{C1973840-BD89-4E1B-978E-0A53D519A8FA}">
  <ds:schemaRefs>
    <ds:schemaRef ds:uri="http://schemas.openxmlformats.org/officeDocument/2006/bibliography"/>
  </ds:schemaRefs>
</ds:datastoreItem>
</file>

<file path=customXml/itemProps3.xml><?xml version="1.0" encoding="utf-8"?>
<ds:datastoreItem xmlns:ds="http://schemas.openxmlformats.org/officeDocument/2006/customXml" ds:itemID="{A70B5BC0-E611-488B-B862-F357B08F245C}"/>
</file>

<file path=customXml/itemProps4.xml><?xml version="1.0" encoding="utf-8"?>
<ds:datastoreItem xmlns:ds="http://schemas.openxmlformats.org/officeDocument/2006/customXml" ds:itemID="{9EA554D9-A3BA-4979-B562-58DA49CEBE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102258</Words>
  <Characters>582873</Characters>
  <Application>Microsoft Office Word</Application>
  <DocSecurity>4</DocSecurity>
  <Lines>4857</Lines>
  <Paragraphs>1367</Paragraphs>
  <ScaleCrop>false</ScaleCrop>
  <Company/>
  <LinksUpToDate>false</LinksUpToDate>
  <CharactersWithSpaces>683764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Kalori  Wes</dc:creator>
  <cp:keywords/>
  <cp:lastModifiedBy>Rachael Kilonzo</cp:lastModifiedBy>
  <cp:revision>556</cp:revision>
  <dcterms:created xsi:type="dcterms:W3CDTF">2022-10-16T14:54:00Z</dcterms:created>
  <dcterms:modified xsi:type="dcterms:W3CDTF">2025-11-27T12:06:00Z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maticJournalAbbreviations" value="true"/&gt;&lt;pref name="dontAskDelayCitationUpdates" value="true"/&gt;&lt;/prefs&gt;&lt;/data&gt;</vt:lpwstr>
  </property>
  <property fmtid="{D5CDD505-2E9C-101B-9397-08002B2CF9AE}" pid="3" name="GrammarlyDocumentId">
    <vt:lpwstr>7170796e51437f7e89c3f21a596d423b5c175e20ca55d587b5256dd07dc2a825</vt:lpwstr>
  </property>
  <property fmtid="{D5CDD505-2E9C-101B-9397-08002B2CF9AE}" pid="4" name="ZOTERO_PREF_1">
    <vt:lpwstr>&lt;data data-version="3" zotero-version="6.0.20"&gt;&lt;session id="ra6rKh9J"/&gt;&lt;style id="http://www.zotero.org/styles/american-medical-association" hasBibliography="1" bibliographyStyleHasBeenSet="1"/&gt;&lt;prefs&gt;&lt;pref name="fieldType" value="Field"/&gt;&lt;pref name="auto</vt:lpwstr>
  </property>
  <property fmtid="{D5CDD505-2E9C-101B-9397-08002B2CF9AE}" pid="5" name="ContentTypeId">
    <vt:lpwstr>0x0101000678F604768EDF4E9E2E66486802AE9B</vt:lpwstr>
  </property>
  <property fmtid="{D5CDD505-2E9C-101B-9397-08002B2CF9AE}" pid="6" name="MediaServiceImageTags">
    <vt:lpwstr/>
  </property>
  <property fmtid="{D5CDD505-2E9C-101B-9397-08002B2CF9AE}" pid="7" name="Order">
    <vt:r8>857700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_SourceUrl">
    <vt:lpwstr/>
  </property>
  <property fmtid="{D5CDD505-2E9C-101B-9397-08002B2CF9AE}" pid="15" name="_SharedFileIndex">
    <vt:lpwstr/>
  </property>
</Properties>
</file>